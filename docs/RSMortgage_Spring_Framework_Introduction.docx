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46372A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44722E11" wp14:editId="6B5E1113">
            <wp:extent cx="1143000" cy="1143000"/>
            <wp:effectExtent l="0" t="0" r="0" b="0"/>
            <wp:docPr id="86" name="Picture 86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916969" w:rsidRPr="00871E1A" w:rsidRDefault="00FC68B9" w:rsidP="001409E7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>Lab 0</w:t>
      </w:r>
      <w:r w:rsidR="004E0D56">
        <w:rPr>
          <w:rFonts w:ascii="Times New Roman" w:hAnsi="Times New Roman"/>
          <w:sz w:val="36"/>
        </w:rPr>
        <w:t>2</w:t>
      </w:r>
      <w:r>
        <w:rPr>
          <w:rFonts w:ascii="Times New Roman" w:hAnsi="Times New Roman"/>
          <w:sz w:val="36"/>
        </w:rPr>
        <w:t xml:space="preserve"> </w:t>
      </w:r>
      <w:r w:rsidR="004D169D">
        <w:rPr>
          <w:rFonts w:ascii="Times New Roman" w:hAnsi="Times New Roman"/>
          <w:sz w:val="36"/>
        </w:rPr>
        <w:t xml:space="preserve">RSMortgage </w:t>
      </w:r>
      <w:ins w:id="0" w:author="Caree2" w:date="2017-04-01T11:53:00Z">
        <w:r w:rsidR="005F7192">
          <w:rPr>
            <w:rFonts w:ascii="Times New Roman" w:hAnsi="Times New Roman"/>
            <w:sz w:val="36"/>
          </w:rPr>
          <w:t xml:space="preserve">Spring Framework </w:t>
        </w:r>
      </w:ins>
      <w:del w:id="1" w:author="Caree2" w:date="2017-04-01T11:53:00Z">
        <w:r w:rsidR="004D169D" w:rsidDel="005F7192">
          <w:rPr>
            <w:rFonts w:ascii="Times New Roman" w:hAnsi="Times New Roman"/>
            <w:sz w:val="36"/>
          </w:rPr>
          <w:delText>Service Discovery</w:delText>
        </w:r>
        <w:r w:rsidR="004E0D56" w:rsidDel="005F7192">
          <w:rPr>
            <w:rFonts w:ascii="Times New Roman" w:hAnsi="Times New Roman"/>
            <w:sz w:val="36"/>
          </w:rPr>
          <w:delText xml:space="preserve"> Service</w:delText>
        </w:r>
        <w:r w:rsidDel="005F7192">
          <w:rPr>
            <w:rFonts w:ascii="Times New Roman" w:hAnsi="Times New Roman"/>
            <w:sz w:val="36"/>
          </w:rPr>
          <w:delText xml:space="preserve"> </w:delText>
        </w:r>
        <w:r w:rsidRPr="00FC68B9" w:rsidDel="005F7192">
          <w:rPr>
            <w:rFonts w:ascii="Times New Roman" w:hAnsi="Times New Roman"/>
            <w:sz w:val="36"/>
          </w:rPr>
          <w:sym w:font="Wingdings" w:char="F0E0"/>
        </w:r>
        <w:r w:rsidDel="005F7192">
          <w:rPr>
            <w:rFonts w:ascii="Times New Roman" w:hAnsi="Times New Roman"/>
            <w:sz w:val="36"/>
          </w:rPr>
          <w:delText xml:space="preserve"> </w:delText>
        </w:r>
        <w:r w:rsidR="004E0D56" w:rsidDel="005F7192">
          <w:rPr>
            <w:rFonts w:ascii="Times New Roman" w:hAnsi="Times New Roman"/>
            <w:sz w:val="36"/>
          </w:rPr>
          <w:delText>REST Microservice</w:delText>
        </w:r>
      </w:del>
      <w:ins w:id="2" w:author="Caree2" w:date="2017-04-01T11:53:00Z">
        <w:r w:rsidR="005F7192">
          <w:rPr>
            <w:rFonts w:ascii="Times New Roman" w:hAnsi="Times New Roman"/>
            <w:sz w:val="36"/>
          </w:rPr>
          <w:t>Introduction</w:t>
        </w:r>
      </w:ins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03D925AB" wp14:editId="3C86D562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6E7D" w:rsidRDefault="008A6E7D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8A6E7D" w:rsidDel="001C5130" w:rsidRDefault="008A6E7D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del w:id="3" w:author="Caree2" w:date="2017-04-01T11:53:00Z"/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RSMortgage Spring </w:t>
                            </w:r>
                            <w:ins w:id="4" w:author="Caree2" w:date="2017-04-01T11:53:00Z"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48"/>
                                  <w:szCs w:val="48"/>
                                </w:rPr>
                                <w:t>Framework Introduction</w:t>
                              </w:r>
                            </w:ins>
                            <w:del w:id="5" w:author="Caree2" w:date="2017-04-01T11:53:00Z">
                              <w:r w:rsidDel="001C5130">
                                <w:rPr>
                                  <w:rFonts w:ascii="Times New Roman" w:hAnsi="Times New Roman"/>
                                  <w:b/>
                                  <w:bCs/>
                                  <w:sz w:val="48"/>
                                  <w:szCs w:val="48"/>
                                </w:rPr>
                                <w:delText xml:space="preserve">Cloud Service Discovery </w:delText>
                              </w:r>
                            </w:del>
                          </w:p>
                          <w:p w:rsidR="008A6E7D" w:rsidRDefault="008A6E7D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ins w:id="6" w:author="Caree2" w:date="2017-04-01T11:53:00Z"/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8A6E7D" w:rsidRDefault="008A6E7D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8A6E7D" w:rsidRDefault="008A6E7D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Spring Cloud Course </w:t>
                            </w:r>
                          </w:p>
                          <w:p w:rsidR="008A6E7D" w:rsidRDefault="008A6E7D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8A6E7D" w:rsidRPr="00871E1A" w:rsidRDefault="008A6E7D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8A6E7D" w:rsidRDefault="008A6E7D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8A6E7D" w:rsidDel="001C5130" w:rsidRDefault="008A6E7D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del w:id="7" w:author="Caree2" w:date="2017-04-01T11:53:00Z"/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RSMortgage Spring </w:t>
                      </w:r>
                      <w:ins w:id="8" w:author="Caree2" w:date="2017-04-01T11:53:00Z">
                        <w:r>
                          <w:rPr>
                            <w:rFonts w:ascii="Times New Roman" w:hAnsi="Times New Roman"/>
                            <w:b/>
                            <w:bCs/>
                            <w:sz w:val="48"/>
                            <w:szCs w:val="48"/>
                          </w:rPr>
                          <w:t>Framework Introduction</w:t>
                        </w:r>
                      </w:ins>
                      <w:del w:id="9" w:author="Caree2" w:date="2017-04-01T11:53:00Z">
                        <w:r w:rsidDel="001C5130">
                          <w:rPr>
                            <w:rFonts w:ascii="Times New Roman" w:hAnsi="Times New Roman"/>
                            <w:b/>
                            <w:bCs/>
                            <w:sz w:val="48"/>
                            <w:szCs w:val="48"/>
                          </w:rPr>
                          <w:delText xml:space="preserve">Cloud Service Discovery </w:delText>
                        </w:r>
                      </w:del>
                    </w:p>
                    <w:p w:rsidR="008A6E7D" w:rsidRDefault="008A6E7D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ins w:id="10" w:author="Caree2" w:date="2017-04-01T11:53:00Z"/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8A6E7D" w:rsidRDefault="008A6E7D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8A6E7D" w:rsidRDefault="008A6E7D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Spring Cloud Course </w:t>
                      </w:r>
                    </w:p>
                    <w:p w:rsidR="008A6E7D" w:rsidRDefault="008A6E7D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8A6E7D" w:rsidRPr="00871E1A" w:rsidRDefault="008A6E7D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del w:id="11" w:author="Caree2" w:date="2017-04-01T11:53:00Z">
        <w:r w:rsidR="008B1A4C" w:rsidDel="00904687">
          <w:rPr>
            <w:b/>
            <w:bCs/>
            <w:sz w:val="28"/>
            <w:szCs w:val="28"/>
          </w:rPr>
          <w:delText>February</w:delText>
        </w:r>
      </w:del>
      <w:ins w:id="12" w:author="Caree2" w:date="2017-04-01T11:53:00Z">
        <w:r w:rsidR="00904687">
          <w:rPr>
            <w:b/>
            <w:bCs/>
            <w:sz w:val="28"/>
            <w:szCs w:val="28"/>
          </w:rPr>
          <w:t>March</w:t>
        </w:r>
      </w:ins>
      <w:r w:rsidR="00BF53DB">
        <w:rPr>
          <w:b/>
          <w:bCs/>
          <w:sz w:val="28"/>
          <w:szCs w:val="28"/>
        </w:rPr>
        <w:t>, 201</w:t>
      </w:r>
      <w:r w:rsidR="008B1A4C">
        <w:rPr>
          <w:b/>
          <w:bCs/>
          <w:sz w:val="28"/>
          <w:szCs w:val="28"/>
        </w:rPr>
        <w:t>7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411A75" w:rsidRPr="00411A75" w:rsidRDefault="00411A75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  <w:u w:val="single"/>
        </w:rPr>
      </w:pPr>
    </w:p>
    <w:p w:rsidR="001053D4" w:rsidRDefault="00F25F25">
      <w:pPr>
        <w:pStyle w:val="TOC1"/>
        <w:tabs>
          <w:tab w:val="right" w:leader="dot" w:pos="8630"/>
        </w:tabs>
        <w:rPr>
          <w:ins w:id="13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bookmarkStart w:id="14" w:name="_GoBack"/>
      <w:bookmarkEnd w:id="14"/>
      <w:ins w:id="15" w:author="Caree2" w:date="2017-04-02T09:18:00Z">
        <w:r w:rsidR="001053D4">
          <w:rPr>
            <w:noProof/>
          </w:rPr>
          <w:t>1.0 - Introduction</w:t>
        </w:r>
        <w:r w:rsidR="001053D4">
          <w:rPr>
            <w:noProof/>
          </w:rPr>
          <w:tab/>
        </w:r>
        <w:r w:rsidR="001053D4">
          <w:rPr>
            <w:noProof/>
          </w:rPr>
          <w:fldChar w:fldCharType="begin"/>
        </w:r>
        <w:r w:rsidR="001053D4">
          <w:rPr>
            <w:noProof/>
          </w:rPr>
          <w:instrText xml:space="preserve"> PAGEREF _Toc478888042 \h </w:instrText>
        </w:r>
        <w:r w:rsidR="001053D4">
          <w:rPr>
            <w:noProof/>
          </w:rPr>
        </w:r>
      </w:ins>
      <w:r w:rsidR="001053D4">
        <w:rPr>
          <w:noProof/>
        </w:rPr>
        <w:fldChar w:fldCharType="separate"/>
      </w:r>
      <w:ins w:id="16" w:author="Caree2" w:date="2017-04-02T09:19:00Z">
        <w:r w:rsidR="0087323C">
          <w:rPr>
            <w:noProof/>
          </w:rPr>
          <w:t>5</w:t>
        </w:r>
      </w:ins>
      <w:ins w:id="17" w:author="Caree2" w:date="2017-04-02T09:18:00Z">
        <w:r w:rsidR="001053D4"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9" w:author="Caree2" w:date="2017-04-02T09:18:00Z">
        <w:r>
          <w:rPr>
            <w:noProof/>
          </w:rPr>
          <w:t>1.1 – Create a new Maven Starter Project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_Toc478888043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0" w:author="Caree2" w:date="2017-04-02T09:19:00Z">
        <w:r w:rsidR="0087323C">
          <w:rPr>
            <w:noProof/>
          </w:rPr>
          <w:t>6</w:t>
        </w:r>
      </w:ins>
      <w:ins w:id="2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3" w:author="Caree2" w:date="2017-04-02T09:18:00Z">
        <w:r>
          <w:rPr>
            <w:noProof/>
          </w:rPr>
          <w:t>1.2 – Check the simple project checkbox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_Toc478888044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4" w:author="Caree2" w:date="2017-04-02T09:19:00Z">
        <w:r w:rsidR="0087323C">
          <w:rPr>
            <w:noProof/>
          </w:rPr>
          <w:t>7</w:t>
        </w:r>
      </w:ins>
      <w:ins w:id="2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7" w:author="Caree2" w:date="2017-04-02T09:18:00Z">
        <w:r>
          <w:rPr>
            <w:noProof/>
          </w:rPr>
          <w:t>1.3 – Fill initial values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_Toc478888045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8" w:author="Caree2" w:date="2017-04-02T09:19:00Z">
        <w:r w:rsidR="0087323C">
          <w:rPr>
            <w:noProof/>
          </w:rPr>
          <w:t>8</w:t>
        </w:r>
      </w:ins>
      <w:ins w:id="2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3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31" w:author="Caree2" w:date="2017-04-02T09:18:00Z">
        <w:r>
          <w:rPr>
            <w:noProof/>
          </w:rPr>
          <w:t>1.4 – Click Finish Now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_Toc478888046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32" w:author="Caree2" w:date="2017-04-02T09:19:00Z">
        <w:r w:rsidR="0087323C">
          <w:rPr>
            <w:noProof/>
          </w:rPr>
          <w:t>9</w:t>
        </w:r>
      </w:ins>
      <w:ins w:id="3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3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35" w:author="Caree2" w:date="2017-04-02T09:18:00Z">
        <w:r>
          <w:rPr>
            <w:noProof/>
          </w:rPr>
          <w:t>1.5 – Verify the project identification in the pom.xml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_Toc478888047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36" w:author="Caree2" w:date="2017-04-02T09:19:00Z">
        <w:r w:rsidR="0087323C">
          <w:rPr>
            <w:noProof/>
          </w:rPr>
          <w:t>10</w:t>
        </w:r>
      </w:ins>
      <w:ins w:id="3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3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39" w:author="Caree2" w:date="2017-04-02T09:18:00Z">
        <w:r>
          <w:rPr>
            <w:noProof/>
          </w:rPr>
          <w:t>1.6 – Add Properties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_Toc478888048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0" w:author="Caree2" w:date="2017-04-02T09:19:00Z">
        <w:r w:rsidR="0087323C">
          <w:rPr>
            <w:noProof/>
          </w:rPr>
          <w:t>10</w:t>
        </w:r>
      </w:ins>
      <w:ins w:id="4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4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43" w:author="Caree2" w:date="2017-04-02T09:18:00Z">
        <w:r>
          <w:rPr>
            <w:noProof/>
          </w:rPr>
          <w:t>1.7 – Add Dependencies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_Toc478888049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4" w:author="Caree2" w:date="2017-04-02T09:19:00Z">
        <w:r w:rsidR="0087323C">
          <w:rPr>
            <w:noProof/>
          </w:rPr>
          <w:t>11</w:t>
        </w:r>
      </w:ins>
      <w:ins w:id="4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4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47" w:author="Caree2" w:date="2017-04-02T09:18:00Z">
        <w:r>
          <w:rPr>
            <w:noProof/>
          </w:rPr>
          <w:t>1.8 –Create new java package for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48" w:author="Caree2" w:date="2017-04-02T09:19:00Z">
        <w:r w:rsidR="0087323C">
          <w:rPr>
            <w:noProof/>
          </w:rPr>
          <w:t>13</w:t>
        </w:r>
      </w:ins>
      <w:ins w:id="4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5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51" w:author="Caree2" w:date="2017-04-02T09:18:00Z">
        <w:r>
          <w:rPr>
            <w:noProof/>
          </w:rPr>
          <w:t>1.9 –Create the Customer  class in package first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2" w:author="Caree2" w:date="2017-04-02T09:19:00Z">
        <w:r w:rsidR="0087323C">
          <w:rPr>
            <w:noProof/>
          </w:rPr>
          <w:t>14</w:t>
        </w:r>
      </w:ins>
      <w:ins w:id="5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5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55" w:author="Caree2" w:date="2017-04-02T09:18:00Z">
        <w:r>
          <w:rPr>
            <w:noProof/>
          </w:rPr>
          <w:t>1.10 –Create the Investment  class in package first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6" w:author="Caree2" w:date="2017-04-02T09:19:00Z">
        <w:r w:rsidR="0087323C">
          <w:rPr>
            <w:noProof/>
          </w:rPr>
          <w:t>16</w:t>
        </w:r>
      </w:ins>
      <w:ins w:id="5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5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59" w:author="Caree2" w:date="2017-04-02T09:18:00Z">
        <w:r>
          <w:rPr>
            <w:noProof/>
          </w:rPr>
          <w:t>1.11 –Create the LocalDateFactory class in package first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0" w:author="Caree2" w:date="2017-04-02T09:19:00Z">
        <w:r w:rsidR="0087323C">
          <w:rPr>
            <w:noProof/>
          </w:rPr>
          <w:t>19</w:t>
        </w:r>
      </w:ins>
      <w:ins w:id="6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6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63" w:author="Caree2" w:date="2017-04-02T09:18:00Z">
        <w:r>
          <w:rPr>
            <w:noProof/>
          </w:rPr>
          <w:t>1.12 –Create the LocalDateTimeFactory class in package first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4" w:author="Caree2" w:date="2017-04-02T09:19:00Z">
        <w:r w:rsidR="0087323C">
          <w:rPr>
            <w:noProof/>
          </w:rPr>
          <w:t>20</w:t>
        </w:r>
      </w:ins>
      <w:ins w:id="6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6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67" w:author="Caree2" w:date="2017-04-02T09:18:00Z">
        <w:r>
          <w:rPr>
            <w:noProof/>
          </w:rPr>
          <w:t>1.13 –Create the TestSimpleSpringIOC  class in package first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8" w:author="Caree2" w:date="2017-04-02T09:19:00Z">
        <w:r w:rsidR="0087323C">
          <w:rPr>
            <w:noProof/>
          </w:rPr>
          <w:t>21</w:t>
        </w:r>
      </w:ins>
      <w:ins w:id="6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7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71" w:author="Caree2" w:date="2017-04-02T09:18:00Z">
        <w:r>
          <w:rPr>
            <w:noProof/>
          </w:rPr>
          <w:t>1.14 –Create the Car class in package second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2" w:author="Caree2" w:date="2017-04-02T09:19:00Z">
        <w:r w:rsidR="0087323C">
          <w:rPr>
            <w:noProof/>
          </w:rPr>
          <w:t>22</w:t>
        </w:r>
      </w:ins>
      <w:ins w:id="7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7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75" w:author="Caree2" w:date="2017-04-02T09:18:00Z">
        <w:r>
          <w:rPr>
            <w:noProof/>
          </w:rPr>
          <w:t>1.15 –Create the Car class in package second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76" w:author="Caree2" w:date="2017-04-02T09:19:00Z">
        <w:r w:rsidR="0087323C">
          <w:rPr>
            <w:noProof/>
          </w:rPr>
          <w:t>23</w:t>
        </w:r>
      </w:ins>
      <w:ins w:id="7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7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79" w:author="Caree2" w:date="2017-04-02T09:18:00Z">
        <w:r>
          <w:rPr>
            <w:noProof/>
          </w:rPr>
          <w:t>1.16 –Create the CarOwner class in package second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0" w:author="Caree2" w:date="2017-04-02T09:19:00Z">
        <w:r w:rsidR="0087323C">
          <w:rPr>
            <w:noProof/>
          </w:rPr>
          <w:t>26</w:t>
        </w:r>
      </w:ins>
      <w:ins w:id="8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8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83" w:author="Caree2" w:date="2017-04-02T09:18:00Z">
        <w:r>
          <w:rPr>
            <w:noProof/>
          </w:rPr>
          <w:t>1.17 –Create the CarOwnerWithMapObjects  class in package second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_Toc478888059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4" w:author="Caree2" w:date="2017-04-02T09:19:00Z">
        <w:r w:rsidR="0087323C">
          <w:rPr>
            <w:noProof/>
          </w:rPr>
          <w:t>28</w:t>
        </w:r>
      </w:ins>
      <w:ins w:id="8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8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87" w:author="Caree2" w:date="2017-04-02T09:18:00Z">
        <w:r>
          <w:rPr>
            <w:noProof/>
          </w:rPr>
          <w:t>1.18 –Create the CartItem class in package second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88" w:author="Caree2" w:date="2017-04-02T09:19:00Z">
        <w:r w:rsidR="0087323C">
          <w:rPr>
            <w:noProof/>
          </w:rPr>
          <w:t>30</w:t>
        </w:r>
      </w:ins>
      <w:ins w:id="8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9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91" w:author="Caree2" w:date="2017-04-02T09:18:00Z">
        <w:r>
          <w:rPr>
            <w:noProof/>
          </w:rPr>
          <w:t>1.19 –Create the ShoppingCart  class in package second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2" w:author="Caree2" w:date="2017-04-02T09:19:00Z">
        <w:r w:rsidR="0087323C">
          <w:rPr>
            <w:noProof/>
          </w:rPr>
          <w:t>32</w:t>
        </w:r>
      </w:ins>
      <w:ins w:id="9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9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95" w:author="Caree2" w:date="2017-04-02T09:18:00Z">
        <w:r>
          <w:rPr>
            <w:noProof/>
          </w:rPr>
          <w:t>1.20 –Create the ShoppingCartWithItemObjects  class in package second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96" w:author="Caree2" w:date="2017-04-02T09:19:00Z">
        <w:r w:rsidR="0087323C">
          <w:rPr>
            <w:noProof/>
          </w:rPr>
          <w:t>34</w:t>
        </w:r>
      </w:ins>
      <w:ins w:id="9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9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99" w:author="Caree2" w:date="2017-04-02T09:18:00Z">
        <w:r>
          <w:rPr>
            <w:noProof/>
          </w:rPr>
          <w:t>1.21 –Create the TestSimpleSpringIOC  class in package second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0" w:author="Caree2" w:date="2017-04-02T09:19:00Z">
        <w:r w:rsidR="0087323C">
          <w:rPr>
            <w:noProof/>
          </w:rPr>
          <w:t>36</w:t>
        </w:r>
      </w:ins>
      <w:ins w:id="10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0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03" w:author="Caree2" w:date="2017-04-02T09:18:00Z">
        <w:r>
          <w:rPr>
            <w:noProof/>
          </w:rPr>
          <w:t>1.22 –Create the TestSpringIOCMap  class in package second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4" w:author="Caree2" w:date="2017-04-02T09:19:00Z">
        <w:r w:rsidR="0087323C">
          <w:rPr>
            <w:noProof/>
          </w:rPr>
          <w:t>37</w:t>
        </w:r>
      </w:ins>
      <w:ins w:id="10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0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07" w:author="Caree2" w:date="2017-04-02T09:18:00Z">
        <w:r>
          <w:rPr>
            <w:noProof/>
          </w:rPr>
          <w:t>1.23 –Create the applicationContext-constructor-arg-collection-list.xml in the resources folder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08" w:author="Caree2" w:date="2017-04-02T09:19:00Z">
        <w:r w:rsidR="0087323C">
          <w:rPr>
            <w:noProof/>
          </w:rPr>
          <w:t>38</w:t>
        </w:r>
      </w:ins>
      <w:ins w:id="10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1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11" w:author="Caree2" w:date="2017-04-02T09:18:00Z">
        <w:r>
          <w:rPr>
            <w:noProof/>
          </w:rPr>
          <w:t>1.24 –Create the applicationContext-constructor-arg-collection-map.xml in the resources folder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12" w:author="Caree2" w:date="2017-04-02T09:19:00Z">
        <w:r w:rsidR="0087323C">
          <w:rPr>
            <w:noProof/>
          </w:rPr>
          <w:t>42</w:t>
        </w:r>
      </w:ins>
      <w:ins w:id="11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1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15" w:author="Caree2" w:date="2017-04-02T09:18:00Z">
        <w:r>
          <w:rPr>
            <w:noProof/>
          </w:rPr>
          <w:t>1.25 –Create the Address class in the Third package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16" w:author="Caree2" w:date="2017-04-02T09:19:00Z">
        <w:r w:rsidR="0087323C">
          <w:rPr>
            <w:noProof/>
          </w:rPr>
          <w:t>45</w:t>
        </w:r>
      </w:ins>
      <w:ins w:id="11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1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19" w:author="Caree2" w:date="2017-04-02T09:18:00Z">
        <w:r>
          <w:rPr>
            <w:noProof/>
          </w:rPr>
          <w:t>1.26 –Create the Customer class in the package Third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20" w:author="Caree2" w:date="2017-04-02T09:19:00Z">
        <w:r w:rsidR="0087323C">
          <w:rPr>
            <w:noProof/>
          </w:rPr>
          <w:t>47</w:t>
        </w:r>
      </w:ins>
      <w:ins w:id="12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2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23" w:author="Caree2" w:date="2017-04-02T09:18:00Z">
        <w:r>
          <w:rPr>
            <w:noProof/>
          </w:rPr>
          <w:t>1.27 –Create the CustomerWithAddress  in the package Third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_Toc478888069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24" w:author="Caree2" w:date="2017-04-02T09:19:00Z">
        <w:r w:rsidR="0087323C">
          <w:rPr>
            <w:noProof/>
          </w:rPr>
          <w:t>49</w:t>
        </w:r>
      </w:ins>
      <w:ins w:id="12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2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27" w:author="Caree2" w:date="2017-04-02T09:18:00Z">
        <w:r>
          <w:rPr>
            <w:noProof/>
          </w:rPr>
          <w:t>1.28 –Create the Education class in the package Third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28" w:author="Caree2" w:date="2017-04-02T09:19:00Z">
        <w:r w:rsidR="0087323C">
          <w:rPr>
            <w:noProof/>
          </w:rPr>
          <w:t>51</w:t>
        </w:r>
      </w:ins>
      <w:ins w:id="12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3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31" w:author="Caree2" w:date="2017-04-02T09:18:00Z">
        <w:r>
          <w:rPr>
            <w:noProof/>
          </w:rPr>
          <w:t>1.29 –Create the TestSetterInjection  in the package Third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2" w:author="Caree2" w:date="2017-04-02T09:19:00Z">
        <w:r w:rsidR="0087323C">
          <w:rPr>
            <w:noProof/>
          </w:rPr>
          <w:t>54</w:t>
        </w:r>
      </w:ins>
      <w:ins w:id="13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3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35" w:author="Caree2" w:date="2017-04-02T09:18:00Z">
        <w:r>
          <w:rPr>
            <w:noProof/>
          </w:rPr>
          <w:t>1.30 –Create the DI-application-context-real-life.xml in the resources folder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36" w:author="Caree2" w:date="2017-04-02T09:19:00Z">
        <w:r w:rsidR="0087323C">
          <w:rPr>
            <w:noProof/>
          </w:rPr>
          <w:t>55</w:t>
        </w:r>
      </w:ins>
      <w:ins w:id="13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3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39" w:author="Caree2" w:date="2017-04-02T09:18:00Z">
        <w:r>
          <w:rPr>
            <w:noProof/>
          </w:rPr>
          <w:t>1.31 –Create the OxygenAtom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40" w:author="Caree2" w:date="2017-04-02T09:19:00Z">
        <w:r w:rsidR="0087323C">
          <w:rPr>
            <w:noProof/>
          </w:rPr>
          <w:t>58</w:t>
        </w:r>
      </w:ins>
      <w:ins w:id="14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4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43" w:author="Caree2" w:date="2017-04-02T09:18:00Z">
        <w:r>
          <w:rPr>
            <w:noProof/>
          </w:rPr>
          <w:t>1.32 – Create the OxygenMolecule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44" w:author="Caree2" w:date="2017-04-02T09:19:00Z">
        <w:r w:rsidR="0087323C">
          <w:rPr>
            <w:noProof/>
          </w:rPr>
          <w:t>60</w:t>
        </w:r>
      </w:ins>
      <w:ins w:id="14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4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47" w:author="Caree2" w:date="2017-04-02T09:18:00Z">
        <w:r>
          <w:rPr>
            <w:noProof/>
          </w:rPr>
          <w:t>1.33 –Create the Atmosphere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48" w:author="Caree2" w:date="2017-04-02T09:19:00Z">
        <w:r w:rsidR="0087323C">
          <w:rPr>
            <w:noProof/>
          </w:rPr>
          <w:t>61</w:t>
        </w:r>
      </w:ins>
      <w:ins w:id="14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5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51" w:author="Caree2" w:date="2017-04-02T09:18:00Z">
        <w:r>
          <w:rPr>
            <w:noProof/>
          </w:rPr>
          <w:t>1.34 – Create the Nature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52" w:author="Caree2" w:date="2017-04-02T09:19:00Z">
        <w:r w:rsidR="0087323C">
          <w:rPr>
            <w:noProof/>
          </w:rPr>
          <w:t>62</w:t>
        </w:r>
      </w:ins>
      <w:ins w:id="15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5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55" w:author="Caree2" w:date="2017-04-02T09:18:00Z">
        <w:r>
          <w:rPr>
            <w:noProof/>
          </w:rPr>
          <w:t>1.35 – Create the Animal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56" w:author="Caree2" w:date="2017-04-02T09:19:00Z">
        <w:r w:rsidR="0087323C">
          <w:rPr>
            <w:noProof/>
          </w:rPr>
          <w:t>65</w:t>
        </w:r>
      </w:ins>
      <w:ins w:id="15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5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59" w:author="Caree2" w:date="2017-04-02T09:18:00Z">
        <w:r>
          <w:rPr>
            <w:noProof/>
          </w:rPr>
          <w:t>1.36 – Create the Tiger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60" w:author="Caree2" w:date="2017-04-02T09:19:00Z">
        <w:r w:rsidR="0087323C">
          <w:rPr>
            <w:noProof/>
          </w:rPr>
          <w:t>68</w:t>
        </w:r>
      </w:ins>
      <w:ins w:id="16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6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63" w:author="Caree2" w:date="2017-04-02T09:18:00Z">
        <w:r>
          <w:rPr>
            <w:noProof/>
          </w:rPr>
          <w:t>1.37 – Create the Dolphins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_Toc478888079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64" w:author="Caree2" w:date="2017-04-02T09:19:00Z">
        <w:r w:rsidR="0087323C">
          <w:rPr>
            <w:noProof/>
          </w:rPr>
          <w:t>69</w:t>
        </w:r>
      </w:ins>
      <w:ins w:id="16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6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67" w:author="Caree2" w:date="2017-04-02T09:18:00Z">
        <w:r>
          <w:rPr>
            <w:noProof/>
          </w:rPr>
          <w:lastRenderedPageBreak/>
          <w:t>1.38 – Create the Tree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68" w:author="Caree2" w:date="2017-04-02T09:19:00Z">
        <w:r w:rsidR="0087323C">
          <w:rPr>
            <w:noProof/>
          </w:rPr>
          <w:t>71</w:t>
        </w:r>
      </w:ins>
      <w:ins w:id="16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7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71" w:author="Caree2" w:date="2017-04-02T09:18:00Z">
        <w:r>
          <w:rPr>
            <w:noProof/>
          </w:rPr>
          <w:t>1.39 – Create the Forest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72" w:author="Caree2" w:date="2017-04-02T09:19:00Z">
        <w:r w:rsidR="0087323C">
          <w:rPr>
            <w:noProof/>
          </w:rPr>
          <w:t>75</w:t>
        </w:r>
      </w:ins>
      <w:ins w:id="17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7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75" w:author="Caree2" w:date="2017-04-02T09:18:00Z">
        <w:r>
          <w:rPr>
            <w:noProof/>
          </w:rPr>
          <w:t>1.40 – Create the NaturalEnvironment class in the package Fourth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76" w:author="Caree2" w:date="2017-04-02T09:19:00Z">
        <w:r w:rsidR="0087323C">
          <w:rPr>
            <w:noProof/>
          </w:rPr>
          <w:t>77</w:t>
        </w:r>
      </w:ins>
      <w:ins w:id="17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7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79" w:author="Caree2" w:date="2017-04-02T09:18:00Z">
        <w:r>
          <w:rPr>
            <w:noProof/>
          </w:rPr>
          <w:t>1.41 – Create the DI-application-context-real-life.xml in the resources folder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80" w:author="Caree2" w:date="2017-04-02T09:19:00Z">
        <w:r w:rsidR="0087323C">
          <w:rPr>
            <w:noProof/>
          </w:rPr>
          <w:t>78</w:t>
        </w:r>
      </w:ins>
      <w:ins w:id="18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8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83" w:author="Caree2" w:date="2017-04-02T09:18:00Z">
        <w:r>
          <w:rPr>
            <w:noProof/>
          </w:rPr>
          <w:t>1.42 – Create the Airline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84" w:author="Caree2" w:date="2017-04-02T09:19:00Z">
        <w:r w:rsidR="0087323C">
          <w:rPr>
            <w:noProof/>
          </w:rPr>
          <w:t>87</w:t>
        </w:r>
      </w:ins>
      <w:ins w:id="18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8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87" w:author="Caree2" w:date="2017-04-02T09:18:00Z">
        <w:r>
          <w:rPr>
            <w:noProof/>
          </w:rPr>
          <w:t>1.43 – Create the NaturalEnvironment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88" w:author="Caree2" w:date="2017-04-02T09:19:00Z">
        <w:r w:rsidR="0087323C">
          <w:rPr>
            <w:noProof/>
          </w:rPr>
          <w:t>89</w:t>
        </w:r>
      </w:ins>
      <w:ins w:id="18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9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91" w:author="Caree2" w:date="2017-04-02T09:18:00Z">
        <w:r>
          <w:rPr>
            <w:noProof/>
          </w:rPr>
          <w:t>1.44 – Create the Airport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92" w:author="Caree2" w:date="2017-04-02T09:19:00Z">
        <w:r w:rsidR="0087323C">
          <w:rPr>
            <w:noProof/>
          </w:rPr>
          <w:t>91</w:t>
        </w:r>
      </w:ins>
      <w:ins w:id="19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9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95" w:author="Caree2" w:date="2017-04-02T09:18:00Z">
        <w:r>
          <w:rPr>
            <w:noProof/>
          </w:rPr>
          <w:t>1.45 – Create the Flight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196" w:author="Caree2" w:date="2017-04-02T09:19:00Z">
        <w:r w:rsidR="0087323C">
          <w:rPr>
            <w:noProof/>
          </w:rPr>
          <w:t>93</w:t>
        </w:r>
      </w:ins>
      <w:ins w:id="19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19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199" w:author="Caree2" w:date="2017-04-02T09:18:00Z">
        <w:r>
          <w:rPr>
            <w:noProof/>
          </w:rPr>
          <w:t>1.46 – Create the FlightAttendant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00" w:author="Caree2" w:date="2017-04-02T09:19:00Z">
        <w:r w:rsidR="0087323C">
          <w:rPr>
            <w:noProof/>
          </w:rPr>
          <w:t>96</w:t>
        </w:r>
      </w:ins>
      <w:ins w:id="20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0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03" w:author="Caree2" w:date="2017-04-02T09:18:00Z">
        <w:r>
          <w:rPr>
            <w:noProof/>
          </w:rPr>
          <w:t>1.47 – Create the Pilot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_Toc478888089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04" w:author="Caree2" w:date="2017-04-02T09:19:00Z">
        <w:r w:rsidR="0087323C">
          <w:rPr>
            <w:noProof/>
          </w:rPr>
          <w:t>99</w:t>
        </w:r>
      </w:ins>
      <w:ins w:id="20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0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07" w:author="Caree2" w:date="2017-04-02T09:18:00Z">
        <w:r>
          <w:rPr>
            <w:noProof/>
          </w:rPr>
          <w:t>1.48 – Create the SecurityOfficer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_Toc478888090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08" w:author="Caree2" w:date="2017-04-02T09:19:00Z">
        <w:r w:rsidR="0087323C">
          <w:rPr>
            <w:noProof/>
          </w:rPr>
          <w:t>102</w:t>
        </w:r>
      </w:ins>
      <w:ins w:id="20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1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11" w:author="Caree2" w:date="2017-04-02T09:18:00Z">
        <w:r>
          <w:rPr>
            <w:noProof/>
          </w:rPr>
          <w:t>1.49 – Create the Traveller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_Toc478888091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12" w:author="Caree2" w:date="2017-04-02T09:19:00Z">
        <w:r w:rsidR="0087323C">
          <w:rPr>
            <w:noProof/>
          </w:rPr>
          <w:t>106</w:t>
        </w:r>
      </w:ins>
      <w:ins w:id="21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1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15" w:author="Caree2" w:date="2017-04-02T09:18:00Z">
        <w:r>
          <w:rPr>
            <w:noProof/>
          </w:rPr>
          <w:t>1.50 – Create the AirportOperations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_Toc478888092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16" w:author="Caree2" w:date="2017-04-02T09:19:00Z">
        <w:r w:rsidR="0087323C">
          <w:rPr>
            <w:noProof/>
          </w:rPr>
          <w:t>110</w:t>
        </w:r>
      </w:ins>
      <w:ins w:id="21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1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19" w:author="Caree2" w:date="2017-04-02T09:18:00Z">
        <w:r>
          <w:rPr>
            <w:noProof/>
          </w:rPr>
          <w:t>1.51 – Create the AirportOperationsImpl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_Toc478888093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20" w:author="Caree2" w:date="2017-04-02T09:19:00Z">
        <w:r w:rsidR="0087323C">
          <w:rPr>
            <w:noProof/>
          </w:rPr>
          <w:t>111</w:t>
        </w:r>
      </w:ins>
      <w:ins w:id="221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22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23" w:author="Caree2" w:date="2017-04-02T09:18:00Z">
        <w:r>
          <w:rPr>
            <w:noProof/>
          </w:rPr>
          <w:t>1.52 – Create the AirportOperationxException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_Toc478888094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24" w:author="Caree2" w:date="2017-04-02T09:19:00Z">
        <w:r w:rsidR="0087323C">
          <w:rPr>
            <w:noProof/>
          </w:rPr>
          <w:t>113</w:t>
        </w:r>
      </w:ins>
      <w:ins w:id="225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26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27" w:author="Caree2" w:date="2017-04-02T09:18:00Z">
        <w:r>
          <w:rPr>
            <w:noProof/>
          </w:rPr>
          <w:t>1.53 – Create the AirportOperationCommonTracker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_Toc478888095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28" w:author="Caree2" w:date="2017-04-02T09:19:00Z">
        <w:r w:rsidR="0087323C">
          <w:rPr>
            <w:noProof/>
          </w:rPr>
          <w:t>114</w:t>
        </w:r>
      </w:ins>
      <w:ins w:id="229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30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31" w:author="Caree2" w:date="2017-04-02T09:18:00Z">
        <w:r>
          <w:rPr>
            <w:noProof/>
          </w:rPr>
          <w:t>1.54 – Create the RunAirportOperation class in the package Fifth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_Toc478888096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32" w:author="Caree2" w:date="2017-04-02T09:19:00Z">
        <w:r w:rsidR="0087323C">
          <w:rPr>
            <w:noProof/>
          </w:rPr>
          <w:t>117</w:t>
        </w:r>
      </w:ins>
      <w:ins w:id="233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34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35" w:author="Caree2" w:date="2017-04-02T09:18:00Z">
        <w:r>
          <w:rPr>
            <w:noProof/>
          </w:rPr>
          <w:t>1.55 – Create the applicationContext-aop.xml file in the resources folder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_Toc478888097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36" w:author="Caree2" w:date="2017-04-02T09:19:00Z">
        <w:r w:rsidR="0087323C">
          <w:rPr>
            <w:noProof/>
          </w:rPr>
          <w:t>121</w:t>
        </w:r>
      </w:ins>
      <w:ins w:id="237" w:author="Caree2" w:date="2017-04-02T09:18:00Z">
        <w:r>
          <w:rPr>
            <w:noProof/>
          </w:rPr>
          <w:fldChar w:fldCharType="end"/>
        </w:r>
      </w:ins>
    </w:p>
    <w:p w:rsidR="001053D4" w:rsidRDefault="001053D4">
      <w:pPr>
        <w:pStyle w:val="TOC1"/>
        <w:tabs>
          <w:tab w:val="right" w:leader="dot" w:pos="8630"/>
        </w:tabs>
        <w:rPr>
          <w:ins w:id="238" w:author="Caree2" w:date="2017-04-02T09:18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ins w:id="239" w:author="Caree2" w:date="2017-04-02T09:18:00Z">
        <w:r>
          <w:rPr>
            <w:noProof/>
          </w:rPr>
          <w:t>1.56 – Conclusion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_Toc478888098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240" w:author="Caree2" w:date="2017-04-02T09:19:00Z">
        <w:r w:rsidR="0087323C">
          <w:rPr>
            <w:noProof/>
          </w:rPr>
          <w:t>160</w:t>
        </w:r>
      </w:ins>
      <w:ins w:id="241" w:author="Caree2" w:date="2017-04-02T09:18:00Z">
        <w:r>
          <w:rPr>
            <w:noProof/>
          </w:rPr>
          <w:fldChar w:fldCharType="end"/>
        </w:r>
      </w:ins>
    </w:p>
    <w:p w:rsidR="003253AC" w:rsidDel="000C10F9" w:rsidRDefault="003253AC">
      <w:pPr>
        <w:pStyle w:val="TOC1"/>
        <w:tabs>
          <w:tab w:val="right" w:leader="dot" w:pos="8630"/>
        </w:tabs>
        <w:rPr>
          <w:del w:id="242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43" w:author="Caree2" w:date="2017-04-02T07:46:00Z">
        <w:r w:rsidDel="000C10F9">
          <w:rPr>
            <w:noProof/>
          </w:rPr>
          <w:delText>1.0 - Introduction</w:delText>
        </w:r>
        <w:r w:rsidDel="000C10F9">
          <w:rPr>
            <w:noProof/>
          </w:rPr>
          <w:tab/>
          <w:delText>3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44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45" w:author="Caree2" w:date="2017-04-02T07:46:00Z">
        <w:r w:rsidDel="000C10F9">
          <w:rPr>
            <w:noProof/>
          </w:rPr>
          <w:delText>1.1 – Update the hosts file in windows to look like this</w:delText>
        </w:r>
        <w:r w:rsidDel="000C10F9">
          <w:rPr>
            <w:noProof/>
          </w:rPr>
          <w:tab/>
          <w:delText>4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46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47" w:author="Caree2" w:date="2017-04-02T07:46:00Z">
        <w:r w:rsidDel="000C10F9">
          <w:rPr>
            <w:noProof/>
          </w:rPr>
          <w:delText>1.2 – Update the /etc/hosts file MacOS</w:delText>
        </w:r>
        <w:r w:rsidDel="000C10F9">
          <w:rPr>
            <w:noProof/>
          </w:rPr>
          <w:tab/>
          <w:delText>5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48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49" w:author="Caree2" w:date="2017-04-02T07:46:00Z">
        <w:r w:rsidDel="000C10F9">
          <w:rPr>
            <w:noProof/>
          </w:rPr>
          <w:delText>1.3 – Update the /etc/hosts file Linux</w:delText>
        </w:r>
        <w:r w:rsidDel="000C10F9">
          <w:rPr>
            <w:noProof/>
          </w:rPr>
          <w:tab/>
          <w:delText>5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50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1" w:author="Caree2" w:date="2017-04-02T07:46:00Z">
        <w:r w:rsidDel="000C10F9">
          <w:rPr>
            <w:noProof/>
          </w:rPr>
          <w:delText>1.4 – Create a new Spring Starter Project</w:delText>
        </w:r>
        <w:r w:rsidDel="000C10F9">
          <w:rPr>
            <w:noProof/>
          </w:rPr>
          <w:tab/>
          <w:delText>5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52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3" w:author="Caree2" w:date="2017-04-02T07:46:00Z">
        <w:r w:rsidDel="000C10F9">
          <w:rPr>
            <w:noProof/>
          </w:rPr>
          <w:delText>1.5 – Fill initial values</w:delText>
        </w:r>
        <w:r w:rsidDel="000C10F9">
          <w:rPr>
            <w:noProof/>
          </w:rPr>
          <w:tab/>
          <w:delText>6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54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5" w:author="Caree2" w:date="2017-04-02T07:46:00Z">
        <w:r w:rsidDel="000C10F9">
          <w:rPr>
            <w:noProof/>
          </w:rPr>
          <w:delText>1.6 – Choose Eureka and Web as starter projects</w:delText>
        </w:r>
        <w:r w:rsidDel="000C10F9">
          <w:rPr>
            <w:noProof/>
          </w:rPr>
          <w:tab/>
          <w:delText>7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56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7" w:author="Caree2" w:date="2017-04-02T07:46:00Z">
        <w:r w:rsidDel="000C10F9">
          <w:rPr>
            <w:noProof/>
          </w:rPr>
          <w:delText>1.7 – Click Finish Now</w:delText>
        </w:r>
        <w:r w:rsidDel="000C10F9">
          <w:rPr>
            <w:noProof/>
          </w:rPr>
          <w:tab/>
          <w:delText>8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58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59" w:author="Caree2" w:date="2017-04-02T07:46:00Z">
        <w:r w:rsidDel="000C10F9">
          <w:rPr>
            <w:noProof/>
          </w:rPr>
          <w:delText>1.8 – Let Spring Tool Suite Prepare the Project</w:delText>
        </w:r>
        <w:r w:rsidDel="000C10F9">
          <w:rPr>
            <w:noProof/>
          </w:rPr>
          <w:tab/>
          <w:delText>9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60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1" w:author="Caree2" w:date="2017-04-02T07:46:00Z">
        <w:r w:rsidDel="000C10F9">
          <w:rPr>
            <w:noProof/>
          </w:rPr>
          <w:delText>1.9 – Verify the project identification in the pom.xml</w:delText>
        </w:r>
        <w:r w:rsidDel="000C10F9">
          <w:rPr>
            <w:noProof/>
          </w:rPr>
          <w:tab/>
          <w:delText>10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62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3" w:author="Caree2" w:date="2017-04-02T07:46:00Z">
        <w:r w:rsidDel="000C10F9">
          <w:rPr>
            <w:noProof/>
          </w:rPr>
          <w:delText>1.10 – Add Parent project</w:delText>
        </w:r>
        <w:r w:rsidDel="000C10F9">
          <w:rPr>
            <w:noProof/>
          </w:rPr>
          <w:tab/>
          <w:delText>10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64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5" w:author="Caree2" w:date="2017-04-02T07:46:00Z">
        <w:r w:rsidDel="000C10F9">
          <w:rPr>
            <w:noProof/>
          </w:rPr>
          <w:delText>1.11 – Add Properties</w:delText>
        </w:r>
        <w:r w:rsidDel="000C10F9">
          <w:rPr>
            <w:noProof/>
          </w:rPr>
          <w:tab/>
          <w:delText>10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66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7" w:author="Caree2" w:date="2017-04-02T07:46:00Z">
        <w:r w:rsidDel="000C10F9">
          <w:rPr>
            <w:noProof/>
          </w:rPr>
          <w:delText>1.12 – Add Dependencies</w:delText>
        </w:r>
        <w:r w:rsidDel="000C10F9">
          <w:rPr>
            <w:noProof/>
          </w:rPr>
          <w:tab/>
          <w:delText>11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68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69" w:author="Caree2" w:date="2017-04-02T07:46:00Z">
        <w:r w:rsidDel="000C10F9">
          <w:rPr>
            <w:noProof/>
          </w:rPr>
          <w:delText>1.13 – Add DependencyManagement</w:delText>
        </w:r>
        <w:r w:rsidDel="000C10F9">
          <w:rPr>
            <w:noProof/>
          </w:rPr>
          <w:tab/>
          <w:delText>11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70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1" w:author="Caree2" w:date="2017-04-02T07:46:00Z">
        <w:r w:rsidDel="000C10F9">
          <w:rPr>
            <w:noProof/>
          </w:rPr>
          <w:delText>1.14 – Add Build Section</w:delText>
        </w:r>
        <w:r w:rsidDel="000C10F9">
          <w:rPr>
            <w:noProof/>
          </w:rPr>
          <w:tab/>
          <w:delText>12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72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3" w:author="Caree2" w:date="2017-04-02T07:46:00Z">
        <w:r w:rsidDel="000C10F9">
          <w:rPr>
            <w:noProof/>
          </w:rPr>
          <w:delText>1.15 –Create application.yml under resource directory</w:delText>
        </w:r>
        <w:r w:rsidDel="000C10F9">
          <w:rPr>
            <w:noProof/>
          </w:rPr>
          <w:tab/>
          <w:delText>13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74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5" w:author="Caree2" w:date="2017-04-02T07:46:00Z">
        <w:r w:rsidDel="000C10F9">
          <w:rPr>
            <w:noProof/>
          </w:rPr>
          <w:delText>1.16 –Add annotation to the Main Class</w:delText>
        </w:r>
        <w:r w:rsidDel="000C10F9">
          <w:rPr>
            <w:noProof/>
          </w:rPr>
          <w:tab/>
          <w:delText>14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76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7" w:author="Caree2" w:date="2017-04-02T07:46:00Z">
        <w:r w:rsidDel="000C10F9">
          <w:rPr>
            <w:noProof/>
          </w:rPr>
          <w:delText>1.17 –Add bootstrap.yml under resources folder</w:delText>
        </w:r>
        <w:r w:rsidDel="000C10F9">
          <w:rPr>
            <w:noProof/>
          </w:rPr>
          <w:tab/>
          <w:delText>15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78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79" w:author="Caree2" w:date="2017-04-02T07:46:00Z">
        <w:r w:rsidDel="000C10F9">
          <w:rPr>
            <w:noProof/>
          </w:rPr>
          <w:delText>1.18 –Open Git Bash in project folder</w:delText>
        </w:r>
        <w:r w:rsidDel="000C10F9">
          <w:rPr>
            <w:noProof/>
          </w:rPr>
          <w:tab/>
          <w:delText>16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80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1" w:author="Caree2" w:date="2017-04-02T07:46:00Z">
        <w:r w:rsidDel="000C10F9">
          <w:rPr>
            <w:noProof/>
          </w:rPr>
          <w:delText>1.19 –Run the first instance</w:delText>
        </w:r>
        <w:r w:rsidDel="000C10F9">
          <w:rPr>
            <w:noProof/>
          </w:rPr>
          <w:tab/>
          <w:delText>16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82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3" w:author="Caree2" w:date="2017-04-02T07:46:00Z">
        <w:r w:rsidDel="000C10F9">
          <w:rPr>
            <w:noProof/>
          </w:rPr>
          <w:delText>1.20 –Run the second instance</w:delText>
        </w:r>
        <w:r w:rsidDel="000C10F9">
          <w:rPr>
            <w:noProof/>
          </w:rPr>
          <w:tab/>
          <w:delText>17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84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5" w:author="Caree2" w:date="2017-04-02T07:46:00Z">
        <w:r w:rsidDel="000C10F9">
          <w:rPr>
            <w:noProof/>
          </w:rPr>
          <w:delText>1.21 – Navigate to http://localhost:8761</w:delText>
        </w:r>
        <w:r w:rsidDel="000C10F9">
          <w:rPr>
            <w:noProof/>
          </w:rPr>
          <w:tab/>
          <w:delText>18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86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7" w:author="Caree2" w:date="2017-04-02T07:46:00Z">
        <w:r w:rsidDel="000C10F9">
          <w:rPr>
            <w:noProof/>
          </w:rPr>
          <w:delText>1.22 – Navigate to http://localhost:8762</w:delText>
        </w:r>
        <w:r w:rsidDel="000C10F9">
          <w:rPr>
            <w:noProof/>
          </w:rPr>
          <w:tab/>
          <w:delText>19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88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89" w:author="Caree2" w:date="2017-04-02T07:46:00Z">
        <w:r w:rsidDel="000C10F9">
          <w:rPr>
            <w:noProof/>
          </w:rPr>
          <w:delText>1.23 – Navigate to http://eureka-host1:8761/</w:delText>
        </w:r>
        <w:r w:rsidDel="000C10F9">
          <w:rPr>
            <w:noProof/>
          </w:rPr>
          <w:tab/>
          <w:delText>20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90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1" w:author="Caree2" w:date="2017-04-02T07:46:00Z">
        <w:r w:rsidDel="000C10F9">
          <w:rPr>
            <w:noProof/>
          </w:rPr>
          <w:delText>1.24 – Navigate to http://eureka-host2:8762/</w:delText>
        </w:r>
        <w:r w:rsidDel="000C10F9">
          <w:rPr>
            <w:noProof/>
          </w:rPr>
          <w:tab/>
          <w:delText>21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92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3" w:author="Caree2" w:date="2017-04-02T07:46:00Z">
        <w:r w:rsidDel="000C10F9">
          <w:rPr>
            <w:noProof/>
          </w:rPr>
          <w:delText>1.24 – Navigate to http://eureka-host1:8762/health</w:delText>
        </w:r>
        <w:r w:rsidDel="000C10F9">
          <w:rPr>
            <w:noProof/>
          </w:rPr>
          <w:tab/>
          <w:delText>22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94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5" w:author="Caree2" w:date="2017-04-02T07:46:00Z">
        <w:r w:rsidDel="000C10F9">
          <w:rPr>
            <w:noProof/>
          </w:rPr>
          <w:delText>1.25 – Navigate to http://eureka-host1:8762/beans</w:delText>
        </w:r>
        <w:r w:rsidDel="000C10F9">
          <w:rPr>
            <w:noProof/>
          </w:rPr>
          <w:tab/>
          <w:delText>23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96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7" w:author="Caree2" w:date="2017-04-02T07:46:00Z">
        <w:r w:rsidDel="000C10F9">
          <w:rPr>
            <w:noProof/>
          </w:rPr>
          <w:delText>1.26 – Navigate to http://eureka-host1:8762/metrics</w:delText>
        </w:r>
        <w:r w:rsidDel="000C10F9">
          <w:rPr>
            <w:noProof/>
          </w:rPr>
          <w:tab/>
          <w:delText>24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298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299" w:author="Caree2" w:date="2017-04-02T07:46:00Z">
        <w:r w:rsidDel="000C10F9">
          <w:rPr>
            <w:noProof/>
          </w:rPr>
          <w:delText>1.27 – Navigate to http://eureka-host1:8762/env</w:delText>
        </w:r>
        <w:r w:rsidDel="000C10F9">
          <w:rPr>
            <w:noProof/>
          </w:rPr>
          <w:tab/>
          <w:delText>25</w:delText>
        </w:r>
      </w:del>
    </w:p>
    <w:p w:rsidR="003253AC" w:rsidDel="000C10F9" w:rsidRDefault="003253AC">
      <w:pPr>
        <w:pStyle w:val="TOC1"/>
        <w:tabs>
          <w:tab w:val="right" w:leader="dot" w:pos="8630"/>
        </w:tabs>
        <w:rPr>
          <w:del w:id="300" w:author="Caree2" w:date="2017-04-02T07:46:00Z"/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del w:id="301" w:author="Caree2" w:date="2017-04-02T07:46:00Z">
        <w:r w:rsidDel="000C10F9">
          <w:rPr>
            <w:noProof/>
          </w:rPr>
          <w:delText>1.18 – Conclusion</w:delText>
        </w:r>
        <w:r w:rsidDel="000C10F9">
          <w:rPr>
            <w:noProof/>
          </w:rPr>
          <w:tab/>
          <w:delText>26</w:delText>
        </w:r>
      </w:del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5A35B4" w:rsidRPr="00EA56CB" w:rsidRDefault="00902BF3" w:rsidP="00EA56CB">
      <w:pPr>
        <w:shd w:val="clear" w:color="auto" w:fill="FFFFFF"/>
        <w:tabs>
          <w:tab w:val="left" w:pos="360"/>
        </w:tabs>
        <w:rPr>
          <w:rFonts w:ascii="Times New Roman" w:hAnsi="Times New Roman"/>
        </w:rPr>
      </w:pPr>
      <w:r>
        <w:br w:type="page"/>
      </w:r>
      <w:r w:rsidR="00350F7F">
        <w:rPr>
          <w:rFonts w:ascii="Times New Roman" w:hAnsi="Times New Roman"/>
        </w:rPr>
        <w:lastRenderedPageBreak/>
        <w:t xml:space="preserve"> </w:t>
      </w:r>
    </w:p>
    <w:p w:rsidR="00EF5541" w:rsidRPr="00F25F25" w:rsidRDefault="00EF5541" w:rsidP="00F25F25">
      <w:pPr>
        <w:pStyle w:val="BodyText"/>
        <w:rPr>
          <w:b w:val="0"/>
          <w:sz w:val="44"/>
        </w:rPr>
      </w:pPr>
      <w:r w:rsidRPr="00F25F25">
        <w:rPr>
          <w:b w:val="0"/>
          <w:sz w:val="44"/>
        </w:rPr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 xml:space="preserve">Spring </w:t>
      </w:r>
      <w:ins w:id="302" w:author="Caree2" w:date="2017-04-01T11:53:00Z">
        <w:r w:rsidR="00A822DD">
          <w:rPr>
            <w:i/>
            <w:sz w:val="44"/>
          </w:rPr>
          <w:t>Framework Introduction</w:t>
        </w:r>
      </w:ins>
      <w:del w:id="303" w:author="Caree2" w:date="2017-04-01T11:53:00Z">
        <w:r w:rsidDel="00A822DD">
          <w:rPr>
            <w:i/>
            <w:sz w:val="44"/>
          </w:rPr>
          <w:delText xml:space="preserve">Cloud Eureka Service Discovery </w:delText>
        </w:r>
      </w:del>
      <w:ins w:id="304" w:author="Caree2" w:date="2017-04-01T11:53:00Z">
        <w:r w:rsidR="00A822DD">
          <w:rPr>
            <w:i/>
            <w:sz w:val="44"/>
          </w:rPr>
          <w:t xml:space="preserve"> </w:t>
        </w:r>
      </w:ins>
      <w:r>
        <w:rPr>
          <w:i/>
          <w:sz w:val="44"/>
        </w:rPr>
        <w:t>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305" w:name="_Toc478888042"/>
      <w:r>
        <w:t xml:space="preserve">1.0 - </w:t>
      </w:r>
      <w:r w:rsidR="005A35B4" w:rsidRPr="000D4D7D">
        <w:t>Introduction</w:t>
      </w:r>
      <w:bookmarkEnd w:id="305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DB5929" w:rsidP="00860216">
      <w:pPr>
        <w:rPr>
          <w:sz w:val="22"/>
        </w:rPr>
        <w:pPrChange w:id="306" w:author="Caree2" w:date="2017-04-02T07:05:00Z">
          <w:pPr>
            <w:pStyle w:val="BodyTextIndent"/>
            <w:spacing w:line="240" w:lineRule="auto"/>
            <w:ind w:firstLine="0"/>
          </w:pPr>
        </w:pPrChange>
      </w:pPr>
      <w:r>
        <w:t xml:space="preserve">The purpose of this guide is to help walk through the process of creating a Spring </w:t>
      </w:r>
      <w:ins w:id="307" w:author="Caree2" w:date="2017-04-01T11:55:00Z">
        <w:r w:rsidR="003A6B86">
          <w:t>Framework Maven Project</w:t>
        </w:r>
      </w:ins>
      <w:del w:id="308" w:author="Caree2" w:date="2017-04-01T11:55:00Z">
        <w:r w:rsidDel="003A6B86">
          <w:delText xml:space="preserve">Boot / Cloud based Service Discovery </w:delText>
        </w:r>
      </w:del>
      <w:ins w:id="309" w:author="Caree2" w:date="2017-04-01T11:55:00Z">
        <w:r w:rsidR="003A6B86">
          <w:t xml:space="preserve"> </w:t>
        </w:r>
      </w:ins>
      <w:r>
        <w:t>application.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9920E0" w:rsidDel="00E855A8" w:rsidRDefault="009920E0" w:rsidP="009920E0">
      <w:pPr>
        <w:pStyle w:val="BodyTextIndent"/>
        <w:spacing w:line="240" w:lineRule="auto"/>
        <w:ind w:firstLine="0"/>
        <w:rPr>
          <w:del w:id="310" w:author="Caree2" w:date="2017-04-01T11:55:00Z"/>
          <w:rStyle w:val="StyleHeading114ptBoldUnderlineLeftChar"/>
        </w:rPr>
      </w:pPr>
      <w:del w:id="311" w:author="Caree2" w:date="2017-04-01T11:55:00Z">
        <w:r w:rsidRPr="008F0D68" w:rsidDel="00E855A8">
          <w:rPr>
            <w:rStyle w:val="StyleHeading114ptBoldUnderlineLeftChar"/>
          </w:rPr>
          <w:delText xml:space="preserve">1.1 – </w:delText>
        </w:r>
        <w:r w:rsidDel="00E855A8">
          <w:rPr>
            <w:rStyle w:val="StyleHeading114ptBoldUnderlineLeftChar"/>
          </w:rPr>
          <w:delText>Update the hosts file in windows to look like this</w:delText>
        </w:r>
      </w:del>
    </w:p>
    <w:p w:rsidR="009920E0" w:rsidDel="00E855A8" w:rsidRDefault="009920E0" w:rsidP="00EF5541">
      <w:pPr>
        <w:pStyle w:val="BodyTextIndent"/>
        <w:spacing w:line="240" w:lineRule="auto"/>
        <w:ind w:firstLine="0"/>
        <w:rPr>
          <w:del w:id="312" w:author="Caree2" w:date="2017-04-01T11:55:00Z"/>
          <w:i/>
          <w:iCs/>
          <w:sz w:val="24"/>
          <w:szCs w:val="24"/>
        </w:rPr>
      </w:pPr>
    </w:p>
    <w:p w:rsidR="009920E0" w:rsidDel="00E855A8" w:rsidRDefault="009920E0" w:rsidP="00EF5541">
      <w:pPr>
        <w:pStyle w:val="BodyTextIndent"/>
        <w:spacing w:line="240" w:lineRule="auto"/>
        <w:ind w:firstLine="0"/>
        <w:rPr>
          <w:del w:id="313" w:author="Caree2" w:date="2017-04-01T11:55:00Z"/>
          <w:i/>
          <w:iCs/>
          <w:sz w:val="24"/>
          <w:szCs w:val="24"/>
        </w:rPr>
      </w:pPr>
    </w:p>
    <w:p w:rsidR="009920E0" w:rsidDel="00E855A8" w:rsidRDefault="009920E0" w:rsidP="00EF5541">
      <w:pPr>
        <w:pStyle w:val="BodyTextIndent"/>
        <w:spacing w:line="240" w:lineRule="auto"/>
        <w:ind w:firstLine="0"/>
        <w:rPr>
          <w:del w:id="314" w:author="Caree2" w:date="2017-04-01T11:55:00Z"/>
          <w:i/>
          <w:iCs/>
          <w:sz w:val="24"/>
          <w:szCs w:val="24"/>
        </w:rPr>
      </w:pPr>
      <w:del w:id="315" w:author="Caree2" w:date="2017-04-01T11:55:00Z">
        <w:r w:rsidDel="00E855A8">
          <w:rPr>
            <w:noProof/>
          </w:rPr>
          <w:drawing>
            <wp:inline distT="0" distB="0" distL="0" distR="0" wp14:anchorId="2BC168FB" wp14:editId="35E53309">
              <wp:extent cx="5486400" cy="3465342"/>
              <wp:effectExtent l="0" t="0" r="0" b="1905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4653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9920E0" w:rsidDel="00E855A8" w:rsidRDefault="009920E0" w:rsidP="00EF5541">
      <w:pPr>
        <w:pStyle w:val="BodyTextIndent"/>
        <w:spacing w:line="240" w:lineRule="auto"/>
        <w:ind w:firstLine="0"/>
        <w:rPr>
          <w:del w:id="316" w:author="Caree2" w:date="2017-04-01T11:55:00Z"/>
          <w:i/>
          <w:iCs/>
          <w:sz w:val="24"/>
          <w:szCs w:val="24"/>
        </w:rPr>
      </w:pPr>
    </w:p>
    <w:p w:rsidR="00C07774" w:rsidRDefault="00C07774">
      <w:pPr>
        <w:rPr>
          <w:rFonts w:ascii="Times New Roman" w:hAnsi="Times New Roman"/>
          <w:i/>
          <w:iCs/>
          <w:color w:val="000000"/>
        </w:rPr>
      </w:pPr>
      <w:del w:id="317" w:author="Caree2" w:date="2017-04-01T11:55:00Z">
        <w:r w:rsidDel="00E855A8">
          <w:rPr>
            <w:i/>
            <w:iCs/>
          </w:rPr>
          <w:br w:type="page"/>
        </w:r>
      </w:del>
    </w:p>
    <w:p w:rsidR="00C07774" w:rsidDel="00E855A8" w:rsidRDefault="00C07774" w:rsidP="00C07774">
      <w:pPr>
        <w:pStyle w:val="BodyTextIndent"/>
        <w:spacing w:line="240" w:lineRule="auto"/>
        <w:ind w:firstLine="0"/>
        <w:rPr>
          <w:del w:id="318" w:author="Caree2" w:date="2017-04-01T11:55:00Z"/>
          <w:rStyle w:val="StyleHeading114ptBoldUnderlineLeftChar"/>
        </w:rPr>
      </w:pPr>
      <w:del w:id="319" w:author="Caree2" w:date="2017-04-01T11:55:00Z">
        <w:r w:rsidRPr="008F0D68" w:rsidDel="00E855A8">
          <w:rPr>
            <w:rStyle w:val="StyleHeading114ptBoldUnderlineLeftChar"/>
          </w:rPr>
          <w:delText>1.</w:delText>
        </w:r>
        <w:r w:rsidDel="00E855A8">
          <w:rPr>
            <w:rStyle w:val="StyleHeading114ptBoldUnderlineLeftChar"/>
          </w:rPr>
          <w:delText>2</w:delText>
        </w:r>
        <w:r w:rsidRPr="008F0D68" w:rsidDel="00E855A8">
          <w:rPr>
            <w:rStyle w:val="StyleHeading114ptBoldUnderlineLeftChar"/>
          </w:rPr>
          <w:delText xml:space="preserve"> – </w:delText>
        </w:r>
        <w:r w:rsidDel="00E855A8">
          <w:rPr>
            <w:rStyle w:val="StyleHeading114ptBoldUnderlineLeftChar"/>
          </w:rPr>
          <w:delText>Update the /etc/hosts file MacOS</w:delText>
        </w:r>
      </w:del>
    </w:p>
    <w:p w:rsidR="00C07774" w:rsidDel="00E855A8" w:rsidRDefault="00C07774" w:rsidP="00C07774">
      <w:pPr>
        <w:pStyle w:val="BodyTextIndent"/>
        <w:spacing w:line="240" w:lineRule="auto"/>
        <w:ind w:firstLine="0"/>
        <w:rPr>
          <w:del w:id="320" w:author="Caree2" w:date="2017-04-01T11:55:00Z"/>
          <w:rStyle w:val="StyleHeading114ptBoldUnderlineLeftChar"/>
        </w:rPr>
      </w:pPr>
    </w:p>
    <w:p w:rsidR="00C07774" w:rsidDel="00E855A8" w:rsidRDefault="00C07774" w:rsidP="00C07774">
      <w:pPr>
        <w:pStyle w:val="BodyTextIndent"/>
        <w:spacing w:line="240" w:lineRule="auto"/>
        <w:ind w:firstLine="0"/>
        <w:rPr>
          <w:del w:id="321" w:author="Caree2" w:date="2017-04-01T11:55:00Z"/>
          <w:rStyle w:val="StyleHeading114ptBoldUnderlineLeftChar"/>
        </w:rPr>
      </w:pPr>
      <w:del w:id="322" w:author="Caree2" w:date="2017-04-01T11:55:00Z">
        <w:r w:rsidRPr="008F0D68" w:rsidDel="00E855A8">
          <w:rPr>
            <w:rStyle w:val="StyleHeading114ptBoldUnderlineLeftChar"/>
          </w:rPr>
          <w:delText>1.</w:delText>
        </w:r>
        <w:r w:rsidDel="00E855A8">
          <w:rPr>
            <w:rStyle w:val="StyleHeading114ptBoldUnderlineLeftChar"/>
          </w:rPr>
          <w:delText>3</w:delText>
        </w:r>
        <w:r w:rsidRPr="008F0D68" w:rsidDel="00E855A8">
          <w:rPr>
            <w:rStyle w:val="StyleHeading114ptBoldUnderlineLeftChar"/>
          </w:rPr>
          <w:delText xml:space="preserve"> – </w:delText>
        </w:r>
        <w:r w:rsidDel="00E855A8">
          <w:rPr>
            <w:rStyle w:val="StyleHeading114ptBoldUnderlineLeftChar"/>
          </w:rPr>
          <w:delText>Update the /etc/hosts file Linux</w:delText>
        </w:r>
      </w:del>
    </w:p>
    <w:p w:rsidR="00C07774" w:rsidDel="00E855A8" w:rsidRDefault="00C07774" w:rsidP="00C07774">
      <w:pPr>
        <w:pStyle w:val="BodyTextIndent"/>
        <w:spacing w:line="240" w:lineRule="auto"/>
        <w:ind w:firstLine="0"/>
        <w:rPr>
          <w:del w:id="323" w:author="Caree2" w:date="2017-04-01T11:55:00Z"/>
          <w:rStyle w:val="StyleHeading114ptBoldUnderlineLeftChar"/>
        </w:rPr>
      </w:pPr>
    </w:p>
    <w:p w:rsidR="00C07774" w:rsidRDefault="00C07774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324" w:name="_Toc478888043"/>
      <w:r w:rsidRPr="008F0D68">
        <w:rPr>
          <w:rStyle w:val="StyleHeading114ptBoldUnderlineLeftChar"/>
        </w:rPr>
        <w:t>1</w:t>
      </w:r>
      <w:r w:rsidR="00123FCB">
        <w:rPr>
          <w:rStyle w:val="StyleHeading114ptBoldUnderlineLeftChar"/>
        </w:rPr>
        <w:t>.</w:t>
      </w:r>
      <w:ins w:id="325" w:author="Caree2" w:date="2017-04-02T07:28:00Z">
        <w:r w:rsidR="00E047DB">
          <w:rPr>
            <w:rStyle w:val="StyleHeading114ptBoldUnderlineLeftChar"/>
          </w:rPr>
          <w:t>1</w:t>
        </w:r>
      </w:ins>
      <w:del w:id="326" w:author="Caree2" w:date="2017-04-02T07:28:00Z">
        <w:r w:rsidR="00CC6D7B" w:rsidDel="00E047DB">
          <w:rPr>
            <w:rStyle w:val="StyleHeading114ptBoldUnderlineLeftChar"/>
          </w:rPr>
          <w:delText>4</w:delText>
        </w:r>
      </w:del>
      <w:r w:rsidRPr="008F0D68">
        <w:rPr>
          <w:rStyle w:val="StyleHeading114ptBoldUnderlineLeftChar"/>
        </w:rPr>
        <w:t xml:space="preserve"> – </w:t>
      </w:r>
      <w:r w:rsidR="001A4B38">
        <w:rPr>
          <w:rStyle w:val="StyleHeading114ptBoldUnderlineLeftChar"/>
        </w:rPr>
        <w:t xml:space="preserve">Create a new </w:t>
      </w:r>
      <w:ins w:id="327" w:author="Caree2" w:date="2017-04-01T11:55:00Z">
        <w:r w:rsidR="001527EF">
          <w:rPr>
            <w:rStyle w:val="StyleHeading114ptBoldUnderlineLeftChar"/>
          </w:rPr>
          <w:t>Maven</w:t>
        </w:r>
      </w:ins>
      <w:del w:id="328" w:author="Caree2" w:date="2017-04-01T11:55:00Z">
        <w:r w:rsidR="001A4B38" w:rsidDel="001527EF">
          <w:rPr>
            <w:rStyle w:val="StyleHeading114ptBoldUnderlineLeftChar"/>
          </w:rPr>
          <w:delText>Spring</w:delText>
        </w:r>
      </w:del>
      <w:r w:rsidR="001A4B38">
        <w:rPr>
          <w:rStyle w:val="StyleHeading114ptBoldUnderlineLeftChar"/>
        </w:rPr>
        <w:t xml:space="preserve"> Starter Project</w:t>
      </w:r>
      <w:bookmarkEnd w:id="324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860216">
      <w:pPr>
        <w:rPr>
          <w:rStyle w:val="StyleHeading114ptBoldUnderlineLeftChar"/>
        </w:rPr>
        <w:pPrChange w:id="329" w:author="Caree2" w:date="2017-04-02T07:05:00Z">
          <w:pPr/>
        </w:pPrChange>
      </w:pPr>
      <w:del w:id="330" w:author="Caree2" w:date="2017-04-01T11:55:00Z">
        <w:r w:rsidDel="00E855A8">
          <w:rPr>
            <w:noProof/>
          </w:rPr>
          <w:drawing>
            <wp:inline distT="0" distB="0" distL="0" distR="0" wp14:anchorId="6AB8B5F3" wp14:editId="4B292316">
              <wp:extent cx="5486400" cy="3086100"/>
              <wp:effectExtent l="0" t="0" r="0" b="0"/>
              <wp:docPr id="74" name="Picture 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086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31" w:author="Caree2" w:date="2017-04-01T11:55:00Z">
        <w:r w:rsidR="00E855A8">
          <w:rPr>
            <w:noProof/>
          </w:rPr>
          <w:drawing>
            <wp:inline distT="0" distB="0" distL="0" distR="0" wp14:anchorId="0433EDD8" wp14:editId="57382BB1">
              <wp:extent cx="5486400" cy="4963026"/>
              <wp:effectExtent l="0" t="0" r="0" b="952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496302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332" w:name="_Toc478888044"/>
      <w:r w:rsidRPr="008F0D68">
        <w:rPr>
          <w:rStyle w:val="StyleHeading114ptBoldUnderlineLeftChar"/>
        </w:rPr>
        <w:lastRenderedPageBreak/>
        <w:t>1.</w:t>
      </w:r>
      <w:ins w:id="333" w:author="Caree2" w:date="2017-04-02T07:28:00Z">
        <w:r w:rsidR="00E047DB">
          <w:rPr>
            <w:rStyle w:val="StyleHeading114ptBoldUnderlineLeftChar"/>
          </w:rPr>
          <w:t>2</w:t>
        </w:r>
      </w:ins>
      <w:del w:id="334" w:author="Caree2" w:date="2017-04-02T07:28:00Z">
        <w:r w:rsidR="00123FCB" w:rsidDel="00E047DB">
          <w:rPr>
            <w:rStyle w:val="StyleHeading114ptBoldUnderlineLeftChar"/>
          </w:rPr>
          <w:delText>5</w:delText>
        </w:r>
      </w:del>
      <w:r w:rsidRPr="008F0D68">
        <w:rPr>
          <w:rStyle w:val="StyleHeading114ptBoldUnderlineLeftChar"/>
        </w:rPr>
        <w:t xml:space="preserve"> – </w:t>
      </w:r>
      <w:ins w:id="335" w:author="Caree2" w:date="2017-04-01T11:56:00Z">
        <w:r w:rsidR="005A7AB5">
          <w:rPr>
            <w:rStyle w:val="StyleHeading114ptBoldUnderlineLeftChar"/>
          </w:rPr>
          <w:t>Check the simple project checkbox</w:t>
        </w:r>
      </w:ins>
      <w:bookmarkEnd w:id="332"/>
      <w:del w:id="336" w:author="Caree2" w:date="2017-04-01T11:56:00Z">
        <w:r w:rsidDel="005A7AB5">
          <w:rPr>
            <w:rStyle w:val="StyleHeading114ptBoldUnderlineLeftChar"/>
          </w:rPr>
          <w:delText>Fill initial values</w:delText>
        </w:r>
      </w:del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1307F9" w:rsidP="00860216">
      <w:pPr>
        <w:rPr>
          <w:b/>
          <w:bCs/>
          <w:sz w:val="32"/>
          <w:u w:val="single"/>
        </w:rPr>
        <w:pPrChange w:id="337" w:author="Caree2" w:date="2017-04-02T07:05:00Z">
          <w:pPr/>
        </w:pPrChange>
      </w:pPr>
      <w:del w:id="338" w:author="Caree2" w:date="2017-04-01T11:56:00Z">
        <w:r w:rsidDel="005A7AB5">
          <w:rPr>
            <w:noProof/>
          </w:rPr>
          <w:drawing>
            <wp:inline distT="0" distB="0" distL="0" distR="0" wp14:anchorId="4A44445B" wp14:editId="37FF25F5">
              <wp:extent cx="5486400" cy="4686300"/>
              <wp:effectExtent l="0" t="0" r="0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4686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39" w:author="Caree2" w:date="2017-04-01T11:56:00Z">
        <w:r w:rsidR="005A7AB5">
          <w:rPr>
            <w:noProof/>
          </w:rPr>
          <w:drawing>
            <wp:inline distT="0" distB="0" distL="0" distR="0" wp14:anchorId="52600C1B" wp14:editId="49BD5B6C">
              <wp:extent cx="5486400" cy="4895695"/>
              <wp:effectExtent l="0" t="0" r="0" b="63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48956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340" w:name="_Toc478888045"/>
      <w:r>
        <w:lastRenderedPageBreak/>
        <w:t>1.</w:t>
      </w:r>
      <w:ins w:id="341" w:author="Caree2" w:date="2017-04-02T07:29:00Z">
        <w:r w:rsidR="00E047DB">
          <w:t>3</w:t>
        </w:r>
      </w:ins>
      <w:del w:id="342" w:author="Caree2" w:date="2017-04-02T07:28:00Z">
        <w:r w:rsidR="00123FCB" w:rsidDel="00E047DB">
          <w:delText>6</w:delText>
        </w:r>
      </w:del>
      <w:r>
        <w:t xml:space="preserve"> </w:t>
      </w:r>
      <w:r w:rsidR="00745346">
        <w:t>–</w:t>
      </w:r>
      <w:r>
        <w:t xml:space="preserve"> </w:t>
      </w:r>
      <w:ins w:id="343" w:author="Caree2" w:date="2017-04-01T11:57:00Z">
        <w:r w:rsidR="000C173D">
          <w:t>Fill initial values</w:t>
        </w:r>
      </w:ins>
      <w:bookmarkEnd w:id="340"/>
      <w:del w:id="344" w:author="Caree2" w:date="2017-04-01T11:57:00Z">
        <w:r w:rsidR="001A4B38" w:rsidDel="000C173D">
          <w:delText>Choose Eureka and Web as starter projects</w:delText>
        </w:r>
      </w:del>
    </w:p>
    <w:p w:rsidR="001A4B38" w:rsidRDefault="001A4B38" w:rsidP="00EF5541">
      <w:pPr>
        <w:pStyle w:val="StyleHeading114ptBoldUnderlineLeft"/>
      </w:pPr>
    </w:p>
    <w:p w:rsidR="001A4B38" w:rsidRPr="00EF5541" w:rsidRDefault="00123FCB" w:rsidP="00860216">
      <w:pPr>
        <w:pPrChange w:id="345" w:author="Caree2" w:date="2017-04-02T07:05:00Z">
          <w:pPr/>
        </w:pPrChange>
      </w:pPr>
      <w:del w:id="346" w:author="Caree2" w:date="2017-04-01T11:57:00Z">
        <w:r w:rsidDel="000C173D">
          <w:rPr>
            <w:noProof/>
          </w:rPr>
          <w:drawing>
            <wp:inline distT="0" distB="0" distL="0" distR="0" wp14:anchorId="7486F998" wp14:editId="7922268A">
              <wp:extent cx="5486400" cy="4706229"/>
              <wp:effectExtent l="0" t="0" r="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47062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47" w:author="Caree2" w:date="2017-04-01T11:57:00Z">
        <w:r w:rsidR="000C173D">
          <w:rPr>
            <w:noProof/>
          </w:rPr>
          <w:drawing>
            <wp:inline distT="0" distB="0" distL="0" distR="0" wp14:anchorId="2E2D72BF" wp14:editId="2097D18B">
              <wp:extent cx="5486400" cy="4893761"/>
              <wp:effectExtent l="0" t="0" r="0" b="254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48937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409E7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409E7">
      <w:pPr>
        <w:pStyle w:val="StyleHeading114ptBoldUnderlineLeft"/>
      </w:pPr>
      <w:r w:rsidRPr="001409E7">
        <w:lastRenderedPageBreak/>
        <w:t xml:space="preserve"> </w:t>
      </w:r>
      <w:bookmarkStart w:id="348" w:name="_Toc478888046"/>
      <w:r w:rsidRPr="002612E3">
        <w:t>1.</w:t>
      </w:r>
      <w:ins w:id="349" w:author="Caree2" w:date="2017-04-02T07:29:00Z">
        <w:r w:rsidR="00E047DB">
          <w:t>4</w:t>
        </w:r>
      </w:ins>
      <w:del w:id="350" w:author="Caree2" w:date="2017-04-02T07:29:00Z">
        <w:r w:rsidR="00E55592" w:rsidDel="00E047DB">
          <w:delText>7</w:delText>
        </w:r>
      </w:del>
      <w:r w:rsidRPr="00BD37D0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348"/>
    </w:p>
    <w:p w:rsidR="001A4B38" w:rsidRDefault="001A4B38" w:rsidP="001409E7">
      <w:pPr>
        <w:pStyle w:val="h1"/>
      </w:pPr>
    </w:p>
    <w:p w:rsidR="00FE3307" w:rsidRDefault="00E55592" w:rsidP="00860216">
      <w:pPr>
        <w:pPrChange w:id="351" w:author="Caree2" w:date="2017-04-02T07:05:00Z">
          <w:pPr/>
        </w:pPrChange>
      </w:pPr>
      <w:del w:id="352" w:author="Caree2" w:date="2017-04-01T11:58:00Z">
        <w:r w:rsidDel="00241FD9">
          <w:rPr>
            <w:noProof/>
          </w:rPr>
          <w:drawing>
            <wp:inline distT="0" distB="0" distL="0" distR="0" wp14:anchorId="191E0BF5" wp14:editId="30BD7BD7">
              <wp:extent cx="5943600" cy="5069840"/>
              <wp:effectExtent l="0" t="0" r="0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069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53" w:author="Caree2" w:date="2017-04-01T11:58:00Z">
        <w:r w:rsidR="00241FD9">
          <w:rPr>
            <w:noProof/>
          </w:rPr>
          <w:drawing>
            <wp:inline distT="0" distB="0" distL="0" distR="0" wp14:anchorId="7044A5AB" wp14:editId="149484AA">
              <wp:extent cx="3248025" cy="381000"/>
              <wp:effectExtent l="0" t="0" r="9525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8025" cy="381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E3307" w:rsidRDefault="00FE3307" w:rsidP="001409E7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Del="005A7033" w:rsidRDefault="00673EC6" w:rsidP="001409E7">
      <w:pPr>
        <w:pStyle w:val="StyleHeading114ptBoldUnderlineLeft"/>
        <w:rPr>
          <w:del w:id="354" w:author="Caree2" w:date="2017-04-01T11:58:00Z"/>
        </w:rPr>
      </w:pPr>
      <w:del w:id="355" w:author="Caree2" w:date="2017-04-01T11:58:00Z">
        <w:r w:rsidDel="005A7033">
          <w:lastRenderedPageBreak/>
          <w:delText>1.</w:delText>
        </w:r>
        <w:r w:rsidR="004C2475" w:rsidDel="005A7033">
          <w:delText>8</w:delText>
        </w:r>
        <w:r w:rsidR="00FE3307" w:rsidRPr="00EA03DE" w:rsidDel="005A7033">
          <w:delText xml:space="preserve"> </w:delText>
        </w:r>
        <w:r w:rsidR="00FE3307" w:rsidDel="005A7033">
          <w:delText>–</w:delText>
        </w:r>
        <w:r w:rsidR="00FE3307" w:rsidRPr="00EA03DE" w:rsidDel="005A7033">
          <w:delText xml:space="preserve"> </w:delText>
        </w:r>
        <w:r w:rsidR="001A4B38" w:rsidDel="005A7033">
          <w:delText>Let Spring Tool Suite Prepare the Project</w:delText>
        </w:r>
      </w:del>
    </w:p>
    <w:p w:rsidR="008C77C5" w:rsidDel="005A7033" w:rsidRDefault="008C77C5" w:rsidP="001409E7">
      <w:pPr>
        <w:pStyle w:val="h1"/>
        <w:rPr>
          <w:del w:id="356" w:author="Caree2" w:date="2017-04-01T11:58:00Z"/>
        </w:rPr>
      </w:pPr>
    </w:p>
    <w:p w:rsidR="008C77C5" w:rsidDel="005A7033" w:rsidRDefault="004C2475" w:rsidP="001409E7">
      <w:pPr>
        <w:rPr>
          <w:del w:id="357" w:author="Caree2" w:date="2017-04-01T11:58:00Z"/>
        </w:rPr>
      </w:pPr>
      <w:del w:id="358" w:author="Caree2" w:date="2017-04-01T11:58:00Z">
        <w:r w:rsidDel="005A7033">
          <w:rPr>
            <w:noProof/>
          </w:rPr>
          <w:drawing>
            <wp:inline distT="0" distB="0" distL="0" distR="0" wp14:anchorId="2FA3D61B" wp14:editId="3B598DFE">
              <wp:extent cx="5276850" cy="2400300"/>
              <wp:effectExtent l="0" t="0" r="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6850" cy="2400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FE3307" w:rsidDel="005A7033" w:rsidRDefault="00FE3307" w:rsidP="005A7033">
      <w:pPr>
        <w:rPr>
          <w:del w:id="359" w:author="Caree2" w:date="2017-04-01T11:58:00Z"/>
        </w:rPr>
        <w:pPrChange w:id="360" w:author="Caree2" w:date="2017-04-01T11:58:00Z">
          <w:pPr>
            <w:pStyle w:val="h1"/>
          </w:pPr>
        </w:pPrChange>
      </w:pPr>
    </w:p>
    <w:p w:rsidR="001A4B38" w:rsidDel="005A7033" w:rsidRDefault="001A4B38" w:rsidP="001409E7">
      <w:pPr>
        <w:rPr>
          <w:del w:id="361" w:author="Caree2" w:date="2017-04-01T11:58:00Z"/>
        </w:rPr>
      </w:pPr>
    </w:p>
    <w:p w:rsidR="001A4B38" w:rsidDel="005A7033" w:rsidRDefault="001A4B38" w:rsidP="001409E7">
      <w:pPr>
        <w:pStyle w:val="h1"/>
        <w:rPr>
          <w:del w:id="362" w:author="Caree2" w:date="2017-04-01T11:58:00Z"/>
        </w:rPr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del w:id="363" w:author="Caree2" w:date="2017-04-01T11:58:00Z">
        <w:r w:rsidDel="005A7033">
          <w:br w:type="page"/>
        </w:r>
      </w:del>
    </w:p>
    <w:p w:rsidR="00FE3307" w:rsidRDefault="00FE3307" w:rsidP="001409E7">
      <w:pPr>
        <w:pStyle w:val="StyleHeading114ptBoldUnderlineLeft"/>
      </w:pPr>
      <w:bookmarkStart w:id="364" w:name="_Toc478888047"/>
      <w:r w:rsidRPr="00EA03DE">
        <w:t>1.</w:t>
      </w:r>
      <w:ins w:id="365" w:author="Caree2" w:date="2017-04-02T07:29:00Z">
        <w:r w:rsidR="00E047DB">
          <w:t>5</w:t>
        </w:r>
      </w:ins>
      <w:del w:id="366" w:author="Caree2" w:date="2017-04-02T07:29:00Z">
        <w:r w:rsidR="00481184" w:rsidDel="00E047DB">
          <w:delText>9</w:delText>
        </w:r>
      </w:del>
      <w:r w:rsidRPr="00EA03DE">
        <w:t xml:space="preserve"> </w:t>
      </w:r>
      <w:r>
        <w:t>–</w:t>
      </w:r>
      <w:r w:rsidRPr="00EA03DE">
        <w:t xml:space="preserve"> </w:t>
      </w:r>
      <w:r w:rsidR="00E1501E">
        <w:t>Verify the project identification in the pom.xml</w:t>
      </w:r>
      <w:bookmarkEnd w:id="364"/>
    </w:p>
    <w:p w:rsidR="00E1501E" w:rsidRDefault="00E1501E" w:rsidP="001409E7">
      <w:pPr>
        <w:pStyle w:val="StyleHeading114ptBoldUnderlineLeft"/>
      </w:pPr>
    </w:p>
    <w:p w:rsidR="005A7033" w:rsidRDefault="00E1501E" w:rsidP="00860216">
      <w:pPr>
        <w:rPr>
          <w:ins w:id="367" w:author="Caree2" w:date="2017-04-01T11:59:00Z"/>
        </w:rPr>
        <w:pPrChange w:id="368" w:author="Caree2" w:date="2017-04-02T07:05:00Z">
          <w:pPr>
            <w:autoSpaceDE w:val="0"/>
            <w:autoSpaceDN w:val="0"/>
            <w:adjustRightInd w:val="0"/>
          </w:pPr>
        </w:pPrChange>
      </w:pPr>
      <w:r>
        <w:tab/>
      </w:r>
      <w:ins w:id="369" w:author="Caree2" w:date="2017-04-01T11:59:00Z">
        <w:r w:rsidR="005A7033">
          <w:t xml:space="preserve">  </w:t>
        </w:r>
        <w:r w:rsidR="005A7033">
          <w:rPr>
            <w:color w:val="008080"/>
          </w:rPr>
          <w:t>&lt;</w:t>
        </w:r>
        <w:r w:rsidR="005A7033">
          <w:rPr>
            <w:color w:val="3F7F7F"/>
          </w:rPr>
          <w:t>groupId</w:t>
        </w:r>
        <w:r w:rsidR="005A7033">
          <w:rPr>
            <w:color w:val="008080"/>
          </w:rPr>
          <w:t>&gt;</w:t>
        </w:r>
        <w:r w:rsidR="005A7033">
          <w:t>com.rollingstone</w:t>
        </w:r>
        <w:r w:rsidR="005A7033">
          <w:rPr>
            <w:color w:val="008080"/>
          </w:rPr>
          <w:t>&lt;/</w:t>
        </w:r>
        <w:r w:rsidR="005A7033">
          <w:rPr>
            <w:color w:val="3F7F7F"/>
          </w:rPr>
          <w:t>groupId</w:t>
        </w:r>
        <w:r w:rsidR="005A7033">
          <w:rPr>
            <w:color w:val="008080"/>
          </w:rPr>
          <w:t>&gt;</w:t>
        </w:r>
      </w:ins>
    </w:p>
    <w:p w:rsidR="005A7033" w:rsidRDefault="005A7033" w:rsidP="00860216">
      <w:pPr>
        <w:rPr>
          <w:ins w:id="370" w:author="Caree2" w:date="2017-04-01T11:59:00Z"/>
        </w:rPr>
        <w:pPrChange w:id="371" w:author="Caree2" w:date="2017-04-02T07:05:00Z">
          <w:pPr>
            <w:autoSpaceDE w:val="0"/>
            <w:autoSpaceDN w:val="0"/>
            <w:adjustRightInd w:val="0"/>
          </w:pPr>
        </w:pPrChange>
      </w:pPr>
      <w:ins w:id="372" w:author="Caree2" w:date="2017-04-01T11:59:00Z">
        <w:r>
          <w:t xml:space="preserve">  </w:t>
        </w:r>
        <w:r>
          <w:rPr>
            <w:color w:val="008080"/>
          </w:rPr>
          <w:t>&lt;</w:t>
        </w:r>
        <w:r>
          <w:rPr>
            <w:color w:val="3F7F7F"/>
          </w:rPr>
          <w:t>artifactId</w:t>
        </w:r>
        <w:r>
          <w:rPr>
            <w:color w:val="008080"/>
          </w:rPr>
          <w:t>&gt;</w:t>
        </w:r>
        <w:r>
          <w:rPr>
            <w:u w:val="single"/>
          </w:rPr>
          <w:t>udemy</w:t>
        </w:r>
        <w:r>
          <w:t>-</w:t>
        </w:r>
        <w:r>
          <w:rPr>
            <w:u w:val="single"/>
          </w:rPr>
          <w:t>rsmortgage</w:t>
        </w:r>
        <w:r>
          <w:t>-spring-</w:t>
        </w:r>
        <w:r>
          <w:rPr>
            <w:u w:val="single"/>
          </w:rPr>
          <w:t>aop</w:t>
        </w:r>
        <w:r>
          <w:t>-</w:t>
        </w:r>
        <w:r>
          <w:rPr>
            <w:u w:val="single"/>
          </w:rPr>
          <w:t>afterretruning</w:t>
        </w:r>
        <w:r>
          <w:rPr>
            <w:color w:val="008080"/>
          </w:rPr>
          <w:t>&lt;/</w:t>
        </w:r>
        <w:r>
          <w:rPr>
            <w:color w:val="3F7F7F"/>
          </w:rPr>
          <w:t>artifactId</w:t>
        </w:r>
        <w:r>
          <w:rPr>
            <w:color w:val="008080"/>
          </w:rPr>
          <w:t>&gt;</w:t>
        </w:r>
      </w:ins>
    </w:p>
    <w:p w:rsidR="005A7033" w:rsidRDefault="005A7033" w:rsidP="00860216">
      <w:pPr>
        <w:rPr>
          <w:ins w:id="373" w:author="Caree2" w:date="2017-04-01T11:59:00Z"/>
        </w:rPr>
        <w:pPrChange w:id="374" w:author="Caree2" w:date="2017-04-02T07:05:00Z">
          <w:pPr>
            <w:autoSpaceDE w:val="0"/>
            <w:autoSpaceDN w:val="0"/>
            <w:adjustRightInd w:val="0"/>
          </w:pPr>
        </w:pPrChange>
      </w:pPr>
      <w:ins w:id="375" w:author="Caree2" w:date="2017-04-01T11:59:00Z">
        <w:r>
          <w:t xml:space="preserve">  </w:t>
        </w:r>
        <w:r>
          <w:rPr>
            <w:color w:val="008080"/>
          </w:rPr>
          <w:t>&lt;</w:t>
        </w:r>
        <w:r>
          <w:rPr>
            <w:color w:val="3F7F7F"/>
          </w:rPr>
          <w:t>version</w:t>
        </w:r>
        <w:r>
          <w:rPr>
            <w:color w:val="008080"/>
          </w:rPr>
          <w:t>&gt;</w:t>
        </w:r>
        <w:r>
          <w:t>0.0.1-SNAPSHOT</w:t>
        </w:r>
        <w:r>
          <w:rPr>
            <w:color w:val="008080"/>
          </w:rPr>
          <w:t>&lt;/</w:t>
        </w:r>
        <w:r>
          <w:rPr>
            <w:color w:val="3F7F7F"/>
          </w:rPr>
          <w:t>version</w:t>
        </w:r>
        <w:r>
          <w:rPr>
            <w:color w:val="008080"/>
          </w:rPr>
          <w:t>&gt;</w:t>
        </w:r>
      </w:ins>
    </w:p>
    <w:p w:rsidR="005A7033" w:rsidRDefault="005A7033" w:rsidP="00860216">
      <w:pPr>
        <w:rPr>
          <w:ins w:id="376" w:author="Caree2" w:date="2017-04-01T11:59:00Z"/>
        </w:rPr>
        <w:pPrChange w:id="377" w:author="Caree2" w:date="2017-04-02T07:05:00Z">
          <w:pPr>
            <w:autoSpaceDE w:val="0"/>
            <w:autoSpaceDN w:val="0"/>
            <w:adjustRightInd w:val="0"/>
          </w:pPr>
        </w:pPrChange>
      </w:pPr>
      <w:ins w:id="378" w:author="Caree2" w:date="2017-04-01T11:59:00Z">
        <w:r>
          <w:t xml:space="preserve">  </w:t>
        </w:r>
        <w:r>
          <w:rPr>
            <w:color w:val="008080"/>
          </w:rPr>
          <w:t>&lt;</w:t>
        </w:r>
        <w:r>
          <w:rPr>
            <w:color w:val="3F7F7F"/>
          </w:rPr>
          <w:t>name</w:t>
        </w:r>
        <w:r>
          <w:rPr>
            <w:color w:val="008080"/>
          </w:rPr>
          <w:t>&gt;</w:t>
        </w:r>
        <w:r>
          <w:rPr>
            <w:u w:val="single"/>
          </w:rPr>
          <w:t>udemy</w:t>
        </w:r>
        <w:r>
          <w:t>-</w:t>
        </w:r>
        <w:r>
          <w:rPr>
            <w:u w:val="single"/>
          </w:rPr>
          <w:t>rsmortgage</w:t>
        </w:r>
        <w:r>
          <w:t>-spring-framework-introduction</w:t>
        </w:r>
        <w:r>
          <w:rPr>
            <w:color w:val="008080"/>
          </w:rPr>
          <w:t>&lt;/</w:t>
        </w:r>
        <w:r>
          <w:rPr>
            <w:color w:val="3F7F7F"/>
          </w:rPr>
          <w:t>name</w:t>
        </w:r>
        <w:r>
          <w:rPr>
            <w:color w:val="008080"/>
          </w:rPr>
          <w:t>&gt;</w:t>
        </w:r>
      </w:ins>
    </w:p>
    <w:p w:rsidR="00E1501E" w:rsidDel="005A7033" w:rsidRDefault="005A7033" w:rsidP="00860216">
      <w:pPr>
        <w:rPr>
          <w:del w:id="379" w:author="Caree2" w:date="2017-04-01T11:59:00Z"/>
        </w:rPr>
        <w:pPrChange w:id="380" w:author="Caree2" w:date="2017-04-02T07:05:00Z">
          <w:pPr/>
        </w:pPrChange>
      </w:pPr>
      <w:ins w:id="381" w:author="Caree2" w:date="2017-04-01T11:59:00Z">
        <w:r>
          <w:t xml:space="preserve">  </w:t>
        </w:r>
        <w:r>
          <w:rPr>
            <w:color w:val="008080"/>
          </w:rPr>
          <w:t>&lt;</w:t>
        </w:r>
        <w:r>
          <w:rPr>
            <w:color w:val="3F7F7F"/>
          </w:rPr>
          <w:t>description</w:t>
        </w:r>
        <w:r>
          <w:rPr>
            <w:color w:val="008080"/>
          </w:rPr>
          <w:t>&gt;</w:t>
        </w:r>
        <w:r>
          <w:rPr>
            <w:u w:val="single"/>
          </w:rPr>
          <w:t>udemy</w:t>
        </w:r>
        <w:r>
          <w:t>-</w:t>
        </w:r>
        <w:r>
          <w:rPr>
            <w:u w:val="single"/>
          </w:rPr>
          <w:t>rsmortgage</w:t>
        </w:r>
        <w:r>
          <w:t>-spring-framework-introduction</w:t>
        </w:r>
        <w:r>
          <w:rPr>
            <w:color w:val="008080"/>
          </w:rPr>
          <w:t>&lt;/</w:t>
        </w:r>
        <w:r>
          <w:rPr>
            <w:color w:val="3F7F7F"/>
          </w:rPr>
          <w:t>description</w:t>
        </w:r>
        <w:r>
          <w:rPr>
            <w:color w:val="008080"/>
          </w:rPr>
          <w:t>&gt;</w:t>
        </w:r>
      </w:ins>
      <w:del w:id="382" w:author="Caree2" w:date="2017-04-01T11:59:00Z">
        <w:r w:rsidR="00E1501E" w:rsidDel="005A7033">
          <w:rPr>
            <w:color w:val="008080"/>
          </w:rPr>
          <w:delText>&lt;</w:delText>
        </w:r>
        <w:r w:rsidR="00E1501E" w:rsidDel="005A7033">
          <w:rPr>
            <w:color w:val="3F7F7F"/>
          </w:rPr>
          <w:delText>groupId</w:delText>
        </w:r>
        <w:r w:rsidR="00E1501E" w:rsidDel="005A7033">
          <w:rPr>
            <w:color w:val="008080"/>
          </w:rPr>
          <w:delText>&gt;</w:delText>
        </w:r>
        <w:r w:rsidR="00E1501E" w:rsidDel="005A7033">
          <w:delText>com.rollingstone</w:delText>
        </w:r>
        <w:r w:rsidR="00E1501E" w:rsidDel="005A7033">
          <w:rPr>
            <w:color w:val="008080"/>
          </w:rPr>
          <w:delText>&lt;/</w:delText>
        </w:r>
        <w:r w:rsidR="00E1501E" w:rsidDel="005A7033">
          <w:rPr>
            <w:color w:val="3F7F7F"/>
          </w:rPr>
          <w:delText>groupId</w:delText>
        </w:r>
        <w:r w:rsidR="00E1501E" w:rsidDel="005A7033">
          <w:rPr>
            <w:color w:val="008080"/>
          </w:rPr>
          <w:delText>&gt;</w:delText>
        </w:r>
      </w:del>
    </w:p>
    <w:p w:rsidR="00E1501E" w:rsidDel="005A7033" w:rsidRDefault="00E1501E" w:rsidP="00860216">
      <w:pPr>
        <w:rPr>
          <w:del w:id="383" w:author="Caree2" w:date="2017-04-01T11:59:00Z"/>
        </w:rPr>
        <w:pPrChange w:id="384" w:author="Caree2" w:date="2017-04-02T07:05:00Z">
          <w:pPr/>
        </w:pPrChange>
      </w:pPr>
      <w:del w:id="385" w:author="Caree2" w:date="2017-04-01T11:59:00Z">
        <w:r w:rsidDel="005A7033">
          <w:tab/>
        </w:r>
        <w:r w:rsidDel="005A7033">
          <w:rPr>
            <w:color w:val="008080"/>
          </w:rPr>
          <w:delText>&lt;</w:delText>
        </w:r>
        <w:r w:rsidDel="005A7033">
          <w:rPr>
            <w:color w:val="3F7F7F"/>
          </w:rPr>
          <w:delText>artifactId</w:delText>
        </w:r>
        <w:r w:rsidDel="005A7033">
          <w:rPr>
            <w:color w:val="008080"/>
          </w:rPr>
          <w:delText>&gt;</w:delText>
        </w:r>
        <w:r w:rsidDel="005A7033">
          <w:rPr>
            <w:u w:val="single"/>
          </w:rPr>
          <w:delText>udemy</w:delText>
        </w:r>
        <w:r w:rsidDel="005A7033">
          <w:delText>-</w:delText>
        </w:r>
        <w:r w:rsidDel="005A7033">
          <w:rPr>
            <w:u w:val="single"/>
          </w:rPr>
          <w:delText>rsmortgage</w:delText>
        </w:r>
        <w:r w:rsidDel="005A7033">
          <w:delText>-</w:delText>
        </w:r>
        <w:r w:rsidDel="005A7033">
          <w:rPr>
            <w:u w:val="single"/>
          </w:rPr>
          <w:delText>eureka</w:delText>
        </w:r>
        <w:r w:rsidDel="005A7033">
          <w:delText>-service-discovery-ha</w:delText>
        </w:r>
        <w:r w:rsidDel="005A7033">
          <w:rPr>
            <w:color w:val="008080"/>
          </w:rPr>
          <w:delText>&lt;/</w:delText>
        </w:r>
        <w:r w:rsidDel="005A7033">
          <w:rPr>
            <w:color w:val="3F7F7F"/>
          </w:rPr>
          <w:delText>artifactId</w:delText>
        </w:r>
        <w:r w:rsidDel="005A7033">
          <w:rPr>
            <w:color w:val="008080"/>
          </w:rPr>
          <w:delText>&gt;</w:delText>
        </w:r>
      </w:del>
    </w:p>
    <w:p w:rsidR="00E1501E" w:rsidDel="005A7033" w:rsidRDefault="00E1501E" w:rsidP="00860216">
      <w:pPr>
        <w:rPr>
          <w:del w:id="386" w:author="Caree2" w:date="2017-04-01T11:59:00Z"/>
        </w:rPr>
        <w:pPrChange w:id="387" w:author="Caree2" w:date="2017-04-02T07:05:00Z">
          <w:pPr/>
        </w:pPrChange>
      </w:pPr>
      <w:del w:id="388" w:author="Caree2" w:date="2017-04-01T11:59:00Z">
        <w:r w:rsidDel="005A7033">
          <w:tab/>
        </w:r>
        <w:r w:rsidDel="005A7033">
          <w:rPr>
            <w:color w:val="008080"/>
          </w:rPr>
          <w:delText>&lt;</w:delText>
        </w:r>
        <w:r w:rsidDel="005A7033">
          <w:rPr>
            <w:color w:val="3F7F7F"/>
          </w:rPr>
          <w:delText>version</w:delText>
        </w:r>
        <w:r w:rsidDel="005A7033">
          <w:rPr>
            <w:color w:val="008080"/>
          </w:rPr>
          <w:delText>&gt;</w:delText>
        </w:r>
        <w:r w:rsidDel="005A7033">
          <w:delText>0.0.1-SNAPSHOT</w:delText>
        </w:r>
        <w:r w:rsidDel="005A7033">
          <w:rPr>
            <w:color w:val="008080"/>
          </w:rPr>
          <w:delText>&lt;/</w:delText>
        </w:r>
        <w:r w:rsidDel="005A7033">
          <w:rPr>
            <w:color w:val="3F7F7F"/>
          </w:rPr>
          <w:delText>version</w:delText>
        </w:r>
        <w:r w:rsidDel="005A7033">
          <w:rPr>
            <w:color w:val="008080"/>
          </w:rPr>
          <w:delText>&gt;</w:delText>
        </w:r>
      </w:del>
    </w:p>
    <w:p w:rsidR="00E1501E" w:rsidDel="005A7033" w:rsidRDefault="00E1501E" w:rsidP="00860216">
      <w:pPr>
        <w:rPr>
          <w:del w:id="389" w:author="Caree2" w:date="2017-04-01T11:59:00Z"/>
        </w:rPr>
        <w:pPrChange w:id="390" w:author="Caree2" w:date="2017-04-02T07:05:00Z">
          <w:pPr/>
        </w:pPrChange>
      </w:pPr>
      <w:del w:id="391" w:author="Caree2" w:date="2017-04-01T11:59:00Z">
        <w:r w:rsidDel="005A7033">
          <w:tab/>
        </w:r>
        <w:r w:rsidDel="005A7033">
          <w:rPr>
            <w:color w:val="008080"/>
          </w:rPr>
          <w:delText>&lt;</w:delText>
        </w:r>
        <w:r w:rsidDel="005A7033">
          <w:rPr>
            <w:color w:val="3F7F7F"/>
          </w:rPr>
          <w:delText>packaging</w:delText>
        </w:r>
        <w:r w:rsidDel="005A7033">
          <w:rPr>
            <w:color w:val="008080"/>
          </w:rPr>
          <w:delText>&gt;</w:delText>
        </w:r>
        <w:r w:rsidDel="005A7033">
          <w:delText>jar</w:delText>
        </w:r>
        <w:r w:rsidDel="005A7033">
          <w:rPr>
            <w:color w:val="008080"/>
          </w:rPr>
          <w:delText>&lt;/</w:delText>
        </w:r>
        <w:r w:rsidDel="005A7033">
          <w:rPr>
            <w:color w:val="3F7F7F"/>
          </w:rPr>
          <w:delText>packaging</w:delText>
        </w:r>
        <w:r w:rsidDel="005A7033">
          <w:rPr>
            <w:color w:val="008080"/>
          </w:rPr>
          <w:delText>&gt;</w:delText>
        </w:r>
      </w:del>
    </w:p>
    <w:p w:rsidR="00E1501E" w:rsidDel="005A7033" w:rsidRDefault="00E1501E" w:rsidP="00860216">
      <w:pPr>
        <w:rPr>
          <w:del w:id="392" w:author="Caree2" w:date="2017-04-01T11:59:00Z"/>
        </w:rPr>
        <w:pPrChange w:id="393" w:author="Caree2" w:date="2017-04-02T07:05:00Z">
          <w:pPr/>
        </w:pPrChange>
      </w:pPr>
    </w:p>
    <w:p w:rsidR="00E1501E" w:rsidDel="005A7033" w:rsidRDefault="00E1501E" w:rsidP="00860216">
      <w:pPr>
        <w:rPr>
          <w:del w:id="394" w:author="Caree2" w:date="2017-04-01T11:59:00Z"/>
        </w:rPr>
        <w:pPrChange w:id="395" w:author="Caree2" w:date="2017-04-02T07:05:00Z">
          <w:pPr/>
        </w:pPrChange>
      </w:pPr>
      <w:del w:id="396" w:author="Caree2" w:date="2017-04-01T11:59:00Z">
        <w:r w:rsidDel="005A7033">
          <w:tab/>
        </w:r>
        <w:r w:rsidDel="005A7033">
          <w:rPr>
            <w:color w:val="008080"/>
          </w:rPr>
          <w:delText>&lt;</w:delText>
        </w:r>
        <w:r w:rsidDel="005A7033">
          <w:rPr>
            <w:color w:val="3F7F7F"/>
          </w:rPr>
          <w:delText>name</w:delText>
        </w:r>
        <w:r w:rsidDel="005A7033">
          <w:rPr>
            <w:color w:val="008080"/>
          </w:rPr>
          <w:delText>&gt;</w:delText>
        </w:r>
        <w:r w:rsidDel="005A7033">
          <w:rPr>
            <w:u w:val="single"/>
          </w:rPr>
          <w:delText>udemy</w:delText>
        </w:r>
        <w:r w:rsidDel="005A7033">
          <w:delText>-</w:delText>
        </w:r>
        <w:r w:rsidDel="005A7033">
          <w:rPr>
            <w:u w:val="single"/>
          </w:rPr>
          <w:delText>rsmortgage</w:delText>
        </w:r>
        <w:r w:rsidDel="005A7033">
          <w:delText>-</w:delText>
        </w:r>
        <w:r w:rsidDel="005A7033">
          <w:rPr>
            <w:u w:val="single"/>
          </w:rPr>
          <w:delText>eureka</w:delText>
        </w:r>
        <w:r w:rsidDel="005A7033">
          <w:delText>-service-discovery-ha</w:delText>
        </w:r>
        <w:r w:rsidDel="005A7033">
          <w:rPr>
            <w:color w:val="008080"/>
          </w:rPr>
          <w:delText>&lt;/</w:delText>
        </w:r>
        <w:r w:rsidDel="005A7033">
          <w:rPr>
            <w:color w:val="3F7F7F"/>
          </w:rPr>
          <w:delText>name</w:delText>
        </w:r>
        <w:r w:rsidDel="005A7033">
          <w:rPr>
            <w:color w:val="008080"/>
          </w:rPr>
          <w:delText>&gt;</w:delText>
        </w:r>
      </w:del>
    </w:p>
    <w:p w:rsidR="00E1501E" w:rsidRDefault="00E1501E" w:rsidP="00860216">
      <w:pPr>
        <w:pPrChange w:id="397" w:author="Caree2" w:date="2017-04-02T07:05:00Z">
          <w:pPr/>
        </w:pPrChange>
      </w:pPr>
      <w:del w:id="398" w:author="Caree2" w:date="2017-04-01T11:59:00Z">
        <w:r w:rsidDel="005A7033">
          <w:tab/>
        </w:r>
        <w:r w:rsidDel="005A7033">
          <w:rPr>
            <w:color w:val="008080"/>
          </w:rPr>
          <w:delText>&lt;</w:delText>
        </w:r>
        <w:r w:rsidDel="005A7033">
          <w:rPr>
            <w:color w:val="3F7F7F"/>
          </w:rPr>
          <w:delText>description</w:delText>
        </w:r>
        <w:r w:rsidDel="005A7033">
          <w:rPr>
            <w:color w:val="008080"/>
          </w:rPr>
          <w:delText>&gt;</w:delText>
        </w:r>
        <w:r w:rsidDel="005A7033">
          <w:delText xml:space="preserve">Spring Starter Project for </w:delText>
        </w:r>
        <w:r w:rsidR="00250326" w:rsidDel="005A7033">
          <w:delText>Service Discovery</w:delText>
        </w:r>
        <w:r w:rsidDel="005A7033">
          <w:rPr>
            <w:color w:val="008080"/>
          </w:rPr>
          <w:delText>&lt;/</w:delText>
        </w:r>
        <w:r w:rsidDel="005A7033">
          <w:rPr>
            <w:color w:val="3F7F7F"/>
          </w:rPr>
          <w:delText>description</w:delText>
        </w:r>
        <w:r w:rsidDel="005A7033">
          <w:rPr>
            <w:color w:val="008080"/>
          </w:rPr>
          <w:delText>&gt;</w:delText>
        </w:r>
      </w:del>
    </w:p>
    <w:p w:rsidR="00E1501E" w:rsidRDefault="00E1501E" w:rsidP="0091290A"/>
    <w:p w:rsidR="00E1501E" w:rsidDel="005A7033" w:rsidRDefault="00E1501E" w:rsidP="00E1501E">
      <w:pPr>
        <w:pStyle w:val="StyleHeading114ptBoldUnderlineLeft"/>
        <w:rPr>
          <w:del w:id="399" w:author="Caree2" w:date="2017-04-01T12:00:00Z"/>
        </w:rPr>
      </w:pPr>
      <w:del w:id="400" w:author="Caree2" w:date="2017-04-01T12:00:00Z">
        <w:r w:rsidRPr="00EA03DE" w:rsidDel="005A7033">
          <w:delText>1.</w:delText>
        </w:r>
        <w:r w:rsidDel="005A7033">
          <w:delText>10</w:delText>
        </w:r>
        <w:r w:rsidRPr="00EA03DE" w:rsidDel="005A7033">
          <w:delText xml:space="preserve"> </w:delText>
        </w:r>
        <w:r w:rsidDel="005A7033">
          <w:delText>–</w:delText>
        </w:r>
        <w:r w:rsidRPr="00EA03DE" w:rsidDel="005A7033">
          <w:delText xml:space="preserve"> </w:delText>
        </w:r>
        <w:r w:rsidDel="005A7033">
          <w:delText>Add Parent project</w:delText>
        </w:r>
      </w:del>
    </w:p>
    <w:p w:rsidR="00E1501E" w:rsidDel="005A7033" w:rsidRDefault="00E1501E" w:rsidP="00E1501E">
      <w:pPr>
        <w:pStyle w:val="StyleHeading114ptBoldUnderlineLeft"/>
        <w:rPr>
          <w:del w:id="401" w:author="Caree2" w:date="2017-04-01T12:00:00Z"/>
        </w:rPr>
      </w:pPr>
    </w:p>
    <w:p w:rsidR="00E1501E" w:rsidRPr="0091290A" w:rsidDel="005A7033" w:rsidRDefault="00E1501E" w:rsidP="0091290A">
      <w:pPr>
        <w:rPr>
          <w:del w:id="402" w:author="Caree2" w:date="2017-04-01T12:00:00Z"/>
          <w:color w:val="008080"/>
        </w:rPr>
      </w:pPr>
      <w:del w:id="403" w:author="Caree2" w:date="2017-04-01T12:00:00Z">
        <w:r w:rsidDel="005A7033">
          <w:rPr>
            <w:rFonts w:ascii="Consolas" w:hAnsi="Consolas" w:cs="Consolas"/>
            <w:color w:val="000000"/>
            <w:sz w:val="20"/>
            <w:szCs w:val="20"/>
          </w:rPr>
          <w:tab/>
        </w:r>
        <w:r w:rsidRPr="0091290A" w:rsidDel="005A7033">
          <w:rPr>
            <w:color w:val="008080"/>
          </w:rPr>
          <w:delText>&lt;parent&gt;</w:delText>
        </w:r>
      </w:del>
    </w:p>
    <w:p w:rsidR="00E1501E" w:rsidRPr="0091290A" w:rsidDel="005A7033" w:rsidRDefault="00E1501E" w:rsidP="0091290A">
      <w:pPr>
        <w:rPr>
          <w:del w:id="404" w:author="Caree2" w:date="2017-04-01T12:00:00Z"/>
          <w:color w:val="008080"/>
        </w:rPr>
      </w:pPr>
      <w:del w:id="405" w:author="Caree2" w:date="2017-04-01T12:00:00Z">
        <w:r w:rsidRPr="0091290A" w:rsidDel="005A7033">
          <w:rPr>
            <w:color w:val="008080"/>
          </w:rPr>
          <w:tab/>
        </w:r>
        <w:r w:rsidRPr="0091290A" w:rsidDel="005A7033">
          <w:rPr>
            <w:color w:val="008080"/>
          </w:rPr>
          <w:tab/>
          <w:delText>&lt;groupId&gt;org.springframework.boot&lt;/groupId&gt;</w:delText>
        </w:r>
      </w:del>
    </w:p>
    <w:p w:rsidR="00E1501E" w:rsidRPr="0091290A" w:rsidDel="005A7033" w:rsidRDefault="00E1501E" w:rsidP="0091290A">
      <w:pPr>
        <w:rPr>
          <w:del w:id="406" w:author="Caree2" w:date="2017-04-01T12:00:00Z"/>
          <w:color w:val="008080"/>
        </w:rPr>
      </w:pPr>
      <w:del w:id="407" w:author="Caree2" w:date="2017-04-01T12:00:00Z">
        <w:r w:rsidRPr="0091290A" w:rsidDel="005A7033">
          <w:rPr>
            <w:color w:val="008080"/>
          </w:rPr>
          <w:tab/>
        </w:r>
        <w:r w:rsidRPr="0091290A" w:rsidDel="005A7033">
          <w:rPr>
            <w:color w:val="008080"/>
          </w:rPr>
          <w:tab/>
          <w:delText>&lt;artifactId&gt;spring-boot-starter-parent&lt;/artifactId&gt;</w:delText>
        </w:r>
      </w:del>
    </w:p>
    <w:p w:rsidR="00E1501E" w:rsidRPr="0091290A" w:rsidDel="005A7033" w:rsidRDefault="00E1501E" w:rsidP="0091290A">
      <w:pPr>
        <w:rPr>
          <w:del w:id="408" w:author="Caree2" w:date="2017-04-01T12:00:00Z"/>
          <w:color w:val="008080"/>
        </w:rPr>
      </w:pPr>
      <w:del w:id="409" w:author="Caree2" w:date="2017-04-01T12:00:00Z">
        <w:r w:rsidRPr="0091290A" w:rsidDel="005A7033">
          <w:rPr>
            <w:color w:val="008080"/>
          </w:rPr>
          <w:tab/>
        </w:r>
        <w:r w:rsidRPr="0091290A" w:rsidDel="005A7033">
          <w:rPr>
            <w:color w:val="008080"/>
          </w:rPr>
          <w:tab/>
          <w:delText>&lt;version&gt;1.4.1.RELEASE&lt;/version&gt;</w:delText>
        </w:r>
      </w:del>
    </w:p>
    <w:p w:rsidR="00E1501E" w:rsidRPr="0091290A" w:rsidDel="005A7033" w:rsidRDefault="00E1501E" w:rsidP="0091290A">
      <w:pPr>
        <w:rPr>
          <w:del w:id="410" w:author="Caree2" w:date="2017-04-01T12:00:00Z"/>
          <w:color w:val="008080"/>
        </w:rPr>
      </w:pPr>
      <w:del w:id="411" w:author="Caree2" w:date="2017-04-01T12:00:00Z">
        <w:r w:rsidRPr="0091290A" w:rsidDel="005A7033">
          <w:rPr>
            <w:color w:val="008080"/>
          </w:rPr>
          <w:tab/>
        </w:r>
        <w:r w:rsidRPr="0091290A" w:rsidDel="005A7033">
          <w:rPr>
            <w:color w:val="008080"/>
          </w:rPr>
          <w:tab/>
          <w:delText>&lt;relativePath/&gt; &lt;!-- lookup parent from repository --&gt;</w:delText>
        </w:r>
      </w:del>
    </w:p>
    <w:p w:rsidR="00E1501E" w:rsidRPr="0091290A" w:rsidDel="005A7033" w:rsidRDefault="00E1501E" w:rsidP="0091290A">
      <w:pPr>
        <w:rPr>
          <w:del w:id="412" w:author="Caree2" w:date="2017-04-01T12:00:00Z"/>
          <w:color w:val="008080"/>
        </w:rPr>
      </w:pPr>
      <w:del w:id="413" w:author="Caree2" w:date="2017-04-01T12:00:00Z">
        <w:r w:rsidRPr="0091290A" w:rsidDel="005A7033">
          <w:rPr>
            <w:color w:val="008080"/>
          </w:rPr>
          <w:tab/>
          <w:delText>&lt;/parent&gt;</w:delText>
        </w:r>
      </w:del>
    </w:p>
    <w:p w:rsidR="00E1501E" w:rsidRDefault="00E1501E" w:rsidP="00E1501E">
      <w:pPr>
        <w:pStyle w:val="StyleHeading114ptBoldUnderlineLeft"/>
      </w:pPr>
    </w:p>
    <w:p w:rsidR="00E1501E" w:rsidRDefault="00E1501E" w:rsidP="00E1501E">
      <w:pPr>
        <w:pStyle w:val="StyleHeading114ptBoldUnderlineLeft"/>
      </w:pPr>
      <w:bookmarkStart w:id="414" w:name="_Toc478888048"/>
      <w:r w:rsidRPr="00EA03DE">
        <w:t>1.</w:t>
      </w:r>
      <w:ins w:id="415" w:author="Caree2" w:date="2017-04-02T07:29:00Z">
        <w:r w:rsidR="00E047DB">
          <w:t>6</w:t>
        </w:r>
      </w:ins>
      <w:del w:id="416" w:author="Caree2" w:date="2017-04-02T07:29:00Z">
        <w:r w:rsidDel="00E047DB">
          <w:delText>11</w:delText>
        </w:r>
      </w:del>
      <w:r w:rsidRPr="00EA03DE">
        <w:t xml:space="preserve"> </w:t>
      </w:r>
      <w:r>
        <w:t>–</w:t>
      </w:r>
      <w:r w:rsidRPr="00EA03DE">
        <w:t xml:space="preserve"> </w:t>
      </w:r>
      <w:r>
        <w:t>Add Properties</w:t>
      </w:r>
      <w:bookmarkEnd w:id="414"/>
    </w:p>
    <w:p w:rsidR="00E1501E" w:rsidRDefault="00E1501E" w:rsidP="00E1501E">
      <w:pPr>
        <w:pStyle w:val="StyleHeading114ptBoldUnderlineLeft"/>
      </w:pPr>
    </w:p>
    <w:p w:rsidR="00253D2D" w:rsidRPr="00880017" w:rsidRDefault="00253D2D" w:rsidP="00860216">
      <w:pPr>
        <w:rPr>
          <w:ins w:id="417" w:author="Caree2" w:date="2017-04-01T12:03:00Z"/>
          <w:color w:val="008080"/>
          <w:rPrChange w:id="418" w:author="Caree2" w:date="2017-04-02T07:52:00Z">
            <w:rPr>
              <w:ins w:id="419" w:author="Caree2" w:date="2017-04-01T12:03:00Z"/>
            </w:rPr>
          </w:rPrChange>
        </w:rPr>
        <w:pPrChange w:id="420" w:author="Caree2" w:date="2017-04-02T07:05:00Z">
          <w:pPr>
            <w:autoSpaceDE w:val="0"/>
            <w:autoSpaceDN w:val="0"/>
            <w:adjustRightInd w:val="0"/>
          </w:pPr>
        </w:pPrChange>
      </w:pPr>
      <w:ins w:id="421" w:author="Caree2" w:date="2017-04-01T12:03:00Z">
        <w:r>
          <w:rPr>
            <w:color w:val="008080"/>
          </w:rPr>
          <w:t>&lt;</w:t>
        </w:r>
        <w:r w:rsidRPr="00880017">
          <w:rPr>
            <w:color w:val="008080"/>
            <w:rPrChange w:id="422" w:author="Caree2" w:date="2017-04-02T07:52:00Z">
              <w:rPr/>
            </w:rPrChange>
          </w:rPr>
          <w:t>properties</w:t>
        </w:r>
        <w:r>
          <w:rPr>
            <w:color w:val="008080"/>
          </w:rPr>
          <w:t>&gt;</w:t>
        </w:r>
      </w:ins>
    </w:p>
    <w:p w:rsidR="00253D2D" w:rsidRPr="00880017" w:rsidRDefault="00253D2D" w:rsidP="00860216">
      <w:pPr>
        <w:rPr>
          <w:ins w:id="423" w:author="Caree2" w:date="2017-04-01T12:03:00Z"/>
          <w:color w:val="008080"/>
          <w:rPrChange w:id="424" w:author="Caree2" w:date="2017-04-02T07:52:00Z">
            <w:rPr>
              <w:ins w:id="425" w:author="Caree2" w:date="2017-04-01T12:03:00Z"/>
            </w:rPr>
          </w:rPrChange>
        </w:rPr>
        <w:pPrChange w:id="426" w:author="Caree2" w:date="2017-04-02T07:05:00Z">
          <w:pPr>
            <w:autoSpaceDE w:val="0"/>
            <w:autoSpaceDN w:val="0"/>
            <w:adjustRightInd w:val="0"/>
          </w:pPr>
        </w:pPrChange>
      </w:pPr>
      <w:ins w:id="427" w:author="Caree2" w:date="2017-04-01T12:03:00Z">
        <w:r w:rsidRPr="00880017">
          <w:rPr>
            <w:color w:val="008080"/>
            <w:rPrChange w:id="428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429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430" w:author="Caree2" w:date="2017-04-02T07:52:00Z">
              <w:rPr/>
            </w:rPrChange>
          </w:rPr>
          <w:t>logback.version</w:t>
        </w:r>
        <w:r>
          <w:rPr>
            <w:color w:val="008080"/>
          </w:rPr>
          <w:t>&gt;</w:t>
        </w:r>
        <w:r w:rsidRPr="00880017">
          <w:rPr>
            <w:color w:val="008080"/>
            <w:rPrChange w:id="431" w:author="Caree2" w:date="2017-04-02T07:52:00Z">
              <w:rPr>
                <w:color w:val="000000"/>
              </w:rPr>
            </w:rPrChange>
          </w:rPr>
          <w:t>1.1.1</w:t>
        </w:r>
        <w:r>
          <w:rPr>
            <w:color w:val="008080"/>
          </w:rPr>
          <w:t>&lt;/</w:t>
        </w:r>
        <w:r w:rsidRPr="00880017">
          <w:rPr>
            <w:color w:val="008080"/>
            <w:rPrChange w:id="432" w:author="Caree2" w:date="2017-04-02T07:52:00Z">
              <w:rPr/>
            </w:rPrChange>
          </w:rPr>
          <w:t>logback.version</w:t>
        </w:r>
        <w:r>
          <w:rPr>
            <w:color w:val="008080"/>
          </w:rPr>
          <w:t>&gt;</w:t>
        </w:r>
      </w:ins>
    </w:p>
    <w:p w:rsidR="00253D2D" w:rsidRPr="00880017" w:rsidRDefault="00253D2D" w:rsidP="00860216">
      <w:pPr>
        <w:rPr>
          <w:ins w:id="433" w:author="Caree2" w:date="2017-04-01T12:03:00Z"/>
          <w:color w:val="008080"/>
          <w:rPrChange w:id="434" w:author="Caree2" w:date="2017-04-02T07:52:00Z">
            <w:rPr>
              <w:ins w:id="435" w:author="Caree2" w:date="2017-04-01T12:03:00Z"/>
            </w:rPr>
          </w:rPrChange>
        </w:rPr>
        <w:pPrChange w:id="436" w:author="Caree2" w:date="2017-04-02T07:05:00Z">
          <w:pPr>
            <w:autoSpaceDE w:val="0"/>
            <w:autoSpaceDN w:val="0"/>
            <w:adjustRightInd w:val="0"/>
          </w:pPr>
        </w:pPrChange>
      </w:pPr>
      <w:ins w:id="437" w:author="Caree2" w:date="2017-04-01T12:03:00Z">
        <w:r w:rsidRPr="00880017">
          <w:rPr>
            <w:color w:val="008080"/>
            <w:rPrChange w:id="438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439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440" w:author="Caree2" w:date="2017-04-02T07:52:00Z">
              <w:rPr/>
            </w:rPrChange>
          </w:rPr>
          <w:t>jcloverslf4j.version</w:t>
        </w:r>
        <w:r>
          <w:rPr>
            <w:color w:val="008080"/>
          </w:rPr>
          <w:t>&gt;</w:t>
        </w:r>
        <w:r w:rsidRPr="00880017">
          <w:rPr>
            <w:color w:val="008080"/>
            <w:rPrChange w:id="441" w:author="Caree2" w:date="2017-04-02T07:52:00Z">
              <w:rPr>
                <w:color w:val="000000"/>
              </w:rPr>
            </w:rPrChange>
          </w:rPr>
          <w:t>1.7.6</w:t>
        </w:r>
        <w:r>
          <w:rPr>
            <w:color w:val="008080"/>
          </w:rPr>
          <w:t>&lt;/</w:t>
        </w:r>
        <w:r w:rsidRPr="00880017">
          <w:rPr>
            <w:color w:val="008080"/>
            <w:rPrChange w:id="442" w:author="Caree2" w:date="2017-04-02T07:52:00Z">
              <w:rPr/>
            </w:rPrChange>
          </w:rPr>
          <w:t>jcloverslf4j.version</w:t>
        </w:r>
        <w:r>
          <w:rPr>
            <w:color w:val="008080"/>
          </w:rPr>
          <w:t>&gt;</w:t>
        </w:r>
      </w:ins>
    </w:p>
    <w:p w:rsidR="00253D2D" w:rsidRPr="00880017" w:rsidRDefault="00253D2D" w:rsidP="00860216">
      <w:pPr>
        <w:rPr>
          <w:ins w:id="443" w:author="Caree2" w:date="2017-04-01T12:03:00Z"/>
          <w:color w:val="008080"/>
          <w:rPrChange w:id="444" w:author="Caree2" w:date="2017-04-02T07:52:00Z">
            <w:rPr>
              <w:ins w:id="445" w:author="Caree2" w:date="2017-04-01T12:03:00Z"/>
            </w:rPr>
          </w:rPrChange>
        </w:rPr>
        <w:pPrChange w:id="446" w:author="Caree2" w:date="2017-04-02T07:05:00Z">
          <w:pPr>
            <w:autoSpaceDE w:val="0"/>
            <w:autoSpaceDN w:val="0"/>
            <w:adjustRightInd w:val="0"/>
          </w:pPr>
        </w:pPrChange>
      </w:pPr>
      <w:ins w:id="447" w:author="Caree2" w:date="2017-04-01T12:03:00Z">
        <w:r w:rsidRPr="00880017">
          <w:rPr>
            <w:color w:val="008080"/>
            <w:rPrChange w:id="448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449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450" w:author="Caree2" w:date="2017-04-02T07:52:00Z">
              <w:rPr/>
            </w:rPrChange>
          </w:rPr>
          <w:t>slf4j.version</w:t>
        </w:r>
        <w:r>
          <w:rPr>
            <w:color w:val="008080"/>
          </w:rPr>
          <w:t>&gt;</w:t>
        </w:r>
        <w:r w:rsidRPr="00880017">
          <w:rPr>
            <w:color w:val="008080"/>
            <w:rPrChange w:id="451" w:author="Caree2" w:date="2017-04-02T07:52:00Z">
              <w:rPr>
                <w:color w:val="000000"/>
              </w:rPr>
            </w:rPrChange>
          </w:rPr>
          <w:t>1.6.4</w:t>
        </w:r>
        <w:r>
          <w:rPr>
            <w:color w:val="008080"/>
          </w:rPr>
          <w:t>&lt;/</w:t>
        </w:r>
        <w:r w:rsidRPr="00880017">
          <w:rPr>
            <w:color w:val="008080"/>
            <w:rPrChange w:id="452" w:author="Caree2" w:date="2017-04-02T07:52:00Z">
              <w:rPr/>
            </w:rPrChange>
          </w:rPr>
          <w:t>slf4j.version</w:t>
        </w:r>
        <w:r>
          <w:rPr>
            <w:color w:val="008080"/>
          </w:rPr>
          <w:t>&gt;</w:t>
        </w:r>
      </w:ins>
    </w:p>
    <w:p w:rsidR="00E1501E" w:rsidRPr="0091290A" w:rsidDel="005A7033" w:rsidRDefault="00253D2D" w:rsidP="00860216">
      <w:pPr>
        <w:rPr>
          <w:del w:id="453" w:author="Caree2" w:date="2017-04-01T12:00:00Z"/>
          <w:color w:val="008080"/>
        </w:rPr>
        <w:pPrChange w:id="454" w:author="Caree2" w:date="2017-04-02T07:05:00Z">
          <w:pPr/>
        </w:pPrChange>
      </w:pPr>
      <w:ins w:id="455" w:author="Caree2" w:date="2017-04-01T12:03:00Z">
        <w:r w:rsidRPr="00880017">
          <w:rPr>
            <w:color w:val="008080"/>
            <w:rPrChange w:id="456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&lt;/</w:t>
        </w:r>
        <w:r w:rsidRPr="00880017">
          <w:rPr>
            <w:color w:val="008080"/>
            <w:rPrChange w:id="457" w:author="Caree2" w:date="2017-04-02T07:52:00Z">
              <w:rPr/>
            </w:rPrChange>
          </w:rPr>
          <w:t>properties</w:t>
        </w:r>
        <w:r>
          <w:rPr>
            <w:color w:val="008080"/>
          </w:rPr>
          <w:t>&gt;</w:t>
        </w:r>
      </w:ins>
      <w:del w:id="458" w:author="Caree2" w:date="2017-04-01T12:00:00Z">
        <w:r w:rsidR="00E1501E" w:rsidRPr="0091290A" w:rsidDel="005A7033">
          <w:rPr>
            <w:color w:val="008080"/>
          </w:rPr>
          <w:tab/>
          <w:delText>&lt;properties&gt;</w:delText>
        </w:r>
      </w:del>
    </w:p>
    <w:p w:rsidR="00E1501E" w:rsidRPr="0091290A" w:rsidDel="005A7033" w:rsidRDefault="00E1501E" w:rsidP="00860216">
      <w:pPr>
        <w:rPr>
          <w:del w:id="459" w:author="Caree2" w:date="2017-04-01T12:00:00Z"/>
          <w:color w:val="008080"/>
        </w:rPr>
        <w:pPrChange w:id="460" w:author="Caree2" w:date="2017-04-02T07:05:00Z">
          <w:pPr/>
        </w:pPrChange>
      </w:pPr>
      <w:del w:id="461" w:author="Caree2" w:date="2017-04-01T12:00:00Z">
        <w:r w:rsidRPr="0091290A" w:rsidDel="005A7033">
          <w:rPr>
            <w:color w:val="008080"/>
          </w:rPr>
          <w:tab/>
        </w:r>
        <w:r w:rsidRPr="0091290A" w:rsidDel="005A7033">
          <w:rPr>
            <w:color w:val="008080"/>
          </w:rPr>
          <w:tab/>
          <w:delText>&lt;project.build.sourceEncoding&gt;UTF-8&lt;/project.build.sourceEncoding&gt;</w:delText>
        </w:r>
      </w:del>
    </w:p>
    <w:p w:rsidR="00E1501E" w:rsidRPr="0091290A" w:rsidDel="005A7033" w:rsidRDefault="00E1501E" w:rsidP="00860216">
      <w:pPr>
        <w:rPr>
          <w:del w:id="462" w:author="Caree2" w:date="2017-04-01T12:00:00Z"/>
          <w:color w:val="008080"/>
        </w:rPr>
        <w:pPrChange w:id="463" w:author="Caree2" w:date="2017-04-02T07:05:00Z">
          <w:pPr/>
        </w:pPrChange>
      </w:pPr>
      <w:del w:id="464" w:author="Caree2" w:date="2017-04-01T12:00:00Z">
        <w:r w:rsidRPr="0091290A" w:rsidDel="005A7033">
          <w:rPr>
            <w:color w:val="008080"/>
          </w:rPr>
          <w:tab/>
        </w:r>
        <w:r w:rsidRPr="0091290A" w:rsidDel="005A7033">
          <w:rPr>
            <w:color w:val="008080"/>
          </w:rPr>
          <w:tab/>
          <w:delText>&lt;project.reporting.outputEncoding&gt;UTF-8&lt;/project.reporting.outputEncoding&gt;</w:delText>
        </w:r>
      </w:del>
    </w:p>
    <w:p w:rsidR="00E1501E" w:rsidRPr="0091290A" w:rsidDel="005A7033" w:rsidRDefault="00E1501E" w:rsidP="00860216">
      <w:pPr>
        <w:rPr>
          <w:del w:id="465" w:author="Caree2" w:date="2017-04-01T12:00:00Z"/>
          <w:color w:val="008080"/>
        </w:rPr>
        <w:pPrChange w:id="466" w:author="Caree2" w:date="2017-04-02T07:05:00Z">
          <w:pPr/>
        </w:pPrChange>
      </w:pPr>
      <w:del w:id="467" w:author="Caree2" w:date="2017-04-01T12:00:00Z">
        <w:r w:rsidRPr="0091290A" w:rsidDel="005A7033">
          <w:rPr>
            <w:color w:val="008080"/>
          </w:rPr>
          <w:tab/>
        </w:r>
        <w:r w:rsidRPr="0091290A" w:rsidDel="005A7033">
          <w:rPr>
            <w:color w:val="008080"/>
          </w:rPr>
          <w:tab/>
          <w:delText>&lt;java.version&gt;1.8&lt;/java.version&gt;</w:delText>
        </w:r>
      </w:del>
    </w:p>
    <w:p w:rsidR="00E1501E" w:rsidRPr="0091290A" w:rsidDel="005A7033" w:rsidRDefault="00E1501E" w:rsidP="00860216">
      <w:pPr>
        <w:rPr>
          <w:del w:id="468" w:author="Caree2" w:date="2017-04-01T12:00:00Z"/>
          <w:color w:val="008080"/>
        </w:rPr>
        <w:pPrChange w:id="469" w:author="Caree2" w:date="2017-04-02T07:05:00Z">
          <w:pPr/>
        </w:pPrChange>
      </w:pPr>
      <w:del w:id="470" w:author="Caree2" w:date="2017-04-01T12:00:00Z">
        <w:r w:rsidRPr="0091290A" w:rsidDel="005A7033">
          <w:rPr>
            <w:color w:val="008080"/>
          </w:rPr>
          <w:tab/>
          <w:delText>&lt;/properties&gt;</w:delText>
        </w:r>
      </w:del>
    </w:p>
    <w:p w:rsidR="00E1501E" w:rsidDel="00253D2D" w:rsidRDefault="00E1501E" w:rsidP="00860216">
      <w:pPr>
        <w:rPr>
          <w:del w:id="471" w:author="Caree2" w:date="2017-04-01T12:03:00Z"/>
          <w:color w:val="008080"/>
        </w:rPr>
        <w:pPrChange w:id="472" w:author="Caree2" w:date="2017-04-02T07:05:00Z">
          <w:pPr>
            <w:pStyle w:val="StyleHeading114ptBoldUnderlineLeft"/>
          </w:pPr>
        </w:pPrChange>
      </w:pPr>
    </w:p>
    <w:p w:rsidR="00E1501E" w:rsidRPr="00880017" w:rsidRDefault="00E1501E" w:rsidP="00860216">
      <w:pPr>
        <w:rPr>
          <w:color w:val="008080"/>
          <w:rPrChange w:id="473" w:author="Caree2" w:date="2017-04-02T07:52:00Z">
            <w:rPr/>
          </w:rPrChange>
        </w:rPr>
        <w:pPrChange w:id="474" w:author="Caree2" w:date="2017-04-02T07:05:00Z">
          <w:pPr>
            <w:pStyle w:val="StyleHeading114ptBoldUnderlineLeft"/>
          </w:pPr>
        </w:pPrChange>
      </w:pPr>
    </w:p>
    <w:p w:rsidR="00E1501E" w:rsidRDefault="00E1501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1501E" w:rsidRDefault="00E1501E" w:rsidP="00E1501E">
      <w:pPr>
        <w:pStyle w:val="StyleHeading114ptBoldUnderlineLeft"/>
      </w:pPr>
      <w:bookmarkStart w:id="475" w:name="_Toc478888049"/>
      <w:r w:rsidRPr="00EA03DE">
        <w:lastRenderedPageBreak/>
        <w:t>1.</w:t>
      </w:r>
      <w:ins w:id="476" w:author="Caree2" w:date="2017-04-02T07:29:00Z">
        <w:r w:rsidR="00E047DB">
          <w:t>7</w:t>
        </w:r>
      </w:ins>
      <w:del w:id="477" w:author="Caree2" w:date="2017-04-02T07:29:00Z">
        <w:r w:rsidDel="00E047DB">
          <w:delText>12</w:delText>
        </w:r>
      </w:del>
      <w:r w:rsidRPr="00EA03DE">
        <w:t xml:space="preserve"> </w:t>
      </w:r>
      <w:r>
        <w:t>–</w:t>
      </w:r>
      <w:r w:rsidRPr="00EA03DE">
        <w:t xml:space="preserve"> </w:t>
      </w:r>
      <w:r>
        <w:t>Add Dependencies</w:t>
      </w:r>
      <w:bookmarkEnd w:id="475"/>
    </w:p>
    <w:p w:rsidR="00E1501E" w:rsidRDefault="00E1501E" w:rsidP="00E1501E">
      <w:pPr>
        <w:pStyle w:val="StyleHeading114ptBoldUnderlineLeft"/>
      </w:pPr>
    </w:p>
    <w:p w:rsidR="00E1501E" w:rsidRPr="00880017" w:rsidRDefault="00E1501E" w:rsidP="00860216">
      <w:pPr>
        <w:rPr>
          <w:color w:val="008080"/>
          <w:rPrChange w:id="478" w:author="Caree2" w:date="2017-04-02T07:52:00Z">
            <w:rPr/>
          </w:rPrChange>
        </w:rPr>
        <w:pPrChange w:id="479" w:author="Caree2" w:date="2017-04-02T07:05:00Z">
          <w:pPr/>
        </w:pPrChange>
      </w:pPr>
      <w:r w:rsidRPr="00880017">
        <w:rPr>
          <w:color w:val="008080"/>
          <w:rPrChange w:id="480" w:author="Caree2" w:date="2017-04-02T07:52:00Z">
            <w:rPr/>
          </w:rPrChange>
        </w:rPr>
        <w:t>&lt;dependencies&gt;</w:t>
      </w:r>
    </w:p>
    <w:p w:rsidR="00F35444" w:rsidRPr="00880017" w:rsidRDefault="00E1501E" w:rsidP="00860216">
      <w:pPr>
        <w:rPr>
          <w:ins w:id="481" w:author="Caree2" w:date="2017-04-01T12:03:00Z"/>
          <w:color w:val="008080"/>
          <w:rPrChange w:id="482" w:author="Caree2" w:date="2017-04-02T07:52:00Z">
            <w:rPr>
              <w:ins w:id="483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484" w:author="Caree2" w:date="2017-04-02T07:05:00Z">
          <w:pPr>
            <w:autoSpaceDE w:val="0"/>
            <w:autoSpaceDN w:val="0"/>
            <w:adjustRightInd w:val="0"/>
          </w:pPr>
        </w:pPrChange>
      </w:pPr>
      <w:r w:rsidRPr="00880017">
        <w:rPr>
          <w:color w:val="008080"/>
          <w:rPrChange w:id="485" w:author="Caree2" w:date="2017-04-02T07:52:00Z">
            <w:rPr/>
          </w:rPrChange>
        </w:rPr>
        <w:tab/>
      </w:r>
      <w:r w:rsidRPr="00880017">
        <w:rPr>
          <w:color w:val="008080"/>
          <w:rPrChange w:id="486" w:author="Caree2" w:date="2017-04-02T07:52:00Z">
            <w:rPr/>
          </w:rPrChange>
        </w:rPr>
        <w:tab/>
      </w:r>
      <w:ins w:id="487" w:author="Caree2" w:date="2017-04-01T12:03:00Z">
        <w:r w:rsidR="00F35444" w:rsidRPr="00880017">
          <w:rPr>
            <w:color w:val="008080"/>
            <w:rPrChange w:id="488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="00F35444" w:rsidRPr="00880017">
          <w:rPr>
            <w:color w:val="008080"/>
            <w:rPrChange w:id="489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&lt;!-- https://mvnrepository.com/artifact/org.springframework/spring-core --&gt;</w:t>
        </w:r>
      </w:ins>
    </w:p>
    <w:p w:rsidR="00F35444" w:rsidRPr="00880017" w:rsidRDefault="00F35444" w:rsidP="00860216">
      <w:pPr>
        <w:rPr>
          <w:ins w:id="490" w:author="Caree2" w:date="2017-04-01T12:03:00Z"/>
          <w:color w:val="008080"/>
          <w:rPrChange w:id="491" w:author="Caree2" w:date="2017-04-02T07:52:00Z">
            <w:rPr>
              <w:ins w:id="492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493" w:author="Caree2" w:date="2017-04-02T07:05:00Z">
          <w:pPr>
            <w:autoSpaceDE w:val="0"/>
            <w:autoSpaceDN w:val="0"/>
            <w:adjustRightInd w:val="0"/>
          </w:pPr>
        </w:pPrChange>
      </w:pPr>
      <w:ins w:id="494" w:author="Caree2" w:date="2017-04-01T12:03:00Z">
        <w:r w:rsidRPr="00880017">
          <w:rPr>
            <w:color w:val="008080"/>
            <w:rPrChange w:id="495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496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&lt;dependency&gt;</w:t>
        </w:r>
      </w:ins>
    </w:p>
    <w:p w:rsidR="00F35444" w:rsidRPr="00880017" w:rsidRDefault="00F35444" w:rsidP="00860216">
      <w:pPr>
        <w:rPr>
          <w:ins w:id="497" w:author="Caree2" w:date="2017-04-01T12:03:00Z"/>
          <w:color w:val="008080"/>
          <w:rPrChange w:id="498" w:author="Caree2" w:date="2017-04-02T07:52:00Z">
            <w:rPr>
              <w:ins w:id="499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00" w:author="Caree2" w:date="2017-04-02T07:05:00Z">
          <w:pPr>
            <w:autoSpaceDE w:val="0"/>
            <w:autoSpaceDN w:val="0"/>
            <w:adjustRightInd w:val="0"/>
          </w:pPr>
        </w:pPrChange>
      </w:pPr>
      <w:ins w:id="501" w:author="Caree2" w:date="2017-04-01T12:03:00Z">
        <w:r w:rsidRPr="00880017">
          <w:rPr>
            <w:color w:val="008080"/>
            <w:rPrChange w:id="502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03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04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&lt;groupId&gt;org.springframework&lt;/groupId&gt;</w:t>
        </w:r>
      </w:ins>
    </w:p>
    <w:p w:rsidR="00F35444" w:rsidRPr="00880017" w:rsidRDefault="00F35444" w:rsidP="00860216">
      <w:pPr>
        <w:rPr>
          <w:ins w:id="505" w:author="Caree2" w:date="2017-04-01T12:03:00Z"/>
          <w:color w:val="008080"/>
          <w:rPrChange w:id="506" w:author="Caree2" w:date="2017-04-02T07:52:00Z">
            <w:rPr>
              <w:ins w:id="507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08" w:author="Caree2" w:date="2017-04-02T07:05:00Z">
          <w:pPr>
            <w:autoSpaceDE w:val="0"/>
            <w:autoSpaceDN w:val="0"/>
            <w:adjustRightInd w:val="0"/>
          </w:pPr>
        </w:pPrChange>
      </w:pPr>
      <w:ins w:id="509" w:author="Caree2" w:date="2017-04-01T12:03:00Z">
        <w:r w:rsidRPr="00880017">
          <w:rPr>
            <w:color w:val="008080"/>
            <w:rPrChange w:id="510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11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12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&lt;artifactId&gt;spring-core&lt;/artifactId&gt;</w:t>
        </w:r>
      </w:ins>
    </w:p>
    <w:p w:rsidR="00F35444" w:rsidRPr="00880017" w:rsidRDefault="00F35444" w:rsidP="00860216">
      <w:pPr>
        <w:rPr>
          <w:ins w:id="513" w:author="Caree2" w:date="2017-04-01T12:03:00Z"/>
          <w:color w:val="008080"/>
          <w:rPrChange w:id="514" w:author="Caree2" w:date="2017-04-02T07:52:00Z">
            <w:rPr>
              <w:ins w:id="515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16" w:author="Caree2" w:date="2017-04-02T07:05:00Z">
          <w:pPr>
            <w:autoSpaceDE w:val="0"/>
            <w:autoSpaceDN w:val="0"/>
            <w:adjustRightInd w:val="0"/>
          </w:pPr>
        </w:pPrChange>
      </w:pPr>
      <w:ins w:id="517" w:author="Caree2" w:date="2017-04-01T12:03:00Z">
        <w:r w:rsidRPr="00880017">
          <w:rPr>
            <w:color w:val="008080"/>
            <w:rPrChange w:id="518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19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20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&lt;version&gt;4.3.7.RELEASE&lt;/version&gt;</w:t>
        </w:r>
      </w:ins>
    </w:p>
    <w:p w:rsidR="00F35444" w:rsidRPr="00880017" w:rsidRDefault="00F35444" w:rsidP="00860216">
      <w:pPr>
        <w:rPr>
          <w:ins w:id="521" w:author="Caree2" w:date="2017-04-01T12:03:00Z"/>
          <w:color w:val="008080"/>
          <w:rPrChange w:id="522" w:author="Caree2" w:date="2017-04-02T07:52:00Z">
            <w:rPr>
              <w:ins w:id="523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24" w:author="Caree2" w:date="2017-04-02T07:05:00Z">
          <w:pPr>
            <w:autoSpaceDE w:val="0"/>
            <w:autoSpaceDN w:val="0"/>
            <w:adjustRightInd w:val="0"/>
          </w:pPr>
        </w:pPrChange>
      </w:pPr>
      <w:ins w:id="525" w:author="Caree2" w:date="2017-04-01T12:03:00Z">
        <w:r w:rsidRPr="00880017">
          <w:rPr>
            <w:color w:val="008080"/>
            <w:rPrChange w:id="526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27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&lt;/dependency&gt;</w:t>
        </w:r>
      </w:ins>
    </w:p>
    <w:p w:rsidR="00F35444" w:rsidRPr="00880017" w:rsidRDefault="00F35444" w:rsidP="00860216">
      <w:pPr>
        <w:rPr>
          <w:ins w:id="528" w:author="Caree2" w:date="2017-04-01T12:03:00Z"/>
          <w:color w:val="008080"/>
          <w:rPrChange w:id="529" w:author="Caree2" w:date="2017-04-02T07:52:00Z">
            <w:rPr>
              <w:ins w:id="530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31" w:author="Caree2" w:date="2017-04-02T07:05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532" w:author="Caree2" w:date="2017-04-01T12:03:00Z"/>
          <w:color w:val="008080"/>
          <w:rPrChange w:id="533" w:author="Caree2" w:date="2017-04-02T07:52:00Z">
            <w:rPr>
              <w:ins w:id="534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35" w:author="Caree2" w:date="2017-04-02T07:05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536" w:author="Caree2" w:date="2017-04-01T12:03:00Z"/>
          <w:color w:val="008080"/>
          <w:rPrChange w:id="537" w:author="Caree2" w:date="2017-04-02T07:52:00Z">
            <w:rPr>
              <w:ins w:id="538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39" w:author="Caree2" w:date="2017-04-02T07:05:00Z">
          <w:pPr>
            <w:autoSpaceDE w:val="0"/>
            <w:autoSpaceDN w:val="0"/>
            <w:adjustRightInd w:val="0"/>
          </w:pPr>
        </w:pPrChange>
      </w:pPr>
      <w:ins w:id="540" w:author="Caree2" w:date="2017-04-01T12:03:00Z">
        <w:r w:rsidRPr="00880017">
          <w:rPr>
            <w:color w:val="008080"/>
            <w:rPrChange w:id="541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42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&lt;!-- https://mvnrepository.com/artifact/org.springframework/spring-context --&gt;</w:t>
        </w:r>
      </w:ins>
    </w:p>
    <w:p w:rsidR="00F35444" w:rsidRPr="00880017" w:rsidRDefault="00F35444" w:rsidP="00860216">
      <w:pPr>
        <w:rPr>
          <w:ins w:id="543" w:author="Caree2" w:date="2017-04-01T12:03:00Z"/>
          <w:color w:val="008080"/>
          <w:rPrChange w:id="544" w:author="Caree2" w:date="2017-04-02T07:52:00Z">
            <w:rPr>
              <w:ins w:id="545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46" w:author="Caree2" w:date="2017-04-02T07:05:00Z">
          <w:pPr>
            <w:autoSpaceDE w:val="0"/>
            <w:autoSpaceDN w:val="0"/>
            <w:adjustRightInd w:val="0"/>
          </w:pPr>
        </w:pPrChange>
      </w:pPr>
      <w:ins w:id="547" w:author="Caree2" w:date="2017-04-01T12:03:00Z">
        <w:r w:rsidRPr="00880017">
          <w:rPr>
            <w:color w:val="008080"/>
            <w:rPrChange w:id="548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49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&lt;dependency&gt;</w:t>
        </w:r>
      </w:ins>
    </w:p>
    <w:p w:rsidR="00F35444" w:rsidRPr="00880017" w:rsidRDefault="00F35444" w:rsidP="00860216">
      <w:pPr>
        <w:rPr>
          <w:ins w:id="550" w:author="Caree2" w:date="2017-04-01T12:03:00Z"/>
          <w:color w:val="008080"/>
          <w:rPrChange w:id="551" w:author="Caree2" w:date="2017-04-02T07:52:00Z">
            <w:rPr>
              <w:ins w:id="552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53" w:author="Caree2" w:date="2017-04-02T07:05:00Z">
          <w:pPr>
            <w:autoSpaceDE w:val="0"/>
            <w:autoSpaceDN w:val="0"/>
            <w:adjustRightInd w:val="0"/>
          </w:pPr>
        </w:pPrChange>
      </w:pPr>
      <w:ins w:id="554" w:author="Caree2" w:date="2017-04-01T12:03:00Z">
        <w:r w:rsidRPr="00880017">
          <w:rPr>
            <w:color w:val="008080"/>
            <w:rPrChange w:id="555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56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57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&lt;groupId&gt;org.springframework&lt;/groupId&gt;</w:t>
        </w:r>
      </w:ins>
    </w:p>
    <w:p w:rsidR="00F35444" w:rsidRPr="00880017" w:rsidRDefault="00F35444" w:rsidP="00860216">
      <w:pPr>
        <w:rPr>
          <w:ins w:id="558" w:author="Caree2" w:date="2017-04-01T12:03:00Z"/>
          <w:color w:val="008080"/>
          <w:rPrChange w:id="559" w:author="Caree2" w:date="2017-04-02T07:52:00Z">
            <w:rPr>
              <w:ins w:id="560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61" w:author="Caree2" w:date="2017-04-02T07:05:00Z">
          <w:pPr>
            <w:autoSpaceDE w:val="0"/>
            <w:autoSpaceDN w:val="0"/>
            <w:adjustRightInd w:val="0"/>
          </w:pPr>
        </w:pPrChange>
      </w:pPr>
      <w:ins w:id="562" w:author="Caree2" w:date="2017-04-01T12:03:00Z">
        <w:r w:rsidRPr="00880017">
          <w:rPr>
            <w:color w:val="008080"/>
            <w:rPrChange w:id="563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64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65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&lt;artifactId&gt;spring-context&lt;/artifactId&gt;</w:t>
        </w:r>
      </w:ins>
    </w:p>
    <w:p w:rsidR="00F35444" w:rsidRPr="00880017" w:rsidRDefault="00F35444" w:rsidP="00860216">
      <w:pPr>
        <w:rPr>
          <w:ins w:id="566" w:author="Caree2" w:date="2017-04-01T12:03:00Z"/>
          <w:color w:val="008080"/>
          <w:rPrChange w:id="567" w:author="Caree2" w:date="2017-04-02T07:52:00Z">
            <w:rPr>
              <w:ins w:id="568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69" w:author="Caree2" w:date="2017-04-02T07:05:00Z">
          <w:pPr>
            <w:autoSpaceDE w:val="0"/>
            <w:autoSpaceDN w:val="0"/>
            <w:adjustRightInd w:val="0"/>
          </w:pPr>
        </w:pPrChange>
      </w:pPr>
      <w:ins w:id="570" w:author="Caree2" w:date="2017-04-01T12:03:00Z">
        <w:r w:rsidRPr="00880017">
          <w:rPr>
            <w:color w:val="008080"/>
            <w:rPrChange w:id="571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72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73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&lt;version&gt;4.3.7.RELEASE&lt;/version&gt;</w:t>
        </w:r>
      </w:ins>
    </w:p>
    <w:p w:rsidR="00F35444" w:rsidRPr="00880017" w:rsidRDefault="00F35444" w:rsidP="00860216">
      <w:pPr>
        <w:rPr>
          <w:ins w:id="574" w:author="Caree2" w:date="2017-04-01T12:03:00Z"/>
          <w:color w:val="008080"/>
          <w:rPrChange w:id="575" w:author="Caree2" w:date="2017-04-02T07:52:00Z">
            <w:rPr>
              <w:ins w:id="576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77" w:author="Caree2" w:date="2017-04-02T07:05:00Z">
          <w:pPr>
            <w:autoSpaceDE w:val="0"/>
            <w:autoSpaceDN w:val="0"/>
            <w:adjustRightInd w:val="0"/>
          </w:pPr>
        </w:pPrChange>
      </w:pPr>
      <w:ins w:id="578" w:author="Caree2" w:date="2017-04-01T12:03:00Z">
        <w:r w:rsidRPr="00880017">
          <w:rPr>
            <w:color w:val="008080"/>
            <w:rPrChange w:id="579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80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81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&lt;exclusions&gt;</w:t>
        </w:r>
      </w:ins>
    </w:p>
    <w:p w:rsidR="00F35444" w:rsidRPr="00880017" w:rsidRDefault="00F35444" w:rsidP="00860216">
      <w:pPr>
        <w:rPr>
          <w:ins w:id="582" w:author="Caree2" w:date="2017-04-01T12:03:00Z"/>
          <w:color w:val="008080"/>
          <w:rPrChange w:id="583" w:author="Caree2" w:date="2017-04-02T07:52:00Z">
            <w:rPr>
              <w:ins w:id="584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85" w:author="Caree2" w:date="2017-04-02T07:05:00Z">
          <w:pPr>
            <w:autoSpaceDE w:val="0"/>
            <w:autoSpaceDN w:val="0"/>
            <w:adjustRightInd w:val="0"/>
          </w:pPr>
        </w:pPrChange>
      </w:pPr>
      <w:ins w:id="586" w:author="Caree2" w:date="2017-04-01T12:03:00Z">
        <w:r w:rsidRPr="00880017">
          <w:rPr>
            <w:color w:val="008080"/>
            <w:rPrChange w:id="587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88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89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0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&lt;exclusion&gt;</w:t>
        </w:r>
      </w:ins>
    </w:p>
    <w:p w:rsidR="00F35444" w:rsidRPr="00880017" w:rsidRDefault="00F35444" w:rsidP="00860216">
      <w:pPr>
        <w:rPr>
          <w:ins w:id="591" w:author="Caree2" w:date="2017-04-01T12:03:00Z"/>
          <w:color w:val="008080"/>
          <w:rPrChange w:id="592" w:author="Caree2" w:date="2017-04-02T07:52:00Z">
            <w:rPr>
              <w:ins w:id="593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594" w:author="Caree2" w:date="2017-04-02T07:05:00Z">
          <w:pPr>
            <w:autoSpaceDE w:val="0"/>
            <w:autoSpaceDN w:val="0"/>
            <w:adjustRightInd w:val="0"/>
          </w:pPr>
        </w:pPrChange>
      </w:pPr>
      <w:ins w:id="595" w:author="Caree2" w:date="2017-04-01T12:03:00Z">
        <w:r w:rsidRPr="00880017">
          <w:rPr>
            <w:color w:val="008080"/>
            <w:rPrChange w:id="596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7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8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9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0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&lt;groupId&gt;commons-logging&lt;/groupId&gt;</w:t>
        </w:r>
      </w:ins>
    </w:p>
    <w:p w:rsidR="00F35444" w:rsidRPr="00880017" w:rsidRDefault="00F35444" w:rsidP="00860216">
      <w:pPr>
        <w:rPr>
          <w:ins w:id="601" w:author="Caree2" w:date="2017-04-01T12:03:00Z"/>
          <w:color w:val="008080"/>
          <w:rPrChange w:id="602" w:author="Caree2" w:date="2017-04-02T07:52:00Z">
            <w:rPr>
              <w:ins w:id="603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04" w:author="Caree2" w:date="2017-04-02T07:05:00Z">
          <w:pPr>
            <w:autoSpaceDE w:val="0"/>
            <w:autoSpaceDN w:val="0"/>
            <w:adjustRightInd w:val="0"/>
          </w:pPr>
        </w:pPrChange>
      </w:pPr>
      <w:ins w:id="605" w:author="Caree2" w:date="2017-04-01T12:03:00Z">
        <w:r w:rsidRPr="00880017">
          <w:rPr>
            <w:color w:val="008080"/>
            <w:rPrChange w:id="606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7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8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9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0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&lt;artifactId&gt;commons-logging&lt;/artifactId&gt;</w:t>
        </w:r>
      </w:ins>
    </w:p>
    <w:p w:rsidR="00F35444" w:rsidRPr="00880017" w:rsidRDefault="00F35444" w:rsidP="00860216">
      <w:pPr>
        <w:rPr>
          <w:ins w:id="611" w:author="Caree2" w:date="2017-04-01T12:03:00Z"/>
          <w:color w:val="008080"/>
          <w:rPrChange w:id="612" w:author="Caree2" w:date="2017-04-02T07:52:00Z">
            <w:rPr>
              <w:ins w:id="613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14" w:author="Caree2" w:date="2017-04-02T07:05:00Z">
          <w:pPr>
            <w:autoSpaceDE w:val="0"/>
            <w:autoSpaceDN w:val="0"/>
            <w:adjustRightInd w:val="0"/>
          </w:pPr>
        </w:pPrChange>
      </w:pPr>
      <w:ins w:id="615" w:author="Caree2" w:date="2017-04-01T12:03:00Z">
        <w:r w:rsidRPr="00880017">
          <w:rPr>
            <w:color w:val="008080"/>
            <w:rPrChange w:id="616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7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8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9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&lt;/exclusion&gt;</w:t>
        </w:r>
      </w:ins>
    </w:p>
    <w:p w:rsidR="00F35444" w:rsidRPr="00880017" w:rsidRDefault="00F35444" w:rsidP="00860216">
      <w:pPr>
        <w:rPr>
          <w:ins w:id="620" w:author="Caree2" w:date="2017-04-01T12:03:00Z"/>
          <w:color w:val="008080"/>
          <w:rPrChange w:id="621" w:author="Caree2" w:date="2017-04-02T07:52:00Z">
            <w:rPr>
              <w:ins w:id="622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23" w:author="Caree2" w:date="2017-04-02T07:05:00Z">
          <w:pPr>
            <w:autoSpaceDE w:val="0"/>
            <w:autoSpaceDN w:val="0"/>
            <w:adjustRightInd w:val="0"/>
          </w:pPr>
        </w:pPrChange>
      </w:pPr>
      <w:ins w:id="624" w:author="Caree2" w:date="2017-04-01T12:03:00Z">
        <w:r w:rsidRPr="00880017">
          <w:rPr>
            <w:color w:val="008080"/>
            <w:rPrChange w:id="625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6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7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&lt;/exclusions&gt;</w:t>
        </w:r>
      </w:ins>
    </w:p>
    <w:p w:rsidR="00F35444" w:rsidRPr="00880017" w:rsidRDefault="00F35444" w:rsidP="00860216">
      <w:pPr>
        <w:rPr>
          <w:ins w:id="628" w:author="Caree2" w:date="2017-04-01T12:03:00Z"/>
          <w:color w:val="008080"/>
          <w:rPrChange w:id="629" w:author="Caree2" w:date="2017-04-02T07:52:00Z">
            <w:rPr>
              <w:ins w:id="630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31" w:author="Caree2" w:date="2017-04-02T07:05:00Z">
          <w:pPr>
            <w:autoSpaceDE w:val="0"/>
            <w:autoSpaceDN w:val="0"/>
            <w:adjustRightInd w:val="0"/>
          </w:pPr>
        </w:pPrChange>
      </w:pPr>
      <w:ins w:id="632" w:author="Caree2" w:date="2017-04-01T12:03:00Z">
        <w:r w:rsidRPr="00880017">
          <w:rPr>
            <w:color w:val="008080"/>
            <w:rPrChange w:id="633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4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&lt;/dependency&gt;</w:t>
        </w:r>
      </w:ins>
    </w:p>
    <w:p w:rsidR="00F35444" w:rsidRPr="00880017" w:rsidRDefault="00F35444" w:rsidP="00860216">
      <w:pPr>
        <w:rPr>
          <w:ins w:id="635" w:author="Caree2" w:date="2017-04-01T12:03:00Z"/>
          <w:color w:val="008080"/>
          <w:rPrChange w:id="636" w:author="Caree2" w:date="2017-04-02T07:52:00Z">
            <w:rPr>
              <w:ins w:id="637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38" w:author="Caree2" w:date="2017-04-02T07:05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639" w:author="Caree2" w:date="2017-04-01T12:03:00Z"/>
          <w:color w:val="008080"/>
          <w:rPrChange w:id="640" w:author="Caree2" w:date="2017-04-02T07:52:00Z">
            <w:rPr>
              <w:ins w:id="641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42" w:author="Caree2" w:date="2017-04-02T07:05:00Z">
          <w:pPr>
            <w:autoSpaceDE w:val="0"/>
            <w:autoSpaceDN w:val="0"/>
            <w:adjustRightInd w:val="0"/>
          </w:pPr>
        </w:pPrChange>
      </w:pPr>
      <w:ins w:id="643" w:author="Caree2" w:date="2017-04-01T12:03:00Z">
        <w:r w:rsidRPr="00880017">
          <w:rPr>
            <w:color w:val="008080"/>
            <w:rPrChange w:id="644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5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&lt;!-- https://mvnrepository.com/artifact/org.springframework/spring-aop --&gt;</w:t>
        </w:r>
      </w:ins>
    </w:p>
    <w:p w:rsidR="00F35444" w:rsidRPr="00880017" w:rsidRDefault="00F35444" w:rsidP="00860216">
      <w:pPr>
        <w:rPr>
          <w:ins w:id="646" w:author="Caree2" w:date="2017-04-01T12:03:00Z"/>
          <w:color w:val="008080"/>
          <w:rPrChange w:id="647" w:author="Caree2" w:date="2017-04-02T07:52:00Z">
            <w:rPr>
              <w:ins w:id="648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49" w:author="Caree2" w:date="2017-04-02T07:05:00Z">
          <w:pPr>
            <w:autoSpaceDE w:val="0"/>
            <w:autoSpaceDN w:val="0"/>
            <w:adjustRightInd w:val="0"/>
          </w:pPr>
        </w:pPrChange>
      </w:pPr>
      <w:ins w:id="650" w:author="Caree2" w:date="2017-04-01T12:03:00Z">
        <w:r w:rsidRPr="00880017">
          <w:rPr>
            <w:color w:val="008080"/>
            <w:rPrChange w:id="651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2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&lt;dependency&gt;</w:t>
        </w:r>
      </w:ins>
    </w:p>
    <w:p w:rsidR="00F35444" w:rsidRPr="00880017" w:rsidRDefault="00F35444" w:rsidP="00860216">
      <w:pPr>
        <w:rPr>
          <w:ins w:id="653" w:author="Caree2" w:date="2017-04-01T12:03:00Z"/>
          <w:color w:val="008080"/>
          <w:rPrChange w:id="654" w:author="Caree2" w:date="2017-04-02T07:52:00Z">
            <w:rPr>
              <w:ins w:id="655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56" w:author="Caree2" w:date="2017-04-02T07:05:00Z">
          <w:pPr>
            <w:autoSpaceDE w:val="0"/>
            <w:autoSpaceDN w:val="0"/>
            <w:adjustRightInd w:val="0"/>
          </w:pPr>
        </w:pPrChange>
      </w:pPr>
      <w:ins w:id="657" w:author="Caree2" w:date="2017-04-01T12:03:00Z">
        <w:r w:rsidRPr="00880017">
          <w:rPr>
            <w:color w:val="008080"/>
            <w:rPrChange w:id="658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9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60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&lt;groupId&gt;org.springframework&lt;/groupId&gt;</w:t>
        </w:r>
      </w:ins>
    </w:p>
    <w:p w:rsidR="00F35444" w:rsidRPr="00880017" w:rsidRDefault="00F35444" w:rsidP="00860216">
      <w:pPr>
        <w:rPr>
          <w:ins w:id="661" w:author="Caree2" w:date="2017-04-01T12:03:00Z"/>
          <w:color w:val="008080"/>
          <w:rPrChange w:id="662" w:author="Caree2" w:date="2017-04-02T07:52:00Z">
            <w:rPr>
              <w:ins w:id="663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64" w:author="Caree2" w:date="2017-04-02T07:05:00Z">
          <w:pPr>
            <w:autoSpaceDE w:val="0"/>
            <w:autoSpaceDN w:val="0"/>
            <w:adjustRightInd w:val="0"/>
          </w:pPr>
        </w:pPrChange>
      </w:pPr>
      <w:ins w:id="665" w:author="Caree2" w:date="2017-04-01T12:03:00Z">
        <w:r w:rsidRPr="00880017">
          <w:rPr>
            <w:color w:val="008080"/>
            <w:rPrChange w:id="666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67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68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&lt;artifactId&gt;spring-aop&lt;/artifactId&gt;</w:t>
        </w:r>
      </w:ins>
    </w:p>
    <w:p w:rsidR="00F35444" w:rsidRPr="00880017" w:rsidRDefault="00F35444" w:rsidP="00860216">
      <w:pPr>
        <w:rPr>
          <w:ins w:id="669" w:author="Caree2" w:date="2017-04-01T12:03:00Z"/>
          <w:color w:val="008080"/>
          <w:rPrChange w:id="670" w:author="Caree2" w:date="2017-04-02T07:52:00Z">
            <w:rPr>
              <w:ins w:id="671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72" w:author="Caree2" w:date="2017-04-02T07:05:00Z">
          <w:pPr>
            <w:autoSpaceDE w:val="0"/>
            <w:autoSpaceDN w:val="0"/>
            <w:adjustRightInd w:val="0"/>
          </w:pPr>
        </w:pPrChange>
      </w:pPr>
      <w:ins w:id="673" w:author="Caree2" w:date="2017-04-01T12:03:00Z">
        <w:r w:rsidRPr="00880017">
          <w:rPr>
            <w:color w:val="008080"/>
            <w:rPrChange w:id="674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5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6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&lt;version&gt;4.3.7.RELEASE&lt;/version&gt;</w:t>
        </w:r>
      </w:ins>
    </w:p>
    <w:p w:rsidR="00F35444" w:rsidRPr="00880017" w:rsidRDefault="00F35444" w:rsidP="00860216">
      <w:pPr>
        <w:rPr>
          <w:ins w:id="677" w:author="Caree2" w:date="2017-04-01T12:03:00Z"/>
          <w:color w:val="008080"/>
          <w:rPrChange w:id="678" w:author="Caree2" w:date="2017-04-02T07:52:00Z">
            <w:rPr>
              <w:ins w:id="679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80" w:author="Caree2" w:date="2017-04-02T07:05:00Z">
          <w:pPr>
            <w:autoSpaceDE w:val="0"/>
            <w:autoSpaceDN w:val="0"/>
            <w:adjustRightInd w:val="0"/>
          </w:pPr>
        </w:pPrChange>
      </w:pPr>
      <w:ins w:id="681" w:author="Caree2" w:date="2017-04-01T12:03:00Z">
        <w:r w:rsidRPr="00880017">
          <w:rPr>
            <w:color w:val="008080"/>
            <w:rPrChange w:id="682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3" w:author="Caree2" w:date="2017-04-02T07:52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&lt;/dependency&gt;</w:t>
        </w:r>
      </w:ins>
    </w:p>
    <w:p w:rsidR="00F35444" w:rsidRPr="00880017" w:rsidRDefault="00F35444" w:rsidP="00860216">
      <w:pPr>
        <w:rPr>
          <w:ins w:id="684" w:author="Caree2" w:date="2017-04-01T12:03:00Z"/>
          <w:color w:val="008080"/>
          <w:rPrChange w:id="685" w:author="Caree2" w:date="2017-04-02T07:52:00Z">
            <w:rPr>
              <w:ins w:id="686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87" w:author="Caree2" w:date="2017-04-02T07:05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80017">
      <w:pPr>
        <w:rPr>
          <w:ins w:id="688" w:author="Caree2" w:date="2017-04-01T12:03:00Z"/>
          <w:color w:val="008080"/>
          <w:rPrChange w:id="689" w:author="Caree2" w:date="2017-04-02T07:52:00Z">
            <w:rPr>
              <w:ins w:id="690" w:author="Caree2" w:date="2017-04-01T12:03:00Z"/>
              <w:rFonts w:ascii="Consolas" w:hAnsi="Consolas" w:cs="Consolas"/>
              <w:sz w:val="20"/>
              <w:szCs w:val="20"/>
            </w:rPr>
          </w:rPrChange>
        </w:rPr>
        <w:pPrChange w:id="691" w:author="Caree2" w:date="2017-04-02T07:52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692" w:author="Caree2" w:date="2017-04-01T12:03:00Z"/>
          <w:color w:val="008080"/>
          <w:rPrChange w:id="693" w:author="Caree2" w:date="2017-04-02T07:52:00Z">
            <w:rPr>
              <w:ins w:id="694" w:author="Caree2" w:date="2017-04-01T12:03:00Z"/>
            </w:rPr>
          </w:rPrChange>
        </w:rPr>
        <w:pPrChange w:id="695" w:author="Caree2" w:date="2017-04-02T07:06:00Z">
          <w:pPr>
            <w:autoSpaceDE w:val="0"/>
            <w:autoSpaceDN w:val="0"/>
            <w:adjustRightInd w:val="0"/>
          </w:pPr>
        </w:pPrChange>
      </w:pPr>
      <w:ins w:id="696" w:author="Caree2" w:date="2017-04-01T12:03:00Z">
        <w:r w:rsidRPr="00880017">
          <w:rPr>
            <w:color w:val="008080"/>
            <w:rPrChange w:id="697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698" w:author="Caree2" w:date="2017-04-02T07:52:00Z">
              <w:rPr>
                <w:color w:val="000000"/>
              </w:rPr>
            </w:rPrChange>
          </w:rPr>
          <w:tab/>
          <w:t>&lt;!-- https://mvnrepository.com/artifact/aspectj/aspectjrt --&gt;</w:t>
        </w:r>
      </w:ins>
    </w:p>
    <w:p w:rsidR="00F35444" w:rsidRPr="00880017" w:rsidRDefault="00F35444" w:rsidP="00860216">
      <w:pPr>
        <w:rPr>
          <w:ins w:id="699" w:author="Caree2" w:date="2017-04-01T12:03:00Z"/>
          <w:color w:val="008080"/>
          <w:rPrChange w:id="700" w:author="Caree2" w:date="2017-04-02T07:52:00Z">
            <w:rPr>
              <w:ins w:id="701" w:author="Caree2" w:date="2017-04-01T12:03:00Z"/>
            </w:rPr>
          </w:rPrChange>
        </w:rPr>
        <w:pPrChange w:id="702" w:author="Caree2" w:date="2017-04-02T07:06:00Z">
          <w:pPr>
            <w:autoSpaceDE w:val="0"/>
            <w:autoSpaceDN w:val="0"/>
            <w:adjustRightInd w:val="0"/>
          </w:pPr>
        </w:pPrChange>
      </w:pPr>
      <w:ins w:id="703" w:author="Caree2" w:date="2017-04-01T12:03:00Z">
        <w:r w:rsidRPr="00880017">
          <w:rPr>
            <w:color w:val="008080"/>
            <w:rPrChange w:id="704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05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706" w:author="Caree2" w:date="2017-04-02T07:52:00Z">
              <w:rPr>
                <w:color w:val="3F7F7F"/>
              </w:rPr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707" w:author="Caree2" w:date="2017-04-01T12:03:00Z"/>
          <w:color w:val="008080"/>
          <w:rPrChange w:id="708" w:author="Caree2" w:date="2017-04-02T07:52:00Z">
            <w:rPr>
              <w:ins w:id="709" w:author="Caree2" w:date="2017-04-01T12:03:00Z"/>
            </w:rPr>
          </w:rPrChange>
        </w:rPr>
        <w:pPrChange w:id="710" w:author="Caree2" w:date="2017-04-02T07:06:00Z">
          <w:pPr>
            <w:autoSpaceDE w:val="0"/>
            <w:autoSpaceDN w:val="0"/>
            <w:adjustRightInd w:val="0"/>
          </w:pPr>
        </w:pPrChange>
      </w:pPr>
      <w:ins w:id="711" w:author="Caree2" w:date="2017-04-01T12:03:00Z">
        <w:r w:rsidRPr="00880017">
          <w:rPr>
            <w:color w:val="008080"/>
            <w:rPrChange w:id="712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13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14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715" w:author="Caree2" w:date="2017-04-02T07:52:00Z">
              <w:rPr>
                <w:color w:val="3F7F7F"/>
              </w:rPr>
            </w:rPrChange>
          </w:rPr>
          <w:t>groupId</w:t>
        </w:r>
        <w:r>
          <w:rPr>
            <w:color w:val="008080"/>
          </w:rPr>
          <w:t>&gt;</w:t>
        </w:r>
        <w:r w:rsidRPr="00880017">
          <w:rPr>
            <w:color w:val="008080"/>
            <w:rPrChange w:id="716" w:author="Caree2" w:date="2017-04-02T07:52:00Z">
              <w:rPr>
                <w:color w:val="000000"/>
              </w:rPr>
            </w:rPrChange>
          </w:rPr>
          <w:t>org.aspectj</w:t>
        </w:r>
        <w:r>
          <w:rPr>
            <w:color w:val="008080"/>
          </w:rPr>
          <w:t>&lt;/</w:t>
        </w:r>
        <w:r w:rsidRPr="00880017">
          <w:rPr>
            <w:color w:val="008080"/>
            <w:rPrChange w:id="717" w:author="Caree2" w:date="2017-04-02T07:52:00Z">
              <w:rPr>
                <w:color w:val="3F7F7F"/>
              </w:rPr>
            </w:rPrChange>
          </w:rPr>
          <w:t>groupId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718" w:author="Caree2" w:date="2017-04-01T12:03:00Z"/>
          <w:color w:val="008080"/>
          <w:rPrChange w:id="719" w:author="Caree2" w:date="2017-04-02T07:52:00Z">
            <w:rPr>
              <w:ins w:id="720" w:author="Caree2" w:date="2017-04-01T12:03:00Z"/>
            </w:rPr>
          </w:rPrChange>
        </w:rPr>
        <w:pPrChange w:id="721" w:author="Caree2" w:date="2017-04-02T07:06:00Z">
          <w:pPr>
            <w:autoSpaceDE w:val="0"/>
            <w:autoSpaceDN w:val="0"/>
            <w:adjustRightInd w:val="0"/>
          </w:pPr>
        </w:pPrChange>
      </w:pPr>
      <w:ins w:id="722" w:author="Caree2" w:date="2017-04-01T12:03:00Z">
        <w:r w:rsidRPr="00880017">
          <w:rPr>
            <w:color w:val="008080"/>
            <w:rPrChange w:id="723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24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25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726" w:author="Caree2" w:date="2017-04-02T07:52:00Z">
              <w:rPr>
                <w:color w:val="3F7F7F"/>
              </w:rPr>
            </w:rPrChange>
          </w:rPr>
          <w:t>artifactId</w:t>
        </w:r>
        <w:r>
          <w:rPr>
            <w:color w:val="008080"/>
          </w:rPr>
          <w:t>&gt;</w:t>
        </w:r>
        <w:r w:rsidRPr="00880017">
          <w:rPr>
            <w:color w:val="008080"/>
            <w:rPrChange w:id="727" w:author="Caree2" w:date="2017-04-02T07:52:00Z">
              <w:rPr>
                <w:color w:val="000000"/>
                <w:u w:val="single"/>
              </w:rPr>
            </w:rPrChange>
          </w:rPr>
          <w:t>aspectjrt</w:t>
        </w:r>
        <w:r>
          <w:rPr>
            <w:color w:val="008080"/>
          </w:rPr>
          <w:t>&lt;/</w:t>
        </w:r>
        <w:r w:rsidRPr="00880017">
          <w:rPr>
            <w:color w:val="008080"/>
            <w:rPrChange w:id="728" w:author="Caree2" w:date="2017-04-02T07:52:00Z">
              <w:rPr>
                <w:color w:val="3F7F7F"/>
              </w:rPr>
            </w:rPrChange>
          </w:rPr>
          <w:t>artifactId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729" w:author="Caree2" w:date="2017-04-01T12:03:00Z"/>
          <w:color w:val="008080"/>
          <w:rPrChange w:id="730" w:author="Caree2" w:date="2017-04-02T07:52:00Z">
            <w:rPr>
              <w:ins w:id="731" w:author="Caree2" w:date="2017-04-01T12:03:00Z"/>
            </w:rPr>
          </w:rPrChange>
        </w:rPr>
        <w:pPrChange w:id="732" w:author="Caree2" w:date="2017-04-02T07:06:00Z">
          <w:pPr>
            <w:autoSpaceDE w:val="0"/>
            <w:autoSpaceDN w:val="0"/>
            <w:adjustRightInd w:val="0"/>
          </w:pPr>
        </w:pPrChange>
      </w:pPr>
      <w:ins w:id="733" w:author="Caree2" w:date="2017-04-01T12:03:00Z">
        <w:r w:rsidRPr="00880017">
          <w:rPr>
            <w:color w:val="008080"/>
            <w:rPrChange w:id="734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35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36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737" w:author="Caree2" w:date="2017-04-02T07:52:00Z">
              <w:rPr>
                <w:color w:val="3F7F7F"/>
              </w:rPr>
            </w:rPrChange>
          </w:rPr>
          <w:t>version</w:t>
        </w:r>
        <w:r>
          <w:rPr>
            <w:color w:val="008080"/>
          </w:rPr>
          <w:t>&gt;</w:t>
        </w:r>
        <w:r w:rsidRPr="00880017">
          <w:rPr>
            <w:color w:val="008080"/>
            <w:rPrChange w:id="738" w:author="Caree2" w:date="2017-04-02T07:52:00Z">
              <w:rPr>
                <w:color w:val="000000"/>
              </w:rPr>
            </w:rPrChange>
          </w:rPr>
          <w:t>1.6.11</w:t>
        </w:r>
        <w:r>
          <w:rPr>
            <w:color w:val="008080"/>
          </w:rPr>
          <w:t>&lt;/</w:t>
        </w:r>
        <w:r w:rsidRPr="00880017">
          <w:rPr>
            <w:color w:val="008080"/>
            <w:rPrChange w:id="739" w:author="Caree2" w:date="2017-04-02T07:52:00Z">
              <w:rPr>
                <w:color w:val="3F7F7F"/>
              </w:rPr>
            </w:rPrChange>
          </w:rPr>
          <w:t>version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740" w:author="Caree2" w:date="2017-04-01T12:03:00Z"/>
          <w:color w:val="008080"/>
          <w:rPrChange w:id="741" w:author="Caree2" w:date="2017-04-02T07:52:00Z">
            <w:rPr>
              <w:ins w:id="742" w:author="Caree2" w:date="2017-04-01T12:03:00Z"/>
            </w:rPr>
          </w:rPrChange>
        </w:rPr>
        <w:pPrChange w:id="743" w:author="Caree2" w:date="2017-04-02T07:06:00Z">
          <w:pPr>
            <w:autoSpaceDE w:val="0"/>
            <w:autoSpaceDN w:val="0"/>
            <w:adjustRightInd w:val="0"/>
          </w:pPr>
        </w:pPrChange>
      </w:pPr>
      <w:ins w:id="744" w:author="Caree2" w:date="2017-04-01T12:03:00Z">
        <w:r w:rsidRPr="00880017">
          <w:rPr>
            <w:color w:val="008080"/>
            <w:rPrChange w:id="745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46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&lt;/</w:t>
        </w:r>
        <w:r w:rsidRPr="00880017">
          <w:rPr>
            <w:color w:val="008080"/>
            <w:rPrChange w:id="747" w:author="Caree2" w:date="2017-04-02T07:52:00Z">
              <w:rPr>
                <w:color w:val="3F7F7F"/>
              </w:rPr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748" w:author="Caree2" w:date="2017-04-01T12:03:00Z"/>
          <w:color w:val="008080"/>
          <w:rPrChange w:id="749" w:author="Caree2" w:date="2017-04-02T07:52:00Z">
            <w:rPr>
              <w:ins w:id="750" w:author="Caree2" w:date="2017-04-01T12:03:00Z"/>
            </w:rPr>
          </w:rPrChange>
        </w:rPr>
        <w:pPrChange w:id="751" w:author="Caree2" w:date="2017-04-02T07:06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752" w:author="Caree2" w:date="2017-04-01T12:03:00Z"/>
          <w:color w:val="008080"/>
          <w:rPrChange w:id="753" w:author="Caree2" w:date="2017-04-02T07:52:00Z">
            <w:rPr>
              <w:ins w:id="754" w:author="Caree2" w:date="2017-04-01T12:03:00Z"/>
            </w:rPr>
          </w:rPrChange>
        </w:rPr>
        <w:pPrChange w:id="755" w:author="Caree2" w:date="2017-04-02T07:06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756" w:author="Caree2" w:date="2017-04-01T12:03:00Z"/>
          <w:color w:val="008080"/>
          <w:rPrChange w:id="757" w:author="Caree2" w:date="2017-04-02T07:52:00Z">
            <w:rPr>
              <w:ins w:id="758" w:author="Caree2" w:date="2017-04-01T12:03:00Z"/>
            </w:rPr>
          </w:rPrChange>
        </w:rPr>
        <w:pPrChange w:id="759" w:author="Caree2" w:date="2017-04-02T07:06:00Z">
          <w:pPr>
            <w:autoSpaceDE w:val="0"/>
            <w:autoSpaceDN w:val="0"/>
            <w:adjustRightInd w:val="0"/>
          </w:pPr>
        </w:pPrChange>
      </w:pPr>
      <w:ins w:id="760" w:author="Caree2" w:date="2017-04-01T12:03:00Z">
        <w:r w:rsidRPr="00880017">
          <w:rPr>
            <w:color w:val="008080"/>
            <w:rPrChange w:id="761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62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763" w:author="Caree2" w:date="2017-04-02T07:52:00Z">
              <w:rPr>
                <w:color w:val="3F7F7F"/>
              </w:rPr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764" w:author="Caree2" w:date="2017-04-01T12:03:00Z"/>
          <w:color w:val="008080"/>
          <w:rPrChange w:id="765" w:author="Caree2" w:date="2017-04-02T07:52:00Z">
            <w:rPr>
              <w:ins w:id="766" w:author="Caree2" w:date="2017-04-01T12:03:00Z"/>
            </w:rPr>
          </w:rPrChange>
        </w:rPr>
        <w:pPrChange w:id="767" w:author="Caree2" w:date="2017-04-02T07:06:00Z">
          <w:pPr>
            <w:autoSpaceDE w:val="0"/>
            <w:autoSpaceDN w:val="0"/>
            <w:adjustRightInd w:val="0"/>
          </w:pPr>
        </w:pPrChange>
      </w:pPr>
      <w:ins w:id="768" w:author="Caree2" w:date="2017-04-01T12:03:00Z">
        <w:r w:rsidRPr="00880017">
          <w:rPr>
            <w:color w:val="008080"/>
            <w:rPrChange w:id="769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70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71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772" w:author="Caree2" w:date="2017-04-02T07:52:00Z">
              <w:rPr>
                <w:color w:val="3F7F7F"/>
              </w:rPr>
            </w:rPrChange>
          </w:rPr>
          <w:t>groupId</w:t>
        </w:r>
        <w:r>
          <w:rPr>
            <w:color w:val="008080"/>
          </w:rPr>
          <w:t>&gt;</w:t>
        </w:r>
        <w:r w:rsidRPr="00880017">
          <w:rPr>
            <w:color w:val="008080"/>
            <w:rPrChange w:id="773" w:author="Caree2" w:date="2017-04-02T07:52:00Z">
              <w:rPr>
                <w:color w:val="000000"/>
              </w:rPr>
            </w:rPrChange>
          </w:rPr>
          <w:t>org.springframework</w:t>
        </w:r>
        <w:r>
          <w:rPr>
            <w:color w:val="008080"/>
          </w:rPr>
          <w:t>&lt;/</w:t>
        </w:r>
        <w:r w:rsidRPr="00880017">
          <w:rPr>
            <w:color w:val="008080"/>
            <w:rPrChange w:id="774" w:author="Caree2" w:date="2017-04-02T07:52:00Z">
              <w:rPr>
                <w:color w:val="3F7F7F"/>
              </w:rPr>
            </w:rPrChange>
          </w:rPr>
          <w:t>groupId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775" w:author="Caree2" w:date="2017-04-01T12:03:00Z"/>
          <w:color w:val="008080"/>
          <w:rPrChange w:id="776" w:author="Caree2" w:date="2017-04-02T07:52:00Z">
            <w:rPr>
              <w:ins w:id="777" w:author="Caree2" w:date="2017-04-01T12:03:00Z"/>
            </w:rPr>
          </w:rPrChange>
        </w:rPr>
        <w:pPrChange w:id="778" w:author="Caree2" w:date="2017-04-02T07:06:00Z">
          <w:pPr>
            <w:autoSpaceDE w:val="0"/>
            <w:autoSpaceDN w:val="0"/>
            <w:adjustRightInd w:val="0"/>
          </w:pPr>
        </w:pPrChange>
      </w:pPr>
      <w:ins w:id="779" w:author="Caree2" w:date="2017-04-01T12:03:00Z">
        <w:r w:rsidRPr="00880017">
          <w:rPr>
            <w:color w:val="008080"/>
            <w:rPrChange w:id="780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81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82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783" w:author="Caree2" w:date="2017-04-02T07:52:00Z">
              <w:rPr>
                <w:color w:val="3F7F7F"/>
              </w:rPr>
            </w:rPrChange>
          </w:rPr>
          <w:t>artifactId</w:t>
        </w:r>
        <w:r>
          <w:rPr>
            <w:color w:val="008080"/>
          </w:rPr>
          <w:t>&gt;</w:t>
        </w:r>
        <w:r w:rsidRPr="00880017">
          <w:rPr>
            <w:color w:val="008080"/>
            <w:rPrChange w:id="784" w:author="Caree2" w:date="2017-04-02T07:52:00Z">
              <w:rPr>
                <w:color w:val="000000"/>
              </w:rPr>
            </w:rPrChange>
          </w:rPr>
          <w:t>spring-aspects</w:t>
        </w:r>
        <w:r>
          <w:rPr>
            <w:color w:val="008080"/>
          </w:rPr>
          <w:t>&lt;/</w:t>
        </w:r>
        <w:r w:rsidRPr="00880017">
          <w:rPr>
            <w:color w:val="008080"/>
            <w:rPrChange w:id="785" w:author="Caree2" w:date="2017-04-02T07:52:00Z">
              <w:rPr>
                <w:color w:val="3F7F7F"/>
              </w:rPr>
            </w:rPrChange>
          </w:rPr>
          <w:t>artifactId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786" w:author="Caree2" w:date="2017-04-01T12:03:00Z"/>
          <w:color w:val="008080"/>
          <w:rPrChange w:id="787" w:author="Caree2" w:date="2017-04-02T07:52:00Z">
            <w:rPr>
              <w:ins w:id="788" w:author="Caree2" w:date="2017-04-01T12:03:00Z"/>
            </w:rPr>
          </w:rPrChange>
        </w:rPr>
        <w:pPrChange w:id="789" w:author="Caree2" w:date="2017-04-02T07:06:00Z">
          <w:pPr>
            <w:autoSpaceDE w:val="0"/>
            <w:autoSpaceDN w:val="0"/>
            <w:adjustRightInd w:val="0"/>
          </w:pPr>
        </w:pPrChange>
      </w:pPr>
      <w:ins w:id="790" w:author="Caree2" w:date="2017-04-01T12:03:00Z">
        <w:r w:rsidRPr="00880017">
          <w:rPr>
            <w:color w:val="008080"/>
            <w:rPrChange w:id="791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92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793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794" w:author="Caree2" w:date="2017-04-02T07:52:00Z">
              <w:rPr>
                <w:color w:val="3F7F7F"/>
              </w:rPr>
            </w:rPrChange>
          </w:rPr>
          <w:t>version</w:t>
        </w:r>
        <w:r>
          <w:rPr>
            <w:color w:val="008080"/>
          </w:rPr>
          <w:t>&gt;</w:t>
        </w:r>
        <w:r w:rsidRPr="00880017">
          <w:rPr>
            <w:color w:val="008080"/>
            <w:rPrChange w:id="795" w:author="Caree2" w:date="2017-04-02T07:52:00Z">
              <w:rPr>
                <w:color w:val="000000"/>
              </w:rPr>
            </w:rPrChange>
          </w:rPr>
          <w:t>4.3.7.RELEASE</w:t>
        </w:r>
        <w:r>
          <w:rPr>
            <w:color w:val="008080"/>
          </w:rPr>
          <w:t>&lt;/</w:t>
        </w:r>
        <w:r w:rsidRPr="00880017">
          <w:rPr>
            <w:color w:val="008080"/>
            <w:rPrChange w:id="796" w:author="Caree2" w:date="2017-04-02T07:52:00Z">
              <w:rPr>
                <w:color w:val="3F7F7F"/>
              </w:rPr>
            </w:rPrChange>
          </w:rPr>
          <w:t>version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797" w:author="Caree2" w:date="2017-04-01T12:03:00Z"/>
          <w:color w:val="008080"/>
          <w:rPrChange w:id="798" w:author="Caree2" w:date="2017-04-02T07:52:00Z">
            <w:rPr>
              <w:ins w:id="799" w:author="Caree2" w:date="2017-04-01T12:03:00Z"/>
            </w:rPr>
          </w:rPrChange>
        </w:rPr>
        <w:pPrChange w:id="800" w:author="Caree2" w:date="2017-04-02T07:06:00Z">
          <w:pPr>
            <w:autoSpaceDE w:val="0"/>
            <w:autoSpaceDN w:val="0"/>
            <w:adjustRightInd w:val="0"/>
          </w:pPr>
        </w:pPrChange>
      </w:pPr>
      <w:ins w:id="801" w:author="Caree2" w:date="2017-04-01T12:03:00Z">
        <w:r w:rsidRPr="00880017">
          <w:rPr>
            <w:color w:val="008080"/>
            <w:rPrChange w:id="802" w:author="Caree2" w:date="2017-04-02T07:52:00Z">
              <w:rPr>
                <w:color w:val="000000"/>
              </w:rPr>
            </w:rPrChange>
          </w:rPr>
          <w:lastRenderedPageBreak/>
          <w:tab/>
        </w:r>
        <w:r w:rsidRPr="00880017">
          <w:rPr>
            <w:color w:val="008080"/>
            <w:rPrChange w:id="803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&lt;/</w:t>
        </w:r>
        <w:r w:rsidRPr="00880017">
          <w:rPr>
            <w:color w:val="008080"/>
            <w:rPrChange w:id="804" w:author="Caree2" w:date="2017-04-02T07:52:00Z">
              <w:rPr>
                <w:color w:val="3F7F7F"/>
              </w:rPr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805" w:author="Caree2" w:date="2017-04-01T12:03:00Z"/>
          <w:color w:val="008080"/>
          <w:rPrChange w:id="806" w:author="Caree2" w:date="2017-04-02T07:52:00Z">
            <w:rPr>
              <w:ins w:id="807" w:author="Caree2" w:date="2017-04-01T12:03:00Z"/>
            </w:rPr>
          </w:rPrChange>
        </w:rPr>
        <w:pPrChange w:id="808" w:author="Caree2" w:date="2017-04-02T07:06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809" w:author="Caree2" w:date="2017-04-01T12:03:00Z"/>
          <w:color w:val="008080"/>
          <w:rPrChange w:id="810" w:author="Caree2" w:date="2017-04-02T07:52:00Z">
            <w:rPr>
              <w:ins w:id="811" w:author="Caree2" w:date="2017-04-01T12:03:00Z"/>
            </w:rPr>
          </w:rPrChange>
        </w:rPr>
        <w:pPrChange w:id="812" w:author="Caree2" w:date="2017-04-02T07:06:00Z">
          <w:pPr>
            <w:autoSpaceDE w:val="0"/>
            <w:autoSpaceDN w:val="0"/>
            <w:adjustRightInd w:val="0"/>
          </w:pPr>
        </w:pPrChange>
      </w:pPr>
      <w:ins w:id="813" w:author="Caree2" w:date="2017-04-01T12:03:00Z">
        <w:r w:rsidRPr="00880017">
          <w:rPr>
            <w:color w:val="008080"/>
            <w:rPrChange w:id="814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15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816" w:author="Caree2" w:date="2017-04-02T07:52:00Z">
              <w:rPr>
                <w:color w:val="3F7F7F"/>
              </w:rPr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817" w:author="Caree2" w:date="2017-04-01T12:03:00Z"/>
          <w:color w:val="008080"/>
          <w:rPrChange w:id="818" w:author="Caree2" w:date="2017-04-02T07:52:00Z">
            <w:rPr>
              <w:ins w:id="819" w:author="Caree2" w:date="2017-04-01T12:03:00Z"/>
            </w:rPr>
          </w:rPrChange>
        </w:rPr>
        <w:pPrChange w:id="820" w:author="Caree2" w:date="2017-04-02T07:06:00Z">
          <w:pPr>
            <w:autoSpaceDE w:val="0"/>
            <w:autoSpaceDN w:val="0"/>
            <w:adjustRightInd w:val="0"/>
          </w:pPr>
        </w:pPrChange>
      </w:pPr>
      <w:ins w:id="821" w:author="Caree2" w:date="2017-04-01T12:03:00Z">
        <w:r w:rsidRPr="00880017">
          <w:rPr>
            <w:color w:val="008080"/>
            <w:rPrChange w:id="822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23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24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825" w:author="Caree2" w:date="2017-04-02T07:52:00Z">
              <w:rPr>
                <w:color w:val="3F7F7F"/>
              </w:rPr>
            </w:rPrChange>
          </w:rPr>
          <w:t>groupId</w:t>
        </w:r>
        <w:r>
          <w:rPr>
            <w:color w:val="008080"/>
          </w:rPr>
          <w:t>&gt;</w:t>
        </w:r>
        <w:r w:rsidRPr="00880017">
          <w:rPr>
            <w:color w:val="008080"/>
            <w:rPrChange w:id="826" w:author="Caree2" w:date="2017-04-02T07:52:00Z">
              <w:rPr>
                <w:color w:val="000000"/>
              </w:rPr>
            </w:rPrChange>
          </w:rPr>
          <w:t>org.aspectj</w:t>
        </w:r>
        <w:r>
          <w:rPr>
            <w:color w:val="008080"/>
          </w:rPr>
          <w:t>&lt;/</w:t>
        </w:r>
        <w:r w:rsidRPr="00880017">
          <w:rPr>
            <w:color w:val="008080"/>
            <w:rPrChange w:id="827" w:author="Caree2" w:date="2017-04-02T07:52:00Z">
              <w:rPr>
                <w:color w:val="3F7F7F"/>
              </w:rPr>
            </w:rPrChange>
          </w:rPr>
          <w:t>groupId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828" w:author="Caree2" w:date="2017-04-01T12:03:00Z"/>
          <w:color w:val="008080"/>
          <w:rPrChange w:id="829" w:author="Caree2" w:date="2017-04-02T07:52:00Z">
            <w:rPr>
              <w:ins w:id="830" w:author="Caree2" w:date="2017-04-01T12:03:00Z"/>
            </w:rPr>
          </w:rPrChange>
        </w:rPr>
        <w:pPrChange w:id="831" w:author="Caree2" w:date="2017-04-02T07:06:00Z">
          <w:pPr>
            <w:autoSpaceDE w:val="0"/>
            <w:autoSpaceDN w:val="0"/>
            <w:adjustRightInd w:val="0"/>
          </w:pPr>
        </w:pPrChange>
      </w:pPr>
      <w:ins w:id="832" w:author="Caree2" w:date="2017-04-01T12:03:00Z">
        <w:r w:rsidRPr="00880017">
          <w:rPr>
            <w:color w:val="008080"/>
            <w:rPrChange w:id="833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34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35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836" w:author="Caree2" w:date="2017-04-02T07:52:00Z">
              <w:rPr>
                <w:color w:val="3F7F7F"/>
              </w:rPr>
            </w:rPrChange>
          </w:rPr>
          <w:t>artifactId</w:t>
        </w:r>
        <w:r>
          <w:rPr>
            <w:color w:val="008080"/>
          </w:rPr>
          <w:t>&gt;</w:t>
        </w:r>
        <w:r w:rsidRPr="00880017">
          <w:rPr>
            <w:color w:val="008080"/>
            <w:rPrChange w:id="837" w:author="Caree2" w:date="2017-04-02T07:52:00Z">
              <w:rPr>
                <w:color w:val="000000"/>
                <w:u w:val="single"/>
              </w:rPr>
            </w:rPrChange>
          </w:rPr>
          <w:t>aspectjweaver</w:t>
        </w:r>
        <w:r>
          <w:rPr>
            <w:color w:val="008080"/>
          </w:rPr>
          <w:t>&lt;/</w:t>
        </w:r>
        <w:r w:rsidRPr="00880017">
          <w:rPr>
            <w:color w:val="008080"/>
            <w:rPrChange w:id="838" w:author="Caree2" w:date="2017-04-02T07:52:00Z">
              <w:rPr>
                <w:color w:val="3F7F7F"/>
              </w:rPr>
            </w:rPrChange>
          </w:rPr>
          <w:t>artifactId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839" w:author="Caree2" w:date="2017-04-01T12:03:00Z"/>
          <w:color w:val="008080"/>
          <w:rPrChange w:id="840" w:author="Caree2" w:date="2017-04-02T07:52:00Z">
            <w:rPr>
              <w:ins w:id="841" w:author="Caree2" w:date="2017-04-01T12:03:00Z"/>
            </w:rPr>
          </w:rPrChange>
        </w:rPr>
        <w:pPrChange w:id="842" w:author="Caree2" w:date="2017-04-02T07:06:00Z">
          <w:pPr>
            <w:autoSpaceDE w:val="0"/>
            <w:autoSpaceDN w:val="0"/>
            <w:adjustRightInd w:val="0"/>
          </w:pPr>
        </w:pPrChange>
      </w:pPr>
      <w:ins w:id="843" w:author="Caree2" w:date="2017-04-01T12:03:00Z">
        <w:r w:rsidRPr="00880017">
          <w:rPr>
            <w:color w:val="008080"/>
            <w:rPrChange w:id="844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45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46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847" w:author="Caree2" w:date="2017-04-02T07:52:00Z">
              <w:rPr>
                <w:color w:val="3F7F7F"/>
              </w:rPr>
            </w:rPrChange>
          </w:rPr>
          <w:t>version</w:t>
        </w:r>
        <w:r>
          <w:rPr>
            <w:color w:val="008080"/>
          </w:rPr>
          <w:t>&gt;</w:t>
        </w:r>
        <w:r w:rsidRPr="00880017">
          <w:rPr>
            <w:color w:val="008080"/>
            <w:rPrChange w:id="848" w:author="Caree2" w:date="2017-04-02T07:52:00Z">
              <w:rPr>
                <w:color w:val="000000"/>
              </w:rPr>
            </w:rPrChange>
          </w:rPr>
          <w:t>1.6.11</w:t>
        </w:r>
        <w:r>
          <w:rPr>
            <w:color w:val="008080"/>
          </w:rPr>
          <w:t>&lt;/</w:t>
        </w:r>
        <w:r w:rsidRPr="00880017">
          <w:rPr>
            <w:color w:val="008080"/>
            <w:rPrChange w:id="849" w:author="Caree2" w:date="2017-04-02T07:52:00Z">
              <w:rPr>
                <w:color w:val="3F7F7F"/>
              </w:rPr>
            </w:rPrChange>
          </w:rPr>
          <w:t>version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850" w:author="Caree2" w:date="2017-04-01T12:03:00Z"/>
          <w:color w:val="008080"/>
          <w:rPrChange w:id="851" w:author="Caree2" w:date="2017-04-02T07:52:00Z">
            <w:rPr>
              <w:ins w:id="852" w:author="Caree2" w:date="2017-04-01T12:03:00Z"/>
            </w:rPr>
          </w:rPrChange>
        </w:rPr>
        <w:pPrChange w:id="853" w:author="Caree2" w:date="2017-04-02T07:06:00Z">
          <w:pPr>
            <w:autoSpaceDE w:val="0"/>
            <w:autoSpaceDN w:val="0"/>
            <w:adjustRightInd w:val="0"/>
          </w:pPr>
        </w:pPrChange>
      </w:pPr>
      <w:ins w:id="854" w:author="Caree2" w:date="2017-04-01T12:03:00Z">
        <w:r w:rsidRPr="00880017">
          <w:rPr>
            <w:color w:val="008080"/>
            <w:rPrChange w:id="855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56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&lt;/</w:t>
        </w:r>
        <w:r w:rsidRPr="00880017">
          <w:rPr>
            <w:color w:val="008080"/>
            <w:rPrChange w:id="857" w:author="Caree2" w:date="2017-04-02T07:52:00Z">
              <w:rPr>
                <w:color w:val="3F7F7F"/>
              </w:rPr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858" w:author="Caree2" w:date="2017-04-01T12:03:00Z"/>
          <w:color w:val="008080"/>
          <w:rPrChange w:id="859" w:author="Caree2" w:date="2017-04-02T07:52:00Z">
            <w:rPr>
              <w:ins w:id="860" w:author="Caree2" w:date="2017-04-01T12:03:00Z"/>
            </w:rPr>
          </w:rPrChange>
        </w:rPr>
        <w:pPrChange w:id="861" w:author="Caree2" w:date="2017-04-02T07:06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862" w:author="Caree2" w:date="2017-04-01T12:03:00Z"/>
          <w:color w:val="008080"/>
          <w:rPrChange w:id="863" w:author="Caree2" w:date="2017-04-02T07:52:00Z">
            <w:rPr>
              <w:ins w:id="864" w:author="Caree2" w:date="2017-04-01T12:03:00Z"/>
            </w:rPr>
          </w:rPrChange>
        </w:rPr>
        <w:pPrChange w:id="865" w:author="Caree2" w:date="2017-04-02T07:06:00Z">
          <w:pPr>
            <w:autoSpaceDE w:val="0"/>
            <w:autoSpaceDN w:val="0"/>
            <w:adjustRightInd w:val="0"/>
          </w:pPr>
        </w:pPrChange>
      </w:pPr>
      <w:ins w:id="866" w:author="Caree2" w:date="2017-04-01T12:03:00Z">
        <w:r w:rsidRPr="00880017">
          <w:rPr>
            <w:color w:val="008080"/>
            <w:rPrChange w:id="867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68" w:author="Caree2" w:date="2017-04-02T07:52:00Z">
              <w:rPr>
                <w:color w:val="000000"/>
              </w:rPr>
            </w:rPrChange>
          </w:rPr>
          <w:tab/>
          <w:t>&lt;!-- LogBack dependencies --&gt;</w:t>
        </w:r>
      </w:ins>
    </w:p>
    <w:p w:rsidR="00F35444" w:rsidRPr="00880017" w:rsidRDefault="00F35444" w:rsidP="00860216">
      <w:pPr>
        <w:rPr>
          <w:ins w:id="869" w:author="Caree2" w:date="2017-04-01T12:03:00Z"/>
          <w:color w:val="008080"/>
          <w:rPrChange w:id="870" w:author="Caree2" w:date="2017-04-02T07:52:00Z">
            <w:rPr>
              <w:ins w:id="871" w:author="Caree2" w:date="2017-04-01T12:03:00Z"/>
            </w:rPr>
          </w:rPrChange>
        </w:rPr>
        <w:pPrChange w:id="872" w:author="Caree2" w:date="2017-04-02T07:06:00Z">
          <w:pPr>
            <w:autoSpaceDE w:val="0"/>
            <w:autoSpaceDN w:val="0"/>
            <w:adjustRightInd w:val="0"/>
          </w:pPr>
        </w:pPrChange>
      </w:pPr>
      <w:ins w:id="873" w:author="Caree2" w:date="2017-04-01T12:03:00Z">
        <w:r w:rsidRPr="00880017">
          <w:rPr>
            <w:color w:val="008080"/>
            <w:rPrChange w:id="874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75" w:author="Caree2" w:date="2017-04-02T07:52:00Z">
              <w:rPr>
                <w:color w:val="000000"/>
              </w:rPr>
            </w:rPrChange>
          </w:rPr>
          <w:tab/>
          <w:t>&lt;!-- https://mvnrepository.com/artifact/ch.qos.logback/logback-classic --&gt;</w:t>
        </w:r>
      </w:ins>
    </w:p>
    <w:p w:rsidR="00F35444" w:rsidRPr="00880017" w:rsidRDefault="00F35444" w:rsidP="00860216">
      <w:pPr>
        <w:rPr>
          <w:ins w:id="876" w:author="Caree2" w:date="2017-04-01T12:03:00Z"/>
          <w:color w:val="008080"/>
          <w:rPrChange w:id="877" w:author="Caree2" w:date="2017-04-02T07:52:00Z">
            <w:rPr>
              <w:ins w:id="878" w:author="Caree2" w:date="2017-04-01T12:03:00Z"/>
            </w:rPr>
          </w:rPrChange>
        </w:rPr>
        <w:pPrChange w:id="879" w:author="Caree2" w:date="2017-04-02T07:06:00Z">
          <w:pPr>
            <w:autoSpaceDE w:val="0"/>
            <w:autoSpaceDN w:val="0"/>
            <w:adjustRightInd w:val="0"/>
          </w:pPr>
        </w:pPrChange>
      </w:pPr>
      <w:ins w:id="880" w:author="Caree2" w:date="2017-04-01T12:03:00Z">
        <w:r w:rsidRPr="00880017">
          <w:rPr>
            <w:color w:val="008080"/>
            <w:rPrChange w:id="881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82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883" w:author="Caree2" w:date="2017-04-02T07:52:00Z">
              <w:rPr/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884" w:author="Caree2" w:date="2017-04-01T12:03:00Z"/>
          <w:color w:val="008080"/>
          <w:rPrChange w:id="885" w:author="Caree2" w:date="2017-04-02T07:52:00Z">
            <w:rPr>
              <w:ins w:id="886" w:author="Caree2" w:date="2017-04-01T12:03:00Z"/>
            </w:rPr>
          </w:rPrChange>
        </w:rPr>
        <w:pPrChange w:id="887" w:author="Caree2" w:date="2017-04-02T07:06:00Z">
          <w:pPr>
            <w:autoSpaceDE w:val="0"/>
            <w:autoSpaceDN w:val="0"/>
            <w:adjustRightInd w:val="0"/>
          </w:pPr>
        </w:pPrChange>
      </w:pPr>
      <w:ins w:id="888" w:author="Caree2" w:date="2017-04-01T12:03:00Z">
        <w:r w:rsidRPr="00880017">
          <w:rPr>
            <w:color w:val="008080"/>
            <w:rPrChange w:id="889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90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891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892" w:author="Caree2" w:date="2017-04-02T07:52:00Z">
              <w:rPr/>
            </w:rPrChange>
          </w:rPr>
          <w:t>groupId</w:t>
        </w:r>
        <w:r>
          <w:rPr>
            <w:color w:val="008080"/>
          </w:rPr>
          <w:t>&gt;</w:t>
        </w:r>
        <w:r w:rsidRPr="00880017">
          <w:rPr>
            <w:color w:val="008080"/>
            <w:rPrChange w:id="893" w:author="Caree2" w:date="2017-04-02T07:52:00Z">
              <w:rPr>
                <w:color w:val="000000"/>
              </w:rPr>
            </w:rPrChange>
          </w:rPr>
          <w:t>ch.qos.logback</w:t>
        </w:r>
        <w:r>
          <w:rPr>
            <w:color w:val="008080"/>
          </w:rPr>
          <w:t>&lt;/</w:t>
        </w:r>
        <w:r w:rsidRPr="00880017">
          <w:rPr>
            <w:color w:val="008080"/>
            <w:rPrChange w:id="894" w:author="Caree2" w:date="2017-04-02T07:52:00Z">
              <w:rPr/>
            </w:rPrChange>
          </w:rPr>
          <w:t>groupId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895" w:author="Caree2" w:date="2017-04-01T12:03:00Z"/>
          <w:color w:val="008080"/>
          <w:rPrChange w:id="896" w:author="Caree2" w:date="2017-04-02T07:52:00Z">
            <w:rPr>
              <w:ins w:id="897" w:author="Caree2" w:date="2017-04-01T12:03:00Z"/>
            </w:rPr>
          </w:rPrChange>
        </w:rPr>
        <w:pPrChange w:id="898" w:author="Caree2" w:date="2017-04-02T07:06:00Z">
          <w:pPr>
            <w:autoSpaceDE w:val="0"/>
            <w:autoSpaceDN w:val="0"/>
            <w:adjustRightInd w:val="0"/>
          </w:pPr>
        </w:pPrChange>
      </w:pPr>
      <w:ins w:id="899" w:author="Caree2" w:date="2017-04-01T12:03:00Z">
        <w:r w:rsidRPr="00880017">
          <w:rPr>
            <w:color w:val="008080"/>
            <w:rPrChange w:id="900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01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02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903" w:author="Caree2" w:date="2017-04-02T07:52:00Z">
              <w:rPr/>
            </w:rPrChange>
          </w:rPr>
          <w:t>artifactId</w:t>
        </w:r>
        <w:r>
          <w:rPr>
            <w:color w:val="008080"/>
          </w:rPr>
          <w:t>&gt;</w:t>
        </w:r>
        <w:r w:rsidRPr="00880017">
          <w:rPr>
            <w:color w:val="008080"/>
            <w:rPrChange w:id="904" w:author="Caree2" w:date="2017-04-02T07:52:00Z">
              <w:rPr>
                <w:color w:val="000000"/>
                <w:u w:val="single"/>
              </w:rPr>
            </w:rPrChange>
          </w:rPr>
          <w:t>logback-classic</w:t>
        </w:r>
        <w:r>
          <w:rPr>
            <w:color w:val="008080"/>
          </w:rPr>
          <w:t>&lt;/</w:t>
        </w:r>
        <w:r w:rsidRPr="00880017">
          <w:rPr>
            <w:color w:val="008080"/>
            <w:rPrChange w:id="905" w:author="Caree2" w:date="2017-04-02T07:52:00Z">
              <w:rPr/>
            </w:rPrChange>
          </w:rPr>
          <w:t>artifactId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906" w:author="Caree2" w:date="2017-04-01T12:03:00Z"/>
          <w:color w:val="008080"/>
          <w:rPrChange w:id="907" w:author="Caree2" w:date="2017-04-02T07:52:00Z">
            <w:rPr>
              <w:ins w:id="908" w:author="Caree2" w:date="2017-04-01T12:03:00Z"/>
            </w:rPr>
          </w:rPrChange>
        </w:rPr>
        <w:pPrChange w:id="909" w:author="Caree2" w:date="2017-04-02T07:06:00Z">
          <w:pPr>
            <w:autoSpaceDE w:val="0"/>
            <w:autoSpaceDN w:val="0"/>
            <w:adjustRightInd w:val="0"/>
          </w:pPr>
        </w:pPrChange>
      </w:pPr>
      <w:ins w:id="910" w:author="Caree2" w:date="2017-04-01T12:03:00Z">
        <w:r w:rsidRPr="00880017">
          <w:rPr>
            <w:color w:val="008080"/>
            <w:rPrChange w:id="911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12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13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914" w:author="Caree2" w:date="2017-04-02T07:52:00Z">
              <w:rPr/>
            </w:rPrChange>
          </w:rPr>
          <w:t>version</w:t>
        </w:r>
        <w:r>
          <w:rPr>
            <w:color w:val="008080"/>
          </w:rPr>
          <w:t>&gt;</w:t>
        </w:r>
        <w:r w:rsidRPr="00880017">
          <w:rPr>
            <w:color w:val="008080"/>
            <w:rPrChange w:id="915" w:author="Caree2" w:date="2017-04-02T07:52:00Z">
              <w:rPr>
                <w:color w:val="000000"/>
              </w:rPr>
            </w:rPrChange>
          </w:rPr>
          <w:t>1.2.2</w:t>
        </w:r>
        <w:r>
          <w:rPr>
            <w:color w:val="008080"/>
          </w:rPr>
          <w:t>&lt;/</w:t>
        </w:r>
        <w:r w:rsidRPr="00880017">
          <w:rPr>
            <w:color w:val="008080"/>
            <w:rPrChange w:id="916" w:author="Caree2" w:date="2017-04-02T07:52:00Z">
              <w:rPr/>
            </w:rPrChange>
          </w:rPr>
          <w:t>version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917" w:author="Caree2" w:date="2017-04-01T12:03:00Z"/>
          <w:color w:val="008080"/>
          <w:rPrChange w:id="918" w:author="Caree2" w:date="2017-04-02T07:52:00Z">
            <w:rPr>
              <w:ins w:id="919" w:author="Caree2" w:date="2017-04-01T12:03:00Z"/>
            </w:rPr>
          </w:rPrChange>
        </w:rPr>
        <w:pPrChange w:id="920" w:author="Caree2" w:date="2017-04-02T07:06:00Z">
          <w:pPr>
            <w:autoSpaceDE w:val="0"/>
            <w:autoSpaceDN w:val="0"/>
            <w:adjustRightInd w:val="0"/>
          </w:pPr>
        </w:pPrChange>
      </w:pPr>
      <w:ins w:id="921" w:author="Caree2" w:date="2017-04-01T12:03:00Z">
        <w:r w:rsidRPr="00880017">
          <w:rPr>
            <w:color w:val="008080"/>
            <w:rPrChange w:id="922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23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&lt;/</w:t>
        </w:r>
        <w:r w:rsidRPr="00880017">
          <w:rPr>
            <w:color w:val="008080"/>
            <w:rPrChange w:id="924" w:author="Caree2" w:date="2017-04-02T07:52:00Z">
              <w:rPr/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925" w:author="Caree2" w:date="2017-04-01T12:03:00Z"/>
          <w:color w:val="008080"/>
          <w:rPrChange w:id="926" w:author="Caree2" w:date="2017-04-02T07:52:00Z">
            <w:rPr>
              <w:ins w:id="927" w:author="Caree2" w:date="2017-04-01T12:03:00Z"/>
            </w:rPr>
          </w:rPrChange>
        </w:rPr>
        <w:pPrChange w:id="928" w:author="Caree2" w:date="2017-04-02T07:06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929" w:author="Caree2" w:date="2017-04-01T12:03:00Z"/>
          <w:color w:val="008080"/>
          <w:rPrChange w:id="930" w:author="Caree2" w:date="2017-04-02T07:52:00Z">
            <w:rPr>
              <w:ins w:id="931" w:author="Caree2" w:date="2017-04-01T12:03:00Z"/>
            </w:rPr>
          </w:rPrChange>
        </w:rPr>
        <w:pPrChange w:id="932" w:author="Caree2" w:date="2017-04-02T07:06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933" w:author="Caree2" w:date="2017-04-01T12:03:00Z"/>
          <w:color w:val="008080"/>
          <w:rPrChange w:id="934" w:author="Caree2" w:date="2017-04-02T07:52:00Z">
            <w:rPr>
              <w:ins w:id="935" w:author="Caree2" w:date="2017-04-01T12:03:00Z"/>
            </w:rPr>
          </w:rPrChange>
        </w:rPr>
        <w:pPrChange w:id="936" w:author="Caree2" w:date="2017-04-02T07:06:00Z">
          <w:pPr>
            <w:autoSpaceDE w:val="0"/>
            <w:autoSpaceDN w:val="0"/>
            <w:adjustRightInd w:val="0"/>
          </w:pPr>
        </w:pPrChange>
      </w:pPr>
      <w:ins w:id="937" w:author="Caree2" w:date="2017-04-01T12:03:00Z">
        <w:r w:rsidRPr="00880017">
          <w:rPr>
            <w:color w:val="008080"/>
            <w:rPrChange w:id="938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39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940" w:author="Caree2" w:date="2017-04-02T07:52:00Z">
              <w:rPr/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941" w:author="Caree2" w:date="2017-04-01T12:03:00Z"/>
          <w:color w:val="008080"/>
          <w:rPrChange w:id="942" w:author="Caree2" w:date="2017-04-02T07:52:00Z">
            <w:rPr>
              <w:ins w:id="943" w:author="Caree2" w:date="2017-04-01T12:03:00Z"/>
            </w:rPr>
          </w:rPrChange>
        </w:rPr>
        <w:pPrChange w:id="944" w:author="Caree2" w:date="2017-04-02T07:06:00Z">
          <w:pPr>
            <w:autoSpaceDE w:val="0"/>
            <w:autoSpaceDN w:val="0"/>
            <w:adjustRightInd w:val="0"/>
          </w:pPr>
        </w:pPrChange>
      </w:pPr>
      <w:ins w:id="945" w:author="Caree2" w:date="2017-04-01T12:03:00Z">
        <w:r w:rsidRPr="00880017">
          <w:rPr>
            <w:color w:val="008080"/>
            <w:rPrChange w:id="946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47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48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949" w:author="Caree2" w:date="2017-04-02T07:52:00Z">
              <w:rPr/>
            </w:rPrChange>
          </w:rPr>
          <w:t>groupId</w:t>
        </w:r>
        <w:r>
          <w:rPr>
            <w:color w:val="008080"/>
          </w:rPr>
          <w:t>&gt;</w:t>
        </w:r>
        <w:r w:rsidRPr="00880017">
          <w:rPr>
            <w:color w:val="008080"/>
            <w:rPrChange w:id="950" w:author="Caree2" w:date="2017-04-02T07:52:00Z">
              <w:rPr>
                <w:color w:val="000000"/>
              </w:rPr>
            </w:rPrChange>
          </w:rPr>
          <w:t>org.slf4j</w:t>
        </w:r>
        <w:r>
          <w:rPr>
            <w:color w:val="008080"/>
          </w:rPr>
          <w:t>&lt;/</w:t>
        </w:r>
        <w:r w:rsidRPr="00880017">
          <w:rPr>
            <w:color w:val="008080"/>
            <w:rPrChange w:id="951" w:author="Caree2" w:date="2017-04-02T07:52:00Z">
              <w:rPr/>
            </w:rPrChange>
          </w:rPr>
          <w:t>groupId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952" w:author="Caree2" w:date="2017-04-01T12:03:00Z"/>
          <w:color w:val="008080"/>
          <w:rPrChange w:id="953" w:author="Caree2" w:date="2017-04-02T07:52:00Z">
            <w:rPr>
              <w:ins w:id="954" w:author="Caree2" w:date="2017-04-01T12:03:00Z"/>
            </w:rPr>
          </w:rPrChange>
        </w:rPr>
        <w:pPrChange w:id="955" w:author="Caree2" w:date="2017-04-02T07:06:00Z">
          <w:pPr>
            <w:autoSpaceDE w:val="0"/>
            <w:autoSpaceDN w:val="0"/>
            <w:adjustRightInd w:val="0"/>
          </w:pPr>
        </w:pPrChange>
      </w:pPr>
      <w:ins w:id="956" w:author="Caree2" w:date="2017-04-01T12:03:00Z">
        <w:r w:rsidRPr="00880017">
          <w:rPr>
            <w:color w:val="008080"/>
            <w:rPrChange w:id="957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58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59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960" w:author="Caree2" w:date="2017-04-02T07:52:00Z">
              <w:rPr/>
            </w:rPrChange>
          </w:rPr>
          <w:t>artifactId</w:t>
        </w:r>
        <w:r>
          <w:rPr>
            <w:color w:val="008080"/>
          </w:rPr>
          <w:t>&gt;</w:t>
        </w:r>
        <w:r w:rsidRPr="00880017">
          <w:rPr>
            <w:color w:val="008080"/>
            <w:rPrChange w:id="961" w:author="Caree2" w:date="2017-04-02T07:52:00Z">
              <w:rPr>
                <w:color w:val="000000"/>
                <w:u w:val="single"/>
              </w:rPr>
            </w:rPrChange>
          </w:rPr>
          <w:t>jcl-over-slf4j</w:t>
        </w:r>
        <w:r>
          <w:rPr>
            <w:color w:val="008080"/>
          </w:rPr>
          <w:t>&lt;/</w:t>
        </w:r>
        <w:r w:rsidRPr="00880017">
          <w:rPr>
            <w:color w:val="008080"/>
            <w:rPrChange w:id="962" w:author="Caree2" w:date="2017-04-02T07:52:00Z">
              <w:rPr/>
            </w:rPrChange>
          </w:rPr>
          <w:t>artifactId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963" w:author="Caree2" w:date="2017-04-01T12:03:00Z"/>
          <w:color w:val="008080"/>
          <w:rPrChange w:id="964" w:author="Caree2" w:date="2017-04-02T07:52:00Z">
            <w:rPr>
              <w:ins w:id="965" w:author="Caree2" w:date="2017-04-01T12:03:00Z"/>
            </w:rPr>
          </w:rPrChange>
        </w:rPr>
        <w:pPrChange w:id="966" w:author="Caree2" w:date="2017-04-02T07:06:00Z">
          <w:pPr>
            <w:autoSpaceDE w:val="0"/>
            <w:autoSpaceDN w:val="0"/>
            <w:adjustRightInd w:val="0"/>
          </w:pPr>
        </w:pPrChange>
      </w:pPr>
      <w:ins w:id="967" w:author="Caree2" w:date="2017-04-01T12:03:00Z">
        <w:r w:rsidRPr="00880017">
          <w:rPr>
            <w:color w:val="008080"/>
            <w:rPrChange w:id="968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69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70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971" w:author="Caree2" w:date="2017-04-02T07:52:00Z">
              <w:rPr/>
            </w:rPrChange>
          </w:rPr>
          <w:t>version</w:t>
        </w:r>
        <w:r>
          <w:rPr>
            <w:color w:val="008080"/>
          </w:rPr>
          <w:t>&gt;</w:t>
        </w:r>
        <w:r w:rsidRPr="00880017">
          <w:rPr>
            <w:color w:val="008080"/>
            <w:rPrChange w:id="972" w:author="Caree2" w:date="2017-04-02T07:52:00Z">
              <w:rPr>
                <w:color w:val="000000"/>
              </w:rPr>
            </w:rPrChange>
          </w:rPr>
          <w:t>${jcloverslf4j.version}</w:t>
        </w:r>
        <w:r>
          <w:rPr>
            <w:color w:val="008080"/>
          </w:rPr>
          <w:t>&lt;/</w:t>
        </w:r>
        <w:r w:rsidRPr="00880017">
          <w:rPr>
            <w:color w:val="008080"/>
            <w:rPrChange w:id="973" w:author="Caree2" w:date="2017-04-02T07:52:00Z">
              <w:rPr/>
            </w:rPrChange>
          </w:rPr>
          <w:t>version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974" w:author="Caree2" w:date="2017-04-01T12:03:00Z"/>
          <w:color w:val="008080"/>
          <w:rPrChange w:id="975" w:author="Caree2" w:date="2017-04-02T07:52:00Z">
            <w:rPr>
              <w:ins w:id="976" w:author="Caree2" w:date="2017-04-01T12:03:00Z"/>
            </w:rPr>
          </w:rPrChange>
        </w:rPr>
        <w:pPrChange w:id="977" w:author="Caree2" w:date="2017-04-02T07:06:00Z">
          <w:pPr>
            <w:autoSpaceDE w:val="0"/>
            <w:autoSpaceDN w:val="0"/>
            <w:adjustRightInd w:val="0"/>
          </w:pPr>
        </w:pPrChange>
      </w:pPr>
      <w:ins w:id="978" w:author="Caree2" w:date="2017-04-01T12:03:00Z">
        <w:r w:rsidRPr="00880017">
          <w:rPr>
            <w:color w:val="008080"/>
            <w:rPrChange w:id="979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80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&lt;/</w:t>
        </w:r>
        <w:r w:rsidRPr="00880017">
          <w:rPr>
            <w:color w:val="008080"/>
            <w:rPrChange w:id="981" w:author="Caree2" w:date="2017-04-02T07:52:00Z">
              <w:rPr/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982" w:author="Caree2" w:date="2017-04-01T12:03:00Z"/>
          <w:color w:val="008080"/>
          <w:rPrChange w:id="983" w:author="Caree2" w:date="2017-04-02T07:52:00Z">
            <w:rPr>
              <w:ins w:id="984" w:author="Caree2" w:date="2017-04-01T12:03:00Z"/>
            </w:rPr>
          </w:rPrChange>
        </w:rPr>
        <w:pPrChange w:id="985" w:author="Caree2" w:date="2017-04-02T07:06:00Z">
          <w:pPr>
            <w:autoSpaceDE w:val="0"/>
            <w:autoSpaceDN w:val="0"/>
            <w:adjustRightInd w:val="0"/>
          </w:pPr>
        </w:pPrChange>
      </w:pPr>
    </w:p>
    <w:p w:rsidR="00F35444" w:rsidRPr="00880017" w:rsidRDefault="00F35444" w:rsidP="00860216">
      <w:pPr>
        <w:rPr>
          <w:ins w:id="986" w:author="Caree2" w:date="2017-04-01T12:03:00Z"/>
          <w:color w:val="008080"/>
          <w:rPrChange w:id="987" w:author="Caree2" w:date="2017-04-02T07:52:00Z">
            <w:rPr>
              <w:ins w:id="988" w:author="Caree2" w:date="2017-04-01T12:03:00Z"/>
            </w:rPr>
          </w:rPrChange>
        </w:rPr>
        <w:pPrChange w:id="989" w:author="Caree2" w:date="2017-04-02T07:06:00Z">
          <w:pPr>
            <w:autoSpaceDE w:val="0"/>
            <w:autoSpaceDN w:val="0"/>
            <w:adjustRightInd w:val="0"/>
          </w:pPr>
        </w:pPrChange>
      </w:pPr>
      <w:ins w:id="990" w:author="Caree2" w:date="2017-04-01T12:03:00Z">
        <w:r w:rsidRPr="00880017">
          <w:rPr>
            <w:color w:val="008080"/>
            <w:rPrChange w:id="991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92" w:author="Caree2" w:date="2017-04-02T07:52:00Z">
              <w:rPr>
                <w:color w:val="000000"/>
              </w:rPr>
            </w:rPrChange>
          </w:rPr>
          <w:tab/>
          <w:t>&lt;!-- https://mvnrepository.com/artifact/ch.qos.logback/logback-core --&gt;</w:t>
        </w:r>
      </w:ins>
    </w:p>
    <w:p w:rsidR="00F35444" w:rsidRPr="00880017" w:rsidRDefault="00F35444" w:rsidP="00860216">
      <w:pPr>
        <w:rPr>
          <w:ins w:id="993" w:author="Caree2" w:date="2017-04-01T12:03:00Z"/>
          <w:color w:val="008080"/>
          <w:rPrChange w:id="994" w:author="Caree2" w:date="2017-04-02T07:52:00Z">
            <w:rPr>
              <w:ins w:id="995" w:author="Caree2" w:date="2017-04-01T12:03:00Z"/>
            </w:rPr>
          </w:rPrChange>
        </w:rPr>
        <w:pPrChange w:id="996" w:author="Caree2" w:date="2017-04-02T07:06:00Z">
          <w:pPr>
            <w:autoSpaceDE w:val="0"/>
            <w:autoSpaceDN w:val="0"/>
            <w:adjustRightInd w:val="0"/>
          </w:pPr>
        </w:pPrChange>
      </w:pPr>
      <w:ins w:id="997" w:author="Caree2" w:date="2017-04-01T12:03:00Z">
        <w:r w:rsidRPr="00880017">
          <w:rPr>
            <w:color w:val="008080"/>
            <w:rPrChange w:id="998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999" w:author="Caree2" w:date="2017-04-02T07:52:00Z">
              <w:rPr>
                <w:color w:val="000000"/>
              </w:rPr>
            </w:rPrChange>
          </w:rPr>
          <w:tab/>
          <w:t>&lt;!-- https://mvnrepository.com/artifact/ch.qos.logback/logback-core --&gt;</w:t>
        </w:r>
      </w:ins>
    </w:p>
    <w:p w:rsidR="00F35444" w:rsidRPr="00880017" w:rsidRDefault="00F35444" w:rsidP="00860216">
      <w:pPr>
        <w:rPr>
          <w:ins w:id="1000" w:author="Caree2" w:date="2017-04-01T12:03:00Z"/>
          <w:color w:val="008080"/>
          <w:rPrChange w:id="1001" w:author="Caree2" w:date="2017-04-02T07:52:00Z">
            <w:rPr>
              <w:ins w:id="1002" w:author="Caree2" w:date="2017-04-01T12:03:00Z"/>
            </w:rPr>
          </w:rPrChange>
        </w:rPr>
        <w:pPrChange w:id="1003" w:author="Caree2" w:date="2017-04-02T07:06:00Z">
          <w:pPr>
            <w:autoSpaceDE w:val="0"/>
            <w:autoSpaceDN w:val="0"/>
            <w:adjustRightInd w:val="0"/>
          </w:pPr>
        </w:pPrChange>
      </w:pPr>
      <w:ins w:id="1004" w:author="Caree2" w:date="2017-04-01T12:03:00Z">
        <w:r w:rsidRPr="00880017">
          <w:rPr>
            <w:color w:val="008080"/>
            <w:rPrChange w:id="1005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1006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1007" w:author="Caree2" w:date="2017-04-02T07:52:00Z">
              <w:rPr/>
            </w:rPrChange>
          </w:rPr>
          <w:t>dependency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1008" w:author="Caree2" w:date="2017-04-01T12:03:00Z"/>
          <w:color w:val="008080"/>
          <w:rPrChange w:id="1009" w:author="Caree2" w:date="2017-04-02T07:52:00Z">
            <w:rPr>
              <w:ins w:id="1010" w:author="Caree2" w:date="2017-04-01T12:03:00Z"/>
            </w:rPr>
          </w:rPrChange>
        </w:rPr>
        <w:pPrChange w:id="1011" w:author="Caree2" w:date="2017-04-02T07:06:00Z">
          <w:pPr>
            <w:autoSpaceDE w:val="0"/>
            <w:autoSpaceDN w:val="0"/>
            <w:adjustRightInd w:val="0"/>
          </w:pPr>
        </w:pPrChange>
      </w:pPr>
      <w:ins w:id="1012" w:author="Caree2" w:date="2017-04-01T12:03:00Z">
        <w:r w:rsidRPr="00880017">
          <w:rPr>
            <w:color w:val="008080"/>
            <w:rPrChange w:id="1013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1014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1015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1016" w:author="Caree2" w:date="2017-04-02T07:52:00Z">
              <w:rPr/>
            </w:rPrChange>
          </w:rPr>
          <w:t>groupId</w:t>
        </w:r>
        <w:r>
          <w:rPr>
            <w:color w:val="008080"/>
          </w:rPr>
          <w:t>&gt;</w:t>
        </w:r>
        <w:r w:rsidRPr="00880017">
          <w:rPr>
            <w:color w:val="008080"/>
            <w:rPrChange w:id="1017" w:author="Caree2" w:date="2017-04-02T07:52:00Z">
              <w:rPr>
                <w:color w:val="000000"/>
              </w:rPr>
            </w:rPrChange>
          </w:rPr>
          <w:t>ch.qos.logback</w:t>
        </w:r>
        <w:r>
          <w:rPr>
            <w:color w:val="008080"/>
          </w:rPr>
          <w:t>&lt;/</w:t>
        </w:r>
        <w:r w:rsidRPr="00880017">
          <w:rPr>
            <w:color w:val="008080"/>
            <w:rPrChange w:id="1018" w:author="Caree2" w:date="2017-04-02T07:52:00Z">
              <w:rPr/>
            </w:rPrChange>
          </w:rPr>
          <w:t>groupId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1019" w:author="Caree2" w:date="2017-04-01T12:03:00Z"/>
          <w:color w:val="008080"/>
          <w:rPrChange w:id="1020" w:author="Caree2" w:date="2017-04-02T07:52:00Z">
            <w:rPr>
              <w:ins w:id="1021" w:author="Caree2" w:date="2017-04-01T12:03:00Z"/>
            </w:rPr>
          </w:rPrChange>
        </w:rPr>
        <w:pPrChange w:id="1022" w:author="Caree2" w:date="2017-04-02T07:06:00Z">
          <w:pPr>
            <w:autoSpaceDE w:val="0"/>
            <w:autoSpaceDN w:val="0"/>
            <w:adjustRightInd w:val="0"/>
          </w:pPr>
        </w:pPrChange>
      </w:pPr>
      <w:ins w:id="1023" w:author="Caree2" w:date="2017-04-01T12:03:00Z">
        <w:r w:rsidRPr="00880017">
          <w:rPr>
            <w:color w:val="008080"/>
            <w:rPrChange w:id="1024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1025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1026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1027" w:author="Caree2" w:date="2017-04-02T07:52:00Z">
              <w:rPr/>
            </w:rPrChange>
          </w:rPr>
          <w:t>artifactId</w:t>
        </w:r>
        <w:r>
          <w:rPr>
            <w:color w:val="008080"/>
          </w:rPr>
          <w:t>&gt;</w:t>
        </w:r>
        <w:r w:rsidRPr="00880017">
          <w:rPr>
            <w:color w:val="008080"/>
            <w:rPrChange w:id="1028" w:author="Caree2" w:date="2017-04-02T07:52:00Z">
              <w:rPr>
                <w:color w:val="000000"/>
                <w:u w:val="single"/>
              </w:rPr>
            </w:rPrChange>
          </w:rPr>
          <w:t>logback-core</w:t>
        </w:r>
        <w:r>
          <w:rPr>
            <w:color w:val="008080"/>
          </w:rPr>
          <w:t>&lt;/</w:t>
        </w:r>
        <w:r w:rsidRPr="00880017">
          <w:rPr>
            <w:color w:val="008080"/>
            <w:rPrChange w:id="1029" w:author="Caree2" w:date="2017-04-02T07:52:00Z">
              <w:rPr/>
            </w:rPrChange>
          </w:rPr>
          <w:t>artifactId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1030" w:author="Caree2" w:date="2017-04-01T12:03:00Z"/>
          <w:color w:val="008080"/>
          <w:rPrChange w:id="1031" w:author="Caree2" w:date="2017-04-02T07:52:00Z">
            <w:rPr>
              <w:ins w:id="1032" w:author="Caree2" w:date="2017-04-01T12:03:00Z"/>
            </w:rPr>
          </w:rPrChange>
        </w:rPr>
        <w:pPrChange w:id="1033" w:author="Caree2" w:date="2017-04-02T07:06:00Z">
          <w:pPr>
            <w:autoSpaceDE w:val="0"/>
            <w:autoSpaceDN w:val="0"/>
            <w:adjustRightInd w:val="0"/>
          </w:pPr>
        </w:pPrChange>
      </w:pPr>
      <w:ins w:id="1034" w:author="Caree2" w:date="2017-04-01T12:03:00Z">
        <w:r w:rsidRPr="00880017">
          <w:rPr>
            <w:color w:val="008080"/>
            <w:rPrChange w:id="1035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1036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1037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</w:t>
        </w:r>
        <w:r w:rsidRPr="00880017">
          <w:rPr>
            <w:color w:val="008080"/>
            <w:rPrChange w:id="1038" w:author="Caree2" w:date="2017-04-02T07:52:00Z">
              <w:rPr/>
            </w:rPrChange>
          </w:rPr>
          <w:t>version</w:t>
        </w:r>
        <w:r>
          <w:rPr>
            <w:color w:val="008080"/>
          </w:rPr>
          <w:t>&gt;</w:t>
        </w:r>
        <w:r w:rsidRPr="00880017">
          <w:rPr>
            <w:color w:val="008080"/>
            <w:rPrChange w:id="1039" w:author="Caree2" w:date="2017-04-02T07:52:00Z">
              <w:rPr>
                <w:color w:val="000000"/>
              </w:rPr>
            </w:rPrChange>
          </w:rPr>
          <w:t>1.2.2</w:t>
        </w:r>
        <w:r>
          <w:rPr>
            <w:color w:val="008080"/>
          </w:rPr>
          <w:t>&lt;/</w:t>
        </w:r>
        <w:r w:rsidRPr="00880017">
          <w:rPr>
            <w:color w:val="008080"/>
            <w:rPrChange w:id="1040" w:author="Caree2" w:date="2017-04-02T07:52:00Z">
              <w:rPr/>
            </w:rPrChange>
          </w:rPr>
          <w:t>version</w:t>
        </w:r>
        <w:r>
          <w:rPr>
            <w:color w:val="008080"/>
          </w:rPr>
          <w:t>&gt;</w:t>
        </w:r>
      </w:ins>
    </w:p>
    <w:p w:rsidR="00F35444" w:rsidRPr="00880017" w:rsidRDefault="00F35444" w:rsidP="00860216">
      <w:pPr>
        <w:rPr>
          <w:ins w:id="1041" w:author="Caree2" w:date="2017-04-01T12:03:00Z"/>
          <w:color w:val="008080"/>
          <w:rPrChange w:id="1042" w:author="Caree2" w:date="2017-04-02T07:52:00Z">
            <w:rPr>
              <w:ins w:id="1043" w:author="Caree2" w:date="2017-04-01T12:03:00Z"/>
            </w:rPr>
          </w:rPrChange>
        </w:rPr>
        <w:pPrChange w:id="1044" w:author="Caree2" w:date="2017-04-02T07:06:00Z">
          <w:pPr>
            <w:autoSpaceDE w:val="0"/>
            <w:autoSpaceDN w:val="0"/>
            <w:adjustRightInd w:val="0"/>
          </w:pPr>
        </w:pPrChange>
      </w:pPr>
      <w:ins w:id="1045" w:author="Caree2" w:date="2017-04-01T12:03:00Z">
        <w:r w:rsidRPr="00880017">
          <w:rPr>
            <w:color w:val="008080"/>
            <w:rPrChange w:id="1046" w:author="Caree2" w:date="2017-04-02T07:52:00Z">
              <w:rPr>
                <w:color w:val="000000"/>
              </w:rPr>
            </w:rPrChange>
          </w:rPr>
          <w:tab/>
        </w:r>
        <w:r w:rsidRPr="00880017">
          <w:rPr>
            <w:color w:val="008080"/>
            <w:rPrChange w:id="1047" w:author="Caree2" w:date="2017-04-02T07:52:00Z">
              <w:rPr>
                <w:color w:val="000000"/>
              </w:rPr>
            </w:rPrChange>
          </w:rPr>
          <w:tab/>
        </w:r>
        <w:r>
          <w:rPr>
            <w:color w:val="008080"/>
          </w:rPr>
          <w:t>&lt;/</w:t>
        </w:r>
        <w:r w:rsidRPr="00880017">
          <w:rPr>
            <w:color w:val="008080"/>
            <w:rPrChange w:id="1048" w:author="Caree2" w:date="2017-04-02T07:52:00Z">
              <w:rPr/>
            </w:rPrChange>
          </w:rPr>
          <w:t>dependency</w:t>
        </w:r>
        <w:r>
          <w:rPr>
            <w:color w:val="008080"/>
          </w:rPr>
          <w:t>&gt;</w:t>
        </w:r>
      </w:ins>
    </w:p>
    <w:p w:rsidR="00E1501E" w:rsidRPr="0091290A" w:rsidDel="00F35444" w:rsidRDefault="00E1501E" w:rsidP="00860216">
      <w:pPr>
        <w:rPr>
          <w:del w:id="1049" w:author="Caree2" w:date="2017-04-01T12:03:00Z"/>
          <w:color w:val="008080"/>
        </w:rPr>
        <w:pPrChange w:id="1050" w:author="Caree2" w:date="2017-04-02T07:06:00Z">
          <w:pPr/>
        </w:pPrChange>
      </w:pPr>
      <w:del w:id="1051" w:author="Caree2" w:date="2017-04-01T12:03:00Z">
        <w:r w:rsidRPr="0091290A" w:rsidDel="00F35444">
          <w:rPr>
            <w:color w:val="008080"/>
          </w:rPr>
          <w:delText>&lt;dependency&gt;</w:delText>
        </w:r>
      </w:del>
    </w:p>
    <w:p w:rsidR="00E1501E" w:rsidRPr="0091290A" w:rsidDel="00F35444" w:rsidRDefault="00E1501E" w:rsidP="00860216">
      <w:pPr>
        <w:rPr>
          <w:del w:id="1052" w:author="Caree2" w:date="2017-04-01T12:03:00Z"/>
          <w:color w:val="008080"/>
        </w:rPr>
        <w:pPrChange w:id="1053" w:author="Caree2" w:date="2017-04-02T07:06:00Z">
          <w:pPr/>
        </w:pPrChange>
      </w:pPr>
      <w:del w:id="1054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&lt;groupId&gt;org.springframework.cloud&lt;/groupId&gt;</w:delText>
        </w:r>
      </w:del>
    </w:p>
    <w:p w:rsidR="00E1501E" w:rsidRPr="0091290A" w:rsidDel="00F35444" w:rsidRDefault="00E1501E" w:rsidP="00860216">
      <w:pPr>
        <w:rPr>
          <w:del w:id="1055" w:author="Caree2" w:date="2017-04-01T12:03:00Z"/>
          <w:color w:val="008080"/>
        </w:rPr>
        <w:pPrChange w:id="1056" w:author="Caree2" w:date="2017-04-02T07:06:00Z">
          <w:pPr/>
        </w:pPrChange>
      </w:pPr>
      <w:del w:id="1057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&lt;artifactId&gt;spring-cloud-starter-eureka-server&lt;/artifactId&gt;</w:delText>
        </w:r>
      </w:del>
    </w:p>
    <w:p w:rsidR="00E1501E" w:rsidRPr="0091290A" w:rsidDel="00F35444" w:rsidRDefault="00E1501E" w:rsidP="00860216">
      <w:pPr>
        <w:rPr>
          <w:del w:id="1058" w:author="Caree2" w:date="2017-04-01T12:03:00Z"/>
          <w:color w:val="008080"/>
        </w:rPr>
        <w:pPrChange w:id="1059" w:author="Caree2" w:date="2017-04-02T07:06:00Z">
          <w:pPr/>
        </w:pPrChange>
      </w:pPr>
      <w:del w:id="1060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&lt;/dependency&gt;</w:delText>
        </w:r>
      </w:del>
    </w:p>
    <w:p w:rsidR="00E1501E" w:rsidRPr="0091290A" w:rsidDel="00F35444" w:rsidRDefault="00E1501E" w:rsidP="00860216">
      <w:pPr>
        <w:rPr>
          <w:del w:id="1061" w:author="Caree2" w:date="2017-04-01T12:03:00Z"/>
          <w:color w:val="008080"/>
        </w:rPr>
        <w:pPrChange w:id="1062" w:author="Caree2" w:date="2017-04-02T07:06:00Z">
          <w:pPr/>
        </w:pPrChange>
      </w:pPr>
      <w:del w:id="1063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&lt;dependency&gt;</w:delText>
        </w:r>
      </w:del>
    </w:p>
    <w:p w:rsidR="00E1501E" w:rsidRPr="0091290A" w:rsidDel="00F35444" w:rsidRDefault="00E1501E" w:rsidP="00860216">
      <w:pPr>
        <w:rPr>
          <w:del w:id="1064" w:author="Caree2" w:date="2017-04-01T12:03:00Z"/>
          <w:color w:val="008080"/>
        </w:rPr>
        <w:pPrChange w:id="1065" w:author="Caree2" w:date="2017-04-02T07:06:00Z">
          <w:pPr/>
        </w:pPrChange>
      </w:pPr>
      <w:del w:id="1066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&lt;groupId&gt;org.springframework.boot&lt;/groupId&gt;</w:delText>
        </w:r>
      </w:del>
    </w:p>
    <w:p w:rsidR="00E1501E" w:rsidRPr="0091290A" w:rsidDel="00F35444" w:rsidRDefault="00E1501E" w:rsidP="00860216">
      <w:pPr>
        <w:rPr>
          <w:del w:id="1067" w:author="Caree2" w:date="2017-04-01T12:03:00Z"/>
          <w:color w:val="008080"/>
        </w:rPr>
        <w:pPrChange w:id="1068" w:author="Caree2" w:date="2017-04-02T07:06:00Z">
          <w:pPr/>
        </w:pPrChange>
      </w:pPr>
      <w:del w:id="1069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&lt;artifactId&gt;spring-boot-starter-web&lt;/artifactId&gt;</w:delText>
        </w:r>
      </w:del>
    </w:p>
    <w:p w:rsidR="00E1501E" w:rsidRPr="0091290A" w:rsidDel="00F35444" w:rsidRDefault="00E1501E" w:rsidP="00860216">
      <w:pPr>
        <w:rPr>
          <w:del w:id="1070" w:author="Caree2" w:date="2017-04-01T12:03:00Z"/>
          <w:color w:val="008080"/>
        </w:rPr>
        <w:pPrChange w:id="1071" w:author="Caree2" w:date="2017-04-02T07:06:00Z">
          <w:pPr/>
        </w:pPrChange>
      </w:pPr>
      <w:del w:id="1072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&lt;/dependency&gt;</w:delText>
        </w:r>
      </w:del>
    </w:p>
    <w:p w:rsidR="00E1501E" w:rsidRPr="0091290A" w:rsidDel="00F35444" w:rsidRDefault="00E1501E" w:rsidP="00860216">
      <w:pPr>
        <w:rPr>
          <w:del w:id="1073" w:author="Caree2" w:date="2017-04-01T12:03:00Z"/>
          <w:color w:val="008080"/>
        </w:rPr>
        <w:pPrChange w:id="1074" w:author="Caree2" w:date="2017-04-02T07:06:00Z">
          <w:pPr/>
        </w:pPrChange>
      </w:pPr>
    </w:p>
    <w:p w:rsidR="00E1501E" w:rsidRPr="0091290A" w:rsidDel="00F35444" w:rsidRDefault="00E1501E" w:rsidP="00860216">
      <w:pPr>
        <w:rPr>
          <w:del w:id="1075" w:author="Caree2" w:date="2017-04-01T12:03:00Z"/>
          <w:color w:val="008080"/>
        </w:rPr>
        <w:pPrChange w:id="1076" w:author="Caree2" w:date="2017-04-02T07:06:00Z">
          <w:pPr/>
        </w:pPrChange>
      </w:pPr>
      <w:del w:id="1077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&lt;dependency&gt;</w:delText>
        </w:r>
      </w:del>
    </w:p>
    <w:p w:rsidR="00E1501E" w:rsidRPr="0091290A" w:rsidDel="00F35444" w:rsidRDefault="00E1501E" w:rsidP="00860216">
      <w:pPr>
        <w:rPr>
          <w:del w:id="1078" w:author="Caree2" w:date="2017-04-01T12:03:00Z"/>
          <w:color w:val="008080"/>
        </w:rPr>
        <w:pPrChange w:id="1079" w:author="Caree2" w:date="2017-04-02T07:06:00Z">
          <w:pPr/>
        </w:pPrChange>
      </w:pPr>
      <w:del w:id="1080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&lt;groupId&gt;org.springframework.boot&lt;/groupId&gt;</w:delText>
        </w:r>
      </w:del>
    </w:p>
    <w:p w:rsidR="00E1501E" w:rsidRPr="0091290A" w:rsidDel="00F35444" w:rsidRDefault="00E1501E" w:rsidP="00860216">
      <w:pPr>
        <w:rPr>
          <w:del w:id="1081" w:author="Caree2" w:date="2017-04-01T12:03:00Z"/>
          <w:color w:val="008080"/>
        </w:rPr>
        <w:pPrChange w:id="1082" w:author="Caree2" w:date="2017-04-02T07:06:00Z">
          <w:pPr/>
        </w:pPrChange>
      </w:pPr>
      <w:del w:id="1083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&lt;artifactId&gt;spring-boot-starter-test&lt;/artifactId&gt;</w:delText>
        </w:r>
      </w:del>
    </w:p>
    <w:p w:rsidR="00E1501E" w:rsidRPr="0091290A" w:rsidDel="00F35444" w:rsidRDefault="00E1501E" w:rsidP="00860216">
      <w:pPr>
        <w:rPr>
          <w:del w:id="1084" w:author="Caree2" w:date="2017-04-01T12:03:00Z"/>
          <w:color w:val="008080"/>
        </w:rPr>
        <w:pPrChange w:id="1085" w:author="Caree2" w:date="2017-04-02T07:06:00Z">
          <w:pPr/>
        </w:pPrChange>
      </w:pPr>
      <w:del w:id="1086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&lt;scope&gt;test&lt;/scope&gt;</w:delText>
        </w:r>
      </w:del>
    </w:p>
    <w:p w:rsidR="00E1501E" w:rsidRPr="0091290A" w:rsidDel="00F35444" w:rsidRDefault="00E1501E" w:rsidP="00860216">
      <w:pPr>
        <w:rPr>
          <w:del w:id="1087" w:author="Caree2" w:date="2017-04-01T12:03:00Z"/>
          <w:color w:val="008080"/>
        </w:rPr>
        <w:pPrChange w:id="1088" w:author="Caree2" w:date="2017-04-02T07:06:00Z">
          <w:pPr/>
        </w:pPrChange>
      </w:pPr>
      <w:del w:id="1089" w:author="Caree2" w:date="2017-04-01T12:03:00Z">
        <w:r w:rsidRPr="0091290A" w:rsidDel="00F35444">
          <w:rPr>
            <w:color w:val="008080"/>
          </w:rPr>
          <w:tab/>
        </w:r>
        <w:r w:rsidRPr="0091290A" w:rsidDel="00F35444">
          <w:rPr>
            <w:color w:val="008080"/>
          </w:rPr>
          <w:tab/>
          <w:delText>&lt;/dependency&gt;</w:delText>
        </w:r>
      </w:del>
    </w:p>
    <w:p w:rsidR="00E1501E" w:rsidRPr="0091290A" w:rsidRDefault="00E1501E" w:rsidP="00860216">
      <w:pPr>
        <w:rPr>
          <w:color w:val="008080"/>
        </w:rPr>
        <w:pPrChange w:id="1090" w:author="Caree2" w:date="2017-04-02T07:06:00Z">
          <w:pPr/>
        </w:pPrChange>
      </w:pPr>
      <w:r w:rsidRPr="0091290A">
        <w:rPr>
          <w:color w:val="008080"/>
        </w:rPr>
        <w:tab/>
        <w:t>&lt;/dependencies&gt;</w:t>
      </w:r>
    </w:p>
    <w:p w:rsidR="00E1501E" w:rsidRPr="00880017" w:rsidRDefault="00E1501E" w:rsidP="00880017">
      <w:pPr>
        <w:rPr>
          <w:color w:val="008080"/>
          <w:rPrChange w:id="1091" w:author="Caree2" w:date="2017-04-02T07:52:00Z">
            <w:rPr/>
          </w:rPrChange>
        </w:rPr>
        <w:pPrChange w:id="1092" w:author="Caree2" w:date="2017-04-02T07:52:00Z">
          <w:pPr>
            <w:pStyle w:val="StyleHeading114ptBoldUnderlineLeft"/>
          </w:pPr>
        </w:pPrChange>
      </w:pPr>
    </w:p>
    <w:p w:rsidR="00E1501E" w:rsidDel="00124910" w:rsidRDefault="00E1501E" w:rsidP="0091290A">
      <w:pPr>
        <w:pStyle w:val="StyleHeading114ptBoldUnderlineLeft"/>
        <w:rPr>
          <w:del w:id="1093" w:author="Caree2" w:date="2017-04-01T12:03:00Z"/>
        </w:rPr>
      </w:pPr>
      <w:del w:id="1094" w:author="Caree2" w:date="2017-04-01T12:03:00Z">
        <w:r w:rsidRPr="00EA03DE" w:rsidDel="00124910">
          <w:delText>1.</w:delText>
        </w:r>
        <w:r w:rsidDel="00124910">
          <w:delText>1</w:delText>
        </w:r>
        <w:r w:rsidR="002A384F" w:rsidDel="00124910">
          <w:delText>3</w:delText>
        </w:r>
        <w:r w:rsidRPr="00EA03DE" w:rsidDel="00124910">
          <w:delText xml:space="preserve"> </w:delText>
        </w:r>
        <w:r w:rsidDel="00124910">
          <w:delText>–</w:delText>
        </w:r>
        <w:r w:rsidRPr="00EA03DE" w:rsidDel="00124910">
          <w:delText xml:space="preserve"> </w:delText>
        </w:r>
        <w:r w:rsidDel="00124910">
          <w:delText>Add DependencyManagement</w:delText>
        </w:r>
      </w:del>
    </w:p>
    <w:p w:rsidR="00E1501E" w:rsidDel="00124910" w:rsidRDefault="00E1501E" w:rsidP="0091290A">
      <w:pPr>
        <w:rPr>
          <w:del w:id="1095" w:author="Caree2" w:date="2017-04-01T12:03:00Z"/>
        </w:rPr>
      </w:pPr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096" w:author="Caree2" w:date="2017-04-01T12:03:00Z"/>
          <w:color w:val="008080"/>
        </w:rPr>
      </w:pPr>
      <w:del w:id="1097" w:author="Caree2" w:date="2017-04-01T12:03:00Z">
        <w:r w:rsidRPr="0091290A" w:rsidDel="00124910">
          <w:rPr>
            <w:color w:val="008080"/>
          </w:rPr>
          <w:delText>&lt;dependencyManagement&gt;</w:delText>
        </w:r>
      </w:del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098" w:author="Caree2" w:date="2017-04-01T12:03:00Z"/>
          <w:color w:val="008080"/>
        </w:rPr>
      </w:pPr>
      <w:del w:id="1099" w:author="Caree2" w:date="2017-04-01T12:03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&lt;dependencies&gt;</w:delText>
        </w:r>
      </w:del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100" w:author="Caree2" w:date="2017-04-01T12:03:00Z"/>
          <w:color w:val="008080"/>
        </w:rPr>
      </w:pPr>
      <w:del w:id="1101" w:author="Caree2" w:date="2017-04-01T12:03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&lt;dependency&gt;</w:delText>
        </w:r>
      </w:del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102" w:author="Caree2" w:date="2017-04-01T12:03:00Z"/>
          <w:color w:val="008080"/>
        </w:rPr>
      </w:pPr>
      <w:del w:id="1103" w:author="Caree2" w:date="2017-04-01T12:03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&lt;groupId&gt;org.springframework.cloud&lt;/groupId&gt;</w:delText>
        </w:r>
      </w:del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104" w:author="Caree2" w:date="2017-04-01T12:03:00Z"/>
          <w:color w:val="008080"/>
        </w:rPr>
      </w:pPr>
      <w:del w:id="1105" w:author="Caree2" w:date="2017-04-01T12:03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&lt;artifactId&gt;spring-cloud-dependencies&lt;/artifactId&gt;</w:delText>
        </w:r>
      </w:del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106" w:author="Caree2" w:date="2017-04-01T12:03:00Z"/>
          <w:color w:val="008080"/>
        </w:rPr>
      </w:pPr>
      <w:del w:id="1107" w:author="Caree2" w:date="2017-04-01T12:03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&lt;version&gt;Camden.SR1&lt;/version&gt;</w:delText>
        </w:r>
      </w:del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108" w:author="Caree2" w:date="2017-04-01T12:03:00Z"/>
          <w:color w:val="008080"/>
        </w:rPr>
      </w:pPr>
      <w:del w:id="1109" w:author="Caree2" w:date="2017-04-01T12:03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&lt;type&gt;pom&lt;/type&gt;</w:delText>
        </w:r>
      </w:del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110" w:author="Caree2" w:date="2017-04-01T12:03:00Z"/>
          <w:color w:val="008080"/>
        </w:rPr>
      </w:pPr>
      <w:del w:id="1111" w:author="Caree2" w:date="2017-04-01T12:03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&lt;scope&gt;import&lt;/scope&gt;</w:delText>
        </w:r>
      </w:del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112" w:author="Caree2" w:date="2017-04-01T12:03:00Z"/>
          <w:color w:val="008080"/>
        </w:rPr>
      </w:pPr>
      <w:del w:id="1113" w:author="Caree2" w:date="2017-04-01T12:03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&lt;/dependency&gt;</w:delText>
        </w:r>
      </w:del>
    </w:p>
    <w:p w:rsidR="00E1501E" w:rsidRPr="0091290A" w:rsidDel="00124910" w:rsidRDefault="00E1501E" w:rsidP="00E1501E">
      <w:pPr>
        <w:autoSpaceDE w:val="0"/>
        <w:autoSpaceDN w:val="0"/>
        <w:adjustRightInd w:val="0"/>
        <w:rPr>
          <w:del w:id="1114" w:author="Caree2" w:date="2017-04-01T12:03:00Z"/>
          <w:color w:val="008080"/>
        </w:rPr>
      </w:pPr>
      <w:del w:id="1115" w:author="Caree2" w:date="2017-04-01T12:03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&lt;/dependencies&gt;</w:delText>
        </w:r>
      </w:del>
    </w:p>
    <w:p w:rsidR="00E1501E" w:rsidRPr="0091290A" w:rsidDel="00124910" w:rsidRDefault="00E1501E" w:rsidP="0091290A">
      <w:pPr>
        <w:rPr>
          <w:del w:id="1116" w:author="Caree2" w:date="2017-04-01T12:03:00Z"/>
          <w:color w:val="008080"/>
        </w:rPr>
      </w:pPr>
      <w:del w:id="1117" w:author="Caree2" w:date="2017-04-01T12:03:00Z">
        <w:r w:rsidRPr="0091290A" w:rsidDel="00124910">
          <w:rPr>
            <w:color w:val="008080"/>
          </w:rPr>
          <w:tab/>
          <w:delText>&lt;/dependencyManagement&gt;</w:delText>
        </w:r>
      </w:del>
    </w:p>
    <w:p w:rsidR="00E1501E" w:rsidRDefault="00E1501E" w:rsidP="0091290A">
      <w:pPr>
        <w:rPr>
          <w:rFonts w:ascii="Consolas" w:hAnsi="Consolas" w:cs="Consolas"/>
          <w:color w:val="008080"/>
          <w:sz w:val="20"/>
          <w:szCs w:val="20"/>
        </w:rPr>
      </w:pPr>
    </w:p>
    <w:p w:rsidR="00E1501E" w:rsidRDefault="00E1501E" w:rsidP="0091290A"/>
    <w:p w:rsidR="001A4B38" w:rsidRPr="00A40FD9" w:rsidRDefault="001A4B38" w:rsidP="001409E7"/>
    <w:p w:rsidR="00FE3307" w:rsidRDefault="00FE3307" w:rsidP="001409E7">
      <w:pPr>
        <w:pStyle w:val="h1"/>
      </w:pPr>
    </w:p>
    <w:p w:rsidR="006869C4" w:rsidRDefault="006869C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2A384F" w:rsidDel="00124910" w:rsidRDefault="00E10142" w:rsidP="00E10142">
      <w:pPr>
        <w:pStyle w:val="StyleHeading114ptBoldUnderlineLeft"/>
        <w:rPr>
          <w:del w:id="1118" w:author="Caree2" w:date="2017-04-01T12:04:00Z"/>
        </w:rPr>
      </w:pPr>
      <w:del w:id="1119" w:author="Caree2" w:date="2017-04-01T12:04:00Z">
        <w:r w:rsidRPr="00EA03DE" w:rsidDel="00124910">
          <w:lastRenderedPageBreak/>
          <w:delText>1.</w:delText>
        </w:r>
        <w:r w:rsidR="00481184" w:rsidDel="00124910">
          <w:delText>1</w:delText>
        </w:r>
        <w:r w:rsidR="002A384F" w:rsidDel="00124910">
          <w:delText>4</w:delText>
        </w:r>
        <w:r w:rsidRPr="00EA03DE" w:rsidDel="00124910">
          <w:delText xml:space="preserve"> </w:delText>
        </w:r>
        <w:r w:rsidDel="00124910">
          <w:delText>–</w:delText>
        </w:r>
        <w:r w:rsidRPr="00EA03DE" w:rsidDel="00124910">
          <w:delText xml:space="preserve"> </w:delText>
        </w:r>
        <w:r w:rsidR="002A384F" w:rsidDel="00124910">
          <w:delText>Add Build Section</w:delText>
        </w:r>
      </w:del>
    </w:p>
    <w:p w:rsidR="002A384F" w:rsidDel="00124910" w:rsidRDefault="002A384F" w:rsidP="00E10142">
      <w:pPr>
        <w:pStyle w:val="StyleHeading114ptBoldUnderlineLeft"/>
        <w:rPr>
          <w:del w:id="1120" w:author="Caree2" w:date="2017-04-01T12:04:00Z"/>
        </w:rPr>
      </w:pPr>
    </w:p>
    <w:p w:rsidR="002A384F" w:rsidRPr="0091290A" w:rsidDel="00124910" w:rsidRDefault="002A384F" w:rsidP="002A384F">
      <w:pPr>
        <w:autoSpaceDE w:val="0"/>
        <w:autoSpaceDN w:val="0"/>
        <w:adjustRightInd w:val="0"/>
        <w:rPr>
          <w:del w:id="1121" w:author="Caree2" w:date="2017-04-01T12:04:00Z"/>
          <w:color w:val="008080"/>
        </w:rPr>
      </w:pPr>
      <w:del w:id="1122" w:author="Caree2" w:date="2017-04-01T12:04:00Z">
        <w:r w:rsidRPr="0091290A" w:rsidDel="00124910">
          <w:rPr>
            <w:color w:val="008080"/>
          </w:rPr>
          <w:delText>&lt;build&gt;</w:delText>
        </w:r>
      </w:del>
    </w:p>
    <w:p w:rsidR="002A384F" w:rsidRPr="0091290A" w:rsidDel="00124910" w:rsidRDefault="002A384F" w:rsidP="002A384F">
      <w:pPr>
        <w:autoSpaceDE w:val="0"/>
        <w:autoSpaceDN w:val="0"/>
        <w:adjustRightInd w:val="0"/>
        <w:rPr>
          <w:del w:id="1123" w:author="Caree2" w:date="2017-04-01T12:04:00Z"/>
          <w:color w:val="008080"/>
        </w:rPr>
      </w:pPr>
      <w:del w:id="1124" w:author="Caree2" w:date="2017-04-01T12:04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&lt;plugins&gt;</w:delText>
        </w:r>
      </w:del>
    </w:p>
    <w:p w:rsidR="002A384F" w:rsidRPr="0091290A" w:rsidDel="00124910" w:rsidRDefault="002A384F" w:rsidP="002A384F">
      <w:pPr>
        <w:autoSpaceDE w:val="0"/>
        <w:autoSpaceDN w:val="0"/>
        <w:adjustRightInd w:val="0"/>
        <w:rPr>
          <w:del w:id="1125" w:author="Caree2" w:date="2017-04-01T12:04:00Z"/>
          <w:color w:val="008080"/>
        </w:rPr>
      </w:pPr>
      <w:del w:id="1126" w:author="Caree2" w:date="2017-04-01T12:04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&lt;plugin&gt;</w:delText>
        </w:r>
      </w:del>
    </w:p>
    <w:p w:rsidR="002A384F" w:rsidRPr="0091290A" w:rsidDel="00124910" w:rsidRDefault="002A384F" w:rsidP="002A384F">
      <w:pPr>
        <w:autoSpaceDE w:val="0"/>
        <w:autoSpaceDN w:val="0"/>
        <w:adjustRightInd w:val="0"/>
        <w:rPr>
          <w:del w:id="1127" w:author="Caree2" w:date="2017-04-01T12:04:00Z"/>
          <w:color w:val="008080"/>
        </w:rPr>
      </w:pPr>
      <w:del w:id="1128" w:author="Caree2" w:date="2017-04-01T12:04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&lt;groupId&gt;org.springframework.boot&lt;/groupId&gt;</w:delText>
        </w:r>
      </w:del>
    </w:p>
    <w:p w:rsidR="002A384F" w:rsidRPr="0091290A" w:rsidDel="00124910" w:rsidRDefault="002A384F" w:rsidP="002A384F">
      <w:pPr>
        <w:autoSpaceDE w:val="0"/>
        <w:autoSpaceDN w:val="0"/>
        <w:adjustRightInd w:val="0"/>
        <w:rPr>
          <w:del w:id="1129" w:author="Caree2" w:date="2017-04-01T12:04:00Z"/>
          <w:color w:val="008080"/>
        </w:rPr>
      </w:pPr>
      <w:del w:id="1130" w:author="Caree2" w:date="2017-04-01T12:04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&lt;artifactId&gt;spring-boot-maven-plugin&lt;/artifactId&gt;</w:delText>
        </w:r>
      </w:del>
    </w:p>
    <w:p w:rsidR="002A384F" w:rsidRPr="0091290A" w:rsidDel="00124910" w:rsidRDefault="002A384F" w:rsidP="002A384F">
      <w:pPr>
        <w:autoSpaceDE w:val="0"/>
        <w:autoSpaceDN w:val="0"/>
        <w:adjustRightInd w:val="0"/>
        <w:rPr>
          <w:del w:id="1131" w:author="Caree2" w:date="2017-04-01T12:04:00Z"/>
          <w:color w:val="008080"/>
        </w:rPr>
      </w:pPr>
      <w:del w:id="1132" w:author="Caree2" w:date="2017-04-01T12:04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&lt;/plugin&gt;</w:delText>
        </w:r>
      </w:del>
    </w:p>
    <w:p w:rsidR="002A384F" w:rsidRPr="0091290A" w:rsidDel="00124910" w:rsidRDefault="002A384F" w:rsidP="002A384F">
      <w:pPr>
        <w:autoSpaceDE w:val="0"/>
        <w:autoSpaceDN w:val="0"/>
        <w:adjustRightInd w:val="0"/>
        <w:rPr>
          <w:del w:id="1133" w:author="Caree2" w:date="2017-04-01T12:04:00Z"/>
          <w:color w:val="008080"/>
        </w:rPr>
      </w:pPr>
      <w:del w:id="1134" w:author="Caree2" w:date="2017-04-01T12:04:00Z">
        <w:r w:rsidRPr="0091290A" w:rsidDel="00124910">
          <w:rPr>
            <w:color w:val="008080"/>
          </w:rPr>
          <w:tab/>
        </w:r>
        <w:r w:rsidRPr="0091290A" w:rsidDel="00124910">
          <w:rPr>
            <w:color w:val="008080"/>
          </w:rPr>
          <w:tab/>
          <w:delText>&lt;/plugins&gt;</w:delText>
        </w:r>
      </w:del>
    </w:p>
    <w:p w:rsidR="00E10142" w:rsidRPr="0091290A" w:rsidDel="00124910" w:rsidRDefault="002A384F" w:rsidP="0091290A">
      <w:pPr>
        <w:autoSpaceDE w:val="0"/>
        <w:autoSpaceDN w:val="0"/>
        <w:adjustRightInd w:val="0"/>
        <w:rPr>
          <w:del w:id="1135" w:author="Caree2" w:date="2017-04-01T12:04:00Z"/>
          <w:color w:val="008080"/>
        </w:rPr>
      </w:pPr>
      <w:del w:id="1136" w:author="Caree2" w:date="2017-04-01T12:04:00Z">
        <w:r w:rsidRPr="0091290A" w:rsidDel="00124910">
          <w:rPr>
            <w:color w:val="008080"/>
          </w:rPr>
          <w:tab/>
          <w:delText>&lt;/build&gt;</w:delText>
        </w:r>
      </w:del>
    </w:p>
    <w:p w:rsidR="00E10142" w:rsidDel="00124910" w:rsidRDefault="00E10142" w:rsidP="00E10142">
      <w:pPr>
        <w:pStyle w:val="StyleHeading114ptBoldUnderlineLeft"/>
        <w:rPr>
          <w:del w:id="1137" w:author="Caree2" w:date="2017-04-01T12:04:00Z"/>
        </w:rPr>
      </w:pPr>
    </w:p>
    <w:p w:rsidR="00E10142" w:rsidDel="00124910" w:rsidRDefault="00E10142" w:rsidP="00673EC6">
      <w:pPr>
        <w:pStyle w:val="StyleHeading114ptBoldUnderlineLeft"/>
        <w:rPr>
          <w:del w:id="1138" w:author="Caree2" w:date="2017-04-01T12:04:00Z"/>
        </w:rPr>
      </w:pPr>
    </w:p>
    <w:p w:rsidR="00B5711F" w:rsidRDefault="00B5711F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del w:id="1139" w:author="Caree2" w:date="2017-04-01T12:04:00Z">
        <w:r w:rsidDel="00124910">
          <w:br w:type="page"/>
        </w:r>
      </w:del>
    </w:p>
    <w:p w:rsidR="00B5711F" w:rsidRDefault="00B5711F" w:rsidP="00B5711F">
      <w:pPr>
        <w:pStyle w:val="StyleHeading114ptBoldUnderlineLeft"/>
        <w:rPr>
          <w:ins w:id="1140" w:author="Caree2" w:date="2017-04-01T12:04:00Z"/>
        </w:rPr>
      </w:pPr>
      <w:bookmarkStart w:id="1141" w:name="_Toc478888050"/>
      <w:r w:rsidRPr="00EA03DE">
        <w:t>1.</w:t>
      </w:r>
      <w:ins w:id="1142" w:author="Caree2" w:date="2017-04-02T07:29:00Z">
        <w:r w:rsidR="00E047DB">
          <w:t>8</w:t>
        </w:r>
      </w:ins>
      <w:del w:id="1143" w:author="Caree2" w:date="2017-04-02T07:29:00Z">
        <w:r w:rsidDel="00E047DB">
          <w:delText>1</w:delText>
        </w:r>
        <w:r w:rsidR="003A7416" w:rsidDel="00E047DB">
          <w:delText>5</w:delText>
        </w:r>
      </w:del>
      <w:r w:rsidRPr="00EA03DE">
        <w:t xml:space="preserve"> </w:t>
      </w:r>
      <w:r>
        <w:t xml:space="preserve">–Create </w:t>
      </w:r>
      <w:ins w:id="1144" w:author="Caree2" w:date="2017-04-01T12:04:00Z">
        <w:r w:rsidR="00124910">
          <w:t>new java package for</w:t>
        </w:r>
        <w:bookmarkEnd w:id="1141"/>
        <w:r w:rsidR="00124910">
          <w:t xml:space="preserve"> </w:t>
        </w:r>
      </w:ins>
      <w:del w:id="1145" w:author="Caree2" w:date="2017-04-01T12:04:00Z">
        <w:r w:rsidDel="00124910">
          <w:delText>application.yml under resource directory</w:delText>
        </w:r>
      </w:del>
    </w:p>
    <w:p w:rsidR="00124910" w:rsidRDefault="00124910" w:rsidP="00B5711F">
      <w:pPr>
        <w:pStyle w:val="StyleHeading114ptBoldUnderlineLeft"/>
        <w:rPr>
          <w:ins w:id="1146" w:author="Caree2" w:date="2017-04-01T12:04:00Z"/>
        </w:rPr>
      </w:pPr>
    </w:p>
    <w:p w:rsidR="00124910" w:rsidRDefault="00124910" w:rsidP="00860216">
      <w:pPr>
        <w:pStyle w:val="ListParagraph"/>
        <w:numPr>
          <w:ilvl w:val="0"/>
          <w:numId w:val="56"/>
        </w:numPr>
        <w:rPr>
          <w:ins w:id="1147" w:author="Caree2" w:date="2017-04-01T12:04:00Z"/>
        </w:rPr>
        <w:pPrChange w:id="1148" w:author="Caree2" w:date="2017-04-02T07:06:00Z">
          <w:pPr>
            <w:pStyle w:val="StyleHeading114ptBoldUnderlineLeft"/>
          </w:pPr>
        </w:pPrChange>
      </w:pPr>
      <w:ins w:id="1149" w:author="Caree2" w:date="2017-04-01T12:04:00Z">
        <w:r w:rsidRPr="00124910">
          <w:t>com.rollingstone.springframework.basic.ioc.contructor.injection.first</w:t>
        </w:r>
      </w:ins>
    </w:p>
    <w:p w:rsidR="00124910" w:rsidRDefault="00124910" w:rsidP="00860216">
      <w:pPr>
        <w:pStyle w:val="ListParagraph"/>
        <w:numPr>
          <w:ilvl w:val="0"/>
          <w:numId w:val="56"/>
        </w:numPr>
        <w:rPr>
          <w:ins w:id="1150" w:author="Caree2" w:date="2017-04-01T12:04:00Z"/>
        </w:rPr>
        <w:pPrChange w:id="1151" w:author="Caree2" w:date="2017-04-02T07:06:00Z">
          <w:pPr>
            <w:pStyle w:val="StyleHeading114ptBoldUnderlineLeft"/>
          </w:pPr>
        </w:pPrChange>
      </w:pPr>
      <w:ins w:id="1152" w:author="Caree2" w:date="2017-04-01T12:04:00Z">
        <w:r w:rsidRPr="00124910">
          <w:t>com.rollingstone.springframework.basic.ioc.contructor.injection.collection.second</w:t>
        </w:r>
      </w:ins>
    </w:p>
    <w:p w:rsidR="00124910" w:rsidRDefault="00124910" w:rsidP="00860216">
      <w:pPr>
        <w:pStyle w:val="ListParagraph"/>
        <w:numPr>
          <w:ilvl w:val="0"/>
          <w:numId w:val="56"/>
        </w:numPr>
        <w:rPr>
          <w:ins w:id="1153" w:author="Caree2" w:date="2017-04-01T12:05:00Z"/>
        </w:rPr>
        <w:pPrChange w:id="1154" w:author="Caree2" w:date="2017-04-02T07:06:00Z">
          <w:pPr>
            <w:pStyle w:val="StyleHeading114ptBoldUnderlineLeft"/>
          </w:pPr>
        </w:pPrChange>
      </w:pPr>
      <w:ins w:id="1155" w:author="Caree2" w:date="2017-04-01T12:05:00Z">
        <w:r w:rsidRPr="00124910">
          <w:t>com.rollingstone.springframework.basic.ioc.setter.injection.third</w:t>
        </w:r>
      </w:ins>
    </w:p>
    <w:p w:rsidR="00124910" w:rsidRDefault="00124910" w:rsidP="00860216">
      <w:pPr>
        <w:pStyle w:val="ListParagraph"/>
        <w:numPr>
          <w:ilvl w:val="0"/>
          <w:numId w:val="56"/>
        </w:numPr>
        <w:rPr>
          <w:ins w:id="1156" w:author="Caree2" w:date="2017-04-01T12:05:00Z"/>
        </w:rPr>
        <w:pPrChange w:id="1157" w:author="Caree2" w:date="2017-04-02T07:06:00Z">
          <w:pPr>
            <w:pStyle w:val="StyleHeading114ptBoldUnderlineLeft"/>
          </w:pPr>
        </w:pPrChange>
      </w:pPr>
      <w:ins w:id="1158" w:author="Caree2" w:date="2017-04-01T12:05:00Z">
        <w:r w:rsidRPr="00124910">
          <w:t>com.rollingstone.springframework.basic.ioc.real.life.examples.fourth</w:t>
        </w:r>
      </w:ins>
    </w:p>
    <w:p w:rsidR="00124910" w:rsidRDefault="00124910" w:rsidP="00860216">
      <w:pPr>
        <w:pStyle w:val="ListParagraph"/>
        <w:numPr>
          <w:ilvl w:val="0"/>
          <w:numId w:val="56"/>
        </w:numPr>
        <w:pPrChange w:id="1159" w:author="Caree2" w:date="2017-04-02T07:06:00Z">
          <w:pPr>
            <w:pStyle w:val="StyleHeading114ptBoldUnderlineLeft"/>
          </w:pPr>
        </w:pPrChange>
      </w:pPr>
      <w:ins w:id="1160" w:author="Caree2" w:date="2017-04-01T12:05:00Z">
        <w:r w:rsidRPr="00124910">
          <w:t>com.rollingstone.springframework.aop.example.fifth</w:t>
        </w:r>
      </w:ins>
    </w:p>
    <w:p w:rsidR="00B5711F" w:rsidRDefault="00B5711F" w:rsidP="00B5711F">
      <w:pPr>
        <w:pStyle w:val="StyleHeading114ptBoldUnderlineLeft"/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893A17" w:rsidRDefault="00893A17">
      <w:pPr>
        <w:rPr>
          <w:ins w:id="1161" w:author="Caree2" w:date="2017-04-02T06:49:00Z"/>
          <w:rFonts w:ascii="Times New Roman" w:hAnsi="Times New Roman"/>
          <w:b/>
          <w:bCs/>
          <w:color w:val="000000"/>
          <w:sz w:val="28"/>
          <w:szCs w:val="20"/>
        </w:rPr>
      </w:pPr>
      <w:ins w:id="1162" w:author="Caree2" w:date="2017-04-02T06:49:00Z">
        <w:r>
          <w:br w:type="page"/>
        </w:r>
      </w:ins>
    </w:p>
    <w:p w:rsidR="00893A17" w:rsidRDefault="00893A17" w:rsidP="00893A17">
      <w:pPr>
        <w:pStyle w:val="StyleHeading114ptBoldUnderlineLeft"/>
        <w:rPr>
          <w:ins w:id="1163" w:author="Caree2" w:date="2017-04-02T06:49:00Z"/>
        </w:rPr>
      </w:pPr>
      <w:bookmarkStart w:id="1164" w:name="_Toc478888051"/>
      <w:ins w:id="1165" w:author="Caree2" w:date="2017-04-02T06:49:00Z">
        <w:r w:rsidRPr="00EA03DE">
          <w:lastRenderedPageBreak/>
          <w:t>1.</w:t>
        </w:r>
      </w:ins>
      <w:ins w:id="1166" w:author="Caree2" w:date="2017-04-02T07:29:00Z">
        <w:r w:rsidR="00E047DB">
          <w:t>9</w:t>
        </w:r>
      </w:ins>
      <w:ins w:id="1167" w:author="Caree2" w:date="2017-04-02T06:49:00Z">
        <w:r w:rsidRPr="00EA03DE">
          <w:t xml:space="preserve"> </w:t>
        </w:r>
        <w:r>
          <w:t xml:space="preserve">–Create the </w:t>
        </w:r>
      </w:ins>
      <w:ins w:id="1168" w:author="Caree2" w:date="2017-04-02T07:06:00Z">
        <w:r w:rsidR="00860216">
          <w:t xml:space="preserve">Customer </w:t>
        </w:r>
      </w:ins>
      <w:ins w:id="1169" w:author="Caree2" w:date="2017-04-02T06:49:00Z">
        <w:r>
          <w:t xml:space="preserve"> class in package first</w:t>
        </w:r>
        <w:bookmarkEnd w:id="1164"/>
      </w:ins>
    </w:p>
    <w:p w:rsidR="00893A17" w:rsidRDefault="00893A17" w:rsidP="00893A17">
      <w:pPr>
        <w:pStyle w:val="StyleHeading114ptBoldUnderlineLeft"/>
        <w:rPr>
          <w:ins w:id="1170" w:author="Caree2" w:date="2017-04-02T06:49:00Z"/>
        </w:rPr>
      </w:pPr>
    </w:p>
    <w:p w:rsidR="00893A17" w:rsidRPr="00880017" w:rsidRDefault="00893A17" w:rsidP="001C39B5">
      <w:pPr>
        <w:rPr>
          <w:ins w:id="1171" w:author="Caree2" w:date="2017-04-02T06:49:00Z"/>
          <w:color w:val="008080"/>
          <w:rPrChange w:id="1172" w:author="Caree2" w:date="2017-04-02T07:52:00Z">
            <w:rPr>
              <w:ins w:id="1173" w:author="Caree2" w:date="2017-04-02T06:49:00Z"/>
            </w:rPr>
          </w:rPrChange>
        </w:rPr>
        <w:pPrChange w:id="1174" w:author="Caree2" w:date="2017-04-02T07:06:00Z">
          <w:pPr>
            <w:autoSpaceDE w:val="0"/>
            <w:autoSpaceDN w:val="0"/>
            <w:adjustRightInd w:val="0"/>
          </w:pPr>
        </w:pPrChange>
      </w:pPr>
      <w:ins w:id="1175" w:author="Caree2" w:date="2017-04-02T06:49:00Z">
        <w:r w:rsidRPr="00880017">
          <w:rPr>
            <w:color w:val="008080"/>
            <w:rPrChange w:id="1176" w:author="Caree2" w:date="2017-04-02T07:52:00Z">
              <w:rPr>
                <w:b/>
                <w:bCs/>
                <w:color w:val="7F0055"/>
              </w:rPr>
            </w:rPrChange>
          </w:rPr>
          <w:t>package com.rollingstone.springframework.basic.ioc.contructor.injection.first;</w:t>
        </w:r>
      </w:ins>
    </w:p>
    <w:p w:rsidR="00893A17" w:rsidRPr="00880017" w:rsidRDefault="00893A17" w:rsidP="001C39B5">
      <w:pPr>
        <w:rPr>
          <w:ins w:id="1177" w:author="Caree2" w:date="2017-04-02T06:49:00Z"/>
          <w:color w:val="008080"/>
          <w:rPrChange w:id="1178" w:author="Caree2" w:date="2017-04-02T07:52:00Z">
            <w:rPr>
              <w:ins w:id="1179" w:author="Caree2" w:date="2017-04-02T06:49:00Z"/>
            </w:rPr>
          </w:rPrChange>
        </w:rPr>
        <w:pPrChange w:id="1180" w:author="Caree2" w:date="2017-04-02T07:06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1C39B5">
      <w:pPr>
        <w:rPr>
          <w:ins w:id="1181" w:author="Caree2" w:date="2017-04-02T06:49:00Z"/>
          <w:color w:val="008080"/>
          <w:rPrChange w:id="1182" w:author="Caree2" w:date="2017-04-02T07:52:00Z">
            <w:rPr>
              <w:ins w:id="1183" w:author="Caree2" w:date="2017-04-02T06:49:00Z"/>
            </w:rPr>
          </w:rPrChange>
        </w:rPr>
        <w:pPrChange w:id="1184" w:author="Caree2" w:date="2017-04-02T07:06:00Z">
          <w:pPr>
            <w:autoSpaceDE w:val="0"/>
            <w:autoSpaceDN w:val="0"/>
            <w:adjustRightInd w:val="0"/>
          </w:pPr>
        </w:pPrChange>
      </w:pPr>
      <w:ins w:id="1185" w:author="Caree2" w:date="2017-04-02T06:49:00Z">
        <w:r w:rsidRPr="00880017">
          <w:rPr>
            <w:color w:val="008080"/>
            <w:rPrChange w:id="1186" w:author="Caree2" w:date="2017-04-02T07:52:00Z">
              <w:rPr>
                <w:b/>
                <w:bCs/>
                <w:color w:val="7F0055"/>
              </w:rPr>
            </w:rPrChange>
          </w:rPr>
          <w:t>import java.util.Date;</w:t>
        </w:r>
      </w:ins>
    </w:p>
    <w:p w:rsidR="00893A17" w:rsidRPr="00880017" w:rsidRDefault="00893A17" w:rsidP="001C39B5">
      <w:pPr>
        <w:rPr>
          <w:ins w:id="1187" w:author="Caree2" w:date="2017-04-02T06:49:00Z"/>
          <w:color w:val="008080"/>
          <w:rPrChange w:id="1188" w:author="Caree2" w:date="2017-04-02T07:52:00Z">
            <w:rPr>
              <w:ins w:id="1189" w:author="Caree2" w:date="2017-04-02T06:49:00Z"/>
            </w:rPr>
          </w:rPrChange>
        </w:rPr>
        <w:pPrChange w:id="1190" w:author="Caree2" w:date="2017-04-02T07:06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1C39B5">
      <w:pPr>
        <w:rPr>
          <w:ins w:id="1191" w:author="Caree2" w:date="2017-04-02T06:49:00Z"/>
          <w:color w:val="008080"/>
          <w:rPrChange w:id="1192" w:author="Caree2" w:date="2017-04-02T07:52:00Z">
            <w:rPr>
              <w:ins w:id="1193" w:author="Caree2" w:date="2017-04-02T06:49:00Z"/>
            </w:rPr>
          </w:rPrChange>
        </w:rPr>
        <w:pPrChange w:id="1194" w:author="Caree2" w:date="2017-04-02T07:06:00Z">
          <w:pPr>
            <w:autoSpaceDE w:val="0"/>
            <w:autoSpaceDN w:val="0"/>
            <w:adjustRightInd w:val="0"/>
          </w:pPr>
        </w:pPrChange>
      </w:pPr>
      <w:ins w:id="1195" w:author="Caree2" w:date="2017-04-02T06:49:00Z">
        <w:r w:rsidRPr="00880017">
          <w:rPr>
            <w:color w:val="008080"/>
            <w:rPrChange w:id="1196" w:author="Caree2" w:date="2017-04-02T07:52:00Z">
              <w:rPr>
                <w:b/>
                <w:bCs/>
                <w:color w:val="7F0055"/>
              </w:rPr>
            </w:rPrChange>
          </w:rPr>
          <w:t>public class Customer {</w:t>
        </w:r>
      </w:ins>
    </w:p>
    <w:p w:rsidR="00893A17" w:rsidRPr="00880017" w:rsidRDefault="00893A17" w:rsidP="001C39B5">
      <w:pPr>
        <w:rPr>
          <w:ins w:id="1197" w:author="Caree2" w:date="2017-04-02T06:49:00Z"/>
          <w:color w:val="008080"/>
          <w:rPrChange w:id="1198" w:author="Caree2" w:date="2017-04-02T07:52:00Z">
            <w:rPr>
              <w:ins w:id="1199" w:author="Caree2" w:date="2017-04-02T06:49:00Z"/>
            </w:rPr>
          </w:rPrChange>
        </w:rPr>
        <w:pPrChange w:id="1200" w:author="Caree2" w:date="2017-04-02T07:06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1C39B5">
      <w:pPr>
        <w:rPr>
          <w:ins w:id="1201" w:author="Caree2" w:date="2017-04-02T06:49:00Z"/>
          <w:color w:val="008080"/>
          <w:rPrChange w:id="1202" w:author="Caree2" w:date="2017-04-02T07:52:00Z">
            <w:rPr>
              <w:ins w:id="1203" w:author="Caree2" w:date="2017-04-02T06:49:00Z"/>
            </w:rPr>
          </w:rPrChange>
        </w:rPr>
        <w:pPrChange w:id="1204" w:author="Caree2" w:date="2017-04-02T07:06:00Z">
          <w:pPr>
            <w:autoSpaceDE w:val="0"/>
            <w:autoSpaceDN w:val="0"/>
            <w:adjustRightInd w:val="0"/>
          </w:pPr>
        </w:pPrChange>
      </w:pPr>
      <w:ins w:id="1205" w:author="Caree2" w:date="2017-04-02T06:49:00Z">
        <w:r w:rsidRPr="00880017">
          <w:rPr>
            <w:color w:val="008080"/>
            <w:rPrChange w:id="1206" w:author="Caree2" w:date="2017-04-02T07:52:00Z">
              <w:rPr/>
            </w:rPrChange>
          </w:rPr>
          <w:tab/>
          <w:t>private long customerId;</w:t>
        </w:r>
      </w:ins>
    </w:p>
    <w:p w:rsidR="00893A17" w:rsidRPr="00880017" w:rsidRDefault="00893A17" w:rsidP="001C39B5">
      <w:pPr>
        <w:rPr>
          <w:ins w:id="1207" w:author="Caree2" w:date="2017-04-02T06:49:00Z"/>
          <w:color w:val="008080"/>
          <w:rPrChange w:id="1208" w:author="Caree2" w:date="2017-04-02T07:52:00Z">
            <w:rPr>
              <w:ins w:id="1209" w:author="Caree2" w:date="2017-04-02T06:49:00Z"/>
            </w:rPr>
          </w:rPrChange>
        </w:rPr>
        <w:pPrChange w:id="1210" w:author="Caree2" w:date="2017-04-02T07:06:00Z">
          <w:pPr>
            <w:autoSpaceDE w:val="0"/>
            <w:autoSpaceDN w:val="0"/>
            <w:adjustRightInd w:val="0"/>
          </w:pPr>
        </w:pPrChange>
      </w:pPr>
      <w:ins w:id="1211" w:author="Caree2" w:date="2017-04-02T06:49:00Z">
        <w:r w:rsidRPr="00880017">
          <w:rPr>
            <w:color w:val="008080"/>
            <w:rPrChange w:id="1212" w:author="Caree2" w:date="2017-04-02T07:52:00Z">
              <w:rPr/>
            </w:rPrChange>
          </w:rPr>
          <w:tab/>
          <w:t>private String firstName;</w:t>
        </w:r>
      </w:ins>
    </w:p>
    <w:p w:rsidR="00893A17" w:rsidRPr="00880017" w:rsidRDefault="00893A17" w:rsidP="001C39B5">
      <w:pPr>
        <w:rPr>
          <w:ins w:id="1213" w:author="Caree2" w:date="2017-04-02T06:49:00Z"/>
          <w:color w:val="008080"/>
          <w:rPrChange w:id="1214" w:author="Caree2" w:date="2017-04-02T07:52:00Z">
            <w:rPr>
              <w:ins w:id="1215" w:author="Caree2" w:date="2017-04-02T06:49:00Z"/>
            </w:rPr>
          </w:rPrChange>
        </w:rPr>
        <w:pPrChange w:id="1216" w:author="Caree2" w:date="2017-04-02T07:06:00Z">
          <w:pPr>
            <w:autoSpaceDE w:val="0"/>
            <w:autoSpaceDN w:val="0"/>
            <w:adjustRightInd w:val="0"/>
          </w:pPr>
        </w:pPrChange>
      </w:pPr>
      <w:ins w:id="1217" w:author="Caree2" w:date="2017-04-02T06:49:00Z">
        <w:r w:rsidRPr="00880017">
          <w:rPr>
            <w:color w:val="008080"/>
            <w:rPrChange w:id="1218" w:author="Caree2" w:date="2017-04-02T07:52:00Z">
              <w:rPr/>
            </w:rPrChange>
          </w:rPr>
          <w:tab/>
          <w:t>private String lastName;</w:t>
        </w:r>
      </w:ins>
    </w:p>
    <w:p w:rsidR="00893A17" w:rsidRPr="00880017" w:rsidRDefault="00893A17" w:rsidP="001C39B5">
      <w:pPr>
        <w:rPr>
          <w:ins w:id="1219" w:author="Caree2" w:date="2017-04-02T06:49:00Z"/>
          <w:color w:val="008080"/>
          <w:rPrChange w:id="1220" w:author="Caree2" w:date="2017-04-02T07:52:00Z">
            <w:rPr>
              <w:ins w:id="1221" w:author="Caree2" w:date="2017-04-02T06:49:00Z"/>
            </w:rPr>
          </w:rPrChange>
        </w:rPr>
        <w:pPrChange w:id="1222" w:author="Caree2" w:date="2017-04-02T07:06:00Z">
          <w:pPr>
            <w:autoSpaceDE w:val="0"/>
            <w:autoSpaceDN w:val="0"/>
            <w:adjustRightInd w:val="0"/>
          </w:pPr>
        </w:pPrChange>
      </w:pPr>
      <w:ins w:id="1223" w:author="Caree2" w:date="2017-04-02T06:49:00Z">
        <w:r w:rsidRPr="00880017">
          <w:rPr>
            <w:color w:val="008080"/>
            <w:rPrChange w:id="1224" w:author="Caree2" w:date="2017-04-02T07:52:00Z">
              <w:rPr/>
            </w:rPrChange>
          </w:rPr>
          <w:tab/>
          <w:t>private Date dob;</w:t>
        </w:r>
      </w:ins>
    </w:p>
    <w:p w:rsidR="00893A17" w:rsidRPr="00880017" w:rsidRDefault="00893A17" w:rsidP="001C39B5">
      <w:pPr>
        <w:rPr>
          <w:ins w:id="1225" w:author="Caree2" w:date="2017-04-02T06:49:00Z"/>
          <w:color w:val="008080"/>
          <w:rPrChange w:id="1226" w:author="Caree2" w:date="2017-04-02T07:52:00Z">
            <w:rPr>
              <w:ins w:id="1227" w:author="Caree2" w:date="2017-04-02T06:49:00Z"/>
            </w:rPr>
          </w:rPrChange>
        </w:rPr>
        <w:pPrChange w:id="1228" w:author="Caree2" w:date="2017-04-02T07:06:00Z">
          <w:pPr>
            <w:autoSpaceDE w:val="0"/>
            <w:autoSpaceDN w:val="0"/>
            <w:adjustRightInd w:val="0"/>
          </w:pPr>
        </w:pPrChange>
      </w:pPr>
      <w:ins w:id="1229" w:author="Caree2" w:date="2017-04-02T06:49:00Z">
        <w:r w:rsidRPr="00880017">
          <w:rPr>
            <w:color w:val="008080"/>
            <w:rPrChange w:id="1230" w:author="Caree2" w:date="2017-04-02T07:52:00Z">
              <w:rPr/>
            </w:rPrChange>
          </w:rPr>
          <w:tab/>
          <w:t>public long getCustomerId() {</w:t>
        </w:r>
      </w:ins>
    </w:p>
    <w:p w:rsidR="00893A17" w:rsidRPr="00880017" w:rsidRDefault="00893A17" w:rsidP="001C39B5">
      <w:pPr>
        <w:rPr>
          <w:ins w:id="1231" w:author="Caree2" w:date="2017-04-02T06:49:00Z"/>
          <w:color w:val="008080"/>
          <w:rPrChange w:id="1232" w:author="Caree2" w:date="2017-04-02T07:52:00Z">
            <w:rPr>
              <w:ins w:id="1233" w:author="Caree2" w:date="2017-04-02T06:49:00Z"/>
            </w:rPr>
          </w:rPrChange>
        </w:rPr>
        <w:pPrChange w:id="1234" w:author="Caree2" w:date="2017-04-02T07:06:00Z">
          <w:pPr>
            <w:autoSpaceDE w:val="0"/>
            <w:autoSpaceDN w:val="0"/>
            <w:adjustRightInd w:val="0"/>
          </w:pPr>
        </w:pPrChange>
      </w:pPr>
      <w:ins w:id="1235" w:author="Caree2" w:date="2017-04-02T06:49:00Z">
        <w:r w:rsidRPr="00880017">
          <w:rPr>
            <w:color w:val="008080"/>
            <w:rPrChange w:id="1236" w:author="Caree2" w:date="2017-04-02T07:52:00Z">
              <w:rPr/>
            </w:rPrChange>
          </w:rPr>
          <w:tab/>
        </w:r>
        <w:r w:rsidRPr="00880017">
          <w:rPr>
            <w:color w:val="008080"/>
            <w:rPrChange w:id="1237" w:author="Caree2" w:date="2017-04-02T07:52:00Z">
              <w:rPr/>
            </w:rPrChange>
          </w:rPr>
          <w:tab/>
          <w:t>return customerId;</w:t>
        </w:r>
      </w:ins>
    </w:p>
    <w:p w:rsidR="00893A17" w:rsidRPr="00880017" w:rsidRDefault="00893A17" w:rsidP="001C39B5">
      <w:pPr>
        <w:rPr>
          <w:ins w:id="1238" w:author="Caree2" w:date="2017-04-02T06:49:00Z"/>
          <w:color w:val="008080"/>
          <w:rPrChange w:id="1239" w:author="Caree2" w:date="2017-04-02T07:52:00Z">
            <w:rPr>
              <w:ins w:id="1240" w:author="Caree2" w:date="2017-04-02T06:49:00Z"/>
            </w:rPr>
          </w:rPrChange>
        </w:rPr>
        <w:pPrChange w:id="1241" w:author="Caree2" w:date="2017-04-02T07:06:00Z">
          <w:pPr>
            <w:autoSpaceDE w:val="0"/>
            <w:autoSpaceDN w:val="0"/>
            <w:adjustRightInd w:val="0"/>
          </w:pPr>
        </w:pPrChange>
      </w:pPr>
      <w:ins w:id="1242" w:author="Caree2" w:date="2017-04-02T06:49:00Z">
        <w:r w:rsidRPr="00880017">
          <w:rPr>
            <w:color w:val="008080"/>
            <w:rPrChange w:id="1243" w:author="Caree2" w:date="2017-04-02T07:52:00Z">
              <w:rPr/>
            </w:rPrChange>
          </w:rPr>
          <w:tab/>
          <w:t>}</w:t>
        </w:r>
      </w:ins>
    </w:p>
    <w:p w:rsidR="00893A17" w:rsidRPr="00880017" w:rsidRDefault="00893A17" w:rsidP="001C39B5">
      <w:pPr>
        <w:rPr>
          <w:ins w:id="1244" w:author="Caree2" w:date="2017-04-02T06:49:00Z"/>
          <w:color w:val="008080"/>
          <w:rPrChange w:id="1245" w:author="Caree2" w:date="2017-04-02T07:52:00Z">
            <w:rPr>
              <w:ins w:id="1246" w:author="Caree2" w:date="2017-04-02T06:49:00Z"/>
            </w:rPr>
          </w:rPrChange>
        </w:rPr>
        <w:pPrChange w:id="1247" w:author="Caree2" w:date="2017-04-02T07:06:00Z">
          <w:pPr>
            <w:autoSpaceDE w:val="0"/>
            <w:autoSpaceDN w:val="0"/>
            <w:adjustRightInd w:val="0"/>
          </w:pPr>
        </w:pPrChange>
      </w:pPr>
      <w:ins w:id="1248" w:author="Caree2" w:date="2017-04-02T06:49:00Z">
        <w:r w:rsidRPr="00880017">
          <w:rPr>
            <w:color w:val="008080"/>
            <w:rPrChange w:id="1249" w:author="Caree2" w:date="2017-04-02T07:52:00Z">
              <w:rPr/>
            </w:rPrChange>
          </w:rPr>
          <w:tab/>
          <w:t>public void setCustomerId(long customerId) {</w:t>
        </w:r>
      </w:ins>
    </w:p>
    <w:p w:rsidR="00893A17" w:rsidRPr="00880017" w:rsidRDefault="00893A17" w:rsidP="001C39B5">
      <w:pPr>
        <w:rPr>
          <w:ins w:id="1250" w:author="Caree2" w:date="2017-04-02T06:49:00Z"/>
          <w:color w:val="008080"/>
          <w:rPrChange w:id="1251" w:author="Caree2" w:date="2017-04-02T07:52:00Z">
            <w:rPr>
              <w:ins w:id="1252" w:author="Caree2" w:date="2017-04-02T06:49:00Z"/>
            </w:rPr>
          </w:rPrChange>
        </w:rPr>
        <w:pPrChange w:id="1253" w:author="Caree2" w:date="2017-04-02T07:06:00Z">
          <w:pPr>
            <w:autoSpaceDE w:val="0"/>
            <w:autoSpaceDN w:val="0"/>
            <w:adjustRightInd w:val="0"/>
          </w:pPr>
        </w:pPrChange>
      </w:pPr>
      <w:ins w:id="1254" w:author="Caree2" w:date="2017-04-02T06:49:00Z">
        <w:r w:rsidRPr="00880017">
          <w:rPr>
            <w:color w:val="008080"/>
            <w:rPrChange w:id="1255" w:author="Caree2" w:date="2017-04-02T07:52:00Z">
              <w:rPr/>
            </w:rPrChange>
          </w:rPr>
          <w:tab/>
        </w:r>
        <w:r w:rsidRPr="00880017">
          <w:rPr>
            <w:color w:val="008080"/>
            <w:rPrChange w:id="1256" w:author="Caree2" w:date="2017-04-02T07:52:00Z">
              <w:rPr/>
            </w:rPrChange>
          </w:rPr>
          <w:tab/>
          <w:t>this.customerId = customerId;</w:t>
        </w:r>
      </w:ins>
    </w:p>
    <w:p w:rsidR="00893A17" w:rsidRPr="00880017" w:rsidRDefault="00893A17" w:rsidP="001C39B5">
      <w:pPr>
        <w:rPr>
          <w:ins w:id="1257" w:author="Caree2" w:date="2017-04-02T06:49:00Z"/>
          <w:color w:val="008080"/>
          <w:rPrChange w:id="1258" w:author="Caree2" w:date="2017-04-02T07:52:00Z">
            <w:rPr>
              <w:ins w:id="1259" w:author="Caree2" w:date="2017-04-02T06:49:00Z"/>
            </w:rPr>
          </w:rPrChange>
        </w:rPr>
        <w:pPrChange w:id="1260" w:author="Caree2" w:date="2017-04-02T07:06:00Z">
          <w:pPr>
            <w:autoSpaceDE w:val="0"/>
            <w:autoSpaceDN w:val="0"/>
            <w:adjustRightInd w:val="0"/>
          </w:pPr>
        </w:pPrChange>
      </w:pPr>
      <w:ins w:id="1261" w:author="Caree2" w:date="2017-04-02T06:49:00Z">
        <w:r>
          <w:tab/>
        </w:r>
        <w:r w:rsidRPr="00880017">
          <w:rPr>
            <w:color w:val="008080"/>
            <w:rPrChange w:id="1262" w:author="Caree2" w:date="2017-04-02T07:52:00Z">
              <w:rPr/>
            </w:rPrChange>
          </w:rPr>
          <w:t>}</w:t>
        </w:r>
      </w:ins>
    </w:p>
    <w:p w:rsidR="00893A17" w:rsidRPr="00880017" w:rsidRDefault="00893A17" w:rsidP="001C39B5">
      <w:pPr>
        <w:rPr>
          <w:ins w:id="1263" w:author="Caree2" w:date="2017-04-02T06:49:00Z"/>
          <w:color w:val="008080"/>
          <w:rPrChange w:id="1264" w:author="Caree2" w:date="2017-04-02T07:52:00Z">
            <w:rPr>
              <w:ins w:id="1265" w:author="Caree2" w:date="2017-04-02T06:49:00Z"/>
            </w:rPr>
          </w:rPrChange>
        </w:rPr>
        <w:pPrChange w:id="1266" w:author="Caree2" w:date="2017-04-02T07:06:00Z">
          <w:pPr>
            <w:autoSpaceDE w:val="0"/>
            <w:autoSpaceDN w:val="0"/>
            <w:adjustRightInd w:val="0"/>
          </w:pPr>
        </w:pPrChange>
      </w:pPr>
      <w:ins w:id="1267" w:author="Caree2" w:date="2017-04-02T06:49:00Z">
        <w:r w:rsidRPr="00880017">
          <w:rPr>
            <w:color w:val="008080"/>
            <w:rPrChange w:id="1268" w:author="Caree2" w:date="2017-04-02T07:52:00Z">
              <w:rPr/>
            </w:rPrChange>
          </w:rPr>
          <w:tab/>
          <w:t>public String getFirstName() {</w:t>
        </w:r>
      </w:ins>
    </w:p>
    <w:p w:rsidR="00893A17" w:rsidRPr="00880017" w:rsidRDefault="00893A17" w:rsidP="001C39B5">
      <w:pPr>
        <w:rPr>
          <w:ins w:id="1269" w:author="Caree2" w:date="2017-04-02T06:49:00Z"/>
          <w:color w:val="008080"/>
          <w:rPrChange w:id="1270" w:author="Caree2" w:date="2017-04-02T07:52:00Z">
            <w:rPr>
              <w:ins w:id="1271" w:author="Caree2" w:date="2017-04-02T06:49:00Z"/>
            </w:rPr>
          </w:rPrChange>
        </w:rPr>
        <w:pPrChange w:id="1272" w:author="Caree2" w:date="2017-04-02T07:06:00Z">
          <w:pPr>
            <w:autoSpaceDE w:val="0"/>
            <w:autoSpaceDN w:val="0"/>
            <w:adjustRightInd w:val="0"/>
          </w:pPr>
        </w:pPrChange>
      </w:pPr>
      <w:ins w:id="1273" w:author="Caree2" w:date="2017-04-02T06:49:00Z">
        <w:r w:rsidRPr="00880017">
          <w:rPr>
            <w:color w:val="008080"/>
            <w:rPrChange w:id="1274" w:author="Caree2" w:date="2017-04-02T07:52:00Z">
              <w:rPr/>
            </w:rPrChange>
          </w:rPr>
          <w:tab/>
        </w:r>
        <w:r w:rsidRPr="00880017">
          <w:rPr>
            <w:color w:val="008080"/>
            <w:rPrChange w:id="1275" w:author="Caree2" w:date="2017-04-02T07:52:00Z">
              <w:rPr/>
            </w:rPrChange>
          </w:rPr>
          <w:tab/>
          <w:t>return firstName;</w:t>
        </w:r>
      </w:ins>
    </w:p>
    <w:p w:rsidR="00893A17" w:rsidRPr="00880017" w:rsidRDefault="00893A17" w:rsidP="001C39B5">
      <w:pPr>
        <w:rPr>
          <w:ins w:id="1276" w:author="Caree2" w:date="2017-04-02T06:49:00Z"/>
          <w:color w:val="008080"/>
          <w:rPrChange w:id="1277" w:author="Caree2" w:date="2017-04-02T07:52:00Z">
            <w:rPr>
              <w:ins w:id="1278" w:author="Caree2" w:date="2017-04-02T06:49:00Z"/>
            </w:rPr>
          </w:rPrChange>
        </w:rPr>
        <w:pPrChange w:id="1279" w:author="Caree2" w:date="2017-04-02T07:06:00Z">
          <w:pPr>
            <w:autoSpaceDE w:val="0"/>
            <w:autoSpaceDN w:val="0"/>
            <w:adjustRightInd w:val="0"/>
          </w:pPr>
        </w:pPrChange>
      </w:pPr>
      <w:ins w:id="1280" w:author="Caree2" w:date="2017-04-02T06:49:00Z">
        <w:r w:rsidRPr="00880017">
          <w:rPr>
            <w:color w:val="008080"/>
            <w:rPrChange w:id="1281" w:author="Caree2" w:date="2017-04-02T07:52:00Z">
              <w:rPr/>
            </w:rPrChange>
          </w:rPr>
          <w:tab/>
          <w:t>}</w:t>
        </w:r>
      </w:ins>
    </w:p>
    <w:p w:rsidR="00893A17" w:rsidRPr="00880017" w:rsidRDefault="00893A17" w:rsidP="001C39B5">
      <w:pPr>
        <w:rPr>
          <w:ins w:id="1282" w:author="Caree2" w:date="2017-04-02T06:49:00Z"/>
          <w:color w:val="008080"/>
          <w:rPrChange w:id="1283" w:author="Caree2" w:date="2017-04-02T07:52:00Z">
            <w:rPr>
              <w:ins w:id="1284" w:author="Caree2" w:date="2017-04-02T06:49:00Z"/>
            </w:rPr>
          </w:rPrChange>
        </w:rPr>
        <w:pPrChange w:id="1285" w:author="Caree2" w:date="2017-04-02T07:06:00Z">
          <w:pPr>
            <w:autoSpaceDE w:val="0"/>
            <w:autoSpaceDN w:val="0"/>
            <w:adjustRightInd w:val="0"/>
          </w:pPr>
        </w:pPrChange>
      </w:pPr>
      <w:ins w:id="1286" w:author="Caree2" w:date="2017-04-02T06:49:00Z">
        <w:r w:rsidRPr="00880017">
          <w:rPr>
            <w:color w:val="008080"/>
            <w:rPrChange w:id="1287" w:author="Caree2" w:date="2017-04-02T07:52:00Z">
              <w:rPr/>
            </w:rPrChange>
          </w:rPr>
          <w:tab/>
          <w:t>public void setFirstName(String firstName) {</w:t>
        </w:r>
      </w:ins>
    </w:p>
    <w:p w:rsidR="00893A17" w:rsidRPr="00880017" w:rsidRDefault="00893A17" w:rsidP="001C39B5">
      <w:pPr>
        <w:rPr>
          <w:ins w:id="1288" w:author="Caree2" w:date="2017-04-02T06:49:00Z"/>
          <w:color w:val="008080"/>
          <w:rPrChange w:id="1289" w:author="Caree2" w:date="2017-04-02T07:52:00Z">
            <w:rPr>
              <w:ins w:id="1290" w:author="Caree2" w:date="2017-04-02T06:49:00Z"/>
            </w:rPr>
          </w:rPrChange>
        </w:rPr>
        <w:pPrChange w:id="1291" w:author="Caree2" w:date="2017-04-02T07:06:00Z">
          <w:pPr>
            <w:autoSpaceDE w:val="0"/>
            <w:autoSpaceDN w:val="0"/>
            <w:adjustRightInd w:val="0"/>
          </w:pPr>
        </w:pPrChange>
      </w:pPr>
      <w:ins w:id="1292" w:author="Caree2" w:date="2017-04-02T06:49:00Z">
        <w:r w:rsidRPr="00880017">
          <w:rPr>
            <w:color w:val="008080"/>
            <w:rPrChange w:id="1293" w:author="Caree2" w:date="2017-04-02T07:52:00Z">
              <w:rPr/>
            </w:rPrChange>
          </w:rPr>
          <w:tab/>
        </w:r>
        <w:r w:rsidRPr="00880017">
          <w:rPr>
            <w:color w:val="008080"/>
            <w:rPrChange w:id="1294" w:author="Caree2" w:date="2017-04-02T07:52:00Z">
              <w:rPr/>
            </w:rPrChange>
          </w:rPr>
          <w:tab/>
          <w:t>this.firstName = firstName;</w:t>
        </w:r>
      </w:ins>
    </w:p>
    <w:p w:rsidR="00893A17" w:rsidRPr="00880017" w:rsidRDefault="00893A17" w:rsidP="001C39B5">
      <w:pPr>
        <w:rPr>
          <w:ins w:id="1295" w:author="Caree2" w:date="2017-04-02T06:49:00Z"/>
          <w:color w:val="008080"/>
          <w:rPrChange w:id="1296" w:author="Caree2" w:date="2017-04-02T07:52:00Z">
            <w:rPr>
              <w:ins w:id="1297" w:author="Caree2" w:date="2017-04-02T06:49:00Z"/>
            </w:rPr>
          </w:rPrChange>
        </w:rPr>
        <w:pPrChange w:id="1298" w:author="Caree2" w:date="2017-04-02T07:06:00Z">
          <w:pPr>
            <w:autoSpaceDE w:val="0"/>
            <w:autoSpaceDN w:val="0"/>
            <w:adjustRightInd w:val="0"/>
          </w:pPr>
        </w:pPrChange>
      </w:pPr>
      <w:ins w:id="1299" w:author="Caree2" w:date="2017-04-02T06:49:00Z">
        <w:r w:rsidRPr="00880017">
          <w:rPr>
            <w:color w:val="008080"/>
            <w:rPrChange w:id="1300" w:author="Caree2" w:date="2017-04-02T07:52:00Z">
              <w:rPr/>
            </w:rPrChange>
          </w:rPr>
          <w:tab/>
          <w:t>}</w:t>
        </w:r>
      </w:ins>
    </w:p>
    <w:p w:rsidR="00893A17" w:rsidRPr="00880017" w:rsidRDefault="00893A17" w:rsidP="001C39B5">
      <w:pPr>
        <w:rPr>
          <w:ins w:id="1301" w:author="Caree2" w:date="2017-04-02T06:49:00Z"/>
          <w:color w:val="008080"/>
          <w:rPrChange w:id="1302" w:author="Caree2" w:date="2017-04-02T07:52:00Z">
            <w:rPr>
              <w:ins w:id="1303" w:author="Caree2" w:date="2017-04-02T06:49:00Z"/>
            </w:rPr>
          </w:rPrChange>
        </w:rPr>
        <w:pPrChange w:id="1304" w:author="Caree2" w:date="2017-04-02T07:06:00Z">
          <w:pPr>
            <w:autoSpaceDE w:val="0"/>
            <w:autoSpaceDN w:val="0"/>
            <w:adjustRightInd w:val="0"/>
          </w:pPr>
        </w:pPrChange>
      </w:pPr>
      <w:ins w:id="1305" w:author="Caree2" w:date="2017-04-02T06:49:00Z">
        <w:r w:rsidRPr="00880017">
          <w:rPr>
            <w:color w:val="008080"/>
            <w:rPrChange w:id="1306" w:author="Caree2" w:date="2017-04-02T07:52:00Z">
              <w:rPr/>
            </w:rPrChange>
          </w:rPr>
          <w:tab/>
          <w:t>public String getLastName() {</w:t>
        </w:r>
      </w:ins>
    </w:p>
    <w:p w:rsidR="00893A17" w:rsidRPr="00880017" w:rsidRDefault="00893A17" w:rsidP="001C39B5">
      <w:pPr>
        <w:rPr>
          <w:ins w:id="1307" w:author="Caree2" w:date="2017-04-02T06:49:00Z"/>
          <w:color w:val="008080"/>
          <w:rPrChange w:id="1308" w:author="Caree2" w:date="2017-04-02T07:52:00Z">
            <w:rPr>
              <w:ins w:id="1309" w:author="Caree2" w:date="2017-04-02T06:49:00Z"/>
            </w:rPr>
          </w:rPrChange>
        </w:rPr>
        <w:pPrChange w:id="1310" w:author="Caree2" w:date="2017-04-02T07:06:00Z">
          <w:pPr>
            <w:autoSpaceDE w:val="0"/>
            <w:autoSpaceDN w:val="0"/>
            <w:adjustRightInd w:val="0"/>
          </w:pPr>
        </w:pPrChange>
      </w:pPr>
      <w:ins w:id="1311" w:author="Caree2" w:date="2017-04-02T06:49:00Z">
        <w:r w:rsidRPr="00880017">
          <w:rPr>
            <w:color w:val="008080"/>
            <w:rPrChange w:id="1312" w:author="Caree2" w:date="2017-04-02T07:52:00Z">
              <w:rPr/>
            </w:rPrChange>
          </w:rPr>
          <w:tab/>
        </w:r>
        <w:r w:rsidRPr="00880017">
          <w:rPr>
            <w:color w:val="008080"/>
            <w:rPrChange w:id="1313" w:author="Caree2" w:date="2017-04-02T07:52:00Z">
              <w:rPr/>
            </w:rPrChange>
          </w:rPr>
          <w:tab/>
          <w:t>return lastName;</w:t>
        </w:r>
      </w:ins>
    </w:p>
    <w:p w:rsidR="00893A17" w:rsidRPr="00880017" w:rsidRDefault="00893A17" w:rsidP="001C39B5">
      <w:pPr>
        <w:rPr>
          <w:ins w:id="1314" w:author="Caree2" w:date="2017-04-02T06:49:00Z"/>
          <w:color w:val="008080"/>
          <w:rPrChange w:id="1315" w:author="Caree2" w:date="2017-04-02T07:52:00Z">
            <w:rPr>
              <w:ins w:id="1316" w:author="Caree2" w:date="2017-04-02T06:49:00Z"/>
            </w:rPr>
          </w:rPrChange>
        </w:rPr>
        <w:pPrChange w:id="1317" w:author="Caree2" w:date="2017-04-02T07:06:00Z">
          <w:pPr>
            <w:autoSpaceDE w:val="0"/>
            <w:autoSpaceDN w:val="0"/>
            <w:adjustRightInd w:val="0"/>
          </w:pPr>
        </w:pPrChange>
      </w:pPr>
      <w:ins w:id="1318" w:author="Caree2" w:date="2017-04-02T06:49:00Z">
        <w:r w:rsidRPr="00880017">
          <w:rPr>
            <w:color w:val="008080"/>
            <w:rPrChange w:id="1319" w:author="Caree2" w:date="2017-04-02T07:52:00Z">
              <w:rPr/>
            </w:rPrChange>
          </w:rPr>
          <w:tab/>
          <w:t>}</w:t>
        </w:r>
      </w:ins>
    </w:p>
    <w:p w:rsidR="00893A17" w:rsidRPr="00880017" w:rsidRDefault="00893A17" w:rsidP="001C39B5">
      <w:pPr>
        <w:rPr>
          <w:ins w:id="1320" w:author="Caree2" w:date="2017-04-02T06:49:00Z"/>
          <w:color w:val="008080"/>
          <w:rPrChange w:id="1321" w:author="Caree2" w:date="2017-04-02T07:52:00Z">
            <w:rPr>
              <w:ins w:id="1322" w:author="Caree2" w:date="2017-04-02T06:49:00Z"/>
            </w:rPr>
          </w:rPrChange>
        </w:rPr>
        <w:pPrChange w:id="1323" w:author="Caree2" w:date="2017-04-02T07:06:00Z">
          <w:pPr>
            <w:autoSpaceDE w:val="0"/>
            <w:autoSpaceDN w:val="0"/>
            <w:adjustRightInd w:val="0"/>
          </w:pPr>
        </w:pPrChange>
      </w:pPr>
      <w:ins w:id="1324" w:author="Caree2" w:date="2017-04-02T06:49:00Z">
        <w:r w:rsidRPr="00880017">
          <w:rPr>
            <w:color w:val="008080"/>
            <w:rPrChange w:id="1325" w:author="Caree2" w:date="2017-04-02T07:52:00Z">
              <w:rPr/>
            </w:rPrChange>
          </w:rPr>
          <w:tab/>
          <w:t>public void setLastName(String lastName) {</w:t>
        </w:r>
      </w:ins>
    </w:p>
    <w:p w:rsidR="00893A17" w:rsidRPr="00880017" w:rsidRDefault="00893A17" w:rsidP="001C39B5">
      <w:pPr>
        <w:rPr>
          <w:ins w:id="1326" w:author="Caree2" w:date="2017-04-02T06:49:00Z"/>
          <w:color w:val="008080"/>
          <w:rPrChange w:id="1327" w:author="Caree2" w:date="2017-04-02T07:52:00Z">
            <w:rPr>
              <w:ins w:id="1328" w:author="Caree2" w:date="2017-04-02T06:49:00Z"/>
            </w:rPr>
          </w:rPrChange>
        </w:rPr>
        <w:pPrChange w:id="1329" w:author="Caree2" w:date="2017-04-02T07:06:00Z">
          <w:pPr>
            <w:autoSpaceDE w:val="0"/>
            <w:autoSpaceDN w:val="0"/>
            <w:adjustRightInd w:val="0"/>
          </w:pPr>
        </w:pPrChange>
      </w:pPr>
      <w:ins w:id="1330" w:author="Caree2" w:date="2017-04-02T06:49:00Z">
        <w:r w:rsidRPr="00880017">
          <w:rPr>
            <w:color w:val="008080"/>
            <w:rPrChange w:id="1331" w:author="Caree2" w:date="2017-04-02T07:52:00Z">
              <w:rPr/>
            </w:rPrChange>
          </w:rPr>
          <w:tab/>
        </w:r>
        <w:r w:rsidRPr="00880017">
          <w:rPr>
            <w:color w:val="008080"/>
            <w:rPrChange w:id="1332" w:author="Caree2" w:date="2017-04-02T07:52:00Z">
              <w:rPr/>
            </w:rPrChange>
          </w:rPr>
          <w:tab/>
          <w:t>this.lastName = lastName;</w:t>
        </w:r>
      </w:ins>
    </w:p>
    <w:p w:rsidR="00893A17" w:rsidRPr="00880017" w:rsidRDefault="00893A17" w:rsidP="001C39B5">
      <w:pPr>
        <w:rPr>
          <w:ins w:id="1333" w:author="Caree2" w:date="2017-04-02T06:49:00Z"/>
          <w:color w:val="008080"/>
          <w:rPrChange w:id="1334" w:author="Caree2" w:date="2017-04-02T07:52:00Z">
            <w:rPr>
              <w:ins w:id="1335" w:author="Caree2" w:date="2017-04-02T06:49:00Z"/>
            </w:rPr>
          </w:rPrChange>
        </w:rPr>
        <w:pPrChange w:id="1336" w:author="Caree2" w:date="2017-04-02T07:06:00Z">
          <w:pPr>
            <w:autoSpaceDE w:val="0"/>
            <w:autoSpaceDN w:val="0"/>
            <w:adjustRightInd w:val="0"/>
          </w:pPr>
        </w:pPrChange>
      </w:pPr>
      <w:ins w:id="1337" w:author="Caree2" w:date="2017-04-02T06:49:00Z">
        <w:r w:rsidRPr="00880017">
          <w:rPr>
            <w:color w:val="008080"/>
            <w:rPrChange w:id="1338" w:author="Caree2" w:date="2017-04-02T07:52:00Z">
              <w:rPr/>
            </w:rPrChange>
          </w:rPr>
          <w:tab/>
          <w:t>}</w:t>
        </w:r>
      </w:ins>
    </w:p>
    <w:p w:rsidR="00893A17" w:rsidRPr="00880017" w:rsidRDefault="00893A17" w:rsidP="001C39B5">
      <w:pPr>
        <w:rPr>
          <w:ins w:id="1339" w:author="Caree2" w:date="2017-04-02T06:49:00Z"/>
          <w:color w:val="008080"/>
          <w:rPrChange w:id="1340" w:author="Caree2" w:date="2017-04-02T07:52:00Z">
            <w:rPr>
              <w:ins w:id="1341" w:author="Caree2" w:date="2017-04-02T06:49:00Z"/>
            </w:rPr>
          </w:rPrChange>
        </w:rPr>
        <w:pPrChange w:id="1342" w:author="Caree2" w:date="2017-04-02T07:06:00Z">
          <w:pPr>
            <w:autoSpaceDE w:val="0"/>
            <w:autoSpaceDN w:val="0"/>
            <w:adjustRightInd w:val="0"/>
          </w:pPr>
        </w:pPrChange>
      </w:pPr>
      <w:ins w:id="1343" w:author="Caree2" w:date="2017-04-02T06:49:00Z">
        <w:r w:rsidRPr="00880017">
          <w:rPr>
            <w:color w:val="008080"/>
            <w:rPrChange w:id="1344" w:author="Caree2" w:date="2017-04-02T07:52:00Z">
              <w:rPr/>
            </w:rPrChange>
          </w:rPr>
          <w:tab/>
          <w:t>public Date getDob() {</w:t>
        </w:r>
      </w:ins>
    </w:p>
    <w:p w:rsidR="00893A17" w:rsidRPr="00880017" w:rsidRDefault="00893A17" w:rsidP="001C39B5">
      <w:pPr>
        <w:rPr>
          <w:ins w:id="1345" w:author="Caree2" w:date="2017-04-02T06:49:00Z"/>
          <w:color w:val="008080"/>
          <w:rPrChange w:id="1346" w:author="Caree2" w:date="2017-04-02T07:52:00Z">
            <w:rPr>
              <w:ins w:id="1347" w:author="Caree2" w:date="2017-04-02T06:49:00Z"/>
            </w:rPr>
          </w:rPrChange>
        </w:rPr>
        <w:pPrChange w:id="1348" w:author="Caree2" w:date="2017-04-02T07:06:00Z">
          <w:pPr>
            <w:autoSpaceDE w:val="0"/>
            <w:autoSpaceDN w:val="0"/>
            <w:adjustRightInd w:val="0"/>
          </w:pPr>
        </w:pPrChange>
      </w:pPr>
      <w:ins w:id="1349" w:author="Caree2" w:date="2017-04-02T06:49:00Z">
        <w:r w:rsidRPr="00880017">
          <w:rPr>
            <w:color w:val="008080"/>
            <w:rPrChange w:id="1350" w:author="Caree2" w:date="2017-04-02T07:52:00Z">
              <w:rPr/>
            </w:rPrChange>
          </w:rPr>
          <w:tab/>
        </w:r>
        <w:r w:rsidRPr="00880017">
          <w:rPr>
            <w:color w:val="008080"/>
            <w:rPrChange w:id="1351" w:author="Caree2" w:date="2017-04-02T07:52:00Z">
              <w:rPr/>
            </w:rPrChange>
          </w:rPr>
          <w:tab/>
          <w:t>return dob;</w:t>
        </w:r>
      </w:ins>
    </w:p>
    <w:p w:rsidR="00893A17" w:rsidRPr="00880017" w:rsidRDefault="00893A17" w:rsidP="001C39B5">
      <w:pPr>
        <w:rPr>
          <w:ins w:id="1352" w:author="Caree2" w:date="2017-04-02T06:49:00Z"/>
          <w:color w:val="008080"/>
          <w:rPrChange w:id="1353" w:author="Caree2" w:date="2017-04-02T07:52:00Z">
            <w:rPr>
              <w:ins w:id="1354" w:author="Caree2" w:date="2017-04-02T06:49:00Z"/>
            </w:rPr>
          </w:rPrChange>
        </w:rPr>
        <w:pPrChange w:id="1355" w:author="Caree2" w:date="2017-04-02T07:06:00Z">
          <w:pPr>
            <w:autoSpaceDE w:val="0"/>
            <w:autoSpaceDN w:val="0"/>
            <w:adjustRightInd w:val="0"/>
          </w:pPr>
        </w:pPrChange>
      </w:pPr>
      <w:ins w:id="1356" w:author="Caree2" w:date="2017-04-02T06:49:00Z">
        <w:r w:rsidRPr="00880017">
          <w:rPr>
            <w:color w:val="008080"/>
            <w:rPrChange w:id="1357" w:author="Caree2" w:date="2017-04-02T07:52:00Z">
              <w:rPr/>
            </w:rPrChange>
          </w:rPr>
          <w:tab/>
          <w:t>}</w:t>
        </w:r>
      </w:ins>
    </w:p>
    <w:p w:rsidR="00893A17" w:rsidRPr="00880017" w:rsidRDefault="00893A17" w:rsidP="001C39B5">
      <w:pPr>
        <w:rPr>
          <w:ins w:id="1358" w:author="Caree2" w:date="2017-04-02T06:49:00Z"/>
          <w:color w:val="008080"/>
          <w:rPrChange w:id="1359" w:author="Caree2" w:date="2017-04-02T07:52:00Z">
            <w:rPr>
              <w:ins w:id="1360" w:author="Caree2" w:date="2017-04-02T06:49:00Z"/>
            </w:rPr>
          </w:rPrChange>
        </w:rPr>
        <w:pPrChange w:id="1361" w:author="Caree2" w:date="2017-04-02T07:06:00Z">
          <w:pPr>
            <w:autoSpaceDE w:val="0"/>
            <w:autoSpaceDN w:val="0"/>
            <w:adjustRightInd w:val="0"/>
          </w:pPr>
        </w:pPrChange>
      </w:pPr>
      <w:ins w:id="1362" w:author="Caree2" w:date="2017-04-02T06:49:00Z">
        <w:r w:rsidRPr="00880017">
          <w:rPr>
            <w:color w:val="008080"/>
            <w:rPrChange w:id="1363" w:author="Caree2" w:date="2017-04-02T07:52:00Z">
              <w:rPr/>
            </w:rPrChange>
          </w:rPr>
          <w:tab/>
          <w:t>public void setDob(Date dob) {</w:t>
        </w:r>
      </w:ins>
    </w:p>
    <w:p w:rsidR="00893A17" w:rsidRPr="00880017" w:rsidRDefault="00893A17" w:rsidP="001C39B5">
      <w:pPr>
        <w:rPr>
          <w:ins w:id="1364" w:author="Caree2" w:date="2017-04-02T06:49:00Z"/>
          <w:color w:val="008080"/>
          <w:rPrChange w:id="1365" w:author="Caree2" w:date="2017-04-02T07:52:00Z">
            <w:rPr>
              <w:ins w:id="1366" w:author="Caree2" w:date="2017-04-02T06:49:00Z"/>
            </w:rPr>
          </w:rPrChange>
        </w:rPr>
        <w:pPrChange w:id="1367" w:author="Caree2" w:date="2017-04-02T07:06:00Z">
          <w:pPr>
            <w:autoSpaceDE w:val="0"/>
            <w:autoSpaceDN w:val="0"/>
            <w:adjustRightInd w:val="0"/>
          </w:pPr>
        </w:pPrChange>
      </w:pPr>
      <w:ins w:id="1368" w:author="Caree2" w:date="2017-04-02T06:49:00Z">
        <w:r w:rsidRPr="00880017">
          <w:rPr>
            <w:color w:val="008080"/>
            <w:rPrChange w:id="1369" w:author="Caree2" w:date="2017-04-02T07:52:00Z">
              <w:rPr/>
            </w:rPrChange>
          </w:rPr>
          <w:tab/>
        </w:r>
        <w:r w:rsidRPr="00880017">
          <w:rPr>
            <w:color w:val="008080"/>
            <w:rPrChange w:id="1370" w:author="Caree2" w:date="2017-04-02T07:52:00Z">
              <w:rPr/>
            </w:rPrChange>
          </w:rPr>
          <w:tab/>
          <w:t>this.dob = dob;</w:t>
        </w:r>
      </w:ins>
    </w:p>
    <w:p w:rsidR="00893A17" w:rsidRPr="00880017" w:rsidRDefault="00893A17" w:rsidP="001C39B5">
      <w:pPr>
        <w:rPr>
          <w:ins w:id="1371" w:author="Caree2" w:date="2017-04-02T06:49:00Z"/>
          <w:color w:val="008080"/>
          <w:rPrChange w:id="1372" w:author="Caree2" w:date="2017-04-02T07:52:00Z">
            <w:rPr>
              <w:ins w:id="1373" w:author="Caree2" w:date="2017-04-02T06:49:00Z"/>
            </w:rPr>
          </w:rPrChange>
        </w:rPr>
        <w:pPrChange w:id="1374" w:author="Caree2" w:date="2017-04-02T07:06:00Z">
          <w:pPr>
            <w:autoSpaceDE w:val="0"/>
            <w:autoSpaceDN w:val="0"/>
            <w:adjustRightInd w:val="0"/>
          </w:pPr>
        </w:pPrChange>
      </w:pPr>
      <w:ins w:id="1375" w:author="Caree2" w:date="2017-04-02T06:49:00Z">
        <w:r w:rsidRPr="00880017">
          <w:rPr>
            <w:color w:val="008080"/>
            <w:rPrChange w:id="1376" w:author="Caree2" w:date="2017-04-02T07:52:00Z">
              <w:rPr/>
            </w:rPrChange>
          </w:rPr>
          <w:tab/>
          <w:t>}</w:t>
        </w:r>
      </w:ins>
    </w:p>
    <w:p w:rsidR="00893A17" w:rsidRPr="00880017" w:rsidRDefault="00893A17" w:rsidP="001C39B5">
      <w:pPr>
        <w:rPr>
          <w:ins w:id="1377" w:author="Caree2" w:date="2017-04-02T06:49:00Z"/>
          <w:color w:val="008080"/>
          <w:rPrChange w:id="1378" w:author="Caree2" w:date="2017-04-02T07:52:00Z">
            <w:rPr>
              <w:ins w:id="1379" w:author="Caree2" w:date="2017-04-02T06:49:00Z"/>
            </w:rPr>
          </w:rPrChange>
        </w:rPr>
        <w:pPrChange w:id="1380" w:author="Caree2" w:date="2017-04-02T07:06:00Z">
          <w:pPr>
            <w:autoSpaceDE w:val="0"/>
            <w:autoSpaceDN w:val="0"/>
            <w:adjustRightInd w:val="0"/>
          </w:pPr>
        </w:pPrChange>
      </w:pPr>
      <w:ins w:id="1381" w:author="Caree2" w:date="2017-04-02T06:49:00Z">
        <w:r w:rsidRPr="00880017">
          <w:rPr>
            <w:color w:val="008080"/>
            <w:rPrChange w:id="1382" w:author="Caree2" w:date="2017-04-02T07:52:00Z">
              <w:rPr/>
            </w:rPrChange>
          </w:rPr>
          <w:tab/>
          <w:t>public Customer(long customerId, String firstName, String lastName, Date dob) {</w:t>
        </w:r>
      </w:ins>
    </w:p>
    <w:p w:rsidR="00893A17" w:rsidRPr="00880017" w:rsidRDefault="00893A17" w:rsidP="001C39B5">
      <w:pPr>
        <w:rPr>
          <w:ins w:id="1383" w:author="Caree2" w:date="2017-04-02T06:49:00Z"/>
          <w:color w:val="008080"/>
          <w:rPrChange w:id="1384" w:author="Caree2" w:date="2017-04-02T07:52:00Z">
            <w:rPr>
              <w:ins w:id="1385" w:author="Caree2" w:date="2017-04-02T06:49:00Z"/>
            </w:rPr>
          </w:rPrChange>
        </w:rPr>
        <w:pPrChange w:id="1386" w:author="Caree2" w:date="2017-04-02T07:06:00Z">
          <w:pPr>
            <w:autoSpaceDE w:val="0"/>
            <w:autoSpaceDN w:val="0"/>
            <w:adjustRightInd w:val="0"/>
          </w:pPr>
        </w:pPrChange>
      </w:pPr>
      <w:ins w:id="1387" w:author="Caree2" w:date="2017-04-02T06:49:00Z">
        <w:r w:rsidRPr="00880017">
          <w:rPr>
            <w:color w:val="008080"/>
            <w:rPrChange w:id="1388" w:author="Caree2" w:date="2017-04-02T07:52:00Z">
              <w:rPr/>
            </w:rPrChange>
          </w:rPr>
          <w:tab/>
        </w:r>
        <w:r w:rsidRPr="00880017">
          <w:rPr>
            <w:color w:val="008080"/>
            <w:rPrChange w:id="1389" w:author="Caree2" w:date="2017-04-02T07:52:00Z">
              <w:rPr/>
            </w:rPrChange>
          </w:rPr>
          <w:tab/>
          <w:t>super();</w:t>
        </w:r>
      </w:ins>
    </w:p>
    <w:p w:rsidR="00893A17" w:rsidRPr="00880017" w:rsidRDefault="00893A17" w:rsidP="001C39B5">
      <w:pPr>
        <w:rPr>
          <w:ins w:id="1390" w:author="Caree2" w:date="2017-04-02T06:49:00Z"/>
          <w:color w:val="008080"/>
          <w:rPrChange w:id="1391" w:author="Caree2" w:date="2017-04-02T07:52:00Z">
            <w:rPr>
              <w:ins w:id="1392" w:author="Caree2" w:date="2017-04-02T06:49:00Z"/>
            </w:rPr>
          </w:rPrChange>
        </w:rPr>
        <w:pPrChange w:id="1393" w:author="Caree2" w:date="2017-04-02T07:06:00Z">
          <w:pPr>
            <w:autoSpaceDE w:val="0"/>
            <w:autoSpaceDN w:val="0"/>
            <w:adjustRightInd w:val="0"/>
          </w:pPr>
        </w:pPrChange>
      </w:pPr>
      <w:ins w:id="1394" w:author="Caree2" w:date="2017-04-02T06:49:00Z">
        <w:r w:rsidRPr="00880017">
          <w:rPr>
            <w:color w:val="008080"/>
            <w:rPrChange w:id="1395" w:author="Caree2" w:date="2017-04-02T07:52:00Z">
              <w:rPr/>
            </w:rPrChange>
          </w:rPr>
          <w:tab/>
        </w:r>
        <w:r w:rsidRPr="00880017">
          <w:rPr>
            <w:color w:val="008080"/>
            <w:rPrChange w:id="1396" w:author="Caree2" w:date="2017-04-02T07:52:00Z">
              <w:rPr/>
            </w:rPrChange>
          </w:rPr>
          <w:tab/>
          <w:t>this.customerId = customerId;</w:t>
        </w:r>
      </w:ins>
    </w:p>
    <w:p w:rsidR="00893A17" w:rsidRPr="00880017" w:rsidRDefault="00893A17" w:rsidP="001C39B5">
      <w:pPr>
        <w:rPr>
          <w:ins w:id="1397" w:author="Caree2" w:date="2017-04-02T06:49:00Z"/>
          <w:color w:val="008080"/>
          <w:rPrChange w:id="1398" w:author="Caree2" w:date="2017-04-02T07:52:00Z">
            <w:rPr>
              <w:ins w:id="1399" w:author="Caree2" w:date="2017-04-02T06:49:00Z"/>
            </w:rPr>
          </w:rPrChange>
        </w:rPr>
        <w:pPrChange w:id="1400" w:author="Caree2" w:date="2017-04-02T07:06:00Z">
          <w:pPr>
            <w:autoSpaceDE w:val="0"/>
            <w:autoSpaceDN w:val="0"/>
            <w:adjustRightInd w:val="0"/>
          </w:pPr>
        </w:pPrChange>
      </w:pPr>
      <w:ins w:id="1401" w:author="Caree2" w:date="2017-04-02T06:49:00Z">
        <w:r w:rsidRPr="00880017">
          <w:rPr>
            <w:color w:val="008080"/>
            <w:rPrChange w:id="1402" w:author="Caree2" w:date="2017-04-02T07:52:00Z">
              <w:rPr/>
            </w:rPrChange>
          </w:rPr>
          <w:tab/>
        </w:r>
        <w:r w:rsidRPr="00880017">
          <w:rPr>
            <w:color w:val="008080"/>
            <w:rPrChange w:id="1403" w:author="Caree2" w:date="2017-04-02T07:52:00Z">
              <w:rPr/>
            </w:rPrChange>
          </w:rPr>
          <w:tab/>
          <w:t>this.firstName = firstName;</w:t>
        </w:r>
      </w:ins>
    </w:p>
    <w:p w:rsidR="00893A17" w:rsidRPr="00880017" w:rsidRDefault="00893A17" w:rsidP="001C39B5">
      <w:pPr>
        <w:rPr>
          <w:ins w:id="1404" w:author="Caree2" w:date="2017-04-02T06:49:00Z"/>
          <w:color w:val="008080"/>
          <w:rPrChange w:id="1405" w:author="Caree2" w:date="2017-04-02T07:52:00Z">
            <w:rPr>
              <w:ins w:id="1406" w:author="Caree2" w:date="2017-04-02T06:49:00Z"/>
            </w:rPr>
          </w:rPrChange>
        </w:rPr>
        <w:pPrChange w:id="1407" w:author="Caree2" w:date="2017-04-02T07:06:00Z">
          <w:pPr>
            <w:autoSpaceDE w:val="0"/>
            <w:autoSpaceDN w:val="0"/>
            <w:adjustRightInd w:val="0"/>
          </w:pPr>
        </w:pPrChange>
      </w:pPr>
      <w:ins w:id="1408" w:author="Caree2" w:date="2017-04-02T06:49:00Z">
        <w:r w:rsidRPr="00880017">
          <w:rPr>
            <w:color w:val="008080"/>
            <w:rPrChange w:id="1409" w:author="Caree2" w:date="2017-04-02T07:52:00Z">
              <w:rPr/>
            </w:rPrChange>
          </w:rPr>
          <w:tab/>
        </w:r>
        <w:r w:rsidRPr="00880017">
          <w:rPr>
            <w:color w:val="008080"/>
            <w:rPrChange w:id="1410" w:author="Caree2" w:date="2017-04-02T07:52:00Z">
              <w:rPr/>
            </w:rPrChange>
          </w:rPr>
          <w:tab/>
          <w:t>this.lastName = lastName;</w:t>
        </w:r>
      </w:ins>
    </w:p>
    <w:p w:rsidR="00893A17" w:rsidRPr="00880017" w:rsidRDefault="00893A17" w:rsidP="001C39B5">
      <w:pPr>
        <w:rPr>
          <w:ins w:id="1411" w:author="Caree2" w:date="2017-04-02T06:49:00Z"/>
          <w:color w:val="008080"/>
          <w:rPrChange w:id="1412" w:author="Caree2" w:date="2017-04-02T07:52:00Z">
            <w:rPr>
              <w:ins w:id="1413" w:author="Caree2" w:date="2017-04-02T06:49:00Z"/>
            </w:rPr>
          </w:rPrChange>
        </w:rPr>
        <w:pPrChange w:id="1414" w:author="Caree2" w:date="2017-04-02T07:06:00Z">
          <w:pPr>
            <w:autoSpaceDE w:val="0"/>
            <w:autoSpaceDN w:val="0"/>
            <w:adjustRightInd w:val="0"/>
          </w:pPr>
        </w:pPrChange>
      </w:pPr>
      <w:ins w:id="1415" w:author="Caree2" w:date="2017-04-02T06:49:00Z">
        <w:r w:rsidRPr="00880017">
          <w:rPr>
            <w:color w:val="008080"/>
            <w:rPrChange w:id="1416" w:author="Caree2" w:date="2017-04-02T07:52:00Z">
              <w:rPr/>
            </w:rPrChange>
          </w:rPr>
          <w:tab/>
        </w:r>
        <w:r w:rsidRPr="00880017">
          <w:rPr>
            <w:color w:val="008080"/>
            <w:rPrChange w:id="1417" w:author="Caree2" w:date="2017-04-02T07:52:00Z">
              <w:rPr/>
            </w:rPrChange>
          </w:rPr>
          <w:tab/>
          <w:t>this.dob = dob;</w:t>
        </w:r>
      </w:ins>
    </w:p>
    <w:p w:rsidR="00893A17" w:rsidRPr="00880017" w:rsidRDefault="00893A17" w:rsidP="001C39B5">
      <w:pPr>
        <w:rPr>
          <w:ins w:id="1418" w:author="Caree2" w:date="2017-04-02T06:49:00Z"/>
          <w:color w:val="008080"/>
          <w:rPrChange w:id="1419" w:author="Caree2" w:date="2017-04-02T07:52:00Z">
            <w:rPr>
              <w:ins w:id="1420" w:author="Caree2" w:date="2017-04-02T06:49:00Z"/>
            </w:rPr>
          </w:rPrChange>
        </w:rPr>
        <w:pPrChange w:id="1421" w:author="Caree2" w:date="2017-04-02T07:06:00Z">
          <w:pPr>
            <w:autoSpaceDE w:val="0"/>
            <w:autoSpaceDN w:val="0"/>
            <w:adjustRightInd w:val="0"/>
          </w:pPr>
        </w:pPrChange>
      </w:pPr>
      <w:ins w:id="1422" w:author="Caree2" w:date="2017-04-02T06:49:00Z">
        <w:r w:rsidRPr="00880017">
          <w:rPr>
            <w:color w:val="008080"/>
            <w:rPrChange w:id="1423" w:author="Caree2" w:date="2017-04-02T07:52:00Z">
              <w:rPr/>
            </w:rPrChange>
          </w:rPr>
          <w:tab/>
          <w:t>}</w:t>
        </w:r>
      </w:ins>
    </w:p>
    <w:p w:rsidR="00893A17" w:rsidRPr="00880017" w:rsidRDefault="00893A17" w:rsidP="001C39B5">
      <w:pPr>
        <w:rPr>
          <w:ins w:id="1424" w:author="Caree2" w:date="2017-04-02T06:49:00Z"/>
          <w:color w:val="008080"/>
          <w:rPrChange w:id="1425" w:author="Caree2" w:date="2017-04-02T07:52:00Z">
            <w:rPr>
              <w:ins w:id="1426" w:author="Caree2" w:date="2017-04-02T06:49:00Z"/>
            </w:rPr>
          </w:rPrChange>
        </w:rPr>
        <w:pPrChange w:id="1427" w:author="Caree2" w:date="2017-04-02T07:06:00Z">
          <w:pPr>
            <w:autoSpaceDE w:val="0"/>
            <w:autoSpaceDN w:val="0"/>
            <w:adjustRightInd w:val="0"/>
          </w:pPr>
        </w:pPrChange>
      </w:pPr>
      <w:ins w:id="1428" w:author="Caree2" w:date="2017-04-02T06:49:00Z">
        <w:r w:rsidRPr="00880017">
          <w:rPr>
            <w:color w:val="008080"/>
            <w:rPrChange w:id="1429" w:author="Caree2" w:date="2017-04-02T07:52:00Z">
              <w:rPr/>
            </w:rPrChange>
          </w:rPr>
          <w:tab/>
          <w:t>public Customer() {</w:t>
        </w:r>
      </w:ins>
    </w:p>
    <w:p w:rsidR="00893A17" w:rsidRPr="00880017" w:rsidRDefault="00893A17" w:rsidP="001C39B5">
      <w:pPr>
        <w:rPr>
          <w:ins w:id="1430" w:author="Caree2" w:date="2017-04-02T06:49:00Z"/>
          <w:color w:val="008080"/>
          <w:rPrChange w:id="1431" w:author="Caree2" w:date="2017-04-02T07:52:00Z">
            <w:rPr>
              <w:ins w:id="1432" w:author="Caree2" w:date="2017-04-02T06:49:00Z"/>
            </w:rPr>
          </w:rPrChange>
        </w:rPr>
        <w:pPrChange w:id="1433" w:author="Caree2" w:date="2017-04-02T07:06:00Z">
          <w:pPr>
            <w:autoSpaceDE w:val="0"/>
            <w:autoSpaceDN w:val="0"/>
            <w:adjustRightInd w:val="0"/>
          </w:pPr>
        </w:pPrChange>
      </w:pPr>
      <w:ins w:id="1434" w:author="Caree2" w:date="2017-04-02T06:49:00Z">
        <w:r w:rsidRPr="00880017">
          <w:rPr>
            <w:color w:val="008080"/>
            <w:rPrChange w:id="1435" w:author="Caree2" w:date="2017-04-02T07:52:00Z">
              <w:rPr/>
            </w:rPrChange>
          </w:rPr>
          <w:tab/>
        </w:r>
        <w:r w:rsidRPr="00880017">
          <w:rPr>
            <w:color w:val="008080"/>
            <w:rPrChange w:id="1436" w:author="Caree2" w:date="2017-04-02T07:52:00Z">
              <w:rPr/>
            </w:rPrChange>
          </w:rPr>
          <w:tab/>
          <w:t>super();</w:t>
        </w:r>
      </w:ins>
    </w:p>
    <w:p w:rsidR="00893A17" w:rsidRPr="00880017" w:rsidRDefault="00893A17" w:rsidP="001C39B5">
      <w:pPr>
        <w:rPr>
          <w:ins w:id="1437" w:author="Caree2" w:date="2017-04-02T06:49:00Z"/>
          <w:color w:val="008080"/>
          <w:rPrChange w:id="1438" w:author="Caree2" w:date="2017-04-02T07:52:00Z">
            <w:rPr>
              <w:ins w:id="1439" w:author="Caree2" w:date="2017-04-02T06:49:00Z"/>
            </w:rPr>
          </w:rPrChange>
        </w:rPr>
        <w:pPrChange w:id="1440" w:author="Caree2" w:date="2017-04-02T07:06:00Z">
          <w:pPr>
            <w:autoSpaceDE w:val="0"/>
            <w:autoSpaceDN w:val="0"/>
            <w:adjustRightInd w:val="0"/>
          </w:pPr>
        </w:pPrChange>
      </w:pPr>
      <w:ins w:id="1441" w:author="Caree2" w:date="2017-04-02T06:49:00Z">
        <w:r w:rsidRPr="00880017">
          <w:rPr>
            <w:color w:val="008080"/>
            <w:rPrChange w:id="1442" w:author="Caree2" w:date="2017-04-02T07:52:00Z">
              <w:rPr/>
            </w:rPrChange>
          </w:rPr>
          <w:lastRenderedPageBreak/>
          <w:tab/>
          <w:t>}</w:t>
        </w:r>
      </w:ins>
    </w:p>
    <w:p w:rsidR="00893A17" w:rsidRPr="00880017" w:rsidRDefault="00893A17" w:rsidP="001C39B5">
      <w:pPr>
        <w:rPr>
          <w:ins w:id="1443" w:author="Caree2" w:date="2017-04-02T06:49:00Z"/>
          <w:color w:val="008080"/>
          <w:rPrChange w:id="1444" w:author="Caree2" w:date="2017-04-02T07:52:00Z">
            <w:rPr>
              <w:ins w:id="1445" w:author="Caree2" w:date="2017-04-02T06:49:00Z"/>
            </w:rPr>
          </w:rPrChange>
        </w:rPr>
        <w:pPrChange w:id="1446" w:author="Caree2" w:date="2017-04-02T07:06:00Z">
          <w:pPr>
            <w:autoSpaceDE w:val="0"/>
            <w:autoSpaceDN w:val="0"/>
            <w:adjustRightInd w:val="0"/>
          </w:pPr>
        </w:pPrChange>
      </w:pPr>
      <w:ins w:id="1447" w:author="Caree2" w:date="2017-04-02T06:49:00Z">
        <w:r w:rsidRPr="00880017">
          <w:rPr>
            <w:color w:val="008080"/>
            <w:rPrChange w:id="1448" w:author="Caree2" w:date="2017-04-02T07:52:00Z">
              <w:rPr/>
            </w:rPrChange>
          </w:rPr>
          <w:tab/>
        </w:r>
      </w:ins>
    </w:p>
    <w:p w:rsidR="00893A17" w:rsidRPr="00880017" w:rsidRDefault="00893A17" w:rsidP="001C39B5">
      <w:pPr>
        <w:rPr>
          <w:ins w:id="1449" w:author="Caree2" w:date="2017-04-02T06:49:00Z"/>
          <w:color w:val="008080"/>
          <w:rPrChange w:id="1450" w:author="Caree2" w:date="2017-04-02T07:52:00Z">
            <w:rPr>
              <w:ins w:id="1451" w:author="Caree2" w:date="2017-04-02T06:49:00Z"/>
            </w:rPr>
          </w:rPrChange>
        </w:rPr>
        <w:pPrChange w:id="1452" w:author="Caree2" w:date="2017-04-02T07:06:00Z">
          <w:pPr>
            <w:autoSpaceDE w:val="0"/>
            <w:autoSpaceDN w:val="0"/>
            <w:adjustRightInd w:val="0"/>
          </w:pPr>
        </w:pPrChange>
      </w:pPr>
      <w:ins w:id="1453" w:author="Caree2" w:date="2017-04-02T06:49:00Z">
        <w:r w:rsidRPr="00880017">
          <w:rPr>
            <w:color w:val="008080"/>
            <w:rPrChange w:id="1454" w:author="Caree2" w:date="2017-04-02T07:52:00Z">
              <w:rPr/>
            </w:rPrChange>
          </w:rPr>
          <w:tab/>
        </w:r>
      </w:ins>
    </w:p>
    <w:p w:rsidR="00893A17" w:rsidRPr="00880017" w:rsidRDefault="00893A17" w:rsidP="001C39B5">
      <w:pPr>
        <w:rPr>
          <w:ins w:id="1455" w:author="Caree2" w:date="2017-04-02T06:49:00Z"/>
          <w:color w:val="008080"/>
          <w:rPrChange w:id="1456" w:author="Caree2" w:date="2017-04-02T07:52:00Z">
            <w:rPr>
              <w:ins w:id="1457" w:author="Caree2" w:date="2017-04-02T06:49:00Z"/>
            </w:rPr>
          </w:rPrChange>
        </w:rPr>
        <w:pPrChange w:id="1458" w:author="Caree2" w:date="2017-04-02T07:06:00Z">
          <w:pPr>
            <w:autoSpaceDE w:val="0"/>
            <w:autoSpaceDN w:val="0"/>
            <w:adjustRightInd w:val="0"/>
          </w:pPr>
        </w:pPrChange>
      </w:pPr>
      <w:ins w:id="1459" w:author="Caree2" w:date="2017-04-02T06:49:00Z">
        <w:r w:rsidRPr="00880017">
          <w:rPr>
            <w:color w:val="008080"/>
            <w:rPrChange w:id="1460" w:author="Caree2" w:date="2017-04-02T07:52:00Z">
              <w:rPr/>
            </w:rPrChange>
          </w:rPr>
          <w:t>}</w:t>
        </w:r>
      </w:ins>
    </w:p>
    <w:p w:rsidR="00893A17" w:rsidRDefault="00893A17">
      <w:pPr>
        <w:rPr>
          <w:ins w:id="1461" w:author="Caree2" w:date="2017-04-02T06:49:00Z"/>
          <w:rFonts w:ascii="Times New Roman" w:hAnsi="Times New Roman"/>
          <w:b/>
          <w:bCs/>
          <w:color w:val="000000"/>
          <w:sz w:val="28"/>
          <w:szCs w:val="20"/>
        </w:rPr>
      </w:pPr>
      <w:ins w:id="1462" w:author="Caree2" w:date="2017-04-02T06:49:00Z">
        <w:r>
          <w:br w:type="page"/>
        </w:r>
      </w:ins>
    </w:p>
    <w:p w:rsidR="00893A17" w:rsidRDefault="00893A17" w:rsidP="00893A17">
      <w:pPr>
        <w:pStyle w:val="StyleHeading114ptBoldUnderlineLeft"/>
        <w:rPr>
          <w:ins w:id="1463" w:author="Caree2" w:date="2017-04-02T06:49:00Z"/>
        </w:rPr>
      </w:pPr>
    </w:p>
    <w:p w:rsidR="00893A17" w:rsidRDefault="00893A17" w:rsidP="00893A17">
      <w:pPr>
        <w:pStyle w:val="StyleHeading114ptBoldUnderlineLeft"/>
        <w:rPr>
          <w:ins w:id="1464" w:author="Caree2" w:date="2017-04-02T06:49:00Z"/>
        </w:rPr>
      </w:pPr>
      <w:bookmarkStart w:id="1465" w:name="_Toc478888052"/>
      <w:ins w:id="1466" w:author="Caree2" w:date="2017-04-02T06:49:00Z">
        <w:r w:rsidRPr="00EA03DE">
          <w:t>1.</w:t>
        </w:r>
        <w:r>
          <w:t>1</w:t>
        </w:r>
      </w:ins>
      <w:ins w:id="1467" w:author="Caree2" w:date="2017-04-02T07:29:00Z">
        <w:r w:rsidR="00E047DB">
          <w:t>0</w:t>
        </w:r>
      </w:ins>
      <w:ins w:id="1468" w:author="Caree2" w:date="2017-04-02T06:49:00Z">
        <w:r w:rsidRPr="00EA03DE">
          <w:t xml:space="preserve"> </w:t>
        </w:r>
        <w:r>
          <w:t xml:space="preserve">–Create the </w:t>
        </w:r>
      </w:ins>
      <w:ins w:id="1469" w:author="Caree2" w:date="2017-04-02T07:07:00Z">
        <w:r w:rsidR="001C39B5">
          <w:t xml:space="preserve">Investment </w:t>
        </w:r>
      </w:ins>
      <w:ins w:id="1470" w:author="Caree2" w:date="2017-04-02T06:49:00Z">
        <w:r>
          <w:t xml:space="preserve"> class in package first</w:t>
        </w:r>
        <w:bookmarkEnd w:id="1465"/>
      </w:ins>
    </w:p>
    <w:p w:rsidR="00893A17" w:rsidRDefault="00893A17">
      <w:pPr>
        <w:rPr>
          <w:ins w:id="1471" w:author="Caree2" w:date="2017-04-02T06:49:00Z"/>
        </w:rPr>
      </w:pPr>
    </w:p>
    <w:p w:rsidR="00893A17" w:rsidRPr="00880017" w:rsidRDefault="00893A17" w:rsidP="006E25CF">
      <w:pPr>
        <w:rPr>
          <w:ins w:id="1472" w:author="Caree2" w:date="2017-04-02T06:50:00Z"/>
          <w:color w:val="008080"/>
          <w:rPrChange w:id="1473" w:author="Caree2" w:date="2017-04-02T07:53:00Z">
            <w:rPr>
              <w:ins w:id="1474" w:author="Caree2" w:date="2017-04-02T06:50:00Z"/>
            </w:rPr>
          </w:rPrChange>
        </w:rPr>
        <w:pPrChange w:id="1475" w:author="Caree2" w:date="2017-04-02T07:07:00Z">
          <w:pPr/>
        </w:pPrChange>
      </w:pPr>
      <w:ins w:id="1476" w:author="Caree2" w:date="2017-04-02T06:50:00Z">
        <w:r w:rsidRPr="00880017">
          <w:rPr>
            <w:color w:val="008080"/>
            <w:rPrChange w:id="1477" w:author="Caree2" w:date="2017-04-02T07:53:00Z">
              <w:rPr/>
            </w:rPrChange>
          </w:rPr>
          <w:t>package com.rollingstone.springframework.basic.ioc.contructor.injection.first;</w:t>
        </w:r>
      </w:ins>
    </w:p>
    <w:p w:rsidR="00893A17" w:rsidRPr="00880017" w:rsidRDefault="00893A17" w:rsidP="006E25CF">
      <w:pPr>
        <w:rPr>
          <w:ins w:id="1478" w:author="Caree2" w:date="2017-04-02T06:50:00Z"/>
          <w:color w:val="008080"/>
          <w:rPrChange w:id="1479" w:author="Caree2" w:date="2017-04-02T07:53:00Z">
            <w:rPr>
              <w:ins w:id="1480" w:author="Caree2" w:date="2017-04-02T06:50:00Z"/>
            </w:rPr>
          </w:rPrChange>
        </w:rPr>
        <w:pPrChange w:id="1481" w:author="Caree2" w:date="2017-04-02T07:07:00Z">
          <w:pPr/>
        </w:pPrChange>
      </w:pPr>
    </w:p>
    <w:p w:rsidR="00893A17" w:rsidRPr="00880017" w:rsidRDefault="00893A17" w:rsidP="006E25CF">
      <w:pPr>
        <w:rPr>
          <w:ins w:id="1482" w:author="Caree2" w:date="2017-04-02T06:50:00Z"/>
          <w:color w:val="008080"/>
          <w:rPrChange w:id="1483" w:author="Caree2" w:date="2017-04-02T07:53:00Z">
            <w:rPr>
              <w:ins w:id="1484" w:author="Caree2" w:date="2017-04-02T06:50:00Z"/>
            </w:rPr>
          </w:rPrChange>
        </w:rPr>
        <w:pPrChange w:id="1485" w:author="Caree2" w:date="2017-04-02T07:07:00Z">
          <w:pPr/>
        </w:pPrChange>
      </w:pPr>
      <w:ins w:id="1486" w:author="Caree2" w:date="2017-04-02T06:50:00Z">
        <w:r w:rsidRPr="00880017">
          <w:rPr>
            <w:color w:val="008080"/>
            <w:rPrChange w:id="1487" w:author="Caree2" w:date="2017-04-02T07:53:00Z">
              <w:rPr/>
            </w:rPrChange>
          </w:rPr>
          <w:t>import java.time.LocalDate;</w:t>
        </w:r>
      </w:ins>
    </w:p>
    <w:p w:rsidR="00893A17" w:rsidRPr="00880017" w:rsidRDefault="00893A17" w:rsidP="006E25CF">
      <w:pPr>
        <w:rPr>
          <w:ins w:id="1488" w:author="Caree2" w:date="2017-04-02T06:50:00Z"/>
          <w:color w:val="008080"/>
          <w:rPrChange w:id="1489" w:author="Caree2" w:date="2017-04-02T07:53:00Z">
            <w:rPr>
              <w:ins w:id="1490" w:author="Caree2" w:date="2017-04-02T06:50:00Z"/>
            </w:rPr>
          </w:rPrChange>
        </w:rPr>
        <w:pPrChange w:id="1491" w:author="Caree2" w:date="2017-04-02T07:07:00Z">
          <w:pPr/>
        </w:pPrChange>
      </w:pPr>
    </w:p>
    <w:p w:rsidR="00893A17" w:rsidRPr="00880017" w:rsidRDefault="00893A17" w:rsidP="006E25CF">
      <w:pPr>
        <w:rPr>
          <w:ins w:id="1492" w:author="Caree2" w:date="2017-04-02T06:50:00Z"/>
          <w:color w:val="008080"/>
          <w:rPrChange w:id="1493" w:author="Caree2" w:date="2017-04-02T07:53:00Z">
            <w:rPr>
              <w:ins w:id="1494" w:author="Caree2" w:date="2017-04-02T06:50:00Z"/>
            </w:rPr>
          </w:rPrChange>
        </w:rPr>
        <w:pPrChange w:id="1495" w:author="Caree2" w:date="2017-04-02T07:07:00Z">
          <w:pPr/>
        </w:pPrChange>
      </w:pPr>
      <w:ins w:id="1496" w:author="Caree2" w:date="2017-04-02T06:50:00Z">
        <w:r w:rsidRPr="00880017">
          <w:rPr>
            <w:color w:val="008080"/>
            <w:rPrChange w:id="1497" w:author="Caree2" w:date="2017-04-02T07:53:00Z">
              <w:rPr/>
            </w:rPrChange>
          </w:rPr>
          <w:t>import org.springframework.format.annotation.DateTimeFormat;</w:t>
        </w:r>
      </w:ins>
    </w:p>
    <w:p w:rsidR="00893A17" w:rsidRPr="00880017" w:rsidRDefault="00893A17" w:rsidP="006E25CF">
      <w:pPr>
        <w:rPr>
          <w:ins w:id="1498" w:author="Caree2" w:date="2017-04-02T06:50:00Z"/>
          <w:color w:val="008080"/>
          <w:rPrChange w:id="1499" w:author="Caree2" w:date="2017-04-02T07:53:00Z">
            <w:rPr>
              <w:ins w:id="1500" w:author="Caree2" w:date="2017-04-02T06:50:00Z"/>
            </w:rPr>
          </w:rPrChange>
        </w:rPr>
        <w:pPrChange w:id="1501" w:author="Caree2" w:date="2017-04-02T07:07:00Z">
          <w:pPr/>
        </w:pPrChange>
      </w:pPr>
    </w:p>
    <w:p w:rsidR="00893A17" w:rsidRPr="00880017" w:rsidRDefault="00893A17" w:rsidP="006E25CF">
      <w:pPr>
        <w:rPr>
          <w:ins w:id="1502" w:author="Caree2" w:date="2017-04-02T06:50:00Z"/>
          <w:color w:val="008080"/>
          <w:rPrChange w:id="1503" w:author="Caree2" w:date="2017-04-02T07:53:00Z">
            <w:rPr>
              <w:ins w:id="1504" w:author="Caree2" w:date="2017-04-02T06:50:00Z"/>
            </w:rPr>
          </w:rPrChange>
        </w:rPr>
        <w:pPrChange w:id="1505" w:author="Caree2" w:date="2017-04-02T07:07:00Z">
          <w:pPr/>
        </w:pPrChange>
      </w:pPr>
      <w:ins w:id="1506" w:author="Caree2" w:date="2017-04-02T06:50:00Z">
        <w:r w:rsidRPr="00880017">
          <w:rPr>
            <w:color w:val="008080"/>
            <w:rPrChange w:id="1507" w:author="Caree2" w:date="2017-04-02T07:53:00Z">
              <w:rPr/>
            </w:rPrChange>
          </w:rPr>
          <w:t>public class Investment {</w:t>
        </w:r>
      </w:ins>
    </w:p>
    <w:p w:rsidR="00893A17" w:rsidRPr="00880017" w:rsidRDefault="00893A17" w:rsidP="006E25CF">
      <w:pPr>
        <w:rPr>
          <w:ins w:id="1508" w:author="Caree2" w:date="2017-04-02T06:50:00Z"/>
          <w:color w:val="008080"/>
          <w:rPrChange w:id="1509" w:author="Caree2" w:date="2017-04-02T07:53:00Z">
            <w:rPr>
              <w:ins w:id="1510" w:author="Caree2" w:date="2017-04-02T06:50:00Z"/>
            </w:rPr>
          </w:rPrChange>
        </w:rPr>
        <w:pPrChange w:id="1511" w:author="Caree2" w:date="2017-04-02T07:07:00Z">
          <w:pPr/>
        </w:pPrChange>
      </w:pPr>
    </w:p>
    <w:p w:rsidR="00893A17" w:rsidRPr="00880017" w:rsidRDefault="00893A17" w:rsidP="006E25CF">
      <w:pPr>
        <w:rPr>
          <w:ins w:id="1512" w:author="Caree2" w:date="2017-04-02T06:50:00Z"/>
          <w:color w:val="008080"/>
          <w:rPrChange w:id="1513" w:author="Caree2" w:date="2017-04-02T07:53:00Z">
            <w:rPr>
              <w:ins w:id="1514" w:author="Caree2" w:date="2017-04-02T06:50:00Z"/>
            </w:rPr>
          </w:rPrChange>
        </w:rPr>
        <w:pPrChange w:id="1515" w:author="Caree2" w:date="2017-04-02T07:07:00Z">
          <w:pPr/>
        </w:pPrChange>
      </w:pPr>
      <w:ins w:id="1516" w:author="Caree2" w:date="2017-04-02T06:50:00Z">
        <w:r w:rsidRPr="00880017">
          <w:rPr>
            <w:color w:val="008080"/>
            <w:rPrChange w:id="1517" w:author="Caree2" w:date="2017-04-02T07:53:00Z">
              <w:rPr/>
            </w:rPrChange>
          </w:rPr>
          <w:tab/>
          <w:t>private String investmentId;</w:t>
        </w:r>
      </w:ins>
    </w:p>
    <w:p w:rsidR="00893A17" w:rsidRPr="00880017" w:rsidRDefault="00893A17" w:rsidP="006E25CF">
      <w:pPr>
        <w:rPr>
          <w:ins w:id="1518" w:author="Caree2" w:date="2017-04-02T06:50:00Z"/>
          <w:color w:val="008080"/>
          <w:rPrChange w:id="1519" w:author="Caree2" w:date="2017-04-02T07:53:00Z">
            <w:rPr>
              <w:ins w:id="1520" w:author="Caree2" w:date="2017-04-02T06:50:00Z"/>
            </w:rPr>
          </w:rPrChange>
        </w:rPr>
        <w:pPrChange w:id="1521" w:author="Caree2" w:date="2017-04-02T07:07:00Z">
          <w:pPr/>
        </w:pPrChange>
      </w:pPr>
      <w:ins w:id="1522" w:author="Caree2" w:date="2017-04-02T06:50:00Z">
        <w:r w:rsidRPr="00880017">
          <w:rPr>
            <w:color w:val="008080"/>
            <w:rPrChange w:id="1523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1524" w:author="Caree2" w:date="2017-04-02T06:50:00Z"/>
          <w:color w:val="008080"/>
          <w:rPrChange w:id="1525" w:author="Caree2" w:date="2017-04-02T07:53:00Z">
            <w:rPr>
              <w:ins w:id="1526" w:author="Caree2" w:date="2017-04-02T06:50:00Z"/>
            </w:rPr>
          </w:rPrChange>
        </w:rPr>
        <w:pPrChange w:id="1527" w:author="Caree2" w:date="2017-04-02T07:07:00Z">
          <w:pPr/>
        </w:pPrChange>
      </w:pPr>
      <w:ins w:id="1528" w:author="Caree2" w:date="2017-04-02T06:50:00Z">
        <w:r w:rsidRPr="00880017">
          <w:rPr>
            <w:color w:val="008080"/>
            <w:rPrChange w:id="1529" w:author="Caree2" w:date="2017-04-02T07:53:00Z">
              <w:rPr/>
            </w:rPrChange>
          </w:rPr>
          <w:tab/>
          <w:t>private String investmentName;</w:t>
        </w:r>
      </w:ins>
    </w:p>
    <w:p w:rsidR="00893A17" w:rsidRPr="00880017" w:rsidRDefault="00893A17" w:rsidP="006E25CF">
      <w:pPr>
        <w:rPr>
          <w:ins w:id="1530" w:author="Caree2" w:date="2017-04-02T06:50:00Z"/>
          <w:color w:val="008080"/>
          <w:rPrChange w:id="1531" w:author="Caree2" w:date="2017-04-02T07:53:00Z">
            <w:rPr>
              <w:ins w:id="1532" w:author="Caree2" w:date="2017-04-02T06:50:00Z"/>
            </w:rPr>
          </w:rPrChange>
        </w:rPr>
        <w:pPrChange w:id="1533" w:author="Caree2" w:date="2017-04-02T07:07:00Z">
          <w:pPr/>
        </w:pPrChange>
      </w:pPr>
      <w:ins w:id="1534" w:author="Caree2" w:date="2017-04-02T06:50:00Z">
        <w:r w:rsidRPr="00880017">
          <w:rPr>
            <w:color w:val="008080"/>
            <w:rPrChange w:id="1535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1536" w:author="Caree2" w:date="2017-04-02T06:50:00Z"/>
          <w:color w:val="008080"/>
          <w:rPrChange w:id="1537" w:author="Caree2" w:date="2017-04-02T07:53:00Z">
            <w:rPr>
              <w:ins w:id="1538" w:author="Caree2" w:date="2017-04-02T06:50:00Z"/>
            </w:rPr>
          </w:rPrChange>
        </w:rPr>
        <w:pPrChange w:id="1539" w:author="Caree2" w:date="2017-04-02T07:07:00Z">
          <w:pPr/>
        </w:pPrChange>
      </w:pPr>
      <w:ins w:id="1540" w:author="Caree2" w:date="2017-04-02T06:50:00Z">
        <w:r w:rsidRPr="00880017">
          <w:rPr>
            <w:color w:val="008080"/>
            <w:rPrChange w:id="1541" w:author="Caree2" w:date="2017-04-02T07:53:00Z">
              <w:rPr/>
            </w:rPrChange>
          </w:rPr>
          <w:tab/>
          <w:t>private String investmentDescription;</w:t>
        </w:r>
      </w:ins>
    </w:p>
    <w:p w:rsidR="00893A17" w:rsidRPr="00880017" w:rsidRDefault="00893A17" w:rsidP="006E25CF">
      <w:pPr>
        <w:rPr>
          <w:ins w:id="1542" w:author="Caree2" w:date="2017-04-02T06:50:00Z"/>
          <w:color w:val="008080"/>
          <w:rPrChange w:id="1543" w:author="Caree2" w:date="2017-04-02T07:53:00Z">
            <w:rPr>
              <w:ins w:id="1544" w:author="Caree2" w:date="2017-04-02T06:50:00Z"/>
            </w:rPr>
          </w:rPrChange>
        </w:rPr>
        <w:pPrChange w:id="1545" w:author="Caree2" w:date="2017-04-02T07:07:00Z">
          <w:pPr/>
        </w:pPrChange>
      </w:pPr>
      <w:ins w:id="1546" w:author="Caree2" w:date="2017-04-02T06:50:00Z">
        <w:r w:rsidRPr="00880017">
          <w:rPr>
            <w:color w:val="008080"/>
            <w:rPrChange w:id="1547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1548" w:author="Caree2" w:date="2017-04-02T06:50:00Z"/>
          <w:color w:val="008080"/>
          <w:rPrChange w:id="1549" w:author="Caree2" w:date="2017-04-02T07:53:00Z">
            <w:rPr>
              <w:ins w:id="1550" w:author="Caree2" w:date="2017-04-02T06:50:00Z"/>
            </w:rPr>
          </w:rPrChange>
        </w:rPr>
        <w:pPrChange w:id="1551" w:author="Caree2" w:date="2017-04-02T07:07:00Z">
          <w:pPr/>
        </w:pPrChange>
      </w:pPr>
      <w:ins w:id="1552" w:author="Caree2" w:date="2017-04-02T06:50:00Z">
        <w:r w:rsidRPr="00880017">
          <w:rPr>
            <w:color w:val="008080"/>
            <w:rPrChange w:id="1553" w:author="Caree2" w:date="2017-04-02T07:53:00Z">
              <w:rPr/>
            </w:rPrChange>
          </w:rPr>
          <w:tab/>
          <w:t>private LocalDate investmentStartDate;</w:t>
        </w:r>
      </w:ins>
    </w:p>
    <w:p w:rsidR="00893A17" w:rsidRPr="00880017" w:rsidRDefault="00893A17" w:rsidP="006E25CF">
      <w:pPr>
        <w:rPr>
          <w:ins w:id="1554" w:author="Caree2" w:date="2017-04-02T06:50:00Z"/>
          <w:color w:val="008080"/>
          <w:rPrChange w:id="1555" w:author="Caree2" w:date="2017-04-02T07:53:00Z">
            <w:rPr>
              <w:ins w:id="1556" w:author="Caree2" w:date="2017-04-02T06:50:00Z"/>
            </w:rPr>
          </w:rPrChange>
        </w:rPr>
        <w:pPrChange w:id="1557" w:author="Caree2" w:date="2017-04-02T07:07:00Z">
          <w:pPr/>
        </w:pPrChange>
      </w:pPr>
      <w:ins w:id="1558" w:author="Caree2" w:date="2017-04-02T06:50:00Z">
        <w:r w:rsidRPr="00880017">
          <w:rPr>
            <w:color w:val="008080"/>
            <w:rPrChange w:id="1559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1560" w:author="Caree2" w:date="2017-04-02T06:50:00Z"/>
          <w:color w:val="008080"/>
          <w:rPrChange w:id="1561" w:author="Caree2" w:date="2017-04-02T07:53:00Z">
            <w:rPr>
              <w:ins w:id="1562" w:author="Caree2" w:date="2017-04-02T06:50:00Z"/>
            </w:rPr>
          </w:rPrChange>
        </w:rPr>
        <w:pPrChange w:id="1563" w:author="Caree2" w:date="2017-04-02T07:07:00Z">
          <w:pPr/>
        </w:pPrChange>
      </w:pPr>
      <w:ins w:id="1564" w:author="Caree2" w:date="2017-04-02T06:50:00Z">
        <w:r w:rsidRPr="00880017">
          <w:rPr>
            <w:color w:val="008080"/>
            <w:rPrChange w:id="1565" w:author="Caree2" w:date="2017-04-02T07:53:00Z">
              <w:rPr/>
            </w:rPrChange>
          </w:rPr>
          <w:tab/>
          <w:t>private LocalDate invetsmentMaturityDate;</w:t>
        </w:r>
      </w:ins>
    </w:p>
    <w:p w:rsidR="00893A17" w:rsidRPr="00880017" w:rsidRDefault="00893A17" w:rsidP="006E25CF">
      <w:pPr>
        <w:rPr>
          <w:ins w:id="1566" w:author="Caree2" w:date="2017-04-02T06:50:00Z"/>
          <w:color w:val="008080"/>
          <w:rPrChange w:id="1567" w:author="Caree2" w:date="2017-04-02T07:53:00Z">
            <w:rPr>
              <w:ins w:id="1568" w:author="Caree2" w:date="2017-04-02T06:50:00Z"/>
            </w:rPr>
          </w:rPrChange>
        </w:rPr>
        <w:pPrChange w:id="1569" w:author="Caree2" w:date="2017-04-02T07:07:00Z">
          <w:pPr/>
        </w:pPrChange>
      </w:pPr>
    </w:p>
    <w:p w:rsidR="00893A17" w:rsidRPr="00880017" w:rsidRDefault="00893A17" w:rsidP="006E25CF">
      <w:pPr>
        <w:rPr>
          <w:ins w:id="1570" w:author="Caree2" w:date="2017-04-02T06:50:00Z"/>
          <w:color w:val="008080"/>
          <w:rPrChange w:id="1571" w:author="Caree2" w:date="2017-04-02T07:53:00Z">
            <w:rPr>
              <w:ins w:id="1572" w:author="Caree2" w:date="2017-04-02T06:50:00Z"/>
            </w:rPr>
          </w:rPrChange>
        </w:rPr>
        <w:pPrChange w:id="1573" w:author="Caree2" w:date="2017-04-02T07:07:00Z">
          <w:pPr/>
        </w:pPrChange>
      </w:pPr>
    </w:p>
    <w:p w:rsidR="00893A17" w:rsidRPr="00880017" w:rsidRDefault="00893A17" w:rsidP="006E25CF">
      <w:pPr>
        <w:rPr>
          <w:ins w:id="1574" w:author="Caree2" w:date="2017-04-02T06:50:00Z"/>
          <w:color w:val="008080"/>
          <w:rPrChange w:id="1575" w:author="Caree2" w:date="2017-04-02T07:53:00Z">
            <w:rPr>
              <w:ins w:id="1576" w:author="Caree2" w:date="2017-04-02T06:50:00Z"/>
            </w:rPr>
          </w:rPrChange>
        </w:rPr>
        <w:pPrChange w:id="1577" w:author="Caree2" w:date="2017-04-02T07:07:00Z">
          <w:pPr/>
        </w:pPrChange>
      </w:pPr>
    </w:p>
    <w:p w:rsidR="00893A17" w:rsidRPr="00880017" w:rsidRDefault="00893A17" w:rsidP="006E25CF">
      <w:pPr>
        <w:rPr>
          <w:ins w:id="1578" w:author="Caree2" w:date="2017-04-02T06:50:00Z"/>
          <w:color w:val="008080"/>
          <w:rPrChange w:id="1579" w:author="Caree2" w:date="2017-04-02T07:53:00Z">
            <w:rPr>
              <w:ins w:id="1580" w:author="Caree2" w:date="2017-04-02T06:50:00Z"/>
            </w:rPr>
          </w:rPrChange>
        </w:rPr>
        <w:pPrChange w:id="1581" w:author="Caree2" w:date="2017-04-02T07:07:00Z">
          <w:pPr/>
        </w:pPrChange>
      </w:pPr>
      <w:ins w:id="1582" w:author="Caree2" w:date="2017-04-02T06:50:00Z">
        <w:r w:rsidRPr="00880017">
          <w:rPr>
            <w:color w:val="008080"/>
            <w:rPrChange w:id="1583" w:author="Caree2" w:date="2017-04-02T07:53:00Z">
              <w:rPr/>
            </w:rPrChange>
          </w:rPr>
          <w:tab/>
          <w:t>public String getInvestmentId() {</w:t>
        </w:r>
      </w:ins>
    </w:p>
    <w:p w:rsidR="00893A17" w:rsidRPr="00880017" w:rsidRDefault="00893A17" w:rsidP="006E25CF">
      <w:pPr>
        <w:rPr>
          <w:ins w:id="1584" w:author="Caree2" w:date="2017-04-02T06:50:00Z"/>
          <w:color w:val="008080"/>
          <w:rPrChange w:id="1585" w:author="Caree2" w:date="2017-04-02T07:53:00Z">
            <w:rPr>
              <w:ins w:id="1586" w:author="Caree2" w:date="2017-04-02T06:50:00Z"/>
            </w:rPr>
          </w:rPrChange>
        </w:rPr>
        <w:pPrChange w:id="1587" w:author="Caree2" w:date="2017-04-02T07:07:00Z">
          <w:pPr/>
        </w:pPrChange>
      </w:pPr>
      <w:ins w:id="1588" w:author="Caree2" w:date="2017-04-02T06:50:00Z">
        <w:r w:rsidRPr="00880017">
          <w:rPr>
            <w:color w:val="008080"/>
            <w:rPrChange w:id="1589" w:author="Caree2" w:date="2017-04-02T07:53:00Z">
              <w:rPr/>
            </w:rPrChange>
          </w:rPr>
          <w:tab/>
        </w:r>
        <w:r w:rsidRPr="00880017">
          <w:rPr>
            <w:color w:val="008080"/>
            <w:rPrChange w:id="1590" w:author="Caree2" w:date="2017-04-02T07:53:00Z">
              <w:rPr/>
            </w:rPrChange>
          </w:rPr>
          <w:tab/>
          <w:t>return investmentId;</w:t>
        </w:r>
      </w:ins>
    </w:p>
    <w:p w:rsidR="00893A17" w:rsidRPr="00880017" w:rsidRDefault="00893A17" w:rsidP="006E25CF">
      <w:pPr>
        <w:rPr>
          <w:ins w:id="1591" w:author="Caree2" w:date="2017-04-02T06:50:00Z"/>
          <w:color w:val="008080"/>
          <w:rPrChange w:id="1592" w:author="Caree2" w:date="2017-04-02T07:53:00Z">
            <w:rPr>
              <w:ins w:id="1593" w:author="Caree2" w:date="2017-04-02T06:50:00Z"/>
            </w:rPr>
          </w:rPrChange>
        </w:rPr>
        <w:pPrChange w:id="1594" w:author="Caree2" w:date="2017-04-02T07:07:00Z">
          <w:pPr/>
        </w:pPrChange>
      </w:pPr>
      <w:ins w:id="1595" w:author="Caree2" w:date="2017-04-02T06:50:00Z">
        <w:r w:rsidRPr="00880017">
          <w:rPr>
            <w:color w:val="008080"/>
            <w:rPrChange w:id="1596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597" w:author="Caree2" w:date="2017-04-02T06:50:00Z"/>
          <w:color w:val="008080"/>
          <w:rPrChange w:id="1598" w:author="Caree2" w:date="2017-04-02T07:53:00Z">
            <w:rPr>
              <w:ins w:id="1599" w:author="Caree2" w:date="2017-04-02T06:50:00Z"/>
            </w:rPr>
          </w:rPrChange>
        </w:rPr>
        <w:pPrChange w:id="1600" w:author="Caree2" w:date="2017-04-02T07:07:00Z">
          <w:pPr/>
        </w:pPrChange>
      </w:pPr>
    </w:p>
    <w:p w:rsidR="00893A17" w:rsidRPr="00880017" w:rsidRDefault="00893A17" w:rsidP="006E25CF">
      <w:pPr>
        <w:rPr>
          <w:ins w:id="1601" w:author="Caree2" w:date="2017-04-02T06:50:00Z"/>
          <w:color w:val="008080"/>
          <w:rPrChange w:id="1602" w:author="Caree2" w:date="2017-04-02T07:53:00Z">
            <w:rPr>
              <w:ins w:id="1603" w:author="Caree2" w:date="2017-04-02T06:50:00Z"/>
            </w:rPr>
          </w:rPrChange>
        </w:rPr>
        <w:pPrChange w:id="1604" w:author="Caree2" w:date="2017-04-02T07:07:00Z">
          <w:pPr/>
        </w:pPrChange>
      </w:pPr>
      <w:ins w:id="1605" w:author="Caree2" w:date="2017-04-02T06:50:00Z">
        <w:r w:rsidRPr="00880017">
          <w:rPr>
            <w:color w:val="008080"/>
            <w:rPrChange w:id="1606" w:author="Caree2" w:date="2017-04-02T07:53:00Z">
              <w:rPr/>
            </w:rPrChange>
          </w:rPr>
          <w:tab/>
          <w:t>public void setInvestmentId(String investmentId) {</w:t>
        </w:r>
      </w:ins>
    </w:p>
    <w:p w:rsidR="00893A17" w:rsidRPr="00880017" w:rsidRDefault="00893A17" w:rsidP="006E25CF">
      <w:pPr>
        <w:rPr>
          <w:ins w:id="1607" w:author="Caree2" w:date="2017-04-02T06:50:00Z"/>
          <w:color w:val="008080"/>
          <w:rPrChange w:id="1608" w:author="Caree2" w:date="2017-04-02T07:53:00Z">
            <w:rPr>
              <w:ins w:id="1609" w:author="Caree2" w:date="2017-04-02T06:50:00Z"/>
            </w:rPr>
          </w:rPrChange>
        </w:rPr>
        <w:pPrChange w:id="1610" w:author="Caree2" w:date="2017-04-02T07:07:00Z">
          <w:pPr/>
        </w:pPrChange>
      </w:pPr>
      <w:ins w:id="1611" w:author="Caree2" w:date="2017-04-02T06:50:00Z">
        <w:r w:rsidRPr="00880017">
          <w:rPr>
            <w:color w:val="008080"/>
            <w:rPrChange w:id="1612" w:author="Caree2" w:date="2017-04-02T07:53:00Z">
              <w:rPr/>
            </w:rPrChange>
          </w:rPr>
          <w:tab/>
        </w:r>
        <w:r w:rsidRPr="00880017">
          <w:rPr>
            <w:color w:val="008080"/>
            <w:rPrChange w:id="1613" w:author="Caree2" w:date="2017-04-02T07:53:00Z">
              <w:rPr/>
            </w:rPrChange>
          </w:rPr>
          <w:tab/>
          <w:t>this.investmentId = investmentId;</w:t>
        </w:r>
      </w:ins>
    </w:p>
    <w:p w:rsidR="00893A17" w:rsidRPr="00880017" w:rsidRDefault="00893A17" w:rsidP="006E25CF">
      <w:pPr>
        <w:rPr>
          <w:ins w:id="1614" w:author="Caree2" w:date="2017-04-02T06:50:00Z"/>
          <w:color w:val="008080"/>
          <w:rPrChange w:id="1615" w:author="Caree2" w:date="2017-04-02T07:53:00Z">
            <w:rPr>
              <w:ins w:id="1616" w:author="Caree2" w:date="2017-04-02T06:50:00Z"/>
            </w:rPr>
          </w:rPrChange>
        </w:rPr>
        <w:pPrChange w:id="1617" w:author="Caree2" w:date="2017-04-02T07:07:00Z">
          <w:pPr/>
        </w:pPrChange>
      </w:pPr>
      <w:ins w:id="1618" w:author="Caree2" w:date="2017-04-02T06:50:00Z">
        <w:r w:rsidRPr="00880017">
          <w:rPr>
            <w:color w:val="008080"/>
            <w:rPrChange w:id="1619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620" w:author="Caree2" w:date="2017-04-02T06:50:00Z"/>
          <w:color w:val="008080"/>
          <w:rPrChange w:id="1621" w:author="Caree2" w:date="2017-04-02T07:53:00Z">
            <w:rPr>
              <w:ins w:id="1622" w:author="Caree2" w:date="2017-04-02T06:50:00Z"/>
            </w:rPr>
          </w:rPrChange>
        </w:rPr>
        <w:pPrChange w:id="1623" w:author="Caree2" w:date="2017-04-02T07:07:00Z">
          <w:pPr/>
        </w:pPrChange>
      </w:pPr>
    </w:p>
    <w:p w:rsidR="00893A17" w:rsidRPr="00880017" w:rsidRDefault="00893A17" w:rsidP="006E25CF">
      <w:pPr>
        <w:rPr>
          <w:ins w:id="1624" w:author="Caree2" w:date="2017-04-02T06:50:00Z"/>
          <w:color w:val="008080"/>
          <w:rPrChange w:id="1625" w:author="Caree2" w:date="2017-04-02T07:53:00Z">
            <w:rPr>
              <w:ins w:id="1626" w:author="Caree2" w:date="2017-04-02T06:50:00Z"/>
            </w:rPr>
          </w:rPrChange>
        </w:rPr>
        <w:pPrChange w:id="1627" w:author="Caree2" w:date="2017-04-02T07:07:00Z">
          <w:pPr/>
        </w:pPrChange>
      </w:pPr>
      <w:ins w:id="1628" w:author="Caree2" w:date="2017-04-02T06:50:00Z">
        <w:r w:rsidRPr="00880017">
          <w:rPr>
            <w:color w:val="008080"/>
            <w:rPrChange w:id="1629" w:author="Caree2" w:date="2017-04-02T07:53:00Z">
              <w:rPr/>
            </w:rPrChange>
          </w:rPr>
          <w:tab/>
          <w:t>public String getInvestmentName() {</w:t>
        </w:r>
      </w:ins>
    </w:p>
    <w:p w:rsidR="00893A17" w:rsidRPr="00880017" w:rsidRDefault="00893A17" w:rsidP="006E25CF">
      <w:pPr>
        <w:rPr>
          <w:ins w:id="1630" w:author="Caree2" w:date="2017-04-02T06:50:00Z"/>
          <w:color w:val="008080"/>
          <w:rPrChange w:id="1631" w:author="Caree2" w:date="2017-04-02T07:53:00Z">
            <w:rPr>
              <w:ins w:id="1632" w:author="Caree2" w:date="2017-04-02T06:50:00Z"/>
            </w:rPr>
          </w:rPrChange>
        </w:rPr>
        <w:pPrChange w:id="1633" w:author="Caree2" w:date="2017-04-02T07:07:00Z">
          <w:pPr/>
        </w:pPrChange>
      </w:pPr>
      <w:ins w:id="1634" w:author="Caree2" w:date="2017-04-02T06:50:00Z">
        <w:r w:rsidRPr="00880017">
          <w:rPr>
            <w:color w:val="008080"/>
            <w:rPrChange w:id="1635" w:author="Caree2" w:date="2017-04-02T07:53:00Z">
              <w:rPr/>
            </w:rPrChange>
          </w:rPr>
          <w:tab/>
        </w:r>
        <w:r w:rsidRPr="00880017">
          <w:rPr>
            <w:color w:val="008080"/>
            <w:rPrChange w:id="1636" w:author="Caree2" w:date="2017-04-02T07:53:00Z">
              <w:rPr/>
            </w:rPrChange>
          </w:rPr>
          <w:tab/>
          <w:t>return investmentName;</w:t>
        </w:r>
      </w:ins>
    </w:p>
    <w:p w:rsidR="00893A17" w:rsidRPr="00880017" w:rsidRDefault="00893A17" w:rsidP="006E25CF">
      <w:pPr>
        <w:rPr>
          <w:ins w:id="1637" w:author="Caree2" w:date="2017-04-02T06:50:00Z"/>
          <w:color w:val="008080"/>
          <w:rPrChange w:id="1638" w:author="Caree2" w:date="2017-04-02T07:53:00Z">
            <w:rPr>
              <w:ins w:id="1639" w:author="Caree2" w:date="2017-04-02T06:50:00Z"/>
            </w:rPr>
          </w:rPrChange>
        </w:rPr>
        <w:pPrChange w:id="1640" w:author="Caree2" w:date="2017-04-02T07:07:00Z">
          <w:pPr/>
        </w:pPrChange>
      </w:pPr>
      <w:ins w:id="1641" w:author="Caree2" w:date="2017-04-02T06:50:00Z">
        <w:r w:rsidRPr="00880017">
          <w:rPr>
            <w:color w:val="008080"/>
            <w:rPrChange w:id="1642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643" w:author="Caree2" w:date="2017-04-02T06:50:00Z"/>
          <w:color w:val="008080"/>
          <w:rPrChange w:id="1644" w:author="Caree2" w:date="2017-04-02T07:53:00Z">
            <w:rPr>
              <w:ins w:id="1645" w:author="Caree2" w:date="2017-04-02T06:50:00Z"/>
            </w:rPr>
          </w:rPrChange>
        </w:rPr>
        <w:pPrChange w:id="1646" w:author="Caree2" w:date="2017-04-02T07:07:00Z">
          <w:pPr/>
        </w:pPrChange>
      </w:pPr>
    </w:p>
    <w:p w:rsidR="00893A17" w:rsidRPr="00880017" w:rsidRDefault="00893A17" w:rsidP="006E25CF">
      <w:pPr>
        <w:rPr>
          <w:ins w:id="1647" w:author="Caree2" w:date="2017-04-02T06:50:00Z"/>
          <w:color w:val="008080"/>
          <w:rPrChange w:id="1648" w:author="Caree2" w:date="2017-04-02T07:53:00Z">
            <w:rPr>
              <w:ins w:id="1649" w:author="Caree2" w:date="2017-04-02T06:50:00Z"/>
            </w:rPr>
          </w:rPrChange>
        </w:rPr>
        <w:pPrChange w:id="1650" w:author="Caree2" w:date="2017-04-02T07:07:00Z">
          <w:pPr/>
        </w:pPrChange>
      </w:pPr>
      <w:ins w:id="1651" w:author="Caree2" w:date="2017-04-02T06:50:00Z">
        <w:r w:rsidRPr="00880017">
          <w:rPr>
            <w:color w:val="008080"/>
            <w:rPrChange w:id="1652" w:author="Caree2" w:date="2017-04-02T07:53:00Z">
              <w:rPr/>
            </w:rPrChange>
          </w:rPr>
          <w:tab/>
          <w:t>public void setInvestmentName(String investmentName) {</w:t>
        </w:r>
      </w:ins>
    </w:p>
    <w:p w:rsidR="00893A17" w:rsidRPr="00880017" w:rsidRDefault="00893A17" w:rsidP="006E25CF">
      <w:pPr>
        <w:rPr>
          <w:ins w:id="1653" w:author="Caree2" w:date="2017-04-02T06:50:00Z"/>
          <w:color w:val="008080"/>
          <w:rPrChange w:id="1654" w:author="Caree2" w:date="2017-04-02T07:53:00Z">
            <w:rPr>
              <w:ins w:id="1655" w:author="Caree2" w:date="2017-04-02T06:50:00Z"/>
            </w:rPr>
          </w:rPrChange>
        </w:rPr>
        <w:pPrChange w:id="1656" w:author="Caree2" w:date="2017-04-02T07:07:00Z">
          <w:pPr/>
        </w:pPrChange>
      </w:pPr>
      <w:ins w:id="1657" w:author="Caree2" w:date="2017-04-02T06:50:00Z">
        <w:r w:rsidRPr="00880017">
          <w:rPr>
            <w:color w:val="008080"/>
            <w:rPrChange w:id="1658" w:author="Caree2" w:date="2017-04-02T07:53:00Z">
              <w:rPr/>
            </w:rPrChange>
          </w:rPr>
          <w:tab/>
        </w:r>
        <w:r w:rsidRPr="00880017">
          <w:rPr>
            <w:color w:val="008080"/>
            <w:rPrChange w:id="1659" w:author="Caree2" w:date="2017-04-02T07:53:00Z">
              <w:rPr/>
            </w:rPrChange>
          </w:rPr>
          <w:tab/>
          <w:t>this.investmentName = investmentName;</w:t>
        </w:r>
      </w:ins>
    </w:p>
    <w:p w:rsidR="00893A17" w:rsidRPr="00880017" w:rsidRDefault="00893A17" w:rsidP="006E25CF">
      <w:pPr>
        <w:rPr>
          <w:ins w:id="1660" w:author="Caree2" w:date="2017-04-02T06:50:00Z"/>
          <w:color w:val="008080"/>
          <w:rPrChange w:id="1661" w:author="Caree2" w:date="2017-04-02T07:53:00Z">
            <w:rPr>
              <w:ins w:id="1662" w:author="Caree2" w:date="2017-04-02T06:50:00Z"/>
            </w:rPr>
          </w:rPrChange>
        </w:rPr>
        <w:pPrChange w:id="1663" w:author="Caree2" w:date="2017-04-02T07:07:00Z">
          <w:pPr/>
        </w:pPrChange>
      </w:pPr>
      <w:ins w:id="1664" w:author="Caree2" w:date="2017-04-02T06:50:00Z">
        <w:r w:rsidRPr="00880017">
          <w:rPr>
            <w:color w:val="008080"/>
            <w:rPrChange w:id="1665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666" w:author="Caree2" w:date="2017-04-02T06:50:00Z"/>
          <w:color w:val="008080"/>
          <w:rPrChange w:id="1667" w:author="Caree2" w:date="2017-04-02T07:53:00Z">
            <w:rPr>
              <w:ins w:id="1668" w:author="Caree2" w:date="2017-04-02T06:50:00Z"/>
            </w:rPr>
          </w:rPrChange>
        </w:rPr>
        <w:pPrChange w:id="1669" w:author="Caree2" w:date="2017-04-02T07:07:00Z">
          <w:pPr/>
        </w:pPrChange>
      </w:pPr>
    </w:p>
    <w:p w:rsidR="00893A17" w:rsidRPr="00880017" w:rsidRDefault="00893A17" w:rsidP="006E25CF">
      <w:pPr>
        <w:rPr>
          <w:ins w:id="1670" w:author="Caree2" w:date="2017-04-02T06:50:00Z"/>
          <w:color w:val="008080"/>
          <w:rPrChange w:id="1671" w:author="Caree2" w:date="2017-04-02T07:53:00Z">
            <w:rPr>
              <w:ins w:id="1672" w:author="Caree2" w:date="2017-04-02T06:50:00Z"/>
            </w:rPr>
          </w:rPrChange>
        </w:rPr>
        <w:pPrChange w:id="1673" w:author="Caree2" w:date="2017-04-02T07:07:00Z">
          <w:pPr/>
        </w:pPrChange>
      </w:pPr>
      <w:ins w:id="1674" w:author="Caree2" w:date="2017-04-02T06:50:00Z">
        <w:r w:rsidRPr="00880017">
          <w:rPr>
            <w:color w:val="008080"/>
            <w:rPrChange w:id="1675" w:author="Caree2" w:date="2017-04-02T07:53:00Z">
              <w:rPr/>
            </w:rPrChange>
          </w:rPr>
          <w:tab/>
          <w:t>public String getInvestmentDescription() {</w:t>
        </w:r>
      </w:ins>
    </w:p>
    <w:p w:rsidR="00893A17" w:rsidRPr="00880017" w:rsidRDefault="00893A17" w:rsidP="006E25CF">
      <w:pPr>
        <w:rPr>
          <w:ins w:id="1676" w:author="Caree2" w:date="2017-04-02T06:50:00Z"/>
          <w:color w:val="008080"/>
          <w:rPrChange w:id="1677" w:author="Caree2" w:date="2017-04-02T07:53:00Z">
            <w:rPr>
              <w:ins w:id="1678" w:author="Caree2" w:date="2017-04-02T06:50:00Z"/>
            </w:rPr>
          </w:rPrChange>
        </w:rPr>
        <w:pPrChange w:id="1679" w:author="Caree2" w:date="2017-04-02T07:07:00Z">
          <w:pPr/>
        </w:pPrChange>
      </w:pPr>
      <w:ins w:id="1680" w:author="Caree2" w:date="2017-04-02T06:50:00Z">
        <w:r w:rsidRPr="00880017">
          <w:rPr>
            <w:color w:val="008080"/>
            <w:rPrChange w:id="1681" w:author="Caree2" w:date="2017-04-02T07:53:00Z">
              <w:rPr/>
            </w:rPrChange>
          </w:rPr>
          <w:tab/>
        </w:r>
        <w:r w:rsidRPr="00880017">
          <w:rPr>
            <w:color w:val="008080"/>
            <w:rPrChange w:id="1682" w:author="Caree2" w:date="2017-04-02T07:53:00Z">
              <w:rPr/>
            </w:rPrChange>
          </w:rPr>
          <w:tab/>
          <w:t>return investmentDescription;</w:t>
        </w:r>
      </w:ins>
    </w:p>
    <w:p w:rsidR="00893A17" w:rsidRPr="00880017" w:rsidRDefault="00893A17" w:rsidP="006E25CF">
      <w:pPr>
        <w:rPr>
          <w:ins w:id="1683" w:author="Caree2" w:date="2017-04-02T06:50:00Z"/>
          <w:color w:val="008080"/>
          <w:rPrChange w:id="1684" w:author="Caree2" w:date="2017-04-02T07:53:00Z">
            <w:rPr>
              <w:ins w:id="1685" w:author="Caree2" w:date="2017-04-02T06:50:00Z"/>
            </w:rPr>
          </w:rPrChange>
        </w:rPr>
        <w:pPrChange w:id="1686" w:author="Caree2" w:date="2017-04-02T07:07:00Z">
          <w:pPr/>
        </w:pPrChange>
      </w:pPr>
      <w:ins w:id="1687" w:author="Caree2" w:date="2017-04-02T06:50:00Z">
        <w:r w:rsidRPr="00880017">
          <w:rPr>
            <w:color w:val="008080"/>
            <w:rPrChange w:id="1688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689" w:author="Caree2" w:date="2017-04-02T06:50:00Z"/>
          <w:color w:val="008080"/>
          <w:rPrChange w:id="1690" w:author="Caree2" w:date="2017-04-02T07:53:00Z">
            <w:rPr>
              <w:ins w:id="1691" w:author="Caree2" w:date="2017-04-02T06:50:00Z"/>
            </w:rPr>
          </w:rPrChange>
        </w:rPr>
        <w:pPrChange w:id="1692" w:author="Caree2" w:date="2017-04-02T07:07:00Z">
          <w:pPr/>
        </w:pPrChange>
      </w:pPr>
    </w:p>
    <w:p w:rsidR="00893A17" w:rsidRPr="00880017" w:rsidRDefault="00893A17" w:rsidP="006E25CF">
      <w:pPr>
        <w:rPr>
          <w:ins w:id="1693" w:author="Caree2" w:date="2017-04-02T06:50:00Z"/>
          <w:color w:val="008080"/>
          <w:rPrChange w:id="1694" w:author="Caree2" w:date="2017-04-02T07:53:00Z">
            <w:rPr>
              <w:ins w:id="1695" w:author="Caree2" w:date="2017-04-02T06:50:00Z"/>
            </w:rPr>
          </w:rPrChange>
        </w:rPr>
        <w:pPrChange w:id="1696" w:author="Caree2" w:date="2017-04-02T07:07:00Z">
          <w:pPr/>
        </w:pPrChange>
      </w:pPr>
      <w:ins w:id="1697" w:author="Caree2" w:date="2017-04-02T06:50:00Z">
        <w:r w:rsidRPr="00880017">
          <w:rPr>
            <w:color w:val="008080"/>
            <w:rPrChange w:id="1698" w:author="Caree2" w:date="2017-04-02T07:53:00Z">
              <w:rPr/>
            </w:rPrChange>
          </w:rPr>
          <w:tab/>
          <w:t>public void setInvestmentDescription(String investmentDescription) {</w:t>
        </w:r>
      </w:ins>
    </w:p>
    <w:p w:rsidR="00893A17" w:rsidRPr="00880017" w:rsidRDefault="00893A17" w:rsidP="006E25CF">
      <w:pPr>
        <w:rPr>
          <w:ins w:id="1699" w:author="Caree2" w:date="2017-04-02T06:50:00Z"/>
          <w:color w:val="008080"/>
          <w:rPrChange w:id="1700" w:author="Caree2" w:date="2017-04-02T07:53:00Z">
            <w:rPr>
              <w:ins w:id="1701" w:author="Caree2" w:date="2017-04-02T06:50:00Z"/>
            </w:rPr>
          </w:rPrChange>
        </w:rPr>
        <w:pPrChange w:id="1702" w:author="Caree2" w:date="2017-04-02T07:07:00Z">
          <w:pPr/>
        </w:pPrChange>
      </w:pPr>
      <w:ins w:id="1703" w:author="Caree2" w:date="2017-04-02T06:50:00Z">
        <w:r w:rsidRPr="00880017">
          <w:rPr>
            <w:color w:val="008080"/>
            <w:rPrChange w:id="1704" w:author="Caree2" w:date="2017-04-02T07:53:00Z">
              <w:rPr/>
            </w:rPrChange>
          </w:rPr>
          <w:tab/>
        </w:r>
        <w:r w:rsidRPr="00880017">
          <w:rPr>
            <w:color w:val="008080"/>
            <w:rPrChange w:id="1705" w:author="Caree2" w:date="2017-04-02T07:53:00Z">
              <w:rPr/>
            </w:rPrChange>
          </w:rPr>
          <w:tab/>
          <w:t>this.investmentDescription = investmentDescription;</w:t>
        </w:r>
      </w:ins>
    </w:p>
    <w:p w:rsidR="00893A17" w:rsidRPr="00880017" w:rsidRDefault="00893A17" w:rsidP="006E25CF">
      <w:pPr>
        <w:rPr>
          <w:ins w:id="1706" w:author="Caree2" w:date="2017-04-02T06:50:00Z"/>
          <w:color w:val="008080"/>
          <w:rPrChange w:id="1707" w:author="Caree2" w:date="2017-04-02T07:53:00Z">
            <w:rPr>
              <w:ins w:id="1708" w:author="Caree2" w:date="2017-04-02T06:50:00Z"/>
            </w:rPr>
          </w:rPrChange>
        </w:rPr>
        <w:pPrChange w:id="1709" w:author="Caree2" w:date="2017-04-02T07:07:00Z">
          <w:pPr/>
        </w:pPrChange>
      </w:pPr>
      <w:ins w:id="1710" w:author="Caree2" w:date="2017-04-02T06:50:00Z">
        <w:r w:rsidRPr="00880017">
          <w:rPr>
            <w:color w:val="008080"/>
            <w:rPrChange w:id="1711" w:author="Caree2" w:date="2017-04-02T07:53:00Z">
              <w:rPr/>
            </w:rPrChange>
          </w:rPr>
          <w:lastRenderedPageBreak/>
          <w:tab/>
          <w:t>}</w:t>
        </w:r>
      </w:ins>
    </w:p>
    <w:p w:rsidR="00893A17" w:rsidRPr="00880017" w:rsidRDefault="00893A17" w:rsidP="006E25CF">
      <w:pPr>
        <w:rPr>
          <w:ins w:id="1712" w:author="Caree2" w:date="2017-04-02T06:50:00Z"/>
          <w:color w:val="008080"/>
          <w:rPrChange w:id="1713" w:author="Caree2" w:date="2017-04-02T07:53:00Z">
            <w:rPr>
              <w:ins w:id="1714" w:author="Caree2" w:date="2017-04-02T06:50:00Z"/>
            </w:rPr>
          </w:rPrChange>
        </w:rPr>
        <w:pPrChange w:id="1715" w:author="Caree2" w:date="2017-04-02T07:07:00Z">
          <w:pPr/>
        </w:pPrChange>
      </w:pPr>
    </w:p>
    <w:p w:rsidR="00893A17" w:rsidRPr="00880017" w:rsidRDefault="00893A17" w:rsidP="006E25CF">
      <w:pPr>
        <w:rPr>
          <w:ins w:id="1716" w:author="Caree2" w:date="2017-04-02T06:50:00Z"/>
          <w:color w:val="008080"/>
          <w:rPrChange w:id="1717" w:author="Caree2" w:date="2017-04-02T07:53:00Z">
            <w:rPr>
              <w:ins w:id="1718" w:author="Caree2" w:date="2017-04-02T06:50:00Z"/>
            </w:rPr>
          </w:rPrChange>
        </w:rPr>
        <w:pPrChange w:id="1719" w:author="Caree2" w:date="2017-04-02T07:07:00Z">
          <w:pPr/>
        </w:pPrChange>
      </w:pPr>
      <w:ins w:id="1720" w:author="Caree2" w:date="2017-04-02T06:50:00Z">
        <w:r w:rsidRPr="00880017">
          <w:rPr>
            <w:color w:val="008080"/>
            <w:rPrChange w:id="1721" w:author="Caree2" w:date="2017-04-02T07:53:00Z">
              <w:rPr/>
            </w:rPrChange>
          </w:rPr>
          <w:tab/>
          <w:t>public LocalDate getInvestmentStartDate() {</w:t>
        </w:r>
      </w:ins>
    </w:p>
    <w:p w:rsidR="00893A17" w:rsidRPr="00880017" w:rsidRDefault="00893A17" w:rsidP="006E25CF">
      <w:pPr>
        <w:rPr>
          <w:ins w:id="1722" w:author="Caree2" w:date="2017-04-02T06:50:00Z"/>
          <w:color w:val="008080"/>
          <w:rPrChange w:id="1723" w:author="Caree2" w:date="2017-04-02T07:53:00Z">
            <w:rPr>
              <w:ins w:id="1724" w:author="Caree2" w:date="2017-04-02T06:50:00Z"/>
            </w:rPr>
          </w:rPrChange>
        </w:rPr>
        <w:pPrChange w:id="1725" w:author="Caree2" w:date="2017-04-02T07:07:00Z">
          <w:pPr/>
        </w:pPrChange>
      </w:pPr>
      <w:ins w:id="1726" w:author="Caree2" w:date="2017-04-02T06:50:00Z">
        <w:r w:rsidRPr="00880017">
          <w:rPr>
            <w:color w:val="008080"/>
            <w:rPrChange w:id="1727" w:author="Caree2" w:date="2017-04-02T07:53:00Z">
              <w:rPr/>
            </w:rPrChange>
          </w:rPr>
          <w:tab/>
        </w:r>
        <w:r w:rsidRPr="00880017">
          <w:rPr>
            <w:color w:val="008080"/>
            <w:rPrChange w:id="1728" w:author="Caree2" w:date="2017-04-02T07:53:00Z">
              <w:rPr/>
            </w:rPrChange>
          </w:rPr>
          <w:tab/>
          <w:t>return investmentStartDate;</w:t>
        </w:r>
      </w:ins>
    </w:p>
    <w:p w:rsidR="00893A17" w:rsidRPr="00880017" w:rsidRDefault="00893A17" w:rsidP="006E25CF">
      <w:pPr>
        <w:rPr>
          <w:ins w:id="1729" w:author="Caree2" w:date="2017-04-02T06:50:00Z"/>
          <w:color w:val="008080"/>
          <w:rPrChange w:id="1730" w:author="Caree2" w:date="2017-04-02T07:53:00Z">
            <w:rPr>
              <w:ins w:id="1731" w:author="Caree2" w:date="2017-04-02T06:50:00Z"/>
            </w:rPr>
          </w:rPrChange>
        </w:rPr>
        <w:pPrChange w:id="1732" w:author="Caree2" w:date="2017-04-02T07:07:00Z">
          <w:pPr/>
        </w:pPrChange>
      </w:pPr>
      <w:ins w:id="1733" w:author="Caree2" w:date="2017-04-02T06:50:00Z">
        <w:r w:rsidRPr="00880017">
          <w:rPr>
            <w:color w:val="008080"/>
            <w:rPrChange w:id="1734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735" w:author="Caree2" w:date="2017-04-02T06:50:00Z"/>
          <w:color w:val="008080"/>
          <w:rPrChange w:id="1736" w:author="Caree2" w:date="2017-04-02T07:53:00Z">
            <w:rPr>
              <w:ins w:id="1737" w:author="Caree2" w:date="2017-04-02T06:50:00Z"/>
            </w:rPr>
          </w:rPrChange>
        </w:rPr>
        <w:pPrChange w:id="1738" w:author="Caree2" w:date="2017-04-02T07:07:00Z">
          <w:pPr/>
        </w:pPrChange>
      </w:pPr>
    </w:p>
    <w:p w:rsidR="00893A17" w:rsidRPr="00880017" w:rsidRDefault="00893A17" w:rsidP="006E25CF">
      <w:pPr>
        <w:rPr>
          <w:ins w:id="1739" w:author="Caree2" w:date="2017-04-02T06:50:00Z"/>
          <w:color w:val="008080"/>
          <w:rPrChange w:id="1740" w:author="Caree2" w:date="2017-04-02T07:53:00Z">
            <w:rPr>
              <w:ins w:id="1741" w:author="Caree2" w:date="2017-04-02T06:50:00Z"/>
            </w:rPr>
          </w:rPrChange>
        </w:rPr>
        <w:pPrChange w:id="1742" w:author="Caree2" w:date="2017-04-02T07:07:00Z">
          <w:pPr/>
        </w:pPrChange>
      </w:pPr>
      <w:ins w:id="1743" w:author="Caree2" w:date="2017-04-02T06:50:00Z">
        <w:r w:rsidRPr="00880017">
          <w:rPr>
            <w:color w:val="008080"/>
            <w:rPrChange w:id="1744" w:author="Caree2" w:date="2017-04-02T07:53:00Z">
              <w:rPr/>
            </w:rPrChange>
          </w:rPr>
          <w:tab/>
          <w:t>@DateTimeFormat(iso = DateTimeFormat.ISO.DATE)</w:t>
        </w:r>
      </w:ins>
    </w:p>
    <w:p w:rsidR="00893A17" w:rsidRPr="00880017" w:rsidRDefault="00893A17" w:rsidP="006E25CF">
      <w:pPr>
        <w:rPr>
          <w:ins w:id="1745" w:author="Caree2" w:date="2017-04-02T06:50:00Z"/>
          <w:color w:val="008080"/>
          <w:rPrChange w:id="1746" w:author="Caree2" w:date="2017-04-02T07:53:00Z">
            <w:rPr>
              <w:ins w:id="1747" w:author="Caree2" w:date="2017-04-02T06:50:00Z"/>
            </w:rPr>
          </w:rPrChange>
        </w:rPr>
        <w:pPrChange w:id="1748" w:author="Caree2" w:date="2017-04-02T07:07:00Z">
          <w:pPr/>
        </w:pPrChange>
      </w:pPr>
      <w:ins w:id="1749" w:author="Caree2" w:date="2017-04-02T06:50:00Z">
        <w:r w:rsidRPr="00880017">
          <w:rPr>
            <w:color w:val="008080"/>
            <w:rPrChange w:id="1750" w:author="Caree2" w:date="2017-04-02T07:53:00Z">
              <w:rPr/>
            </w:rPrChange>
          </w:rPr>
          <w:tab/>
          <w:t>public void setInvestmentStartDate(LocalDate investmentStartDate) {</w:t>
        </w:r>
      </w:ins>
    </w:p>
    <w:p w:rsidR="00893A17" w:rsidRPr="00880017" w:rsidRDefault="00893A17" w:rsidP="006E25CF">
      <w:pPr>
        <w:rPr>
          <w:ins w:id="1751" w:author="Caree2" w:date="2017-04-02T06:50:00Z"/>
          <w:color w:val="008080"/>
          <w:rPrChange w:id="1752" w:author="Caree2" w:date="2017-04-02T07:53:00Z">
            <w:rPr>
              <w:ins w:id="1753" w:author="Caree2" w:date="2017-04-02T06:50:00Z"/>
            </w:rPr>
          </w:rPrChange>
        </w:rPr>
        <w:pPrChange w:id="1754" w:author="Caree2" w:date="2017-04-02T07:07:00Z">
          <w:pPr/>
        </w:pPrChange>
      </w:pPr>
      <w:ins w:id="1755" w:author="Caree2" w:date="2017-04-02T06:50:00Z">
        <w:r w:rsidRPr="00880017">
          <w:rPr>
            <w:color w:val="008080"/>
            <w:rPrChange w:id="1756" w:author="Caree2" w:date="2017-04-02T07:53:00Z">
              <w:rPr/>
            </w:rPrChange>
          </w:rPr>
          <w:tab/>
        </w:r>
        <w:r w:rsidRPr="00880017">
          <w:rPr>
            <w:color w:val="008080"/>
            <w:rPrChange w:id="1757" w:author="Caree2" w:date="2017-04-02T07:53:00Z">
              <w:rPr/>
            </w:rPrChange>
          </w:rPr>
          <w:tab/>
          <w:t>this.investmentStartDate = investmentStartDate;</w:t>
        </w:r>
      </w:ins>
    </w:p>
    <w:p w:rsidR="00893A17" w:rsidRPr="00880017" w:rsidRDefault="00893A17" w:rsidP="006E25CF">
      <w:pPr>
        <w:rPr>
          <w:ins w:id="1758" w:author="Caree2" w:date="2017-04-02T06:50:00Z"/>
          <w:color w:val="008080"/>
          <w:rPrChange w:id="1759" w:author="Caree2" w:date="2017-04-02T07:53:00Z">
            <w:rPr>
              <w:ins w:id="1760" w:author="Caree2" w:date="2017-04-02T06:50:00Z"/>
            </w:rPr>
          </w:rPrChange>
        </w:rPr>
        <w:pPrChange w:id="1761" w:author="Caree2" w:date="2017-04-02T07:07:00Z">
          <w:pPr/>
        </w:pPrChange>
      </w:pPr>
      <w:ins w:id="1762" w:author="Caree2" w:date="2017-04-02T06:50:00Z">
        <w:r w:rsidRPr="00880017">
          <w:rPr>
            <w:color w:val="008080"/>
            <w:rPrChange w:id="1763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764" w:author="Caree2" w:date="2017-04-02T06:50:00Z"/>
          <w:color w:val="008080"/>
          <w:rPrChange w:id="1765" w:author="Caree2" w:date="2017-04-02T07:53:00Z">
            <w:rPr>
              <w:ins w:id="1766" w:author="Caree2" w:date="2017-04-02T06:50:00Z"/>
            </w:rPr>
          </w:rPrChange>
        </w:rPr>
        <w:pPrChange w:id="1767" w:author="Caree2" w:date="2017-04-02T07:07:00Z">
          <w:pPr/>
        </w:pPrChange>
      </w:pPr>
    </w:p>
    <w:p w:rsidR="00893A17" w:rsidRPr="00880017" w:rsidRDefault="00893A17" w:rsidP="006E25CF">
      <w:pPr>
        <w:rPr>
          <w:ins w:id="1768" w:author="Caree2" w:date="2017-04-02T06:50:00Z"/>
          <w:color w:val="008080"/>
          <w:rPrChange w:id="1769" w:author="Caree2" w:date="2017-04-02T07:53:00Z">
            <w:rPr>
              <w:ins w:id="1770" w:author="Caree2" w:date="2017-04-02T06:50:00Z"/>
            </w:rPr>
          </w:rPrChange>
        </w:rPr>
        <w:pPrChange w:id="1771" w:author="Caree2" w:date="2017-04-02T07:07:00Z">
          <w:pPr/>
        </w:pPrChange>
      </w:pPr>
      <w:ins w:id="1772" w:author="Caree2" w:date="2017-04-02T06:50:00Z">
        <w:r w:rsidRPr="00880017">
          <w:rPr>
            <w:color w:val="008080"/>
            <w:rPrChange w:id="1773" w:author="Caree2" w:date="2017-04-02T07:53:00Z">
              <w:rPr/>
            </w:rPrChange>
          </w:rPr>
          <w:tab/>
          <w:t>public LocalDate getInvetsmentMaturityDate() {</w:t>
        </w:r>
      </w:ins>
    </w:p>
    <w:p w:rsidR="00893A17" w:rsidRPr="00880017" w:rsidRDefault="00893A17" w:rsidP="006E25CF">
      <w:pPr>
        <w:rPr>
          <w:ins w:id="1774" w:author="Caree2" w:date="2017-04-02T06:50:00Z"/>
          <w:color w:val="008080"/>
          <w:rPrChange w:id="1775" w:author="Caree2" w:date="2017-04-02T07:53:00Z">
            <w:rPr>
              <w:ins w:id="1776" w:author="Caree2" w:date="2017-04-02T06:50:00Z"/>
            </w:rPr>
          </w:rPrChange>
        </w:rPr>
        <w:pPrChange w:id="1777" w:author="Caree2" w:date="2017-04-02T07:07:00Z">
          <w:pPr/>
        </w:pPrChange>
      </w:pPr>
      <w:ins w:id="1778" w:author="Caree2" w:date="2017-04-02T06:50:00Z">
        <w:r w:rsidRPr="00880017">
          <w:rPr>
            <w:color w:val="008080"/>
            <w:rPrChange w:id="1779" w:author="Caree2" w:date="2017-04-02T07:53:00Z">
              <w:rPr/>
            </w:rPrChange>
          </w:rPr>
          <w:tab/>
        </w:r>
        <w:r w:rsidRPr="00880017">
          <w:rPr>
            <w:color w:val="008080"/>
            <w:rPrChange w:id="1780" w:author="Caree2" w:date="2017-04-02T07:53:00Z">
              <w:rPr/>
            </w:rPrChange>
          </w:rPr>
          <w:tab/>
          <w:t>return invetsmentMaturityDate;</w:t>
        </w:r>
      </w:ins>
    </w:p>
    <w:p w:rsidR="00893A17" w:rsidRPr="00880017" w:rsidRDefault="00893A17" w:rsidP="006E25CF">
      <w:pPr>
        <w:rPr>
          <w:ins w:id="1781" w:author="Caree2" w:date="2017-04-02T06:50:00Z"/>
          <w:color w:val="008080"/>
          <w:rPrChange w:id="1782" w:author="Caree2" w:date="2017-04-02T07:53:00Z">
            <w:rPr>
              <w:ins w:id="1783" w:author="Caree2" w:date="2017-04-02T06:50:00Z"/>
            </w:rPr>
          </w:rPrChange>
        </w:rPr>
        <w:pPrChange w:id="1784" w:author="Caree2" w:date="2017-04-02T07:07:00Z">
          <w:pPr/>
        </w:pPrChange>
      </w:pPr>
      <w:ins w:id="1785" w:author="Caree2" w:date="2017-04-02T06:50:00Z">
        <w:r w:rsidRPr="00880017">
          <w:rPr>
            <w:color w:val="008080"/>
            <w:rPrChange w:id="1786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787" w:author="Caree2" w:date="2017-04-02T06:50:00Z"/>
          <w:color w:val="008080"/>
          <w:rPrChange w:id="1788" w:author="Caree2" w:date="2017-04-02T07:53:00Z">
            <w:rPr>
              <w:ins w:id="1789" w:author="Caree2" w:date="2017-04-02T06:50:00Z"/>
            </w:rPr>
          </w:rPrChange>
        </w:rPr>
        <w:pPrChange w:id="1790" w:author="Caree2" w:date="2017-04-02T07:07:00Z">
          <w:pPr/>
        </w:pPrChange>
      </w:pPr>
    </w:p>
    <w:p w:rsidR="00893A17" w:rsidRPr="00880017" w:rsidRDefault="00893A17" w:rsidP="006E25CF">
      <w:pPr>
        <w:rPr>
          <w:ins w:id="1791" w:author="Caree2" w:date="2017-04-02T06:50:00Z"/>
          <w:color w:val="008080"/>
          <w:rPrChange w:id="1792" w:author="Caree2" w:date="2017-04-02T07:53:00Z">
            <w:rPr>
              <w:ins w:id="1793" w:author="Caree2" w:date="2017-04-02T06:50:00Z"/>
            </w:rPr>
          </w:rPrChange>
        </w:rPr>
        <w:pPrChange w:id="1794" w:author="Caree2" w:date="2017-04-02T07:07:00Z">
          <w:pPr/>
        </w:pPrChange>
      </w:pPr>
      <w:ins w:id="1795" w:author="Caree2" w:date="2017-04-02T06:50:00Z">
        <w:r w:rsidRPr="00880017">
          <w:rPr>
            <w:color w:val="008080"/>
            <w:rPrChange w:id="1796" w:author="Caree2" w:date="2017-04-02T07:53:00Z">
              <w:rPr/>
            </w:rPrChange>
          </w:rPr>
          <w:tab/>
          <w:t>@DateTimeFormat(iso = DateTimeFormat.ISO.DATE)</w:t>
        </w:r>
      </w:ins>
    </w:p>
    <w:p w:rsidR="00893A17" w:rsidRPr="00880017" w:rsidRDefault="00893A17" w:rsidP="006E25CF">
      <w:pPr>
        <w:rPr>
          <w:ins w:id="1797" w:author="Caree2" w:date="2017-04-02T06:50:00Z"/>
          <w:color w:val="008080"/>
          <w:rPrChange w:id="1798" w:author="Caree2" w:date="2017-04-02T07:53:00Z">
            <w:rPr>
              <w:ins w:id="1799" w:author="Caree2" w:date="2017-04-02T06:50:00Z"/>
            </w:rPr>
          </w:rPrChange>
        </w:rPr>
        <w:pPrChange w:id="1800" w:author="Caree2" w:date="2017-04-02T07:07:00Z">
          <w:pPr/>
        </w:pPrChange>
      </w:pPr>
      <w:ins w:id="1801" w:author="Caree2" w:date="2017-04-02T06:50:00Z">
        <w:r w:rsidRPr="00880017">
          <w:rPr>
            <w:color w:val="008080"/>
            <w:rPrChange w:id="1802" w:author="Caree2" w:date="2017-04-02T07:53:00Z">
              <w:rPr/>
            </w:rPrChange>
          </w:rPr>
          <w:tab/>
          <w:t>public void setInvetsmentMaturityDate(LocalDate invetsmentMaturityDate) {</w:t>
        </w:r>
      </w:ins>
    </w:p>
    <w:p w:rsidR="00893A17" w:rsidRPr="00880017" w:rsidRDefault="00893A17" w:rsidP="006E25CF">
      <w:pPr>
        <w:rPr>
          <w:ins w:id="1803" w:author="Caree2" w:date="2017-04-02T06:50:00Z"/>
          <w:color w:val="008080"/>
          <w:rPrChange w:id="1804" w:author="Caree2" w:date="2017-04-02T07:53:00Z">
            <w:rPr>
              <w:ins w:id="1805" w:author="Caree2" w:date="2017-04-02T06:50:00Z"/>
            </w:rPr>
          </w:rPrChange>
        </w:rPr>
        <w:pPrChange w:id="1806" w:author="Caree2" w:date="2017-04-02T07:07:00Z">
          <w:pPr/>
        </w:pPrChange>
      </w:pPr>
      <w:ins w:id="1807" w:author="Caree2" w:date="2017-04-02T06:50:00Z">
        <w:r w:rsidRPr="00880017">
          <w:rPr>
            <w:color w:val="008080"/>
            <w:rPrChange w:id="1808" w:author="Caree2" w:date="2017-04-02T07:53:00Z">
              <w:rPr/>
            </w:rPrChange>
          </w:rPr>
          <w:tab/>
        </w:r>
        <w:r w:rsidRPr="00880017">
          <w:rPr>
            <w:color w:val="008080"/>
            <w:rPrChange w:id="1809" w:author="Caree2" w:date="2017-04-02T07:53:00Z">
              <w:rPr/>
            </w:rPrChange>
          </w:rPr>
          <w:tab/>
          <w:t>this.invetsmentMaturityDate = invetsmentMaturityDate;</w:t>
        </w:r>
      </w:ins>
    </w:p>
    <w:p w:rsidR="00893A17" w:rsidRPr="00880017" w:rsidRDefault="00893A17" w:rsidP="006E25CF">
      <w:pPr>
        <w:rPr>
          <w:ins w:id="1810" w:author="Caree2" w:date="2017-04-02T06:50:00Z"/>
          <w:color w:val="008080"/>
          <w:rPrChange w:id="1811" w:author="Caree2" w:date="2017-04-02T07:53:00Z">
            <w:rPr>
              <w:ins w:id="1812" w:author="Caree2" w:date="2017-04-02T06:50:00Z"/>
            </w:rPr>
          </w:rPrChange>
        </w:rPr>
        <w:pPrChange w:id="1813" w:author="Caree2" w:date="2017-04-02T07:07:00Z">
          <w:pPr/>
        </w:pPrChange>
      </w:pPr>
      <w:ins w:id="1814" w:author="Caree2" w:date="2017-04-02T06:50:00Z">
        <w:r w:rsidRPr="00880017">
          <w:rPr>
            <w:color w:val="008080"/>
            <w:rPrChange w:id="1815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816" w:author="Caree2" w:date="2017-04-02T06:50:00Z"/>
          <w:color w:val="008080"/>
          <w:rPrChange w:id="1817" w:author="Caree2" w:date="2017-04-02T07:53:00Z">
            <w:rPr>
              <w:ins w:id="1818" w:author="Caree2" w:date="2017-04-02T06:50:00Z"/>
            </w:rPr>
          </w:rPrChange>
        </w:rPr>
        <w:pPrChange w:id="1819" w:author="Caree2" w:date="2017-04-02T07:07:00Z">
          <w:pPr/>
        </w:pPrChange>
      </w:pPr>
    </w:p>
    <w:p w:rsidR="00893A17" w:rsidRPr="00880017" w:rsidRDefault="00893A17" w:rsidP="006E25CF">
      <w:pPr>
        <w:rPr>
          <w:ins w:id="1820" w:author="Caree2" w:date="2017-04-02T06:50:00Z"/>
          <w:color w:val="008080"/>
          <w:rPrChange w:id="1821" w:author="Caree2" w:date="2017-04-02T07:53:00Z">
            <w:rPr>
              <w:ins w:id="1822" w:author="Caree2" w:date="2017-04-02T06:50:00Z"/>
            </w:rPr>
          </w:rPrChange>
        </w:rPr>
        <w:pPrChange w:id="1823" w:author="Caree2" w:date="2017-04-02T07:07:00Z">
          <w:pPr/>
        </w:pPrChange>
      </w:pPr>
      <w:ins w:id="1824" w:author="Caree2" w:date="2017-04-02T06:50:00Z">
        <w:r w:rsidRPr="00880017">
          <w:rPr>
            <w:color w:val="008080"/>
            <w:rPrChange w:id="1825" w:author="Caree2" w:date="2017-04-02T07:53:00Z">
              <w:rPr/>
            </w:rPrChange>
          </w:rPr>
          <w:tab/>
          <w:t>public Investment(String investmentId, String investmentName, String investmentDescription,</w:t>
        </w:r>
      </w:ins>
    </w:p>
    <w:p w:rsidR="00893A17" w:rsidRPr="00880017" w:rsidRDefault="00893A17" w:rsidP="006E25CF">
      <w:pPr>
        <w:rPr>
          <w:ins w:id="1826" w:author="Caree2" w:date="2017-04-02T06:50:00Z"/>
          <w:color w:val="008080"/>
          <w:rPrChange w:id="1827" w:author="Caree2" w:date="2017-04-02T07:53:00Z">
            <w:rPr>
              <w:ins w:id="1828" w:author="Caree2" w:date="2017-04-02T06:50:00Z"/>
            </w:rPr>
          </w:rPrChange>
        </w:rPr>
        <w:pPrChange w:id="1829" w:author="Caree2" w:date="2017-04-02T07:07:00Z">
          <w:pPr/>
        </w:pPrChange>
      </w:pPr>
      <w:ins w:id="1830" w:author="Caree2" w:date="2017-04-02T06:50:00Z">
        <w:r w:rsidRPr="00880017">
          <w:rPr>
            <w:color w:val="008080"/>
            <w:rPrChange w:id="1831" w:author="Caree2" w:date="2017-04-02T07:53:00Z">
              <w:rPr/>
            </w:rPrChange>
          </w:rPr>
          <w:tab/>
        </w:r>
        <w:r w:rsidRPr="00880017">
          <w:rPr>
            <w:color w:val="008080"/>
            <w:rPrChange w:id="1832" w:author="Caree2" w:date="2017-04-02T07:53:00Z">
              <w:rPr/>
            </w:rPrChange>
          </w:rPr>
          <w:tab/>
        </w:r>
        <w:r w:rsidRPr="00880017">
          <w:rPr>
            <w:color w:val="008080"/>
            <w:rPrChange w:id="1833" w:author="Caree2" w:date="2017-04-02T07:53:00Z">
              <w:rPr/>
            </w:rPrChange>
          </w:rPr>
          <w:tab/>
          <w:t>LocalDate investmentStartDate, LocalDate invetsmentMaturityDate) {</w:t>
        </w:r>
      </w:ins>
    </w:p>
    <w:p w:rsidR="00893A17" w:rsidRPr="00880017" w:rsidRDefault="00893A17" w:rsidP="006E25CF">
      <w:pPr>
        <w:rPr>
          <w:ins w:id="1834" w:author="Caree2" w:date="2017-04-02T06:50:00Z"/>
          <w:color w:val="008080"/>
          <w:rPrChange w:id="1835" w:author="Caree2" w:date="2017-04-02T07:53:00Z">
            <w:rPr>
              <w:ins w:id="1836" w:author="Caree2" w:date="2017-04-02T06:50:00Z"/>
            </w:rPr>
          </w:rPrChange>
        </w:rPr>
        <w:pPrChange w:id="1837" w:author="Caree2" w:date="2017-04-02T07:07:00Z">
          <w:pPr/>
        </w:pPrChange>
      </w:pPr>
      <w:ins w:id="1838" w:author="Caree2" w:date="2017-04-02T06:50:00Z">
        <w:r w:rsidRPr="00880017">
          <w:rPr>
            <w:color w:val="008080"/>
            <w:rPrChange w:id="1839" w:author="Caree2" w:date="2017-04-02T07:53:00Z">
              <w:rPr/>
            </w:rPrChange>
          </w:rPr>
          <w:tab/>
        </w:r>
        <w:r w:rsidRPr="00880017">
          <w:rPr>
            <w:color w:val="008080"/>
            <w:rPrChange w:id="1840" w:author="Caree2" w:date="2017-04-02T07:53:00Z">
              <w:rPr/>
            </w:rPrChange>
          </w:rPr>
          <w:tab/>
          <w:t>super();</w:t>
        </w:r>
      </w:ins>
    </w:p>
    <w:p w:rsidR="00893A17" w:rsidRPr="00880017" w:rsidRDefault="00893A17" w:rsidP="006E25CF">
      <w:pPr>
        <w:rPr>
          <w:ins w:id="1841" w:author="Caree2" w:date="2017-04-02T06:50:00Z"/>
          <w:color w:val="008080"/>
          <w:rPrChange w:id="1842" w:author="Caree2" w:date="2017-04-02T07:53:00Z">
            <w:rPr>
              <w:ins w:id="1843" w:author="Caree2" w:date="2017-04-02T06:50:00Z"/>
            </w:rPr>
          </w:rPrChange>
        </w:rPr>
        <w:pPrChange w:id="1844" w:author="Caree2" w:date="2017-04-02T07:07:00Z">
          <w:pPr/>
        </w:pPrChange>
      </w:pPr>
      <w:ins w:id="1845" w:author="Caree2" w:date="2017-04-02T06:50:00Z">
        <w:r w:rsidRPr="00880017">
          <w:rPr>
            <w:color w:val="008080"/>
            <w:rPrChange w:id="1846" w:author="Caree2" w:date="2017-04-02T07:53:00Z">
              <w:rPr/>
            </w:rPrChange>
          </w:rPr>
          <w:tab/>
        </w:r>
        <w:r w:rsidRPr="00880017">
          <w:rPr>
            <w:color w:val="008080"/>
            <w:rPrChange w:id="1847" w:author="Caree2" w:date="2017-04-02T07:53:00Z">
              <w:rPr/>
            </w:rPrChange>
          </w:rPr>
          <w:tab/>
          <w:t>this.investmentId = investmentId;</w:t>
        </w:r>
      </w:ins>
    </w:p>
    <w:p w:rsidR="00893A17" w:rsidRPr="00880017" w:rsidRDefault="00893A17" w:rsidP="006E25CF">
      <w:pPr>
        <w:rPr>
          <w:ins w:id="1848" w:author="Caree2" w:date="2017-04-02T06:50:00Z"/>
          <w:color w:val="008080"/>
          <w:rPrChange w:id="1849" w:author="Caree2" w:date="2017-04-02T07:53:00Z">
            <w:rPr>
              <w:ins w:id="1850" w:author="Caree2" w:date="2017-04-02T06:50:00Z"/>
            </w:rPr>
          </w:rPrChange>
        </w:rPr>
        <w:pPrChange w:id="1851" w:author="Caree2" w:date="2017-04-02T07:07:00Z">
          <w:pPr/>
        </w:pPrChange>
      </w:pPr>
      <w:ins w:id="1852" w:author="Caree2" w:date="2017-04-02T06:50:00Z">
        <w:r w:rsidRPr="00880017">
          <w:rPr>
            <w:color w:val="008080"/>
            <w:rPrChange w:id="1853" w:author="Caree2" w:date="2017-04-02T07:53:00Z">
              <w:rPr/>
            </w:rPrChange>
          </w:rPr>
          <w:tab/>
        </w:r>
        <w:r w:rsidRPr="00880017">
          <w:rPr>
            <w:color w:val="008080"/>
            <w:rPrChange w:id="1854" w:author="Caree2" w:date="2017-04-02T07:53:00Z">
              <w:rPr/>
            </w:rPrChange>
          </w:rPr>
          <w:tab/>
          <w:t>this.investmentName = investmentName;</w:t>
        </w:r>
      </w:ins>
    </w:p>
    <w:p w:rsidR="00893A17" w:rsidRPr="00880017" w:rsidRDefault="00893A17" w:rsidP="006E25CF">
      <w:pPr>
        <w:rPr>
          <w:ins w:id="1855" w:author="Caree2" w:date="2017-04-02T06:50:00Z"/>
          <w:color w:val="008080"/>
          <w:rPrChange w:id="1856" w:author="Caree2" w:date="2017-04-02T07:53:00Z">
            <w:rPr>
              <w:ins w:id="1857" w:author="Caree2" w:date="2017-04-02T06:50:00Z"/>
            </w:rPr>
          </w:rPrChange>
        </w:rPr>
        <w:pPrChange w:id="1858" w:author="Caree2" w:date="2017-04-02T07:07:00Z">
          <w:pPr/>
        </w:pPrChange>
      </w:pPr>
      <w:ins w:id="1859" w:author="Caree2" w:date="2017-04-02T06:50:00Z">
        <w:r w:rsidRPr="00880017">
          <w:rPr>
            <w:color w:val="008080"/>
            <w:rPrChange w:id="1860" w:author="Caree2" w:date="2017-04-02T07:53:00Z">
              <w:rPr/>
            </w:rPrChange>
          </w:rPr>
          <w:tab/>
        </w:r>
        <w:r w:rsidRPr="00880017">
          <w:rPr>
            <w:color w:val="008080"/>
            <w:rPrChange w:id="1861" w:author="Caree2" w:date="2017-04-02T07:53:00Z">
              <w:rPr/>
            </w:rPrChange>
          </w:rPr>
          <w:tab/>
          <w:t>this.investmentDescription = investmentDescription;</w:t>
        </w:r>
      </w:ins>
    </w:p>
    <w:p w:rsidR="00893A17" w:rsidRPr="00880017" w:rsidRDefault="00893A17" w:rsidP="006E25CF">
      <w:pPr>
        <w:rPr>
          <w:ins w:id="1862" w:author="Caree2" w:date="2017-04-02T06:50:00Z"/>
          <w:color w:val="008080"/>
          <w:rPrChange w:id="1863" w:author="Caree2" w:date="2017-04-02T07:53:00Z">
            <w:rPr>
              <w:ins w:id="1864" w:author="Caree2" w:date="2017-04-02T06:50:00Z"/>
            </w:rPr>
          </w:rPrChange>
        </w:rPr>
        <w:pPrChange w:id="1865" w:author="Caree2" w:date="2017-04-02T07:07:00Z">
          <w:pPr/>
        </w:pPrChange>
      </w:pPr>
      <w:ins w:id="1866" w:author="Caree2" w:date="2017-04-02T06:50:00Z">
        <w:r w:rsidRPr="00880017">
          <w:rPr>
            <w:color w:val="008080"/>
            <w:rPrChange w:id="1867" w:author="Caree2" w:date="2017-04-02T07:53:00Z">
              <w:rPr/>
            </w:rPrChange>
          </w:rPr>
          <w:tab/>
        </w:r>
        <w:r w:rsidRPr="00880017">
          <w:rPr>
            <w:color w:val="008080"/>
            <w:rPrChange w:id="1868" w:author="Caree2" w:date="2017-04-02T07:53:00Z">
              <w:rPr/>
            </w:rPrChange>
          </w:rPr>
          <w:tab/>
          <w:t>this.investmentStartDate = investmentStartDate;</w:t>
        </w:r>
      </w:ins>
    </w:p>
    <w:p w:rsidR="00893A17" w:rsidRPr="00880017" w:rsidRDefault="00893A17" w:rsidP="006E25CF">
      <w:pPr>
        <w:rPr>
          <w:ins w:id="1869" w:author="Caree2" w:date="2017-04-02T06:50:00Z"/>
          <w:color w:val="008080"/>
          <w:rPrChange w:id="1870" w:author="Caree2" w:date="2017-04-02T07:53:00Z">
            <w:rPr>
              <w:ins w:id="1871" w:author="Caree2" w:date="2017-04-02T06:50:00Z"/>
            </w:rPr>
          </w:rPrChange>
        </w:rPr>
        <w:pPrChange w:id="1872" w:author="Caree2" w:date="2017-04-02T07:07:00Z">
          <w:pPr/>
        </w:pPrChange>
      </w:pPr>
      <w:ins w:id="1873" w:author="Caree2" w:date="2017-04-02T06:50:00Z">
        <w:r w:rsidRPr="00880017">
          <w:rPr>
            <w:color w:val="008080"/>
            <w:rPrChange w:id="1874" w:author="Caree2" w:date="2017-04-02T07:53:00Z">
              <w:rPr/>
            </w:rPrChange>
          </w:rPr>
          <w:tab/>
        </w:r>
        <w:r w:rsidRPr="00880017">
          <w:rPr>
            <w:color w:val="008080"/>
            <w:rPrChange w:id="1875" w:author="Caree2" w:date="2017-04-02T07:53:00Z">
              <w:rPr/>
            </w:rPrChange>
          </w:rPr>
          <w:tab/>
          <w:t>this.invetsmentMaturityDate = invetsmentMaturityDate;</w:t>
        </w:r>
      </w:ins>
    </w:p>
    <w:p w:rsidR="00893A17" w:rsidRPr="00880017" w:rsidRDefault="00893A17" w:rsidP="006E25CF">
      <w:pPr>
        <w:rPr>
          <w:ins w:id="1876" w:author="Caree2" w:date="2017-04-02T06:50:00Z"/>
          <w:color w:val="008080"/>
          <w:rPrChange w:id="1877" w:author="Caree2" w:date="2017-04-02T07:53:00Z">
            <w:rPr>
              <w:ins w:id="1878" w:author="Caree2" w:date="2017-04-02T06:50:00Z"/>
            </w:rPr>
          </w:rPrChange>
        </w:rPr>
        <w:pPrChange w:id="1879" w:author="Caree2" w:date="2017-04-02T07:07:00Z">
          <w:pPr/>
        </w:pPrChange>
      </w:pPr>
      <w:ins w:id="1880" w:author="Caree2" w:date="2017-04-02T06:50:00Z">
        <w:r w:rsidRPr="00880017">
          <w:rPr>
            <w:color w:val="008080"/>
            <w:rPrChange w:id="1881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882" w:author="Caree2" w:date="2017-04-02T06:50:00Z"/>
          <w:color w:val="008080"/>
          <w:rPrChange w:id="1883" w:author="Caree2" w:date="2017-04-02T07:53:00Z">
            <w:rPr>
              <w:ins w:id="1884" w:author="Caree2" w:date="2017-04-02T06:50:00Z"/>
            </w:rPr>
          </w:rPrChange>
        </w:rPr>
        <w:pPrChange w:id="1885" w:author="Caree2" w:date="2017-04-02T07:07:00Z">
          <w:pPr/>
        </w:pPrChange>
      </w:pPr>
      <w:ins w:id="1886" w:author="Caree2" w:date="2017-04-02T06:50:00Z">
        <w:r w:rsidRPr="00880017">
          <w:rPr>
            <w:color w:val="008080"/>
            <w:rPrChange w:id="1887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1888" w:author="Caree2" w:date="2017-04-02T06:50:00Z"/>
          <w:color w:val="008080"/>
          <w:rPrChange w:id="1889" w:author="Caree2" w:date="2017-04-02T07:53:00Z">
            <w:rPr>
              <w:ins w:id="1890" w:author="Caree2" w:date="2017-04-02T06:50:00Z"/>
            </w:rPr>
          </w:rPrChange>
        </w:rPr>
        <w:pPrChange w:id="1891" w:author="Caree2" w:date="2017-04-02T07:07:00Z">
          <w:pPr/>
        </w:pPrChange>
      </w:pPr>
      <w:ins w:id="1892" w:author="Caree2" w:date="2017-04-02T06:50:00Z">
        <w:r w:rsidRPr="00880017">
          <w:rPr>
            <w:color w:val="008080"/>
            <w:rPrChange w:id="1893" w:author="Caree2" w:date="2017-04-02T07:53:00Z">
              <w:rPr/>
            </w:rPrChange>
          </w:rPr>
          <w:tab/>
          <w:t>public Investment(String investmentId, String investmentName, String investmentDescription) {</w:t>
        </w:r>
      </w:ins>
    </w:p>
    <w:p w:rsidR="00893A17" w:rsidRPr="00880017" w:rsidRDefault="00893A17" w:rsidP="006E25CF">
      <w:pPr>
        <w:rPr>
          <w:ins w:id="1894" w:author="Caree2" w:date="2017-04-02T06:50:00Z"/>
          <w:color w:val="008080"/>
          <w:rPrChange w:id="1895" w:author="Caree2" w:date="2017-04-02T07:53:00Z">
            <w:rPr>
              <w:ins w:id="1896" w:author="Caree2" w:date="2017-04-02T06:50:00Z"/>
            </w:rPr>
          </w:rPrChange>
        </w:rPr>
        <w:pPrChange w:id="1897" w:author="Caree2" w:date="2017-04-02T07:07:00Z">
          <w:pPr/>
        </w:pPrChange>
      </w:pPr>
      <w:ins w:id="1898" w:author="Caree2" w:date="2017-04-02T06:50:00Z">
        <w:r w:rsidRPr="00880017">
          <w:rPr>
            <w:color w:val="008080"/>
            <w:rPrChange w:id="1899" w:author="Caree2" w:date="2017-04-02T07:53:00Z">
              <w:rPr/>
            </w:rPrChange>
          </w:rPr>
          <w:tab/>
        </w:r>
        <w:r w:rsidRPr="00880017">
          <w:rPr>
            <w:color w:val="008080"/>
            <w:rPrChange w:id="1900" w:author="Caree2" w:date="2017-04-02T07:53:00Z">
              <w:rPr/>
            </w:rPrChange>
          </w:rPr>
          <w:tab/>
          <w:t>super();</w:t>
        </w:r>
      </w:ins>
    </w:p>
    <w:p w:rsidR="00893A17" w:rsidRPr="00880017" w:rsidRDefault="00893A17" w:rsidP="006E25CF">
      <w:pPr>
        <w:rPr>
          <w:ins w:id="1901" w:author="Caree2" w:date="2017-04-02T06:50:00Z"/>
          <w:color w:val="008080"/>
          <w:rPrChange w:id="1902" w:author="Caree2" w:date="2017-04-02T07:53:00Z">
            <w:rPr>
              <w:ins w:id="1903" w:author="Caree2" w:date="2017-04-02T06:50:00Z"/>
            </w:rPr>
          </w:rPrChange>
        </w:rPr>
        <w:pPrChange w:id="1904" w:author="Caree2" w:date="2017-04-02T07:07:00Z">
          <w:pPr/>
        </w:pPrChange>
      </w:pPr>
      <w:ins w:id="1905" w:author="Caree2" w:date="2017-04-02T06:50:00Z">
        <w:r w:rsidRPr="00880017">
          <w:rPr>
            <w:color w:val="008080"/>
            <w:rPrChange w:id="1906" w:author="Caree2" w:date="2017-04-02T07:53:00Z">
              <w:rPr/>
            </w:rPrChange>
          </w:rPr>
          <w:tab/>
        </w:r>
        <w:r w:rsidRPr="00880017">
          <w:rPr>
            <w:color w:val="008080"/>
            <w:rPrChange w:id="1907" w:author="Caree2" w:date="2017-04-02T07:53:00Z">
              <w:rPr/>
            </w:rPrChange>
          </w:rPr>
          <w:tab/>
          <w:t>this.investmentId = investmentId;</w:t>
        </w:r>
      </w:ins>
    </w:p>
    <w:p w:rsidR="00893A17" w:rsidRPr="00880017" w:rsidRDefault="00893A17" w:rsidP="006E25CF">
      <w:pPr>
        <w:rPr>
          <w:ins w:id="1908" w:author="Caree2" w:date="2017-04-02T06:50:00Z"/>
          <w:color w:val="008080"/>
          <w:rPrChange w:id="1909" w:author="Caree2" w:date="2017-04-02T07:53:00Z">
            <w:rPr>
              <w:ins w:id="1910" w:author="Caree2" w:date="2017-04-02T06:50:00Z"/>
            </w:rPr>
          </w:rPrChange>
        </w:rPr>
        <w:pPrChange w:id="1911" w:author="Caree2" w:date="2017-04-02T07:07:00Z">
          <w:pPr/>
        </w:pPrChange>
      </w:pPr>
      <w:ins w:id="1912" w:author="Caree2" w:date="2017-04-02T06:50:00Z">
        <w:r w:rsidRPr="00880017">
          <w:rPr>
            <w:color w:val="008080"/>
            <w:rPrChange w:id="1913" w:author="Caree2" w:date="2017-04-02T07:53:00Z">
              <w:rPr/>
            </w:rPrChange>
          </w:rPr>
          <w:tab/>
        </w:r>
        <w:r w:rsidRPr="00880017">
          <w:rPr>
            <w:color w:val="008080"/>
            <w:rPrChange w:id="1914" w:author="Caree2" w:date="2017-04-02T07:53:00Z">
              <w:rPr/>
            </w:rPrChange>
          </w:rPr>
          <w:tab/>
          <w:t>this.investmentName = investmentName;</w:t>
        </w:r>
      </w:ins>
    </w:p>
    <w:p w:rsidR="00893A17" w:rsidRPr="00880017" w:rsidRDefault="00893A17" w:rsidP="006E25CF">
      <w:pPr>
        <w:rPr>
          <w:ins w:id="1915" w:author="Caree2" w:date="2017-04-02T06:50:00Z"/>
          <w:color w:val="008080"/>
          <w:rPrChange w:id="1916" w:author="Caree2" w:date="2017-04-02T07:53:00Z">
            <w:rPr>
              <w:ins w:id="1917" w:author="Caree2" w:date="2017-04-02T06:50:00Z"/>
            </w:rPr>
          </w:rPrChange>
        </w:rPr>
        <w:pPrChange w:id="1918" w:author="Caree2" w:date="2017-04-02T07:07:00Z">
          <w:pPr/>
        </w:pPrChange>
      </w:pPr>
      <w:ins w:id="1919" w:author="Caree2" w:date="2017-04-02T06:50:00Z">
        <w:r w:rsidRPr="00880017">
          <w:rPr>
            <w:color w:val="008080"/>
            <w:rPrChange w:id="1920" w:author="Caree2" w:date="2017-04-02T07:53:00Z">
              <w:rPr/>
            </w:rPrChange>
          </w:rPr>
          <w:tab/>
        </w:r>
        <w:r w:rsidRPr="00880017">
          <w:rPr>
            <w:color w:val="008080"/>
            <w:rPrChange w:id="1921" w:author="Caree2" w:date="2017-04-02T07:53:00Z">
              <w:rPr/>
            </w:rPrChange>
          </w:rPr>
          <w:tab/>
          <w:t>this.investmentDescription = investmentDescription;</w:t>
        </w:r>
      </w:ins>
    </w:p>
    <w:p w:rsidR="00893A17" w:rsidRPr="00880017" w:rsidRDefault="00893A17" w:rsidP="006E25CF">
      <w:pPr>
        <w:rPr>
          <w:ins w:id="1922" w:author="Caree2" w:date="2017-04-02T06:50:00Z"/>
          <w:color w:val="008080"/>
          <w:rPrChange w:id="1923" w:author="Caree2" w:date="2017-04-02T07:53:00Z">
            <w:rPr>
              <w:ins w:id="1924" w:author="Caree2" w:date="2017-04-02T06:50:00Z"/>
            </w:rPr>
          </w:rPrChange>
        </w:rPr>
        <w:pPrChange w:id="1925" w:author="Caree2" w:date="2017-04-02T07:07:00Z">
          <w:pPr/>
        </w:pPrChange>
      </w:pPr>
      <w:ins w:id="1926" w:author="Caree2" w:date="2017-04-02T06:50:00Z">
        <w:r w:rsidRPr="00880017">
          <w:rPr>
            <w:color w:val="008080"/>
            <w:rPrChange w:id="1927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1928" w:author="Caree2" w:date="2017-04-02T06:50:00Z"/>
          <w:color w:val="008080"/>
          <w:rPrChange w:id="1929" w:author="Caree2" w:date="2017-04-02T07:53:00Z">
            <w:rPr>
              <w:ins w:id="1930" w:author="Caree2" w:date="2017-04-02T06:50:00Z"/>
            </w:rPr>
          </w:rPrChange>
        </w:rPr>
        <w:pPrChange w:id="1931" w:author="Caree2" w:date="2017-04-02T07:07:00Z">
          <w:pPr/>
        </w:pPrChange>
      </w:pPr>
      <w:ins w:id="1932" w:author="Caree2" w:date="2017-04-02T06:50:00Z">
        <w:r w:rsidRPr="00880017">
          <w:rPr>
            <w:color w:val="008080"/>
            <w:rPrChange w:id="1933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934" w:author="Caree2" w:date="2017-04-02T06:50:00Z"/>
          <w:color w:val="008080"/>
          <w:rPrChange w:id="1935" w:author="Caree2" w:date="2017-04-02T07:53:00Z">
            <w:rPr>
              <w:ins w:id="1936" w:author="Caree2" w:date="2017-04-02T06:50:00Z"/>
            </w:rPr>
          </w:rPrChange>
        </w:rPr>
        <w:pPrChange w:id="1937" w:author="Caree2" w:date="2017-04-02T07:07:00Z">
          <w:pPr/>
        </w:pPrChange>
      </w:pPr>
    </w:p>
    <w:p w:rsidR="00893A17" w:rsidRPr="00880017" w:rsidRDefault="00893A17" w:rsidP="006E25CF">
      <w:pPr>
        <w:rPr>
          <w:ins w:id="1938" w:author="Caree2" w:date="2017-04-02T06:50:00Z"/>
          <w:color w:val="008080"/>
          <w:rPrChange w:id="1939" w:author="Caree2" w:date="2017-04-02T07:53:00Z">
            <w:rPr>
              <w:ins w:id="1940" w:author="Caree2" w:date="2017-04-02T06:50:00Z"/>
            </w:rPr>
          </w:rPrChange>
        </w:rPr>
        <w:pPrChange w:id="1941" w:author="Caree2" w:date="2017-04-02T07:07:00Z">
          <w:pPr/>
        </w:pPrChange>
      </w:pPr>
      <w:ins w:id="1942" w:author="Caree2" w:date="2017-04-02T06:50:00Z">
        <w:r w:rsidRPr="00880017">
          <w:rPr>
            <w:color w:val="008080"/>
            <w:rPrChange w:id="1943" w:author="Caree2" w:date="2017-04-02T07:53:00Z">
              <w:rPr/>
            </w:rPrChange>
          </w:rPr>
          <w:tab/>
          <w:t>public Investment() {</w:t>
        </w:r>
      </w:ins>
    </w:p>
    <w:p w:rsidR="00893A17" w:rsidRPr="00880017" w:rsidRDefault="00893A17" w:rsidP="006E25CF">
      <w:pPr>
        <w:rPr>
          <w:ins w:id="1944" w:author="Caree2" w:date="2017-04-02T06:50:00Z"/>
          <w:color w:val="008080"/>
          <w:rPrChange w:id="1945" w:author="Caree2" w:date="2017-04-02T07:53:00Z">
            <w:rPr>
              <w:ins w:id="1946" w:author="Caree2" w:date="2017-04-02T06:50:00Z"/>
            </w:rPr>
          </w:rPrChange>
        </w:rPr>
        <w:pPrChange w:id="1947" w:author="Caree2" w:date="2017-04-02T07:07:00Z">
          <w:pPr/>
        </w:pPrChange>
      </w:pPr>
      <w:ins w:id="1948" w:author="Caree2" w:date="2017-04-02T06:50:00Z">
        <w:r w:rsidRPr="00880017">
          <w:rPr>
            <w:color w:val="008080"/>
            <w:rPrChange w:id="1949" w:author="Caree2" w:date="2017-04-02T07:53:00Z">
              <w:rPr/>
            </w:rPrChange>
          </w:rPr>
          <w:tab/>
        </w:r>
        <w:r w:rsidRPr="00880017">
          <w:rPr>
            <w:color w:val="008080"/>
            <w:rPrChange w:id="1950" w:author="Caree2" w:date="2017-04-02T07:53:00Z">
              <w:rPr/>
            </w:rPrChange>
          </w:rPr>
          <w:tab/>
          <w:t>super();</w:t>
        </w:r>
      </w:ins>
    </w:p>
    <w:p w:rsidR="00893A17" w:rsidRPr="00880017" w:rsidRDefault="00893A17" w:rsidP="006E25CF">
      <w:pPr>
        <w:rPr>
          <w:ins w:id="1951" w:author="Caree2" w:date="2017-04-02T06:50:00Z"/>
          <w:color w:val="008080"/>
          <w:rPrChange w:id="1952" w:author="Caree2" w:date="2017-04-02T07:53:00Z">
            <w:rPr>
              <w:ins w:id="1953" w:author="Caree2" w:date="2017-04-02T06:50:00Z"/>
            </w:rPr>
          </w:rPrChange>
        </w:rPr>
        <w:pPrChange w:id="1954" w:author="Caree2" w:date="2017-04-02T07:07:00Z">
          <w:pPr/>
        </w:pPrChange>
      </w:pPr>
      <w:ins w:id="1955" w:author="Caree2" w:date="2017-04-02T06:50:00Z">
        <w:r w:rsidRPr="00880017">
          <w:rPr>
            <w:color w:val="008080"/>
            <w:rPrChange w:id="1956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1957" w:author="Caree2" w:date="2017-04-02T06:50:00Z"/>
          <w:color w:val="008080"/>
          <w:rPrChange w:id="1958" w:author="Caree2" w:date="2017-04-02T07:53:00Z">
            <w:rPr>
              <w:ins w:id="1959" w:author="Caree2" w:date="2017-04-02T06:50:00Z"/>
            </w:rPr>
          </w:rPrChange>
        </w:rPr>
        <w:pPrChange w:id="1960" w:author="Caree2" w:date="2017-04-02T07:07:00Z">
          <w:pPr/>
        </w:pPrChange>
      </w:pPr>
    </w:p>
    <w:p w:rsidR="00893A17" w:rsidRPr="00880017" w:rsidRDefault="00893A17" w:rsidP="006E25CF">
      <w:pPr>
        <w:rPr>
          <w:ins w:id="1961" w:author="Caree2" w:date="2017-04-02T06:50:00Z"/>
          <w:color w:val="008080"/>
          <w:rPrChange w:id="1962" w:author="Caree2" w:date="2017-04-02T07:53:00Z">
            <w:rPr>
              <w:ins w:id="1963" w:author="Caree2" w:date="2017-04-02T06:50:00Z"/>
            </w:rPr>
          </w:rPrChange>
        </w:rPr>
        <w:pPrChange w:id="1964" w:author="Caree2" w:date="2017-04-02T07:07:00Z">
          <w:pPr/>
        </w:pPrChange>
      </w:pPr>
      <w:ins w:id="1965" w:author="Caree2" w:date="2017-04-02T06:50:00Z">
        <w:r w:rsidRPr="00880017">
          <w:rPr>
            <w:color w:val="008080"/>
            <w:rPrChange w:id="1966" w:author="Caree2" w:date="2017-04-02T07:53:00Z">
              <w:rPr/>
            </w:rPrChange>
          </w:rPr>
          <w:tab/>
          <w:t>@Override</w:t>
        </w:r>
      </w:ins>
    </w:p>
    <w:p w:rsidR="00893A17" w:rsidRPr="00880017" w:rsidRDefault="00893A17" w:rsidP="006E25CF">
      <w:pPr>
        <w:rPr>
          <w:ins w:id="1967" w:author="Caree2" w:date="2017-04-02T06:50:00Z"/>
          <w:color w:val="008080"/>
          <w:rPrChange w:id="1968" w:author="Caree2" w:date="2017-04-02T07:53:00Z">
            <w:rPr>
              <w:ins w:id="1969" w:author="Caree2" w:date="2017-04-02T06:50:00Z"/>
            </w:rPr>
          </w:rPrChange>
        </w:rPr>
        <w:pPrChange w:id="1970" w:author="Caree2" w:date="2017-04-02T07:07:00Z">
          <w:pPr/>
        </w:pPrChange>
      </w:pPr>
      <w:ins w:id="1971" w:author="Caree2" w:date="2017-04-02T06:50:00Z">
        <w:r w:rsidRPr="00880017">
          <w:rPr>
            <w:color w:val="008080"/>
            <w:rPrChange w:id="1972" w:author="Caree2" w:date="2017-04-02T07:53:00Z">
              <w:rPr/>
            </w:rPrChange>
          </w:rPr>
          <w:lastRenderedPageBreak/>
          <w:tab/>
          <w:t>public String toString() {</w:t>
        </w:r>
      </w:ins>
    </w:p>
    <w:p w:rsidR="00893A17" w:rsidRPr="00880017" w:rsidRDefault="00893A17" w:rsidP="006E25CF">
      <w:pPr>
        <w:rPr>
          <w:ins w:id="1973" w:author="Caree2" w:date="2017-04-02T06:50:00Z"/>
          <w:color w:val="008080"/>
          <w:rPrChange w:id="1974" w:author="Caree2" w:date="2017-04-02T07:53:00Z">
            <w:rPr>
              <w:ins w:id="1975" w:author="Caree2" w:date="2017-04-02T06:50:00Z"/>
            </w:rPr>
          </w:rPrChange>
        </w:rPr>
        <w:pPrChange w:id="1976" w:author="Caree2" w:date="2017-04-02T07:07:00Z">
          <w:pPr/>
        </w:pPrChange>
      </w:pPr>
      <w:ins w:id="1977" w:author="Caree2" w:date="2017-04-02T06:50:00Z">
        <w:r w:rsidRPr="00880017">
          <w:rPr>
            <w:color w:val="008080"/>
            <w:rPrChange w:id="1978" w:author="Caree2" w:date="2017-04-02T07:53:00Z">
              <w:rPr/>
            </w:rPrChange>
          </w:rPr>
          <w:tab/>
        </w:r>
        <w:r w:rsidRPr="00880017">
          <w:rPr>
            <w:color w:val="008080"/>
            <w:rPrChange w:id="1979" w:author="Caree2" w:date="2017-04-02T07:53:00Z">
              <w:rPr/>
            </w:rPrChange>
          </w:rPr>
          <w:tab/>
          <w:t>return "Investment [investmentId=" + investmentId + ", investmentName=" + investmentName</w:t>
        </w:r>
      </w:ins>
    </w:p>
    <w:p w:rsidR="00893A17" w:rsidRPr="00880017" w:rsidRDefault="00893A17" w:rsidP="006E25CF">
      <w:pPr>
        <w:rPr>
          <w:ins w:id="1980" w:author="Caree2" w:date="2017-04-02T06:50:00Z"/>
          <w:color w:val="008080"/>
          <w:rPrChange w:id="1981" w:author="Caree2" w:date="2017-04-02T07:53:00Z">
            <w:rPr>
              <w:ins w:id="1982" w:author="Caree2" w:date="2017-04-02T06:50:00Z"/>
            </w:rPr>
          </w:rPrChange>
        </w:rPr>
        <w:pPrChange w:id="1983" w:author="Caree2" w:date="2017-04-02T07:07:00Z">
          <w:pPr/>
        </w:pPrChange>
      </w:pPr>
      <w:ins w:id="1984" w:author="Caree2" w:date="2017-04-02T06:50:00Z">
        <w:r w:rsidRPr="00880017">
          <w:rPr>
            <w:color w:val="008080"/>
            <w:rPrChange w:id="1985" w:author="Caree2" w:date="2017-04-02T07:53:00Z">
              <w:rPr/>
            </w:rPrChange>
          </w:rPr>
          <w:tab/>
        </w:r>
        <w:r w:rsidRPr="00880017">
          <w:rPr>
            <w:color w:val="008080"/>
            <w:rPrChange w:id="1986" w:author="Caree2" w:date="2017-04-02T07:53:00Z">
              <w:rPr/>
            </w:rPrChange>
          </w:rPr>
          <w:tab/>
        </w:r>
        <w:r w:rsidRPr="00880017">
          <w:rPr>
            <w:color w:val="008080"/>
            <w:rPrChange w:id="1987" w:author="Caree2" w:date="2017-04-02T07:53:00Z">
              <w:rPr/>
            </w:rPrChange>
          </w:rPr>
          <w:tab/>
        </w:r>
        <w:r w:rsidRPr="00880017">
          <w:rPr>
            <w:color w:val="008080"/>
            <w:rPrChange w:id="1988" w:author="Caree2" w:date="2017-04-02T07:53:00Z">
              <w:rPr/>
            </w:rPrChange>
          </w:rPr>
          <w:tab/>
          <w:t>+ ", investmentDescription=" + investmentDescription + ", investmentStartDate=" + investmentStartDate</w:t>
        </w:r>
      </w:ins>
    </w:p>
    <w:p w:rsidR="00893A17" w:rsidRPr="00880017" w:rsidRDefault="00893A17" w:rsidP="006E25CF">
      <w:pPr>
        <w:rPr>
          <w:ins w:id="1989" w:author="Caree2" w:date="2017-04-02T06:50:00Z"/>
          <w:color w:val="008080"/>
          <w:rPrChange w:id="1990" w:author="Caree2" w:date="2017-04-02T07:53:00Z">
            <w:rPr>
              <w:ins w:id="1991" w:author="Caree2" w:date="2017-04-02T06:50:00Z"/>
            </w:rPr>
          </w:rPrChange>
        </w:rPr>
        <w:pPrChange w:id="1992" w:author="Caree2" w:date="2017-04-02T07:07:00Z">
          <w:pPr/>
        </w:pPrChange>
      </w:pPr>
      <w:ins w:id="1993" w:author="Caree2" w:date="2017-04-02T06:50:00Z">
        <w:r w:rsidRPr="00880017">
          <w:rPr>
            <w:color w:val="008080"/>
            <w:rPrChange w:id="1994" w:author="Caree2" w:date="2017-04-02T07:53:00Z">
              <w:rPr/>
            </w:rPrChange>
          </w:rPr>
          <w:tab/>
        </w:r>
        <w:r w:rsidRPr="00880017">
          <w:rPr>
            <w:color w:val="008080"/>
            <w:rPrChange w:id="1995" w:author="Caree2" w:date="2017-04-02T07:53:00Z">
              <w:rPr/>
            </w:rPrChange>
          </w:rPr>
          <w:tab/>
        </w:r>
        <w:r w:rsidRPr="00880017">
          <w:rPr>
            <w:color w:val="008080"/>
            <w:rPrChange w:id="1996" w:author="Caree2" w:date="2017-04-02T07:53:00Z">
              <w:rPr/>
            </w:rPrChange>
          </w:rPr>
          <w:tab/>
        </w:r>
        <w:r w:rsidRPr="00880017">
          <w:rPr>
            <w:color w:val="008080"/>
            <w:rPrChange w:id="1997" w:author="Caree2" w:date="2017-04-02T07:53:00Z">
              <w:rPr/>
            </w:rPrChange>
          </w:rPr>
          <w:tab/>
          <w:t>+ ", invetsmentMaturityDate=" + invetsmentMaturityDate + "]";</w:t>
        </w:r>
      </w:ins>
    </w:p>
    <w:p w:rsidR="00893A17" w:rsidRPr="00880017" w:rsidRDefault="00893A17" w:rsidP="006E25CF">
      <w:pPr>
        <w:rPr>
          <w:ins w:id="1998" w:author="Caree2" w:date="2017-04-02T06:50:00Z"/>
          <w:color w:val="008080"/>
          <w:rPrChange w:id="1999" w:author="Caree2" w:date="2017-04-02T07:53:00Z">
            <w:rPr>
              <w:ins w:id="2000" w:author="Caree2" w:date="2017-04-02T06:50:00Z"/>
            </w:rPr>
          </w:rPrChange>
        </w:rPr>
        <w:pPrChange w:id="2001" w:author="Caree2" w:date="2017-04-02T07:07:00Z">
          <w:pPr/>
        </w:pPrChange>
      </w:pPr>
      <w:ins w:id="2002" w:author="Caree2" w:date="2017-04-02T06:50:00Z">
        <w:r w:rsidRPr="00880017">
          <w:rPr>
            <w:color w:val="008080"/>
            <w:rPrChange w:id="2003" w:author="Caree2" w:date="2017-04-02T07:53:00Z">
              <w:rPr/>
            </w:rPrChange>
          </w:rPr>
          <w:tab/>
          <w:t>}</w:t>
        </w:r>
      </w:ins>
    </w:p>
    <w:p w:rsidR="00893A17" w:rsidRPr="00880017" w:rsidRDefault="00893A17" w:rsidP="006E25CF">
      <w:pPr>
        <w:rPr>
          <w:ins w:id="2004" w:author="Caree2" w:date="2017-04-02T06:50:00Z"/>
          <w:color w:val="008080"/>
          <w:rPrChange w:id="2005" w:author="Caree2" w:date="2017-04-02T07:53:00Z">
            <w:rPr>
              <w:ins w:id="2006" w:author="Caree2" w:date="2017-04-02T06:50:00Z"/>
            </w:rPr>
          </w:rPrChange>
        </w:rPr>
        <w:pPrChange w:id="2007" w:author="Caree2" w:date="2017-04-02T07:07:00Z">
          <w:pPr/>
        </w:pPrChange>
      </w:pPr>
      <w:ins w:id="2008" w:author="Caree2" w:date="2017-04-02T06:50:00Z">
        <w:r w:rsidRPr="00880017">
          <w:rPr>
            <w:color w:val="008080"/>
            <w:rPrChange w:id="2009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2010" w:author="Caree2" w:date="2017-04-02T06:50:00Z"/>
          <w:color w:val="008080"/>
          <w:rPrChange w:id="2011" w:author="Caree2" w:date="2017-04-02T07:53:00Z">
            <w:rPr>
              <w:ins w:id="2012" w:author="Caree2" w:date="2017-04-02T06:50:00Z"/>
            </w:rPr>
          </w:rPrChange>
        </w:rPr>
        <w:pPrChange w:id="2013" w:author="Caree2" w:date="2017-04-02T07:07:00Z">
          <w:pPr/>
        </w:pPrChange>
      </w:pPr>
      <w:ins w:id="2014" w:author="Caree2" w:date="2017-04-02T06:50:00Z">
        <w:r w:rsidRPr="00880017">
          <w:rPr>
            <w:color w:val="008080"/>
            <w:rPrChange w:id="2015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2016" w:author="Caree2" w:date="2017-04-02T06:50:00Z"/>
          <w:color w:val="008080"/>
          <w:rPrChange w:id="2017" w:author="Caree2" w:date="2017-04-02T07:53:00Z">
            <w:rPr>
              <w:ins w:id="2018" w:author="Caree2" w:date="2017-04-02T06:50:00Z"/>
            </w:rPr>
          </w:rPrChange>
        </w:rPr>
        <w:pPrChange w:id="2019" w:author="Caree2" w:date="2017-04-02T07:07:00Z">
          <w:pPr/>
        </w:pPrChange>
      </w:pPr>
      <w:ins w:id="2020" w:author="Caree2" w:date="2017-04-02T06:50:00Z">
        <w:r w:rsidRPr="00880017">
          <w:rPr>
            <w:color w:val="008080"/>
            <w:rPrChange w:id="2021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2022" w:author="Caree2" w:date="2017-04-02T06:50:00Z"/>
          <w:color w:val="008080"/>
          <w:rPrChange w:id="2023" w:author="Caree2" w:date="2017-04-02T07:53:00Z">
            <w:rPr>
              <w:ins w:id="2024" w:author="Caree2" w:date="2017-04-02T06:50:00Z"/>
            </w:rPr>
          </w:rPrChange>
        </w:rPr>
        <w:pPrChange w:id="2025" w:author="Caree2" w:date="2017-04-02T07:07:00Z">
          <w:pPr/>
        </w:pPrChange>
      </w:pPr>
      <w:ins w:id="2026" w:author="Caree2" w:date="2017-04-02T06:50:00Z">
        <w:r w:rsidRPr="00880017">
          <w:rPr>
            <w:color w:val="008080"/>
            <w:rPrChange w:id="2027" w:author="Caree2" w:date="2017-04-02T07:53:00Z">
              <w:rPr/>
            </w:rPrChange>
          </w:rPr>
          <w:t>}</w:t>
        </w:r>
      </w:ins>
    </w:p>
    <w:p w:rsidR="00893A17" w:rsidRDefault="00893A17">
      <w:pPr>
        <w:rPr>
          <w:ins w:id="2028" w:author="Caree2" w:date="2017-04-02T06:50:00Z"/>
        </w:rPr>
      </w:pPr>
    </w:p>
    <w:p w:rsidR="00893A17" w:rsidRDefault="00893A17">
      <w:pPr>
        <w:rPr>
          <w:ins w:id="2029" w:author="Caree2" w:date="2017-04-02T06:50:00Z"/>
          <w:rFonts w:ascii="Times New Roman" w:hAnsi="Times New Roman"/>
          <w:b/>
          <w:bCs/>
          <w:color w:val="000000"/>
          <w:sz w:val="28"/>
          <w:szCs w:val="20"/>
        </w:rPr>
      </w:pPr>
      <w:ins w:id="2030" w:author="Caree2" w:date="2017-04-02T06:50:00Z">
        <w:r>
          <w:br w:type="page"/>
        </w:r>
      </w:ins>
    </w:p>
    <w:p w:rsidR="00893A17" w:rsidRDefault="00893A17" w:rsidP="00893A17">
      <w:pPr>
        <w:pStyle w:val="StyleHeading114ptBoldUnderlineLeft"/>
        <w:rPr>
          <w:ins w:id="2031" w:author="Caree2" w:date="2017-04-02T06:50:00Z"/>
        </w:rPr>
      </w:pPr>
      <w:bookmarkStart w:id="2032" w:name="_Toc478888053"/>
      <w:ins w:id="2033" w:author="Caree2" w:date="2017-04-02T06:50:00Z">
        <w:r w:rsidRPr="00EA03DE">
          <w:lastRenderedPageBreak/>
          <w:t>1.</w:t>
        </w:r>
        <w:r>
          <w:t>1</w:t>
        </w:r>
      </w:ins>
      <w:ins w:id="2034" w:author="Caree2" w:date="2017-04-02T07:29:00Z">
        <w:r w:rsidR="00E047DB">
          <w:t>1</w:t>
        </w:r>
      </w:ins>
      <w:ins w:id="2035" w:author="Caree2" w:date="2017-04-02T06:50:00Z">
        <w:r w:rsidRPr="00EA03DE">
          <w:t xml:space="preserve"> </w:t>
        </w:r>
        <w:r>
          <w:t xml:space="preserve">–Create the </w:t>
        </w:r>
      </w:ins>
      <w:ins w:id="2036" w:author="Caree2" w:date="2017-04-02T07:07:00Z">
        <w:r w:rsidR="006E25CF">
          <w:t>LocalDateFactory</w:t>
        </w:r>
      </w:ins>
      <w:ins w:id="2037" w:author="Caree2" w:date="2017-04-02T06:50:00Z">
        <w:r>
          <w:t xml:space="preserve"> class in package first</w:t>
        </w:r>
        <w:bookmarkEnd w:id="2032"/>
      </w:ins>
    </w:p>
    <w:p w:rsidR="00893A17" w:rsidRDefault="00893A17" w:rsidP="00893A17">
      <w:pPr>
        <w:pStyle w:val="StyleHeading114ptBoldUnderlineLeft"/>
        <w:rPr>
          <w:ins w:id="2038" w:author="Caree2" w:date="2017-04-02T06:50:00Z"/>
        </w:rPr>
      </w:pPr>
    </w:p>
    <w:p w:rsidR="00893A17" w:rsidRPr="00880017" w:rsidRDefault="00893A17" w:rsidP="006E25CF">
      <w:pPr>
        <w:rPr>
          <w:ins w:id="2039" w:author="Caree2" w:date="2017-04-02T06:50:00Z"/>
          <w:color w:val="008080"/>
          <w:rPrChange w:id="2040" w:author="Caree2" w:date="2017-04-02T07:53:00Z">
            <w:rPr>
              <w:ins w:id="2041" w:author="Caree2" w:date="2017-04-02T06:50:00Z"/>
            </w:rPr>
          </w:rPrChange>
        </w:rPr>
        <w:pPrChange w:id="2042" w:author="Caree2" w:date="2017-04-02T07:07:00Z">
          <w:pPr>
            <w:pStyle w:val="StyleHeading114ptBoldUnderlineLeft"/>
          </w:pPr>
        </w:pPrChange>
      </w:pPr>
      <w:ins w:id="2043" w:author="Caree2" w:date="2017-04-02T06:50:00Z">
        <w:r w:rsidRPr="00880017">
          <w:rPr>
            <w:color w:val="008080"/>
            <w:rPrChange w:id="2044" w:author="Caree2" w:date="2017-04-02T07:53:00Z">
              <w:rPr/>
            </w:rPrChange>
          </w:rPr>
          <w:t>package com.rollingstone.springframework.basic.ioc.contructor.injection.first;</w:t>
        </w:r>
      </w:ins>
    </w:p>
    <w:p w:rsidR="00893A17" w:rsidRPr="00880017" w:rsidRDefault="00893A17" w:rsidP="006E25CF">
      <w:pPr>
        <w:rPr>
          <w:ins w:id="2045" w:author="Caree2" w:date="2017-04-02T06:50:00Z"/>
          <w:color w:val="008080"/>
          <w:rPrChange w:id="2046" w:author="Caree2" w:date="2017-04-02T07:53:00Z">
            <w:rPr>
              <w:ins w:id="2047" w:author="Caree2" w:date="2017-04-02T06:50:00Z"/>
            </w:rPr>
          </w:rPrChange>
        </w:rPr>
        <w:pPrChange w:id="2048" w:author="Caree2" w:date="2017-04-02T07:07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049" w:author="Caree2" w:date="2017-04-02T06:50:00Z"/>
          <w:color w:val="008080"/>
          <w:rPrChange w:id="2050" w:author="Caree2" w:date="2017-04-02T07:53:00Z">
            <w:rPr>
              <w:ins w:id="2051" w:author="Caree2" w:date="2017-04-02T06:50:00Z"/>
            </w:rPr>
          </w:rPrChange>
        </w:rPr>
        <w:pPrChange w:id="2052" w:author="Caree2" w:date="2017-04-02T07:07:00Z">
          <w:pPr>
            <w:pStyle w:val="StyleHeading114ptBoldUnderlineLeft"/>
          </w:pPr>
        </w:pPrChange>
      </w:pPr>
      <w:ins w:id="2053" w:author="Caree2" w:date="2017-04-02T06:50:00Z">
        <w:r w:rsidRPr="00880017">
          <w:rPr>
            <w:color w:val="008080"/>
            <w:rPrChange w:id="2054" w:author="Caree2" w:date="2017-04-02T07:53:00Z">
              <w:rPr/>
            </w:rPrChange>
          </w:rPr>
          <w:t>import java.time.LocalDate;</w:t>
        </w:r>
      </w:ins>
    </w:p>
    <w:p w:rsidR="00893A17" w:rsidRPr="00880017" w:rsidRDefault="00893A17" w:rsidP="006E25CF">
      <w:pPr>
        <w:rPr>
          <w:ins w:id="2055" w:author="Caree2" w:date="2017-04-02T06:50:00Z"/>
          <w:color w:val="008080"/>
          <w:rPrChange w:id="2056" w:author="Caree2" w:date="2017-04-02T07:53:00Z">
            <w:rPr>
              <w:ins w:id="2057" w:author="Caree2" w:date="2017-04-02T06:50:00Z"/>
            </w:rPr>
          </w:rPrChange>
        </w:rPr>
        <w:pPrChange w:id="2058" w:author="Caree2" w:date="2017-04-02T07:07:00Z">
          <w:pPr>
            <w:pStyle w:val="StyleHeading114ptBoldUnderlineLeft"/>
          </w:pPr>
        </w:pPrChange>
      </w:pPr>
      <w:ins w:id="2059" w:author="Caree2" w:date="2017-04-02T06:50:00Z">
        <w:r w:rsidRPr="00880017">
          <w:rPr>
            <w:color w:val="008080"/>
            <w:rPrChange w:id="2060" w:author="Caree2" w:date="2017-04-02T07:53:00Z">
              <w:rPr/>
            </w:rPrChange>
          </w:rPr>
          <w:t>import java.time.format.DateTimeFormatter;</w:t>
        </w:r>
      </w:ins>
    </w:p>
    <w:p w:rsidR="00893A17" w:rsidRPr="00880017" w:rsidRDefault="00893A17" w:rsidP="006E25CF">
      <w:pPr>
        <w:rPr>
          <w:ins w:id="2061" w:author="Caree2" w:date="2017-04-02T06:50:00Z"/>
          <w:color w:val="008080"/>
          <w:rPrChange w:id="2062" w:author="Caree2" w:date="2017-04-02T07:53:00Z">
            <w:rPr>
              <w:ins w:id="2063" w:author="Caree2" w:date="2017-04-02T06:50:00Z"/>
            </w:rPr>
          </w:rPrChange>
        </w:rPr>
        <w:pPrChange w:id="2064" w:author="Caree2" w:date="2017-04-02T07:07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065" w:author="Caree2" w:date="2017-04-02T06:50:00Z"/>
          <w:color w:val="008080"/>
          <w:rPrChange w:id="2066" w:author="Caree2" w:date="2017-04-02T07:53:00Z">
            <w:rPr>
              <w:ins w:id="2067" w:author="Caree2" w:date="2017-04-02T06:50:00Z"/>
            </w:rPr>
          </w:rPrChange>
        </w:rPr>
        <w:pPrChange w:id="2068" w:author="Caree2" w:date="2017-04-02T07:07:00Z">
          <w:pPr>
            <w:pStyle w:val="StyleHeading114ptBoldUnderlineLeft"/>
          </w:pPr>
        </w:pPrChange>
      </w:pPr>
      <w:ins w:id="2069" w:author="Caree2" w:date="2017-04-02T06:50:00Z">
        <w:r w:rsidRPr="00880017">
          <w:rPr>
            <w:color w:val="008080"/>
            <w:rPrChange w:id="2070" w:author="Caree2" w:date="2017-04-02T07:53:00Z">
              <w:rPr/>
            </w:rPrChange>
          </w:rPr>
          <w:t>public class LocalDateFactory {</w:t>
        </w:r>
      </w:ins>
    </w:p>
    <w:p w:rsidR="00893A17" w:rsidRPr="00880017" w:rsidRDefault="00893A17" w:rsidP="006E25CF">
      <w:pPr>
        <w:rPr>
          <w:ins w:id="2071" w:author="Caree2" w:date="2017-04-02T06:50:00Z"/>
          <w:color w:val="008080"/>
          <w:rPrChange w:id="2072" w:author="Caree2" w:date="2017-04-02T07:53:00Z">
            <w:rPr>
              <w:ins w:id="2073" w:author="Caree2" w:date="2017-04-02T06:50:00Z"/>
            </w:rPr>
          </w:rPrChange>
        </w:rPr>
        <w:pPrChange w:id="2074" w:author="Caree2" w:date="2017-04-02T07:07:00Z">
          <w:pPr>
            <w:pStyle w:val="StyleHeading114ptBoldUnderlineLeft"/>
          </w:pPr>
        </w:pPrChange>
      </w:pPr>
      <w:ins w:id="2075" w:author="Caree2" w:date="2017-04-02T06:50:00Z">
        <w:r w:rsidRPr="00880017">
          <w:rPr>
            <w:color w:val="008080"/>
            <w:rPrChange w:id="2076" w:author="Caree2" w:date="2017-04-02T07:53:00Z">
              <w:rPr/>
            </w:rPrChange>
          </w:rPr>
          <w:t xml:space="preserve">    </w:t>
        </w:r>
      </w:ins>
    </w:p>
    <w:p w:rsidR="00893A17" w:rsidRPr="00880017" w:rsidRDefault="00893A17" w:rsidP="006E25CF">
      <w:pPr>
        <w:rPr>
          <w:ins w:id="2077" w:author="Caree2" w:date="2017-04-02T06:50:00Z"/>
          <w:color w:val="008080"/>
          <w:rPrChange w:id="2078" w:author="Caree2" w:date="2017-04-02T07:53:00Z">
            <w:rPr>
              <w:ins w:id="2079" w:author="Caree2" w:date="2017-04-02T06:50:00Z"/>
            </w:rPr>
          </w:rPrChange>
        </w:rPr>
        <w:pPrChange w:id="2080" w:author="Caree2" w:date="2017-04-02T07:07:00Z">
          <w:pPr>
            <w:pStyle w:val="StyleHeading114ptBoldUnderlineLeft"/>
          </w:pPr>
        </w:pPrChange>
      </w:pPr>
      <w:ins w:id="2081" w:author="Caree2" w:date="2017-04-02T06:50:00Z">
        <w:r w:rsidRPr="00880017">
          <w:rPr>
            <w:color w:val="008080"/>
            <w:rPrChange w:id="2082" w:author="Caree2" w:date="2017-04-02T07:53:00Z">
              <w:rPr/>
            </w:rPrChange>
          </w:rPr>
          <w:tab/>
          <w:t>static DateTimeFormatter formatter = DateTimeFormatter.ofPattern("yyyy-MM-dd");</w:t>
        </w:r>
      </w:ins>
    </w:p>
    <w:p w:rsidR="00893A17" w:rsidRPr="00880017" w:rsidRDefault="00893A17" w:rsidP="006E25CF">
      <w:pPr>
        <w:rPr>
          <w:ins w:id="2083" w:author="Caree2" w:date="2017-04-02T06:50:00Z"/>
          <w:color w:val="008080"/>
          <w:rPrChange w:id="2084" w:author="Caree2" w:date="2017-04-02T07:53:00Z">
            <w:rPr>
              <w:ins w:id="2085" w:author="Caree2" w:date="2017-04-02T06:50:00Z"/>
            </w:rPr>
          </w:rPrChange>
        </w:rPr>
        <w:pPrChange w:id="2086" w:author="Caree2" w:date="2017-04-02T07:07:00Z">
          <w:pPr>
            <w:pStyle w:val="StyleHeading114ptBoldUnderlineLeft"/>
          </w:pPr>
        </w:pPrChange>
      </w:pPr>
      <w:ins w:id="2087" w:author="Caree2" w:date="2017-04-02T06:50:00Z">
        <w:r w:rsidRPr="00880017">
          <w:rPr>
            <w:color w:val="008080"/>
            <w:rPrChange w:id="2088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2089" w:author="Caree2" w:date="2017-04-02T06:50:00Z"/>
          <w:color w:val="008080"/>
          <w:rPrChange w:id="2090" w:author="Caree2" w:date="2017-04-02T07:53:00Z">
            <w:rPr>
              <w:ins w:id="2091" w:author="Caree2" w:date="2017-04-02T06:50:00Z"/>
            </w:rPr>
          </w:rPrChange>
        </w:rPr>
        <w:pPrChange w:id="2092" w:author="Caree2" w:date="2017-04-02T07:07:00Z">
          <w:pPr>
            <w:pStyle w:val="StyleHeading114ptBoldUnderlineLeft"/>
          </w:pPr>
        </w:pPrChange>
      </w:pPr>
      <w:ins w:id="2093" w:author="Caree2" w:date="2017-04-02T06:50:00Z">
        <w:r w:rsidRPr="00880017">
          <w:rPr>
            <w:color w:val="008080"/>
            <w:rPrChange w:id="2094" w:author="Caree2" w:date="2017-04-02T07:53:00Z">
              <w:rPr/>
            </w:rPrChange>
          </w:rPr>
          <w:t xml:space="preserve">    public static LocalDate createLocalDate(String localDateString) </w:t>
        </w:r>
      </w:ins>
    </w:p>
    <w:p w:rsidR="00893A17" w:rsidRPr="00880017" w:rsidRDefault="00893A17" w:rsidP="006E25CF">
      <w:pPr>
        <w:rPr>
          <w:ins w:id="2095" w:author="Caree2" w:date="2017-04-02T06:50:00Z"/>
          <w:color w:val="008080"/>
          <w:rPrChange w:id="2096" w:author="Caree2" w:date="2017-04-02T07:53:00Z">
            <w:rPr>
              <w:ins w:id="2097" w:author="Caree2" w:date="2017-04-02T06:50:00Z"/>
            </w:rPr>
          </w:rPrChange>
        </w:rPr>
        <w:pPrChange w:id="2098" w:author="Caree2" w:date="2017-04-02T07:07:00Z">
          <w:pPr>
            <w:pStyle w:val="StyleHeading114ptBoldUnderlineLeft"/>
          </w:pPr>
        </w:pPrChange>
      </w:pPr>
      <w:ins w:id="2099" w:author="Caree2" w:date="2017-04-02T06:50:00Z">
        <w:r w:rsidRPr="00880017">
          <w:rPr>
            <w:color w:val="008080"/>
            <w:rPrChange w:id="2100" w:author="Caree2" w:date="2017-04-02T07:53:00Z">
              <w:rPr/>
            </w:rPrChange>
          </w:rPr>
          <w:t xml:space="preserve">    {</w:t>
        </w:r>
      </w:ins>
    </w:p>
    <w:p w:rsidR="00893A17" w:rsidRPr="00880017" w:rsidRDefault="00893A17" w:rsidP="006E25CF">
      <w:pPr>
        <w:rPr>
          <w:ins w:id="2101" w:author="Caree2" w:date="2017-04-02T06:50:00Z"/>
          <w:color w:val="008080"/>
          <w:rPrChange w:id="2102" w:author="Caree2" w:date="2017-04-02T07:53:00Z">
            <w:rPr>
              <w:ins w:id="2103" w:author="Caree2" w:date="2017-04-02T06:50:00Z"/>
            </w:rPr>
          </w:rPrChange>
        </w:rPr>
        <w:pPrChange w:id="2104" w:author="Caree2" w:date="2017-04-02T07:07:00Z">
          <w:pPr>
            <w:pStyle w:val="StyleHeading114ptBoldUnderlineLeft"/>
          </w:pPr>
        </w:pPrChange>
      </w:pPr>
      <w:ins w:id="2105" w:author="Caree2" w:date="2017-04-02T06:50:00Z">
        <w:r w:rsidRPr="00880017">
          <w:rPr>
            <w:color w:val="008080"/>
            <w:rPrChange w:id="2106" w:author="Caree2" w:date="2017-04-02T07:53:00Z">
              <w:rPr/>
            </w:rPrChange>
          </w:rPr>
          <w:t xml:space="preserve">    </w:t>
        </w:r>
        <w:r w:rsidRPr="00880017">
          <w:rPr>
            <w:color w:val="008080"/>
            <w:rPrChange w:id="2107" w:author="Caree2" w:date="2017-04-02T07:53:00Z">
              <w:rPr/>
            </w:rPrChange>
          </w:rPr>
          <w:tab/>
          <w:t>LocalDate localDate = LocalDate.parse(localDateString);</w:t>
        </w:r>
      </w:ins>
    </w:p>
    <w:p w:rsidR="00893A17" w:rsidRPr="00880017" w:rsidRDefault="00893A17" w:rsidP="006E25CF">
      <w:pPr>
        <w:rPr>
          <w:ins w:id="2108" w:author="Caree2" w:date="2017-04-02T06:50:00Z"/>
          <w:color w:val="008080"/>
          <w:rPrChange w:id="2109" w:author="Caree2" w:date="2017-04-02T07:53:00Z">
            <w:rPr>
              <w:ins w:id="2110" w:author="Caree2" w:date="2017-04-02T06:50:00Z"/>
            </w:rPr>
          </w:rPrChange>
        </w:rPr>
        <w:pPrChange w:id="2111" w:author="Caree2" w:date="2017-04-02T07:07:00Z">
          <w:pPr>
            <w:pStyle w:val="StyleHeading114ptBoldUnderlineLeft"/>
          </w:pPr>
        </w:pPrChange>
      </w:pPr>
      <w:ins w:id="2112" w:author="Caree2" w:date="2017-04-02T06:50:00Z">
        <w:r w:rsidRPr="00880017">
          <w:rPr>
            <w:color w:val="008080"/>
            <w:rPrChange w:id="2113" w:author="Caree2" w:date="2017-04-02T07:53:00Z">
              <w:rPr/>
            </w:rPrChange>
          </w:rPr>
          <w:t xml:space="preserve">    </w:t>
        </w:r>
        <w:r w:rsidRPr="00880017">
          <w:rPr>
            <w:color w:val="008080"/>
            <w:rPrChange w:id="2114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2115" w:author="Caree2" w:date="2017-04-02T06:50:00Z"/>
          <w:color w:val="008080"/>
          <w:rPrChange w:id="2116" w:author="Caree2" w:date="2017-04-02T07:53:00Z">
            <w:rPr>
              <w:ins w:id="2117" w:author="Caree2" w:date="2017-04-02T06:50:00Z"/>
            </w:rPr>
          </w:rPrChange>
        </w:rPr>
        <w:pPrChange w:id="2118" w:author="Caree2" w:date="2017-04-02T07:07:00Z">
          <w:pPr>
            <w:pStyle w:val="StyleHeading114ptBoldUnderlineLeft"/>
          </w:pPr>
        </w:pPrChange>
      </w:pPr>
      <w:ins w:id="2119" w:author="Caree2" w:date="2017-04-02T06:50:00Z">
        <w:r w:rsidRPr="00880017">
          <w:rPr>
            <w:color w:val="008080"/>
            <w:rPrChange w:id="2120" w:author="Caree2" w:date="2017-04-02T07:53:00Z">
              <w:rPr/>
            </w:rPrChange>
          </w:rPr>
          <w:t xml:space="preserve">    </w:t>
        </w:r>
        <w:r w:rsidRPr="00880017">
          <w:rPr>
            <w:color w:val="008080"/>
            <w:rPrChange w:id="2121" w:author="Caree2" w:date="2017-04-02T07:53:00Z">
              <w:rPr/>
            </w:rPrChange>
          </w:rPr>
          <w:tab/>
          <w:t>return localDate;</w:t>
        </w:r>
      </w:ins>
    </w:p>
    <w:p w:rsidR="00893A17" w:rsidRPr="00880017" w:rsidRDefault="00893A17" w:rsidP="006E25CF">
      <w:pPr>
        <w:rPr>
          <w:ins w:id="2122" w:author="Caree2" w:date="2017-04-02T06:50:00Z"/>
          <w:color w:val="008080"/>
          <w:rPrChange w:id="2123" w:author="Caree2" w:date="2017-04-02T07:53:00Z">
            <w:rPr>
              <w:ins w:id="2124" w:author="Caree2" w:date="2017-04-02T06:50:00Z"/>
            </w:rPr>
          </w:rPrChange>
        </w:rPr>
        <w:pPrChange w:id="2125" w:author="Caree2" w:date="2017-04-02T07:07:00Z">
          <w:pPr>
            <w:pStyle w:val="StyleHeading114ptBoldUnderlineLeft"/>
          </w:pPr>
        </w:pPrChange>
      </w:pPr>
      <w:ins w:id="2126" w:author="Caree2" w:date="2017-04-02T06:50:00Z">
        <w:r w:rsidRPr="00880017">
          <w:rPr>
            <w:color w:val="008080"/>
            <w:rPrChange w:id="2127" w:author="Caree2" w:date="2017-04-02T07:53:00Z">
              <w:rPr/>
            </w:rPrChange>
          </w:rPr>
          <w:t xml:space="preserve">    }</w:t>
        </w:r>
      </w:ins>
    </w:p>
    <w:p w:rsidR="00893A17" w:rsidRPr="00880017" w:rsidRDefault="00893A17" w:rsidP="006E25CF">
      <w:pPr>
        <w:rPr>
          <w:ins w:id="2128" w:author="Caree2" w:date="2017-04-02T06:50:00Z"/>
          <w:color w:val="008080"/>
          <w:rPrChange w:id="2129" w:author="Caree2" w:date="2017-04-02T07:53:00Z">
            <w:rPr>
              <w:ins w:id="2130" w:author="Caree2" w:date="2017-04-02T06:50:00Z"/>
            </w:rPr>
          </w:rPrChange>
        </w:rPr>
        <w:pPrChange w:id="2131" w:author="Caree2" w:date="2017-04-02T07:07:00Z">
          <w:pPr>
            <w:pStyle w:val="StyleHeading114ptBoldUnderlineLeft"/>
          </w:pPr>
        </w:pPrChange>
      </w:pPr>
      <w:ins w:id="2132" w:author="Caree2" w:date="2017-04-02T06:50:00Z">
        <w:r w:rsidRPr="00880017">
          <w:rPr>
            <w:color w:val="008080"/>
            <w:rPrChange w:id="2133" w:author="Caree2" w:date="2017-04-02T07:53:00Z">
              <w:rPr/>
            </w:rPrChange>
          </w:rPr>
          <w:t>}</w:t>
        </w:r>
      </w:ins>
    </w:p>
    <w:p w:rsidR="00893A17" w:rsidRDefault="00893A17">
      <w:pPr>
        <w:rPr>
          <w:ins w:id="2134" w:author="Caree2" w:date="2017-04-02T06:50:00Z"/>
          <w:rFonts w:ascii="Times New Roman" w:hAnsi="Times New Roman"/>
          <w:b/>
          <w:bCs/>
          <w:color w:val="000000"/>
          <w:sz w:val="28"/>
          <w:szCs w:val="20"/>
        </w:rPr>
      </w:pPr>
      <w:ins w:id="2135" w:author="Caree2" w:date="2017-04-02T06:50:00Z">
        <w:r>
          <w:br w:type="page"/>
        </w:r>
      </w:ins>
    </w:p>
    <w:p w:rsidR="00893A17" w:rsidRDefault="00893A17" w:rsidP="00893A17">
      <w:pPr>
        <w:pStyle w:val="StyleHeading114ptBoldUnderlineLeft"/>
        <w:rPr>
          <w:ins w:id="2136" w:author="Caree2" w:date="2017-04-02T06:50:00Z"/>
        </w:rPr>
      </w:pPr>
      <w:bookmarkStart w:id="2137" w:name="_Toc478888054"/>
      <w:ins w:id="2138" w:author="Caree2" w:date="2017-04-02T06:50:00Z">
        <w:r w:rsidRPr="00EA03DE">
          <w:lastRenderedPageBreak/>
          <w:t>1.</w:t>
        </w:r>
        <w:r>
          <w:t>1</w:t>
        </w:r>
      </w:ins>
      <w:ins w:id="2139" w:author="Caree2" w:date="2017-04-02T07:29:00Z">
        <w:r w:rsidR="00E047DB">
          <w:t>2</w:t>
        </w:r>
      </w:ins>
      <w:ins w:id="2140" w:author="Caree2" w:date="2017-04-02T06:50:00Z">
        <w:r w:rsidRPr="00EA03DE">
          <w:t xml:space="preserve"> </w:t>
        </w:r>
        <w:r>
          <w:t xml:space="preserve">–Create the </w:t>
        </w:r>
      </w:ins>
      <w:ins w:id="2141" w:author="Caree2" w:date="2017-04-02T07:08:00Z">
        <w:r w:rsidR="006E25CF">
          <w:t xml:space="preserve">LocalDateTimeFactory </w:t>
        </w:r>
      </w:ins>
      <w:ins w:id="2142" w:author="Caree2" w:date="2017-04-02T06:50:00Z">
        <w:r>
          <w:t>class in package first</w:t>
        </w:r>
        <w:bookmarkEnd w:id="2137"/>
      </w:ins>
    </w:p>
    <w:p w:rsidR="00893A17" w:rsidRDefault="00893A17" w:rsidP="00893A17">
      <w:pPr>
        <w:pStyle w:val="StyleHeading114ptBoldUnderlineLeft"/>
        <w:rPr>
          <w:ins w:id="2143" w:author="Caree2" w:date="2017-04-02T06:50:00Z"/>
        </w:rPr>
      </w:pPr>
    </w:p>
    <w:p w:rsidR="00893A17" w:rsidRDefault="00893A17" w:rsidP="00893A17">
      <w:pPr>
        <w:pStyle w:val="StyleHeading114ptBoldUnderlineLeft"/>
        <w:rPr>
          <w:ins w:id="2144" w:author="Caree2" w:date="2017-04-02T06:50:00Z"/>
        </w:rPr>
      </w:pPr>
    </w:p>
    <w:p w:rsidR="00893A17" w:rsidRPr="00880017" w:rsidRDefault="00893A17" w:rsidP="006E25CF">
      <w:pPr>
        <w:rPr>
          <w:ins w:id="2145" w:author="Caree2" w:date="2017-04-02T06:50:00Z"/>
          <w:color w:val="008080"/>
          <w:rPrChange w:id="2146" w:author="Caree2" w:date="2017-04-02T07:53:00Z">
            <w:rPr>
              <w:ins w:id="2147" w:author="Caree2" w:date="2017-04-02T06:50:00Z"/>
            </w:rPr>
          </w:rPrChange>
        </w:rPr>
        <w:pPrChange w:id="2148" w:author="Caree2" w:date="2017-04-02T07:08:00Z">
          <w:pPr>
            <w:pStyle w:val="StyleHeading114ptBoldUnderlineLeft"/>
          </w:pPr>
        </w:pPrChange>
      </w:pPr>
      <w:ins w:id="2149" w:author="Caree2" w:date="2017-04-02T06:50:00Z">
        <w:r w:rsidRPr="00880017">
          <w:rPr>
            <w:color w:val="008080"/>
            <w:rPrChange w:id="2150" w:author="Caree2" w:date="2017-04-02T07:53:00Z">
              <w:rPr/>
            </w:rPrChange>
          </w:rPr>
          <w:t>package com.rollingstone.springframework.basic.ioc.contructor.injection.first;</w:t>
        </w:r>
      </w:ins>
    </w:p>
    <w:p w:rsidR="00893A17" w:rsidRPr="00880017" w:rsidRDefault="00893A17" w:rsidP="006E25CF">
      <w:pPr>
        <w:rPr>
          <w:ins w:id="2151" w:author="Caree2" w:date="2017-04-02T06:50:00Z"/>
          <w:color w:val="008080"/>
          <w:rPrChange w:id="2152" w:author="Caree2" w:date="2017-04-02T07:53:00Z">
            <w:rPr>
              <w:ins w:id="2153" w:author="Caree2" w:date="2017-04-02T06:50:00Z"/>
            </w:rPr>
          </w:rPrChange>
        </w:rPr>
        <w:pPrChange w:id="2154" w:author="Caree2" w:date="2017-04-02T07:08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155" w:author="Caree2" w:date="2017-04-02T06:50:00Z"/>
          <w:color w:val="008080"/>
          <w:rPrChange w:id="2156" w:author="Caree2" w:date="2017-04-02T07:53:00Z">
            <w:rPr>
              <w:ins w:id="2157" w:author="Caree2" w:date="2017-04-02T06:50:00Z"/>
            </w:rPr>
          </w:rPrChange>
        </w:rPr>
        <w:pPrChange w:id="2158" w:author="Caree2" w:date="2017-04-02T07:08:00Z">
          <w:pPr>
            <w:pStyle w:val="StyleHeading114ptBoldUnderlineLeft"/>
          </w:pPr>
        </w:pPrChange>
      </w:pPr>
      <w:ins w:id="2159" w:author="Caree2" w:date="2017-04-02T06:50:00Z">
        <w:r w:rsidRPr="00880017">
          <w:rPr>
            <w:color w:val="008080"/>
            <w:rPrChange w:id="2160" w:author="Caree2" w:date="2017-04-02T07:53:00Z">
              <w:rPr/>
            </w:rPrChange>
          </w:rPr>
          <w:t>import java.time.LocalDateTime;</w:t>
        </w:r>
      </w:ins>
    </w:p>
    <w:p w:rsidR="00893A17" w:rsidRPr="00880017" w:rsidRDefault="00893A17" w:rsidP="006E25CF">
      <w:pPr>
        <w:rPr>
          <w:ins w:id="2161" w:author="Caree2" w:date="2017-04-02T06:50:00Z"/>
          <w:color w:val="008080"/>
          <w:rPrChange w:id="2162" w:author="Caree2" w:date="2017-04-02T07:53:00Z">
            <w:rPr>
              <w:ins w:id="2163" w:author="Caree2" w:date="2017-04-02T06:50:00Z"/>
            </w:rPr>
          </w:rPrChange>
        </w:rPr>
        <w:pPrChange w:id="2164" w:author="Caree2" w:date="2017-04-02T07:08:00Z">
          <w:pPr>
            <w:pStyle w:val="StyleHeading114ptBoldUnderlineLeft"/>
          </w:pPr>
        </w:pPrChange>
      </w:pPr>
      <w:ins w:id="2165" w:author="Caree2" w:date="2017-04-02T06:50:00Z">
        <w:r w:rsidRPr="00880017">
          <w:rPr>
            <w:color w:val="008080"/>
            <w:rPrChange w:id="2166" w:author="Caree2" w:date="2017-04-02T07:53:00Z">
              <w:rPr/>
            </w:rPrChange>
          </w:rPr>
          <w:t>import java.time.format.DateTimeFormatter;</w:t>
        </w:r>
      </w:ins>
    </w:p>
    <w:p w:rsidR="00893A17" w:rsidRPr="00880017" w:rsidRDefault="00893A17" w:rsidP="006E25CF">
      <w:pPr>
        <w:rPr>
          <w:ins w:id="2167" w:author="Caree2" w:date="2017-04-02T06:50:00Z"/>
          <w:color w:val="008080"/>
          <w:rPrChange w:id="2168" w:author="Caree2" w:date="2017-04-02T07:53:00Z">
            <w:rPr>
              <w:ins w:id="2169" w:author="Caree2" w:date="2017-04-02T06:50:00Z"/>
            </w:rPr>
          </w:rPrChange>
        </w:rPr>
        <w:pPrChange w:id="2170" w:author="Caree2" w:date="2017-04-02T07:08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171" w:author="Caree2" w:date="2017-04-02T06:50:00Z"/>
          <w:color w:val="008080"/>
          <w:rPrChange w:id="2172" w:author="Caree2" w:date="2017-04-02T07:53:00Z">
            <w:rPr>
              <w:ins w:id="2173" w:author="Caree2" w:date="2017-04-02T06:50:00Z"/>
            </w:rPr>
          </w:rPrChange>
        </w:rPr>
        <w:pPrChange w:id="2174" w:author="Caree2" w:date="2017-04-02T07:08:00Z">
          <w:pPr>
            <w:pStyle w:val="StyleHeading114ptBoldUnderlineLeft"/>
          </w:pPr>
        </w:pPrChange>
      </w:pPr>
      <w:ins w:id="2175" w:author="Caree2" w:date="2017-04-02T06:50:00Z">
        <w:r w:rsidRPr="00880017">
          <w:rPr>
            <w:color w:val="008080"/>
            <w:rPrChange w:id="2176" w:author="Caree2" w:date="2017-04-02T07:53:00Z">
              <w:rPr/>
            </w:rPrChange>
          </w:rPr>
          <w:t>public class LocalDateTimeFactory {</w:t>
        </w:r>
      </w:ins>
    </w:p>
    <w:p w:rsidR="00893A17" w:rsidRPr="00880017" w:rsidRDefault="00893A17" w:rsidP="006E25CF">
      <w:pPr>
        <w:rPr>
          <w:ins w:id="2177" w:author="Caree2" w:date="2017-04-02T06:50:00Z"/>
          <w:color w:val="008080"/>
          <w:rPrChange w:id="2178" w:author="Caree2" w:date="2017-04-02T07:53:00Z">
            <w:rPr>
              <w:ins w:id="2179" w:author="Caree2" w:date="2017-04-02T06:50:00Z"/>
            </w:rPr>
          </w:rPrChange>
        </w:rPr>
        <w:pPrChange w:id="2180" w:author="Caree2" w:date="2017-04-02T07:08:00Z">
          <w:pPr>
            <w:pStyle w:val="StyleHeading114ptBoldUnderlineLeft"/>
          </w:pPr>
        </w:pPrChange>
      </w:pPr>
      <w:ins w:id="2181" w:author="Caree2" w:date="2017-04-02T06:50:00Z">
        <w:r w:rsidRPr="00880017">
          <w:rPr>
            <w:color w:val="008080"/>
            <w:rPrChange w:id="2182" w:author="Caree2" w:date="2017-04-02T07:53:00Z">
              <w:rPr/>
            </w:rPrChange>
          </w:rPr>
          <w:t xml:space="preserve">    </w:t>
        </w:r>
      </w:ins>
    </w:p>
    <w:p w:rsidR="00893A17" w:rsidRPr="00880017" w:rsidRDefault="00893A17" w:rsidP="006E25CF">
      <w:pPr>
        <w:rPr>
          <w:ins w:id="2183" w:author="Caree2" w:date="2017-04-02T06:50:00Z"/>
          <w:color w:val="008080"/>
          <w:rPrChange w:id="2184" w:author="Caree2" w:date="2017-04-02T07:53:00Z">
            <w:rPr>
              <w:ins w:id="2185" w:author="Caree2" w:date="2017-04-02T06:50:00Z"/>
            </w:rPr>
          </w:rPrChange>
        </w:rPr>
        <w:pPrChange w:id="2186" w:author="Caree2" w:date="2017-04-02T07:08:00Z">
          <w:pPr>
            <w:pStyle w:val="StyleHeading114ptBoldUnderlineLeft"/>
          </w:pPr>
        </w:pPrChange>
      </w:pPr>
      <w:ins w:id="2187" w:author="Caree2" w:date="2017-04-02T06:50:00Z">
        <w:r w:rsidRPr="00880017">
          <w:rPr>
            <w:color w:val="008080"/>
            <w:rPrChange w:id="2188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2189" w:author="Caree2" w:date="2017-04-02T06:50:00Z"/>
          <w:color w:val="008080"/>
          <w:rPrChange w:id="2190" w:author="Caree2" w:date="2017-04-02T07:53:00Z">
            <w:rPr>
              <w:ins w:id="2191" w:author="Caree2" w:date="2017-04-02T06:50:00Z"/>
            </w:rPr>
          </w:rPrChange>
        </w:rPr>
        <w:pPrChange w:id="2192" w:author="Caree2" w:date="2017-04-02T07:08:00Z">
          <w:pPr>
            <w:pStyle w:val="StyleHeading114ptBoldUnderlineLeft"/>
          </w:pPr>
        </w:pPrChange>
      </w:pPr>
      <w:ins w:id="2193" w:author="Caree2" w:date="2017-04-02T06:50:00Z">
        <w:r w:rsidRPr="00880017">
          <w:rPr>
            <w:color w:val="008080"/>
            <w:rPrChange w:id="2194" w:author="Caree2" w:date="2017-04-02T07:53:00Z">
              <w:rPr/>
            </w:rPrChange>
          </w:rPr>
          <w:t xml:space="preserve">    public static LocalDateTime createLocalDateTime(String localDateTimeString) </w:t>
        </w:r>
      </w:ins>
    </w:p>
    <w:p w:rsidR="00893A17" w:rsidRPr="00880017" w:rsidRDefault="00893A17" w:rsidP="006E25CF">
      <w:pPr>
        <w:rPr>
          <w:ins w:id="2195" w:author="Caree2" w:date="2017-04-02T06:50:00Z"/>
          <w:color w:val="008080"/>
          <w:rPrChange w:id="2196" w:author="Caree2" w:date="2017-04-02T07:53:00Z">
            <w:rPr>
              <w:ins w:id="2197" w:author="Caree2" w:date="2017-04-02T06:50:00Z"/>
            </w:rPr>
          </w:rPrChange>
        </w:rPr>
        <w:pPrChange w:id="2198" w:author="Caree2" w:date="2017-04-02T07:08:00Z">
          <w:pPr>
            <w:pStyle w:val="StyleHeading114ptBoldUnderlineLeft"/>
          </w:pPr>
        </w:pPrChange>
      </w:pPr>
      <w:ins w:id="2199" w:author="Caree2" w:date="2017-04-02T06:50:00Z">
        <w:r w:rsidRPr="00880017">
          <w:rPr>
            <w:color w:val="008080"/>
            <w:rPrChange w:id="2200" w:author="Caree2" w:date="2017-04-02T07:53:00Z">
              <w:rPr/>
            </w:rPrChange>
          </w:rPr>
          <w:t xml:space="preserve">    {</w:t>
        </w:r>
      </w:ins>
    </w:p>
    <w:p w:rsidR="00893A17" w:rsidRPr="00880017" w:rsidRDefault="00893A17" w:rsidP="006E25CF">
      <w:pPr>
        <w:rPr>
          <w:ins w:id="2201" w:author="Caree2" w:date="2017-04-02T06:50:00Z"/>
          <w:color w:val="008080"/>
          <w:rPrChange w:id="2202" w:author="Caree2" w:date="2017-04-02T07:53:00Z">
            <w:rPr>
              <w:ins w:id="2203" w:author="Caree2" w:date="2017-04-02T06:50:00Z"/>
            </w:rPr>
          </w:rPrChange>
        </w:rPr>
        <w:pPrChange w:id="2204" w:author="Caree2" w:date="2017-04-02T07:08:00Z">
          <w:pPr>
            <w:pStyle w:val="StyleHeading114ptBoldUnderlineLeft"/>
          </w:pPr>
        </w:pPrChange>
      </w:pPr>
      <w:ins w:id="2205" w:author="Caree2" w:date="2017-04-02T06:50:00Z">
        <w:r w:rsidRPr="00880017">
          <w:rPr>
            <w:color w:val="008080"/>
            <w:rPrChange w:id="2206" w:author="Caree2" w:date="2017-04-02T07:53:00Z">
              <w:rPr/>
            </w:rPrChange>
          </w:rPr>
          <w:t xml:space="preserve">    </w:t>
        </w:r>
        <w:r w:rsidRPr="00880017">
          <w:rPr>
            <w:color w:val="008080"/>
            <w:rPrChange w:id="2207" w:author="Caree2" w:date="2017-04-02T07:53:00Z">
              <w:rPr/>
            </w:rPrChange>
          </w:rPr>
          <w:tab/>
          <w:t>DateTimeFormatter formatter = DateTimeFormatter.ofPattern("yyyy-MM-dd HH:mm");</w:t>
        </w:r>
      </w:ins>
    </w:p>
    <w:p w:rsidR="00893A17" w:rsidRPr="00880017" w:rsidRDefault="00893A17" w:rsidP="006E25CF">
      <w:pPr>
        <w:rPr>
          <w:ins w:id="2208" w:author="Caree2" w:date="2017-04-02T06:50:00Z"/>
          <w:color w:val="008080"/>
          <w:rPrChange w:id="2209" w:author="Caree2" w:date="2017-04-02T07:53:00Z">
            <w:rPr>
              <w:ins w:id="2210" w:author="Caree2" w:date="2017-04-02T06:50:00Z"/>
            </w:rPr>
          </w:rPrChange>
        </w:rPr>
        <w:pPrChange w:id="2211" w:author="Caree2" w:date="2017-04-02T07:08:00Z">
          <w:pPr>
            <w:pStyle w:val="StyleHeading114ptBoldUnderlineLeft"/>
          </w:pPr>
        </w:pPrChange>
      </w:pPr>
      <w:ins w:id="2212" w:author="Caree2" w:date="2017-04-02T06:50:00Z">
        <w:r w:rsidRPr="00880017">
          <w:rPr>
            <w:color w:val="008080"/>
            <w:rPrChange w:id="2213" w:author="Caree2" w:date="2017-04-02T07:53:00Z">
              <w:rPr/>
            </w:rPrChange>
          </w:rPr>
          <w:t xml:space="preserve">    </w:t>
        </w:r>
        <w:r w:rsidRPr="00880017">
          <w:rPr>
            <w:color w:val="008080"/>
            <w:rPrChange w:id="2214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2215" w:author="Caree2" w:date="2017-04-02T06:50:00Z"/>
          <w:color w:val="008080"/>
          <w:rPrChange w:id="2216" w:author="Caree2" w:date="2017-04-02T07:53:00Z">
            <w:rPr>
              <w:ins w:id="2217" w:author="Caree2" w:date="2017-04-02T06:50:00Z"/>
            </w:rPr>
          </w:rPrChange>
        </w:rPr>
        <w:pPrChange w:id="2218" w:author="Caree2" w:date="2017-04-02T07:08:00Z">
          <w:pPr>
            <w:pStyle w:val="StyleHeading114ptBoldUnderlineLeft"/>
          </w:pPr>
        </w:pPrChange>
      </w:pPr>
      <w:ins w:id="2219" w:author="Caree2" w:date="2017-04-02T06:50:00Z">
        <w:r w:rsidRPr="00880017">
          <w:rPr>
            <w:color w:val="008080"/>
            <w:rPrChange w:id="2220" w:author="Caree2" w:date="2017-04-02T07:53:00Z">
              <w:rPr/>
            </w:rPrChange>
          </w:rPr>
          <w:t xml:space="preserve">    </w:t>
        </w:r>
        <w:r w:rsidRPr="00880017">
          <w:rPr>
            <w:color w:val="008080"/>
            <w:rPrChange w:id="2221" w:author="Caree2" w:date="2017-04-02T07:53:00Z">
              <w:rPr/>
            </w:rPrChange>
          </w:rPr>
          <w:tab/>
          <w:t>LocalDateTime dateTime = LocalDateTime.parse(localDateTimeString, formatter);</w:t>
        </w:r>
      </w:ins>
    </w:p>
    <w:p w:rsidR="00893A17" w:rsidRPr="00880017" w:rsidRDefault="00893A17" w:rsidP="006E25CF">
      <w:pPr>
        <w:rPr>
          <w:ins w:id="2222" w:author="Caree2" w:date="2017-04-02T06:50:00Z"/>
          <w:color w:val="008080"/>
          <w:rPrChange w:id="2223" w:author="Caree2" w:date="2017-04-02T07:53:00Z">
            <w:rPr>
              <w:ins w:id="2224" w:author="Caree2" w:date="2017-04-02T06:50:00Z"/>
            </w:rPr>
          </w:rPrChange>
        </w:rPr>
        <w:pPrChange w:id="2225" w:author="Caree2" w:date="2017-04-02T07:08:00Z">
          <w:pPr>
            <w:pStyle w:val="StyleHeading114ptBoldUnderlineLeft"/>
          </w:pPr>
        </w:pPrChange>
      </w:pPr>
      <w:ins w:id="2226" w:author="Caree2" w:date="2017-04-02T06:50:00Z">
        <w:r w:rsidRPr="00880017">
          <w:rPr>
            <w:color w:val="008080"/>
            <w:rPrChange w:id="2227" w:author="Caree2" w:date="2017-04-02T07:53:00Z">
              <w:rPr/>
            </w:rPrChange>
          </w:rPr>
          <w:t xml:space="preserve">    </w:t>
        </w:r>
        <w:r w:rsidRPr="00880017">
          <w:rPr>
            <w:color w:val="008080"/>
            <w:rPrChange w:id="2228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2229" w:author="Caree2" w:date="2017-04-02T06:50:00Z"/>
          <w:color w:val="008080"/>
          <w:rPrChange w:id="2230" w:author="Caree2" w:date="2017-04-02T07:53:00Z">
            <w:rPr>
              <w:ins w:id="2231" w:author="Caree2" w:date="2017-04-02T06:50:00Z"/>
            </w:rPr>
          </w:rPrChange>
        </w:rPr>
        <w:pPrChange w:id="2232" w:author="Caree2" w:date="2017-04-02T07:08:00Z">
          <w:pPr>
            <w:pStyle w:val="StyleHeading114ptBoldUnderlineLeft"/>
          </w:pPr>
        </w:pPrChange>
      </w:pPr>
      <w:ins w:id="2233" w:author="Caree2" w:date="2017-04-02T06:50:00Z">
        <w:r w:rsidRPr="00880017">
          <w:rPr>
            <w:color w:val="008080"/>
            <w:rPrChange w:id="2234" w:author="Caree2" w:date="2017-04-02T07:53:00Z">
              <w:rPr/>
            </w:rPrChange>
          </w:rPr>
          <w:t xml:space="preserve">    </w:t>
        </w:r>
        <w:r w:rsidRPr="00880017">
          <w:rPr>
            <w:color w:val="008080"/>
            <w:rPrChange w:id="2235" w:author="Caree2" w:date="2017-04-02T07:53:00Z">
              <w:rPr/>
            </w:rPrChange>
          </w:rPr>
          <w:tab/>
          <w:t>return dateTime;</w:t>
        </w:r>
      </w:ins>
    </w:p>
    <w:p w:rsidR="00893A17" w:rsidRPr="00880017" w:rsidRDefault="00893A17" w:rsidP="006E25CF">
      <w:pPr>
        <w:rPr>
          <w:ins w:id="2236" w:author="Caree2" w:date="2017-04-02T06:50:00Z"/>
          <w:color w:val="008080"/>
          <w:rPrChange w:id="2237" w:author="Caree2" w:date="2017-04-02T07:53:00Z">
            <w:rPr>
              <w:ins w:id="2238" w:author="Caree2" w:date="2017-04-02T06:50:00Z"/>
            </w:rPr>
          </w:rPrChange>
        </w:rPr>
        <w:pPrChange w:id="2239" w:author="Caree2" w:date="2017-04-02T07:08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240" w:author="Caree2" w:date="2017-04-02T06:50:00Z"/>
          <w:color w:val="008080"/>
          <w:rPrChange w:id="2241" w:author="Caree2" w:date="2017-04-02T07:53:00Z">
            <w:rPr>
              <w:ins w:id="2242" w:author="Caree2" w:date="2017-04-02T06:50:00Z"/>
            </w:rPr>
          </w:rPrChange>
        </w:rPr>
        <w:pPrChange w:id="2243" w:author="Caree2" w:date="2017-04-02T07:08:00Z">
          <w:pPr>
            <w:pStyle w:val="StyleHeading114ptBoldUnderlineLeft"/>
          </w:pPr>
        </w:pPrChange>
      </w:pPr>
      <w:ins w:id="2244" w:author="Caree2" w:date="2017-04-02T06:50:00Z">
        <w:r w:rsidRPr="00880017">
          <w:rPr>
            <w:color w:val="008080"/>
            <w:rPrChange w:id="2245" w:author="Caree2" w:date="2017-04-02T07:53:00Z">
              <w:rPr/>
            </w:rPrChange>
          </w:rPr>
          <w:t xml:space="preserve">    }</w:t>
        </w:r>
      </w:ins>
    </w:p>
    <w:p w:rsidR="00893A17" w:rsidRPr="00880017" w:rsidRDefault="00893A17" w:rsidP="006E25CF">
      <w:pPr>
        <w:rPr>
          <w:ins w:id="2246" w:author="Caree2" w:date="2017-04-02T06:50:00Z"/>
          <w:color w:val="008080"/>
          <w:rPrChange w:id="2247" w:author="Caree2" w:date="2017-04-02T07:53:00Z">
            <w:rPr>
              <w:ins w:id="2248" w:author="Caree2" w:date="2017-04-02T06:50:00Z"/>
            </w:rPr>
          </w:rPrChange>
        </w:rPr>
        <w:pPrChange w:id="2249" w:author="Caree2" w:date="2017-04-02T07:08:00Z">
          <w:pPr>
            <w:pStyle w:val="StyleHeading114ptBoldUnderlineLeft"/>
          </w:pPr>
        </w:pPrChange>
      </w:pPr>
      <w:ins w:id="2250" w:author="Caree2" w:date="2017-04-02T06:50:00Z">
        <w:r w:rsidRPr="00880017">
          <w:rPr>
            <w:color w:val="008080"/>
            <w:rPrChange w:id="2251" w:author="Caree2" w:date="2017-04-02T07:53:00Z">
              <w:rPr/>
            </w:rPrChange>
          </w:rPr>
          <w:t>}</w:t>
        </w:r>
      </w:ins>
    </w:p>
    <w:p w:rsidR="00893A17" w:rsidRDefault="00893A17">
      <w:pPr>
        <w:rPr>
          <w:ins w:id="2252" w:author="Caree2" w:date="2017-04-02T06:50:00Z"/>
          <w:rFonts w:ascii="Times New Roman" w:hAnsi="Times New Roman"/>
          <w:b/>
          <w:bCs/>
          <w:color w:val="000000"/>
          <w:sz w:val="28"/>
          <w:szCs w:val="20"/>
        </w:rPr>
      </w:pPr>
      <w:ins w:id="2253" w:author="Caree2" w:date="2017-04-02T06:50:00Z">
        <w:r>
          <w:br w:type="page"/>
        </w:r>
      </w:ins>
    </w:p>
    <w:p w:rsidR="00893A17" w:rsidRDefault="00893A17" w:rsidP="00893A17">
      <w:pPr>
        <w:pStyle w:val="StyleHeading114ptBoldUnderlineLeft"/>
        <w:rPr>
          <w:ins w:id="2254" w:author="Caree2" w:date="2017-04-02T06:51:00Z"/>
        </w:rPr>
      </w:pPr>
      <w:bookmarkStart w:id="2255" w:name="_Toc478888055"/>
      <w:ins w:id="2256" w:author="Caree2" w:date="2017-04-02T06:51:00Z">
        <w:r w:rsidRPr="00EA03DE">
          <w:lastRenderedPageBreak/>
          <w:t>1.</w:t>
        </w:r>
        <w:r>
          <w:t>1</w:t>
        </w:r>
      </w:ins>
      <w:ins w:id="2257" w:author="Caree2" w:date="2017-04-02T07:30:00Z">
        <w:r w:rsidR="00E047DB">
          <w:t>3</w:t>
        </w:r>
      </w:ins>
      <w:ins w:id="2258" w:author="Caree2" w:date="2017-04-02T06:51:00Z">
        <w:r w:rsidRPr="00EA03DE">
          <w:t xml:space="preserve"> </w:t>
        </w:r>
        <w:r>
          <w:t xml:space="preserve">–Create the </w:t>
        </w:r>
      </w:ins>
      <w:ins w:id="2259" w:author="Caree2" w:date="2017-04-02T07:08:00Z">
        <w:r w:rsidR="006E25CF">
          <w:t xml:space="preserve">TestSimpleSpringIOC  </w:t>
        </w:r>
      </w:ins>
      <w:ins w:id="2260" w:author="Caree2" w:date="2017-04-02T06:51:00Z">
        <w:r>
          <w:t>class in package first</w:t>
        </w:r>
        <w:bookmarkEnd w:id="2255"/>
      </w:ins>
    </w:p>
    <w:p w:rsidR="00893A17" w:rsidRDefault="00893A17" w:rsidP="00893A17">
      <w:pPr>
        <w:pStyle w:val="StyleHeading114ptBoldUnderlineLeft"/>
        <w:rPr>
          <w:ins w:id="2261" w:author="Caree2" w:date="2017-04-02T06:51:00Z"/>
        </w:rPr>
      </w:pPr>
    </w:p>
    <w:p w:rsidR="00893A17" w:rsidRPr="00880017" w:rsidRDefault="00893A17" w:rsidP="006E25CF">
      <w:pPr>
        <w:rPr>
          <w:ins w:id="2262" w:author="Caree2" w:date="2017-04-02T06:50:00Z"/>
          <w:color w:val="008080"/>
          <w:rPrChange w:id="2263" w:author="Caree2" w:date="2017-04-02T07:53:00Z">
            <w:rPr>
              <w:ins w:id="2264" w:author="Caree2" w:date="2017-04-02T06:50:00Z"/>
            </w:rPr>
          </w:rPrChange>
        </w:rPr>
        <w:pPrChange w:id="2265" w:author="Caree2" w:date="2017-04-02T07:08:00Z">
          <w:pPr>
            <w:pStyle w:val="StyleHeading114ptBoldUnderlineLeft"/>
          </w:pPr>
        </w:pPrChange>
      </w:pPr>
      <w:ins w:id="2266" w:author="Caree2" w:date="2017-04-02T06:50:00Z">
        <w:r w:rsidRPr="00880017">
          <w:rPr>
            <w:color w:val="008080"/>
            <w:rPrChange w:id="2267" w:author="Caree2" w:date="2017-04-02T07:53:00Z">
              <w:rPr/>
            </w:rPrChange>
          </w:rPr>
          <w:t>package com.rollingstone.springframework.basic.ioc.contructor.injection.first;</w:t>
        </w:r>
      </w:ins>
    </w:p>
    <w:p w:rsidR="00893A17" w:rsidRPr="00880017" w:rsidRDefault="00893A17" w:rsidP="006E25CF">
      <w:pPr>
        <w:rPr>
          <w:ins w:id="2268" w:author="Caree2" w:date="2017-04-02T06:50:00Z"/>
          <w:color w:val="008080"/>
          <w:rPrChange w:id="2269" w:author="Caree2" w:date="2017-04-02T07:53:00Z">
            <w:rPr>
              <w:ins w:id="2270" w:author="Caree2" w:date="2017-04-02T06:50:00Z"/>
            </w:rPr>
          </w:rPrChange>
        </w:rPr>
        <w:pPrChange w:id="2271" w:author="Caree2" w:date="2017-04-02T07:08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272" w:author="Caree2" w:date="2017-04-02T06:50:00Z"/>
          <w:color w:val="008080"/>
          <w:rPrChange w:id="2273" w:author="Caree2" w:date="2017-04-02T07:53:00Z">
            <w:rPr>
              <w:ins w:id="2274" w:author="Caree2" w:date="2017-04-02T06:50:00Z"/>
            </w:rPr>
          </w:rPrChange>
        </w:rPr>
        <w:pPrChange w:id="2275" w:author="Caree2" w:date="2017-04-02T07:08:00Z">
          <w:pPr>
            <w:pStyle w:val="StyleHeading114ptBoldUnderlineLeft"/>
          </w:pPr>
        </w:pPrChange>
      </w:pPr>
      <w:ins w:id="2276" w:author="Caree2" w:date="2017-04-02T06:50:00Z">
        <w:r w:rsidRPr="00880017">
          <w:rPr>
            <w:color w:val="008080"/>
            <w:rPrChange w:id="2277" w:author="Caree2" w:date="2017-04-02T07:53:00Z">
              <w:rPr/>
            </w:rPrChange>
          </w:rPr>
          <w:t>import org.slf4j.Logger;</w:t>
        </w:r>
      </w:ins>
    </w:p>
    <w:p w:rsidR="00893A17" w:rsidRPr="00880017" w:rsidRDefault="00893A17" w:rsidP="006E25CF">
      <w:pPr>
        <w:rPr>
          <w:ins w:id="2278" w:author="Caree2" w:date="2017-04-02T06:50:00Z"/>
          <w:color w:val="008080"/>
          <w:rPrChange w:id="2279" w:author="Caree2" w:date="2017-04-02T07:53:00Z">
            <w:rPr>
              <w:ins w:id="2280" w:author="Caree2" w:date="2017-04-02T06:50:00Z"/>
            </w:rPr>
          </w:rPrChange>
        </w:rPr>
        <w:pPrChange w:id="2281" w:author="Caree2" w:date="2017-04-02T07:08:00Z">
          <w:pPr>
            <w:pStyle w:val="StyleHeading114ptBoldUnderlineLeft"/>
          </w:pPr>
        </w:pPrChange>
      </w:pPr>
      <w:ins w:id="2282" w:author="Caree2" w:date="2017-04-02T06:50:00Z">
        <w:r w:rsidRPr="00880017">
          <w:rPr>
            <w:color w:val="008080"/>
            <w:rPrChange w:id="2283" w:author="Caree2" w:date="2017-04-02T07:53:00Z">
              <w:rPr/>
            </w:rPrChange>
          </w:rPr>
          <w:t>import org.slf4j.LoggerFactory;</w:t>
        </w:r>
      </w:ins>
    </w:p>
    <w:p w:rsidR="00893A17" w:rsidRPr="00880017" w:rsidRDefault="00893A17" w:rsidP="006E25CF">
      <w:pPr>
        <w:rPr>
          <w:ins w:id="2284" w:author="Caree2" w:date="2017-04-02T06:50:00Z"/>
          <w:color w:val="008080"/>
          <w:rPrChange w:id="2285" w:author="Caree2" w:date="2017-04-02T07:53:00Z">
            <w:rPr>
              <w:ins w:id="2286" w:author="Caree2" w:date="2017-04-02T06:50:00Z"/>
            </w:rPr>
          </w:rPrChange>
        </w:rPr>
        <w:pPrChange w:id="2287" w:author="Caree2" w:date="2017-04-02T07:08:00Z">
          <w:pPr>
            <w:pStyle w:val="StyleHeading114ptBoldUnderlineLeft"/>
          </w:pPr>
        </w:pPrChange>
      </w:pPr>
      <w:ins w:id="2288" w:author="Caree2" w:date="2017-04-02T06:50:00Z">
        <w:r w:rsidRPr="00880017">
          <w:rPr>
            <w:color w:val="008080"/>
            <w:rPrChange w:id="2289" w:author="Caree2" w:date="2017-04-02T07:53:00Z">
              <w:rPr/>
            </w:rPrChange>
          </w:rPr>
          <w:t>import org.springframework.beans.factory.BeanFactory;</w:t>
        </w:r>
      </w:ins>
    </w:p>
    <w:p w:rsidR="00893A17" w:rsidRPr="00880017" w:rsidRDefault="00893A17" w:rsidP="006E25CF">
      <w:pPr>
        <w:rPr>
          <w:ins w:id="2290" w:author="Caree2" w:date="2017-04-02T06:50:00Z"/>
          <w:color w:val="008080"/>
          <w:rPrChange w:id="2291" w:author="Caree2" w:date="2017-04-02T07:53:00Z">
            <w:rPr>
              <w:ins w:id="2292" w:author="Caree2" w:date="2017-04-02T06:50:00Z"/>
            </w:rPr>
          </w:rPrChange>
        </w:rPr>
        <w:pPrChange w:id="2293" w:author="Caree2" w:date="2017-04-02T07:08:00Z">
          <w:pPr>
            <w:pStyle w:val="StyleHeading114ptBoldUnderlineLeft"/>
          </w:pPr>
        </w:pPrChange>
      </w:pPr>
      <w:ins w:id="2294" w:author="Caree2" w:date="2017-04-02T06:50:00Z">
        <w:r w:rsidRPr="00880017">
          <w:rPr>
            <w:color w:val="008080"/>
            <w:rPrChange w:id="2295" w:author="Caree2" w:date="2017-04-02T07:53:00Z">
              <w:rPr/>
            </w:rPrChange>
          </w:rPr>
          <w:t>import org.springframework.beans.factory.xml.XmlBeanFactory;</w:t>
        </w:r>
      </w:ins>
    </w:p>
    <w:p w:rsidR="00893A17" w:rsidRPr="00880017" w:rsidRDefault="00893A17" w:rsidP="006E25CF">
      <w:pPr>
        <w:rPr>
          <w:ins w:id="2296" w:author="Caree2" w:date="2017-04-02T06:50:00Z"/>
          <w:color w:val="008080"/>
          <w:rPrChange w:id="2297" w:author="Caree2" w:date="2017-04-02T07:53:00Z">
            <w:rPr>
              <w:ins w:id="2298" w:author="Caree2" w:date="2017-04-02T06:50:00Z"/>
            </w:rPr>
          </w:rPrChange>
        </w:rPr>
        <w:pPrChange w:id="2299" w:author="Caree2" w:date="2017-04-02T07:08:00Z">
          <w:pPr>
            <w:pStyle w:val="StyleHeading114ptBoldUnderlineLeft"/>
          </w:pPr>
        </w:pPrChange>
      </w:pPr>
      <w:ins w:id="2300" w:author="Caree2" w:date="2017-04-02T06:50:00Z">
        <w:r w:rsidRPr="00880017">
          <w:rPr>
            <w:color w:val="008080"/>
            <w:rPrChange w:id="2301" w:author="Caree2" w:date="2017-04-02T07:53:00Z">
              <w:rPr/>
            </w:rPrChange>
          </w:rPr>
          <w:t>import org.springframework.core.io.ClassPathResource;</w:t>
        </w:r>
      </w:ins>
    </w:p>
    <w:p w:rsidR="00893A17" w:rsidRPr="00880017" w:rsidRDefault="00893A17" w:rsidP="006E25CF">
      <w:pPr>
        <w:rPr>
          <w:ins w:id="2302" w:author="Caree2" w:date="2017-04-02T06:50:00Z"/>
          <w:color w:val="008080"/>
          <w:rPrChange w:id="2303" w:author="Caree2" w:date="2017-04-02T07:53:00Z">
            <w:rPr>
              <w:ins w:id="2304" w:author="Caree2" w:date="2017-04-02T06:50:00Z"/>
            </w:rPr>
          </w:rPrChange>
        </w:rPr>
        <w:pPrChange w:id="2305" w:author="Caree2" w:date="2017-04-02T07:08:00Z">
          <w:pPr>
            <w:pStyle w:val="StyleHeading114ptBoldUnderlineLeft"/>
          </w:pPr>
        </w:pPrChange>
      </w:pPr>
      <w:ins w:id="2306" w:author="Caree2" w:date="2017-04-02T06:50:00Z">
        <w:r w:rsidRPr="00880017">
          <w:rPr>
            <w:color w:val="008080"/>
            <w:rPrChange w:id="2307" w:author="Caree2" w:date="2017-04-02T07:53:00Z">
              <w:rPr/>
            </w:rPrChange>
          </w:rPr>
          <w:t>import org.springframework.core.io.Resource;</w:t>
        </w:r>
      </w:ins>
    </w:p>
    <w:p w:rsidR="00893A17" w:rsidRPr="00880017" w:rsidRDefault="00893A17" w:rsidP="006E25CF">
      <w:pPr>
        <w:rPr>
          <w:ins w:id="2308" w:author="Caree2" w:date="2017-04-02T06:50:00Z"/>
          <w:color w:val="008080"/>
          <w:rPrChange w:id="2309" w:author="Caree2" w:date="2017-04-02T07:53:00Z">
            <w:rPr>
              <w:ins w:id="2310" w:author="Caree2" w:date="2017-04-02T06:50:00Z"/>
            </w:rPr>
          </w:rPrChange>
        </w:rPr>
        <w:pPrChange w:id="2311" w:author="Caree2" w:date="2017-04-02T07:08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312" w:author="Caree2" w:date="2017-04-02T06:50:00Z"/>
          <w:color w:val="008080"/>
          <w:rPrChange w:id="2313" w:author="Caree2" w:date="2017-04-02T07:53:00Z">
            <w:rPr>
              <w:ins w:id="2314" w:author="Caree2" w:date="2017-04-02T06:50:00Z"/>
            </w:rPr>
          </w:rPrChange>
        </w:rPr>
        <w:pPrChange w:id="2315" w:author="Caree2" w:date="2017-04-02T07:08:00Z">
          <w:pPr>
            <w:pStyle w:val="StyleHeading114ptBoldUnderlineLeft"/>
          </w:pPr>
        </w:pPrChange>
      </w:pPr>
      <w:ins w:id="2316" w:author="Caree2" w:date="2017-04-02T06:50:00Z">
        <w:r w:rsidRPr="00880017">
          <w:rPr>
            <w:color w:val="008080"/>
            <w:rPrChange w:id="2317" w:author="Caree2" w:date="2017-04-02T07:53:00Z">
              <w:rPr/>
            </w:rPrChange>
          </w:rPr>
          <w:t>import com.rollingstone.springframework.basic.ioc.real.life.examples.fourth.Dolphins;</w:t>
        </w:r>
      </w:ins>
    </w:p>
    <w:p w:rsidR="00893A17" w:rsidRPr="00880017" w:rsidRDefault="00893A17" w:rsidP="006E25CF">
      <w:pPr>
        <w:rPr>
          <w:ins w:id="2318" w:author="Caree2" w:date="2017-04-02T06:50:00Z"/>
          <w:color w:val="008080"/>
          <w:rPrChange w:id="2319" w:author="Caree2" w:date="2017-04-02T07:53:00Z">
            <w:rPr>
              <w:ins w:id="2320" w:author="Caree2" w:date="2017-04-02T06:50:00Z"/>
            </w:rPr>
          </w:rPrChange>
        </w:rPr>
        <w:pPrChange w:id="2321" w:author="Caree2" w:date="2017-04-02T07:08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322" w:author="Caree2" w:date="2017-04-02T06:50:00Z"/>
          <w:color w:val="008080"/>
          <w:rPrChange w:id="2323" w:author="Caree2" w:date="2017-04-02T07:53:00Z">
            <w:rPr>
              <w:ins w:id="2324" w:author="Caree2" w:date="2017-04-02T06:50:00Z"/>
            </w:rPr>
          </w:rPrChange>
        </w:rPr>
        <w:pPrChange w:id="2325" w:author="Caree2" w:date="2017-04-02T07:08:00Z">
          <w:pPr>
            <w:pStyle w:val="StyleHeading114ptBoldUnderlineLeft"/>
          </w:pPr>
        </w:pPrChange>
      </w:pPr>
      <w:ins w:id="2326" w:author="Caree2" w:date="2017-04-02T06:50:00Z">
        <w:r w:rsidRPr="00880017">
          <w:rPr>
            <w:color w:val="008080"/>
            <w:rPrChange w:id="2327" w:author="Caree2" w:date="2017-04-02T07:53:00Z">
              <w:rPr/>
            </w:rPrChange>
          </w:rPr>
          <w:t>public class TestSimpleSpringIOC {</w:t>
        </w:r>
      </w:ins>
    </w:p>
    <w:p w:rsidR="00893A17" w:rsidRPr="00880017" w:rsidRDefault="00893A17" w:rsidP="006E25CF">
      <w:pPr>
        <w:rPr>
          <w:ins w:id="2328" w:author="Caree2" w:date="2017-04-02T06:50:00Z"/>
          <w:color w:val="008080"/>
          <w:rPrChange w:id="2329" w:author="Caree2" w:date="2017-04-02T07:53:00Z">
            <w:rPr>
              <w:ins w:id="2330" w:author="Caree2" w:date="2017-04-02T06:50:00Z"/>
            </w:rPr>
          </w:rPrChange>
        </w:rPr>
        <w:pPrChange w:id="2331" w:author="Caree2" w:date="2017-04-02T07:08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332" w:author="Caree2" w:date="2017-04-02T06:50:00Z"/>
          <w:color w:val="008080"/>
          <w:rPrChange w:id="2333" w:author="Caree2" w:date="2017-04-02T07:53:00Z">
            <w:rPr>
              <w:ins w:id="2334" w:author="Caree2" w:date="2017-04-02T06:50:00Z"/>
            </w:rPr>
          </w:rPrChange>
        </w:rPr>
        <w:pPrChange w:id="2335" w:author="Caree2" w:date="2017-04-02T07:08:00Z">
          <w:pPr>
            <w:pStyle w:val="StyleHeading114ptBoldUnderlineLeft"/>
          </w:pPr>
        </w:pPrChange>
      </w:pPr>
      <w:ins w:id="2336" w:author="Caree2" w:date="2017-04-02T06:50:00Z">
        <w:r w:rsidRPr="00880017">
          <w:rPr>
            <w:color w:val="008080"/>
            <w:rPrChange w:id="2337" w:author="Caree2" w:date="2017-04-02T07:53:00Z">
              <w:rPr/>
            </w:rPrChange>
          </w:rPr>
          <w:tab/>
          <w:t>private static final Logger logger = LoggerFactory.getLogger(TestSimpleSpringIOC.class);</w:t>
        </w:r>
      </w:ins>
    </w:p>
    <w:p w:rsidR="00893A17" w:rsidRPr="00880017" w:rsidRDefault="00893A17" w:rsidP="006E25CF">
      <w:pPr>
        <w:rPr>
          <w:ins w:id="2338" w:author="Caree2" w:date="2017-04-02T06:50:00Z"/>
          <w:color w:val="008080"/>
          <w:rPrChange w:id="2339" w:author="Caree2" w:date="2017-04-02T07:53:00Z">
            <w:rPr>
              <w:ins w:id="2340" w:author="Caree2" w:date="2017-04-02T06:50:00Z"/>
            </w:rPr>
          </w:rPrChange>
        </w:rPr>
        <w:pPrChange w:id="2341" w:author="Caree2" w:date="2017-04-02T07:08:00Z">
          <w:pPr>
            <w:pStyle w:val="StyleHeading114ptBoldUnderlineLeft"/>
          </w:pPr>
        </w:pPrChange>
      </w:pPr>
    </w:p>
    <w:p w:rsidR="00893A17" w:rsidRPr="00880017" w:rsidRDefault="00893A17" w:rsidP="006E25CF">
      <w:pPr>
        <w:rPr>
          <w:ins w:id="2342" w:author="Caree2" w:date="2017-04-02T06:50:00Z"/>
          <w:color w:val="008080"/>
          <w:rPrChange w:id="2343" w:author="Caree2" w:date="2017-04-02T07:53:00Z">
            <w:rPr>
              <w:ins w:id="2344" w:author="Caree2" w:date="2017-04-02T06:50:00Z"/>
            </w:rPr>
          </w:rPrChange>
        </w:rPr>
        <w:pPrChange w:id="2345" w:author="Caree2" w:date="2017-04-02T07:08:00Z">
          <w:pPr>
            <w:pStyle w:val="StyleHeading114ptBoldUnderlineLeft"/>
          </w:pPr>
        </w:pPrChange>
      </w:pPr>
      <w:ins w:id="2346" w:author="Caree2" w:date="2017-04-02T06:50:00Z">
        <w:r w:rsidRPr="00880017">
          <w:rPr>
            <w:color w:val="008080"/>
            <w:rPrChange w:id="2347" w:author="Caree2" w:date="2017-04-02T07:53:00Z">
              <w:rPr/>
            </w:rPrChange>
          </w:rPr>
          <w:tab/>
        </w:r>
      </w:ins>
    </w:p>
    <w:p w:rsidR="00893A17" w:rsidRPr="00880017" w:rsidRDefault="00893A17" w:rsidP="006E25CF">
      <w:pPr>
        <w:rPr>
          <w:ins w:id="2348" w:author="Caree2" w:date="2017-04-02T06:50:00Z"/>
          <w:color w:val="008080"/>
          <w:rPrChange w:id="2349" w:author="Caree2" w:date="2017-04-02T07:53:00Z">
            <w:rPr>
              <w:ins w:id="2350" w:author="Caree2" w:date="2017-04-02T06:50:00Z"/>
            </w:rPr>
          </w:rPrChange>
        </w:rPr>
        <w:pPrChange w:id="2351" w:author="Caree2" w:date="2017-04-02T07:08:00Z">
          <w:pPr>
            <w:pStyle w:val="StyleHeading114ptBoldUnderlineLeft"/>
          </w:pPr>
        </w:pPrChange>
      </w:pPr>
      <w:ins w:id="2352" w:author="Caree2" w:date="2017-04-02T06:50:00Z">
        <w:r w:rsidRPr="00880017">
          <w:rPr>
            <w:color w:val="008080"/>
            <w:rPrChange w:id="2353" w:author="Caree2" w:date="2017-04-02T07:53:00Z">
              <w:rPr/>
            </w:rPrChange>
          </w:rPr>
          <w:tab/>
          <w:t xml:space="preserve">public static void main(String[] args) {  </w:t>
        </w:r>
      </w:ins>
    </w:p>
    <w:p w:rsidR="00893A17" w:rsidRPr="00880017" w:rsidRDefault="00893A17" w:rsidP="006E25CF">
      <w:pPr>
        <w:rPr>
          <w:ins w:id="2354" w:author="Caree2" w:date="2017-04-02T06:50:00Z"/>
          <w:color w:val="008080"/>
          <w:rPrChange w:id="2355" w:author="Caree2" w:date="2017-04-02T07:53:00Z">
            <w:rPr>
              <w:ins w:id="2356" w:author="Caree2" w:date="2017-04-02T06:50:00Z"/>
            </w:rPr>
          </w:rPrChange>
        </w:rPr>
        <w:pPrChange w:id="2357" w:author="Caree2" w:date="2017-04-02T07:08:00Z">
          <w:pPr>
            <w:pStyle w:val="StyleHeading114ptBoldUnderlineLeft"/>
          </w:pPr>
        </w:pPrChange>
      </w:pPr>
      <w:ins w:id="2358" w:author="Caree2" w:date="2017-04-02T06:50:00Z">
        <w:r w:rsidRPr="00880017">
          <w:rPr>
            <w:color w:val="008080"/>
            <w:rPrChange w:id="2359" w:author="Caree2" w:date="2017-04-02T07:53:00Z">
              <w:rPr/>
            </w:rPrChange>
          </w:rPr>
          <w:t xml:space="preserve">        </w:t>
        </w:r>
      </w:ins>
    </w:p>
    <w:p w:rsidR="00893A17" w:rsidRPr="00880017" w:rsidRDefault="00893A17" w:rsidP="006E25CF">
      <w:pPr>
        <w:rPr>
          <w:ins w:id="2360" w:author="Caree2" w:date="2017-04-02T06:50:00Z"/>
          <w:color w:val="008080"/>
          <w:rPrChange w:id="2361" w:author="Caree2" w:date="2017-04-02T07:53:00Z">
            <w:rPr>
              <w:ins w:id="2362" w:author="Caree2" w:date="2017-04-02T06:50:00Z"/>
            </w:rPr>
          </w:rPrChange>
        </w:rPr>
        <w:pPrChange w:id="2363" w:author="Caree2" w:date="2017-04-02T07:08:00Z">
          <w:pPr>
            <w:pStyle w:val="StyleHeading114ptBoldUnderlineLeft"/>
          </w:pPr>
        </w:pPrChange>
      </w:pPr>
      <w:ins w:id="2364" w:author="Caree2" w:date="2017-04-02T06:50:00Z">
        <w:r w:rsidRPr="00880017">
          <w:rPr>
            <w:color w:val="008080"/>
            <w:rPrChange w:id="2365" w:author="Caree2" w:date="2017-04-02T07:53:00Z">
              <w:rPr/>
            </w:rPrChange>
          </w:rPr>
          <w:t xml:space="preserve">        Resource r=new ClassPathResource("spring-ioc-constructor-arg.xml");  </w:t>
        </w:r>
      </w:ins>
    </w:p>
    <w:p w:rsidR="00893A17" w:rsidRPr="00880017" w:rsidRDefault="00893A17" w:rsidP="006E25CF">
      <w:pPr>
        <w:rPr>
          <w:ins w:id="2366" w:author="Caree2" w:date="2017-04-02T06:50:00Z"/>
          <w:color w:val="008080"/>
          <w:rPrChange w:id="2367" w:author="Caree2" w:date="2017-04-02T07:53:00Z">
            <w:rPr>
              <w:ins w:id="2368" w:author="Caree2" w:date="2017-04-02T06:50:00Z"/>
            </w:rPr>
          </w:rPrChange>
        </w:rPr>
        <w:pPrChange w:id="2369" w:author="Caree2" w:date="2017-04-02T07:08:00Z">
          <w:pPr>
            <w:pStyle w:val="StyleHeading114ptBoldUnderlineLeft"/>
          </w:pPr>
        </w:pPrChange>
      </w:pPr>
      <w:ins w:id="2370" w:author="Caree2" w:date="2017-04-02T06:50:00Z">
        <w:r w:rsidRPr="00880017">
          <w:rPr>
            <w:color w:val="008080"/>
            <w:rPrChange w:id="2371" w:author="Caree2" w:date="2017-04-02T07:53:00Z">
              <w:rPr/>
            </w:rPrChange>
          </w:rPr>
          <w:t xml:space="preserve">        BeanFactory factory=new XmlBeanFactory(r);  </w:t>
        </w:r>
      </w:ins>
    </w:p>
    <w:p w:rsidR="00893A17" w:rsidRPr="00880017" w:rsidRDefault="00893A17" w:rsidP="006E25CF">
      <w:pPr>
        <w:rPr>
          <w:ins w:id="2372" w:author="Caree2" w:date="2017-04-02T06:50:00Z"/>
          <w:color w:val="008080"/>
          <w:rPrChange w:id="2373" w:author="Caree2" w:date="2017-04-02T07:53:00Z">
            <w:rPr>
              <w:ins w:id="2374" w:author="Caree2" w:date="2017-04-02T06:50:00Z"/>
            </w:rPr>
          </w:rPrChange>
        </w:rPr>
        <w:pPrChange w:id="2375" w:author="Caree2" w:date="2017-04-02T07:08:00Z">
          <w:pPr>
            <w:pStyle w:val="StyleHeading114ptBoldUnderlineLeft"/>
          </w:pPr>
        </w:pPrChange>
      </w:pPr>
      <w:ins w:id="2376" w:author="Caree2" w:date="2017-04-02T06:50:00Z">
        <w:r w:rsidRPr="00880017">
          <w:rPr>
            <w:color w:val="008080"/>
            <w:rPrChange w:id="2377" w:author="Caree2" w:date="2017-04-02T07:53:00Z">
              <w:rPr/>
            </w:rPrChange>
          </w:rPr>
          <w:t xml:space="preserve">          </w:t>
        </w:r>
      </w:ins>
    </w:p>
    <w:p w:rsidR="00893A17" w:rsidRPr="00880017" w:rsidRDefault="00893A17" w:rsidP="006E25CF">
      <w:pPr>
        <w:rPr>
          <w:ins w:id="2378" w:author="Caree2" w:date="2017-04-02T06:50:00Z"/>
          <w:color w:val="008080"/>
          <w:rPrChange w:id="2379" w:author="Caree2" w:date="2017-04-02T07:53:00Z">
            <w:rPr>
              <w:ins w:id="2380" w:author="Caree2" w:date="2017-04-02T06:50:00Z"/>
            </w:rPr>
          </w:rPrChange>
        </w:rPr>
        <w:pPrChange w:id="2381" w:author="Caree2" w:date="2017-04-02T07:08:00Z">
          <w:pPr>
            <w:pStyle w:val="StyleHeading114ptBoldUnderlineLeft"/>
          </w:pPr>
        </w:pPrChange>
      </w:pPr>
      <w:ins w:id="2382" w:author="Caree2" w:date="2017-04-02T06:50:00Z">
        <w:r w:rsidRPr="00880017">
          <w:rPr>
            <w:color w:val="008080"/>
            <w:rPrChange w:id="2383" w:author="Caree2" w:date="2017-04-02T07:53:00Z">
              <w:rPr/>
            </w:rPrChange>
          </w:rPr>
          <w:t xml:space="preserve">        Investment investment =(Investment)factory.getBean("investment01");  </w:t>
        </w:r>
      </w:ins>
    </w:p>
    <w:p w:rsidR="00893A17" w:rsidRPr="00880017" w:rsidRDefault="00893A17" w:rsidP="006E25CF">
      <w:pPr>
        <w:rPr>
          <w:ins w:id="2384" w:author="Caree2" w:date="2017-04-02T06:50:00Z"/>
          <w:color w:val="008080"/>
          <w:rPrChange w:id="2385" w:author="Caree2" w:date="2017-04-02T07:53:00Z">
            <w:rPr>
              <w:ins w:id="2386" w:author="Caree2" w:date="2017-04-02T06:50:00Z"/>
            </w:rPr>
          </w:rPrChange>
        </w:rPr>
        <w:pPrChange w:id="2387" w:author="Caree2" w:date="2017-04-02T07:08:00Z">
          <w:pPr>
            <w:pStyle w:val="StyleHeading114ptBoldUnderlineLeft"/>
          </w:pPr>
        </w:pPrChange>
      </w:pPr>
      <w:ins w:id="2388" w:author="Caree2" w:date="2017-04-02T06:50:00Z">
        <w:r w:rsidRPr="00880017">
          <w:rPr>
            <w:color w:val="008080"/>
            <w:rPrChange w:id="2389" w:author="Caree2" w:date="2017-04-02T07:53:00Z">
              <w:rPr/>
            </w:rPrChange>
          </w:rPr>
          <w:t xml:space="preserve">        logger.info(investment.toString());  </w:t>
        </w:r>
      </w:ins>
    </w:p>
    <w:p w:rsidR="00893A17" w:rsidRPr="00880017" w:rsidRDefault="00893A17" w:rsidP="006E25CF">
      <w:pPr>
        <w:rPr>
          <w:ins w:id="2390" w:author="Caree2" w:date="2017-04-02T06:50:00Z"/>
          <w:color w:val="008080"/>
          <w:rPrChange w:id="2391" w:author="Caree2" w:date="2017-04-02T07:53:00Z">
            <w:rPr>
              <w:ins w:id="2392" w:author="Caree2" w:date="2017-04-02T06:50:00Z"/>
            </w:rPr>
          </w:rPrChange>
        </w:rPr>
        <w:pPrChange w:id="2393" w:author="Caree2" w:date="2017-04-02T07:08:00Z">
          <w:pPr>
            <w:pStyle w:val="StyleHeading114ptBoldUnderlineLeft"/>
          </w:pPr>
        </w:pPrChange>
      </w:pPr>
      <w:ins w:id="2394" w:author="Caree2" w:date="2017-04-02T06:50:00Z">
        <w:r w:rsidRPr="00880017">
          <w:rPr>
            <w:color w:val="008080"/>
            <w:rPrChange w:id="2395" w:author="Caree2" w:date="2017-04-02T07:53:00Z">
              <w:rPr/>
            </w:rPrChange>
          </w:rPr>
          <w:t xml:space="preserve">          </w:t>
        </w:r>
      </w:ins>
    </w:p>
    <w:p w:rsidR="00893A17" w:rsidRPr="00880017" w:rsidRDefault="00893A17" w:rsidP="006E25CF">
      <w:pPr>
        <w:rPr>
          <w:ins w:id="2396" w:author="Caree2" w:date="2017-04-02T06:50:00Z"/>
          <w:color w:val="008080"/>
          <w:rPrChange w:id="2397" w:author="Caree2" w:date="2017-04-02T07:53:00Z">
            <w:rPr>
              <w:ins w:id="2398" w:author="Caree2" w:date="2017-04-02T06:50:00Z"/>
            </w:rPr>
          </w:rPrChange>
        </w:rPr>
        <w:pPrChange w:id="2399" w:author="Caree2" w:date="2017-04-02T07:08:00Z">
          <w:pPr>
            <w:pStyle w:val="StyleHeading114ptBoldUnderlineLeft"/>
          </w:pPr>
        </w:pPrChange>
      </w:pPr>
      <w:ins w:id="2400" w:author="Caree2" w:date="2017-04-02T06:50:00Z">
        <w:r w:rsidRPr="00880017">
          <w:rPr>
            <w:color w:val="008080"/>
            <w:rPrChange w:id="2401" w:author="Caree2" w:date="2017-04-02T07:53:00Z">
              <w:rPr/>
            </w:rPrChange>
          </w:rPr>
          <w:t xml:space="preserve">    }  </w:t>
        </w:r>
      </w:ins>
    </w:p>
    <w:p w:rsidR="00893A17" w:rsidRPr="00880017" w:rsidRDefault="00893A17" w:rsidP="006E25CF">
      <w:pPr>
        <w:rPr>
          <w:ins w:id="2402" w:author="Caree2" w:date="2017-04-02T06:50:00Z"/>
          <w:color w:val="008080"/>
          <w:rPrChange w:id="2403" w:author="Caree2" w:date="2017-04-02T07:53:00Z">
            <w:rPr>
              <w:ins w:id="2404" w:author="Caree2" w:date="2017-04-02T06:50:00Z"/>
            </w:rPr>
          </w:rPrChange>
        </w:rPr>
        <w:pPrChange w:id="2405" w:author="Caree2" w:date="2017-04-02T07:08:00Z">
          <w:pPr>
            <w:pStyle w:val="StyleHeading114ptBoldUnderlineLeft"/>
          </w:pPr>
        </w:pPrChange>
      </w:pPr>
      <w:ins w:id="2406" w:author="Caree2" w:date="2017-04-02T06:50:00Z">
        <w:r w:rsidRPr="00880017">
          <w:rPr>
            <w:color w:val="008080"/>
            <w:rPrChange w:id="2407" w:author="Caree2" w:date="2017-04-02T07:53:00Z">
              <w:rPr/>
            </w:rPrChange>
          </w:rPr>
          <w:t>}</w:t>
        </w:r>
      </w:ins>
    </w:p>
    <w:p w:rsidR="00893A17" w:rsidRDefault="00893A17" w:rsidP="006E25CF">
      <w:pPr>
        <w:rPr>
          <w:ins w:id="2408" w:author="Caree2" w:date="2017-04-02T06:50:00Z"/>
        </w:rPr>
        <w:pPrChange w:id="2409" w:author="Caree2" w:date="2017-04-02T07:08:00Z">
          <w:pPr/>
        </w:pPrChange>
      </w:pPr>
    </w:p>
    <w:p w:rsidR="006E25CF" w:rsidRDefault="006E25CF">
      <w:pPr>
        <w:rPr>
          <w:ins w:id="2410" w:author="Caree2" w:date="2017-04-02T07:08:00Z"/>
        </w:rPr>
      </w:pPr>
      <w:ins w:id="2411" w:author="Caree2" w:date="2017-04-02T07:08:00Z">
        <w:r>
          <w:br w:type="page"/>
        </w:r>
      </w:ins>
    </w:p>
    <w:p w:rsidR="00DC012A" w:rsidRDefault="00DC012A" w:rsidP="00DC012A">
      <w:pPr>
        <w:pStyle w:val="StyleHeading114ptBoldUnderlineLeft"/>
        <w:rPr>
          <w:ins w:id="2412" w:author="Caree2" w:date="2017-04-02T07:35:00Z"/>
        </w:rPr>
      </w:pPr>
      <w:bookmarkStart w:id="2413" w:name="_Toc478888056"/>
      <w:ins w:id="2414" w:author="Caree2" w:date="2017-04-02T07:35:00Z">
        <w:r w:rsidRPr="00EA03DE">
          <w:lastRenderedPageBreak/>
          <w:t>1.</w:t>
        </w:r>
        <w:r>
          <w:t>14</w:t>
        </w:r>
        <w:r w:rsidRPr="00EA03DE">
          <w:t xml:space="preserve"> </w:t>
        </w:r>
        <w:r>
          <w:t>–Create the Car class in package second</w:t>
        </w:r>
        <w:bookmarkEnd w:id="2413"/>
      </w:ins>
    </w:p>
    <w:p w:rsidR="00DC012A" w:rsidRDefault="00DC012A">
      <w:pPr>
        <w:rPr>
          <w:ins w:id="2415" w:author="Caree2" w:date="2017-04-02T07:35:00Z"/>
        </w:rPr>
      </w:pPr>
    </w:p>
    <w:p w:rsidR="00DC012A" w:rsidRPr="00880017" w:rsidRDefault="00DC012A" w:rsidP="00880017">
      <w:pPr>
        <w:rPr>
          <w:ins w:id="2416" w:author="Caree2" w:date="2017-04-02T07:35:00Z"/>
          <w:color w:val="008080"/>
          <w:rPrChange w:id="2417" w:author="Caree2" w:date="2017-04-02T07:53:00Z">
            <w:rPr>
              <w:ins w:id="2418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19" w:author="Caree2" w:date="2017-04-02T07:53:00Z">
          <w:pPr>
            <w:autoSpaceDE w:val="0"/>
            <w:autoSpaceDN w:val="0"/>
            <w:adjustRightInd w:val="0"/>
          </w:pPr>
        </w:pPrChange>
      </w:pPr>
      <w:ins w:id="2420" w:author="Caree2" w:date="2017-04-02T07:35:00Z">
        <w:r w:rsidRPr="00880017">
          <w:rPr>
            <w:color w:val="008080"/>
            <w:rPrChange w:id="2421" w:author="Caree2" w:date="2017-04-02T07:53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&lt;?xml version="1.0" encoding="UTF-8"?&gt;</w:t>
        </w:r>
      </w:ins>
    </w:p>
    <w:p w:rsidR="00DC012A" w:rsidRPr="00880017" w:rsidRDefault="00DC012A" w:rsidP="00880017">
      <w:pPr>
        <w:rPr>
          <w:ins w:id="2422" w:author="Caree2" w:date="2017-04-02T07:35:00Z"/>
          <w:color w:val="008080"/>
          <w:rPrChange w:id="2423" w:author="Caree2" w:date="2017-04-02T07:53:00Z">
            <w:rPr>
              <w:ins w:id="2424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25" w:author="Caree2" w:date="2017-04-02T07:53:00Z">
          <w:pPr>
            <w:autoSpaceDE w:val="0"/>
            <w:autoSpaceDN w:val="0"/>
            <w:adjustRightInd w:val="0"/>
          </w:pPr>
        </w:pPrChange>
      </w:pPr>
      <w:ins w:id="2426" w:author="Caree2" w:date="2017-04-02T07:35:00Z">
        <w:r w:rsidRPr="00880017">
          <w:rPr>
            <w:color w:val="008080"/>
            <w:rPrChange w:id="2427" w:author="Caree2" w:date="2017-04-02T07:53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&lt;beans xmlns="http://www.springframework.org/schema/beans"</w:t>
        </w:r>
      </w:ins>
    </w:p>
    <w:p w:rsidR="00DC012A" w:rsidRPr="00880017" w:rsidRDefault="00DC012A" w:rsidP="00880017">
      <w:pPr>
        <w:rPr>
          <w:ins w:id="2428" w:author="Caree2" w:date="2017-04-02T07:35:00Z"/>
          <w:color w:val="008080"/>
          <w:rPrChange w:id="2429" w:author="Caree2" w:date="2017-04-02T07:53:00Z">
            <w:rPr>
              <w:ins w:id="2430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31" w:author="Caree2" w:date="2017-04-02T07:53:00Z">
          <w:pPr>
            <w:autoSpaceDE w:val="0"/>
            <w:autoSpaceDN w:val="0"/>
            <w:adjustRightInd w:val="0"/>
          </w:pPr>
        </w:pPrChange>
      </w:pPr>
      <w:ins w:id="2432" w:author="Caree2" w:date="2017-04-02T07:35:00Z">
        <w:r w:rsidRPr="00880017">
          <w:rPr>
            <w:color w:val="008080"/>
            <w:rPrChange w:id="2433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xmlns:xsi="http://www.w3.org/2001/XMLSchema-instance" xmlns:p="http://www.springframework.org/schema/p"</w:t>
        </w:r>
      </w:ins>
    </w:p>
    <w:p w:rsidR="00DC012A" w:rsidRPr="00880017" w:rsidRDefault="00DC012A" w:rsidP="00880017">
      <w:pPr>
        <w:rPr>
          <w:ins w:id="2434" w:author="Caree2" w:date="2017-04-02T07:35:00Z"/>
          <w:color w:val="008080"/>
          <w:rPrChange w:id="2435" w:author="Caree2" w:date="2017-04-02T07:53:00Z">
            <w:rPr>
              <w:ins w:id="2436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37" w:author="Caree2" w:date="2017-04-02T07:53:00Z">
          <w:pPr>
            <w:autoSpaceDE w:val="0"/>
            <w:autoSpaceDN w:val="0"/>
            <w:adjustRightInd w:val="0"/>
          </w:pPr>
        </w:pPrChange>
      </w:pPr>
      <w:ins w:id="2438" w:author="Caree2" w:date="2017-04-02T07:35:00Z">
        <w:r w:rsidRPr="00880017">
          <w:rPr>
            <w:color w:val="008080"/>
            <w:rPrChange w:id="2439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 xml:space="preserve">xsi:schemaLocation="http://www.springframework.org/schema/beans  </w:t>
        </w:r>
      </w:ins>
    </w:p>
    <w:p w:rsidR="00DC012A" w:rsidRPr="00880017" w:rsidRDefault="00DC012A" w:rsidP="00880017">
      <w:pPr>
        <w:rPr>
          <w:ins w:id="2440" w:author="Caree2" w:date="2017-04-02T07:35:00Z"/>
          <w:color w:val="008080"/>
          <w:rPrChange w:id="2441" w:author="Caree2" w:date="2017-04-02T07:53:00Z">
            <w:rPr>
              <w:ins w:id="2442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43" w:author="Caree2" w:date="2017-04-02T07:53:00Z">
          <w:pPr>
            <w:autoSpaceDE w:val="0"/>
            <w:autoSpaceDN w:val="0"/>
            <w:adjustRightInd w:val="0"/>
          </w:pPr>
        </w:pPrChange>
      </w:pPr>
      <w:ins w:id="2444" w:author="Caree2" w:date="2017-04-02T07:35:00Z">
        <w:r w:rsidRPr="00880017">
          <w:rPr>
            <w:color w:val="008080"/>
            <w:rPrChange w:id="2445" w:author="Caree2" w:date="2017-04-02T07:53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 xml:space="preserve">                http://www.springframework.org/schema/beans/spring-beans-3.0.xsd"&gt;</w:t>
        </w:r>
      </w:ins>
    </w:p>
    <w:p w:rsidR="00DC012A" w:rsidRPr="00880017" w:rsidRDefault="00DC012A" w:rsidP="00880017">
      <w:pPr>
        <w:rPr>
          <w:ins w:id="2446" w:author="Caree2" w:date="2017-04-02T07:35:00Z"/>
          <w:color w:val="008080"/>
          <w:rPrChange w:id="2447" w:author="Caree2" w:date="2017-04-02T07:53:00Z">
            <w:rPr>
              <w:ins w:id="2448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49" w:author="Caree2" w:date="2017-04-02T07:53:00Z">
          <w:pPr>
            <w:autoSpaceDE w:val="0"/>
            <w:autoSpaceDN w:val="0"/>
            <w:adjustRightInd w:val="0"/>
          </w:pPr>
        </w:pPrChange>
      </w:pPr>
    </w:p>
    <w:p w:rsidR="00DC012A" w:rsidRPr="00880017" w:rsidRDefault="00DC012A" w:rsidP="00880017">
      <w:pPr>
        <w:rPr>
          <w:ins w:id="2450" w:author="Caree2" w:date="2017-04-02T07:35:00Z"/>
          <w:color w:val="008080"/>
          <w:rPrChange w:id="2451" w:author="Caree2" w:date="2017-04-02T07:53:00Z">
            <w:rPr>
              <w:ins w:id="2452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53" w:author="Caree2" w:date="2017-04-02T07:53:00Z">
          <w:pPr>
            <w:autoSpaceDE w:val="0"/>
            <w:autoSpaceDN w:val="0"/>
            <w:adjustRightInd w:val="0"/>
          </w:pPr>
        </w:pPrChange>
      </w:pPr>
    </w:p>
    <w:p w:rsidR="00DC012A" w:rsidRPr="00880017" w:rsidRDefault="00DC012A" w:rsidP="00880017">
      <w:pPr>
        <w:rPr>
          <w:ins w:id="2454" w:author="Caree2" w:date="2017-04-02T07:35:00Z"/>
          <w:color w:val="008080"/>
          <w:rPrChange w:id="2455" w:author="Caree2" w:date="2017-04-02T07:53:00Z">
            <w:rPr>
              <w:ins w:id="2456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57" w:author="Caree2" w:date="2017-04-02T07:53:00Z">
          <w:pPr>
            <w:autoSpaceDE w:val="0"/>
            <w:autoSpaceDN w:val="0"/>
            <w:adjustRightInd w:val="0"/>
          </w:pPr>
        </w:pPrChange>
      </w:pPr>
      <w:ins w:id="2458" w:author="Caree2" w:date="2017-04-02T07:35:00Z">
        <w:r w:rsidRPr="00880017">
          <w:rPr>
            <w:color w:val="008080"/>
            <w:rPrChange w:id="2459" w:author="Caree2" w:date="2017-04-02T07:53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id="dateFormat" class="java.text.SimpleDateFormat"&gt;</w:t>
        </w:r>
      </w:ins>
    </w:p>
    <w:p w:rsidR="00DC012A" w:rsidRPr="00880017" w:rsidRDefault="00DC012A" w:rsidP="00880017">
      <w:pPr>
        <w:rPr>
          <w:ins w:id="2460" w:author="Caree2" w:date="2017-04-02T07:35:00Z"/>
          <w:color w:val="008080"/>
          <w:rPrChange w:id="2461" w:author="Caree2" w:date="2017-04-02T07:53:00Z">
            <w:rPr>
              <w:ins w:id="2462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63" w:author="Caree2" w:date="2017-04-02T07:53:00Z">
          <w:pPr>
            <w:autoSpaceDE w:val="0"/>
            <w:autoSpaceDN w:val="0"/>
            <w:adjustRightInd w:val="0"/>
          </w:pPr>
        </w:pPrChange>
      </w:pPr>
      <w:ins w:id="2464" w:author="Caree2" w:date="2017-04-02T07:35:00Z">
        <w:r w:rsidRPr="00880017">
          <w:rPr>
            <w:color w:val="008080"/>
            <w:rPrChange w:id="246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46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value="yyyy-MM-dd" /&gt;</w:t>
        </w:r>
      </w:ins>
    </w:p>
    <w:p w:rsidR="00DC012A" w:rsidRPr="00880017" w:rsidRDefault="00DC012A" w:rsidP="00880017">
      <w:pPr>
        <w:rPr>
          <w:ins w:id="2467" w:author="Caree2" w:date="2017-04-02T07:35:00Z"/>
          <w:color w:val="008080"/>
          <w:rPrChange w:id="2468" w:author="Caree2" w:date="2017-04-02T07:53:00Z">
            <w:rPr>
              <w:ins w:id="2469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70" w:author="Caree2" w:date="2017-04-02T07:53:00Z">
          <w:pPr>
            <w:autoSpaceDE w:val="0"/>
            <w:autoSpaceDN w:val="0"/>
            <w:adjustRightInd w:val="0"/>
          </w:pPr>
        </w:pPrChange>
      </w:pPr>
      <w:ins w:id="2471" w:author="Caree2" w:date="2017-04-02T07:35:00Z">
        <w:r w:rsidRPr="00880017">
          <w:rPr>
            <w:color w:val="008080"/>
            <w:rPrChange w:id="247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DC012A" w:rsidRPr="00880017" w:rsidRDefault="00DC012A" w:rsidP="00880017">
      <w:pPr>
        <w:rPr>
          <w:ins w:id="2473" w:author="Caree2" w:date="2017-04-02T07:35:00Z"/>
          <w:color w:val="008080"/>
          <w:rPrChange w:id="2474" w:author="Caree2" w:date="2017-04-02T07:53:00Z">
            <w:rPr>
              <w:ins w:id="2475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76" w:author="Caree2" w:date="2017-04-02T07:53:00Z">
          <w:pPr>
            <w:autoSpaceDE w:val="0"/>
            <w:autoSpaceDN w:val="0"/>
            <w:adjustRightInd w:val="0"/>
          </w:pPr>
        </w:pPrChange>
      </w:pPr>
      <w:ins w:id="2477" w:author="Caree2" w:date="2017-04-02T07:35:00Z">
        <w:r w:rsidRPr="00880017">
          <w:rPr>
            <w:color w:val="008080"/>
            <w:rPrChange w:id="247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DC012A" w:rsidRPr="00880017" w:rsidRDefault="00DC012A" w:rsidP="00880017">
      <w:pPr>
        <w:rPr>
          <w:ins w:id="2479" w:author="Caree2" w:date="2017-04-02T07:35:00Z"/>
          <w:color w:val="008080"/>
          <w:rPrChange w:id="2480" w:author="Caree2" w:date="2017-04-02T07:53:00Z">
            <w:rPr>
              <w:ins w:id="2481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82" w:author="Caree2" w:date="2017-04-02T07:53:00Z">
          <w:pPr>
            <w:autoSpaceDE w:val="0"/>
            <w:autoSpaceDN w:val="0"/>
            <w:adjustRightInd w:val="0"/>
          </w:pPr>
        </w:pPrChange>
      </w:pPr>
      <w:ins w:id="2483" w:author="Caree2" w:date="2017-04-02T07:35:00Z">
        <w:r w:rsidRPr="00880017">
          <w:rPr>
            <w:color w:val="008080"/>
            <w:rPrChange w:id="248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id="customer01"</w:t>
        </w:r>
      </w:ins>
    </w:p>
    <w:p w:rsidR="00DC012A" w:rsidRPr="00880017" w:rsidRDefault="00DC012A" w:rsidP="00880017">
      <w:pPr>
        <w:rPr>
          <w:ins w:id="2485" w:author="Caree2" w:date="2017-04-02T07:35:00Z"/>
          <w:color w:val="008080"/>
          <w:rPrChange w:id="2486" w:author="Caree2" w:date="2017-04-02T07:53:00Z">
            <w:rPr>
              <w:ins w:id="2487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88" w:author="Caree2" w:date="2017-04-02T07:53:00Z">
          <w:pPr>
            <w:autoSpaceDE w:val="0"/>
            <w:autoSpaceDN w:val="0"/>
            <w:adjustRightInd w:val="0"/>
          </w:pPr>
        </w:pPrChange>
      </w:pPr>
      <w:ins w:id="2489" w:author="Caree2" w:date="2017-04-02T07:35:00Z">
        <w:r w:rsidRPr="00880017">
          <w:rPr>
            <w:color w:val="008080"/>
            <w:rPrChange w:id="2490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491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class="com.rollingstone.springframework.basic.ioc.contructor.injection.Customer"&gt;</w:t>
        </w:r>
      </w:ins>
    </w:p>
    <w:p w:rsidR="00DC012A" w:rsidRPr="00880017" w:rsidRDefault="00DC012A" w:rsidP="00880017">
      <w:pPr>
        <w:rPr>
          <w:ins w:id="2492" w:author="Caree2" w:date="2017-04-02T07:35:00Z"/>
          <w:color w:val="008080"/>
          <w:rPrChange w:id="2493" w:author="Caree2" w:date="2017-04-02T07:53:00Z">
            <w:rPr>
              <w:ins w:id="2494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495" w:author="Caree2" w:date="2017-04-02T07:53:00Z">
          <w:pPr>
            <w:autoSpaceDE w:val="0"/>
            <w:autoSpaceDN w:val="0"/>
            <w:adjustRightInd w:val="0"/>
          </w:pPr>
        </w:pPrChange>
      </w:pPr>
      <w:ins w:id="2496" w:author="Caree2" w:date="2017-04-02T07:35:00Z">
        <w:r w:rsidRPr="00880017">
          <w:rPr>
            <w:color w:val="008080"/>
            <w:rPrChange w:id="249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49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value="1" type="int"&gt;&lt;/constructor-arg&gt;</w:t>
        </w:r>
      </w:ins>
    </w:p>
    <w:p w:rsidR="00DC012A" w:rsidRPr="00880017" w:rsidRDefault="00DC012A" w:rsidP="00880017">
      <w:pPr>
        <w:rPr>
          <w:ins w:id="2499" w:author="Caree2" w:date="2017-04-02T07:35:00Z"/>
          <w:color w:val="008080"/>
          <w:rPrChange w:id="2500" w:author="Caree2" w:date="2017-04-02T07:53:00Z">
            <w:rPr>
              <w:ins w:id="2501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02" w:author="Caree2" w:date="2017-04-02T07:53:00Z">
          <w:pPr>
            <w:autoSpaceDE w:val="0"/>
            <w:autoSpaceDN w:val="0"/>
            <w:adjustRightInd w:val="0"/>
          </w:pPr>
        </w:pPrChange>
      </w:pPr>
      <w:ins w:id="2503" w:author="Caree2" w:date="2017-04-02T07:35:00Z">
        <w:r w:rsidRPr="00880017">
          <w:rPr>
            <w:color w:val="008080"/>
            <w:rPrChange w:id="250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0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value="Steven" type="String"&gt;&lt;/constructor-arg&gt;</w:t>
        </w:r>
      </w:ins>
    </w:p>
    <w:p w:rsidR="00DC012A" w:rsidRPr="00880017" w:rsidRDefault="00DC012A" w:rsidP="00880017">
      <w:pPr>
        <w:rPr>
          <w:ins w:id="2506" w:author="Caree2" w:date="2017-04-02T07:35:00Z"/>
          <w:color w:val="008080"/>
          <w:rPrChange w:id="2507" w:author="Caree2" w:date="2017-04-02T07:53:00Z">
            <w:rPr>
              <w:ins w:id="2508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09" w:author="Caree2" w:date="2017-04-02T07:53:00Z">
          <w:pPr>
            <w:autoSpaceDE w:val="0"/>
            <w:autoSpaceDN w:val="0"/>
            <w:adjustRightInd w:val="0"/>
          </w:pPr>
        </w:pPrChange>
      </w:pPr>
      <w:ins w:id="2510" w:author="Caree2" w:date="2017-04-02T07:35:00Z">
        <w:r w:rsidRPr="00880017">
          <w:rPr>
            <w:color w:val="008080"/>
            <w:rPrChange w:id="251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1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value="Smith" type="String"&gt;&lt;/constructor-arg&gt;</w:t>
        </w:r>
      </w:ins>
    </w:p>
    <w:p w:rsidR="00DC012A" w:rsidRPr="00880017" w:rsidRDefault="00DC012A" w:rsidP="00880017">
      <w:pPr>
        <w:rPr>
          <w:ins w:id="2513" w:author="Caree2" w:date="2017-04-02T07:35:00Z"/>
          <w:color w:val="008080"/>
          <w:rPrChange w:id="2514" w:author="Caree2" w:date="2017-04-02T07:53:00Z">
            <w:rPr>
              <w:ins w:id="2515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16" w:author="Caree2" w:date="2017-04-02T07:53:00Z">
          <w:pPr>
            <w:autoSpaceDE w:val="0"/>
            <w:autoSpaceDN w:val="0"/>
            <w:adjustRightInd w:val="0"/>
          </w:pPr>
        </w:pPrChange>
      </w:pPr>
      <w:ins w:id="2517" w:author="Caree2" w:date="2017-04-02T07:35:00Z">
        <w:r w:rsidRPr="00880017">
          <w:rPr>
            <w:color w:val="008080"/>
            <w:rPrChange w:id="251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1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value="1993-01-01" type="java.util.Date"&gt;&lt;/constructor-arg&gt;</w:t>
        </w:r>
      </w:ins>
    </w:p>
    <w:p w:rsidR="00DC012A" w:rsidRPr="00880017" w:rsidRDefault="00DC012A" w:rsidP="00880017">
      <w:pPr>
        <w:rPr>
          <w:ins w:id="2520" w:author="Caree2" w:date="2017-04-02T07:35:00Z"/>
          <w:color w:val="008080"/>
          <w:rPrChange w:id="2521" w:author="Caree2" w:date="2017-04-02T07:53:00Z">
            <w:rPr>
              <w:ins w:id="2522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23" w:author="Caree2" w:date="2017-04-02T07:53:00Z">
          <w:pPr>
            <w:autoSpaceDE w:val="0"/>
            <w:autoSpaceDN w:val="0"/>
            <w:adjustRightInd w:val="0"/>
          </w:pPr>
        </w:pPrChange>
      </w:pPr>
      <w:ins w:id="2524" w:author="Caree2" w:date="2017-04-02T07:35:00Z">
        <w:r w:rsidRPr="00880017">
          <w:rPr>
            <w:color w:val="008080"/>
            <w:rPrChange w:id="252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DC012A" w:rsidRPr="00880017" w:rsidRDefault="00DC012A" w:rsidP="00880017">
      <w:pPr>
        <w:rPr>
          <w:ins w:id="2526" w:author="Caree2" w:date="2017-04-02T07:35:00Z"/>
          <w:color w:val="008080"/>
          <w:rPrChange w:id="2527" w:author="Caree2" w:date="2017-04-02T07:53:00Z">
            <w:rPr>
              <w:ins w:id="2528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29" w:author="Caree2" w:date="2017-04-02T07:53:00Z">
          <w:pPr>
            <w:autoSpaceDE w:val="0"/>
            <w:autoSpaceDN w:val="0"/>
            <w:adjustRightInd w:val="0"/>
          </w:pPr>
        </w:pPrChange>
      </w:pPr>
    </w:p>
    <w:p w:rsidR="00DC012A" w:rsidRPr="00880017" w:rsidRDefault="00DC012A" w:rsidP="00880017">
      <w:pPr>
        <w:rPr>
          <w:ins w:id="2530" w:author="Caree2" w:date="2017-04-02T07:35:00Z"/>
          <w:color w:val="008080"/>
          <w:rPrChange w:id="2531" w:author="Caree2" w:date="2017-04-02T07:53:00Z">
            <w:rPr>
              <w:ins w:id="2532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33" w:author="Caree2" w:date="2017-04-02T07:53:00Z">
          <w:pPr>
            <w:autoSpaceDE w:val="0"/>
            <w:autoSpaceDN w:val="0"/>
            <w:adjustRightInd w:val="0"/>
          </w:pPr>
        </w:pPrChange>
      </w:pPr>
    </w:p>
    <w:p w:rsidR="00DC012A" w:rsidRPr="00880017" w:rsidRDefault="00DC012A" w:rsidP="00880017">
      <w:pPr>
        <w:rPr>
          <w:ins w:id="2534" w:author="Caree2" w:date="2017-04-02T07:35:00Z"/>
          <w:color w:val="008080"/>
          <w:rPrChange w:id="2535" w:author="Caree2" w:date="2017-04-02T07:53:00Z">
            <w:rPr>
              <w:ins w:id="2536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37" w:author="Caree2" w:date="2017-04-02T07:53:00Z">
          <w:pPr>
            <w:autoSpaceDE w:val="0"/>
            <w:autoSpaceDN w:val="0"/>
            <w:adjustRightInd w:val="0"/>
          </w:pPr>
        </w:pPrChange>
      </w:pPr>
      <w:ins w:id="2538" w:author="Caree2" w:date="2017-04-02T07:35:00Z">
        <w:r w:rsidRPr="00880017">
          <w:rPr>
            <w:color w:val="008080"/>
            <w:rPrChange w:id="2539" w:author="Caree2" w:date="2017-04-02T07:53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id="investment01"</w:t>
        </w:r>
      </w:ins>
    </w:p>
    <w:p w:rsidR="00DC012A" w:rsidRPr="00880017" w:rsidRDefault="00DC012A" w:rsidP="00880017">
      <w:pPr>
        <w:rPr>
          <w:ins w:id="2540" w:author="Caree2" w:date="2017-04-02T07:35:00Z"/>
          <w:color w:val="008080"/>
          <w:rPrChange w:id="2541" w:author="Caree2" w:date="2017-04-02T07:53:00Z">
            <w:rPr>
              <w:ins w:id="2542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43" w:author="Caree2" w:date="2017-04-02T07:53:00Z">
          <w:pPr>
            <w:autoSpaceDE w:val="0"/>
            <w:autoSpaceDN w:val="0"/>
            <w:adjustRightInd w:val="0"/>
          </w:pPr>
        </w:pPrChange>
      </w:pPr>
      <w:ins w:id="2544" w:author="Caree2" w:date="2017-04-02T07:35:00Z">
        <w:r w:rsidRPr="00880017">
          <w:rPr>
            <w:color w:val="008080"/>
            <w:rPrChange w:id="2545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46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class="com.rollingstone.springframework.basic.ioc.contructor.injection.Investment"&gt;</w:t>
        </w:r>
      </w:ins>
    </w:p>
    <w:p w:rsidR="00DC012A" w:rsidRPr="00880017" w:rsidRDefault="00DC012A" w:rsidP="00880017">
      <w:pPr>
        <w:rPr>
          <w:ins w:id="2547" w:author="Caree2" w:date="2017-04-02T07:35:00Z"/>
          <w:color w:val="008080"/>
          <w:rPrChange w:id="2548" w:author="Caree2" w:date="2017-04-02T07:53:00Z">
            <w:rPr>
              <w:ins w:id="2549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50" w:author="Caree2" w:date="2017-04-02T07:53:00Z">
          <w:pPr>
            <w:autoSpaceDE w:val="0"/>
            <w:autoSpaceDN w:val="0"/>
            <w:adjustRightInd w:val="0"/>
          </w:pPr>
        </w:pPrChange>
      </w:pPr>
      <w:ins w:id="2551" w:author="Caree2" w:date="2017-04-02T07:35:00Z">
        <w:r w:rsidRPr="00880017">
          <w:rPr>
            <w:color w:val="008080"/>
            <w:rPrChange w:id="255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5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value="1" type="java.lang.String"&gt;&lt;/constructor-arg&gt;</w:t>
        </w:r>
      </w:ins>
    </w:p>
    <w:p w:rsidR="00DC012A" w:rsidRPr="00880017" w:rsidRDefault="00DC012A" w:rsidP="00880017">
      <w:pPr>
        <w:rPr>
          <w:ins w:id="2554" w:author="Caree2" w:date="2017-04-02T07:35:00Z"/>
          <w:color w:val="008080"/>
          <w:rPrChange w:id="2555" w:author="Caree2" w:date="2017-04-02T07:53:00Z">
            <w:rPr>
              <w:ins w:id="2556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57" w:author="Caree2" w:date="2017-04-02T07:53:00Z">
          <w:pPr>
            <w:autoSpaceDE w:val="0"/>
            <w:autoSpaceDN w:val="0"/>
            <w:adjustRightInd w:val="0"/>
          </w:pPr>
        </w:pPrChange>
      </w:pPr>
      <w:ins w:id="2558" w:author="Caree2" w:date="2017-04-02T07:35:00Z">
        <w:r w:rsidRPr="00880017">
          <w:rPr>
            <w:color w:val="008080"/>
            <w:rPrChange w:id="255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6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value="Rental Property" type="java.lang.String"&gt;&lt;/constructor-arg&gt;</w:t>
        </w:r>
      </w:ins>
    </w:p>
    <w:p w:rsidR="00DC012A" w:rsidRPr="00880017" w:rsidRDefault="00DC012A" w:rsidP="00880017">
      <w:pPr>
        <w:rPr>
          <w:ins w:id="2561" w:author="Caree2" w:date="2017-04-02T07:35:00Z"/>
          <w:color w:val="008080"/>
          <w:rPrChange w:id="2562" w:author="Caree2" w:date="2017-04-02T07:53:00Z">
            <w:rPr>
              <w:ins w:id="2563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64" w:author="Caree2" w:date="2017-04-02T07:53:00Z">
          <w:pPr>
            <w:autoSpaceDE w:val="0"/>
            <w:autoSpaceDN w:val="0"/>
            <w:adjustRightInd w:val="0"/>
          </w:pPr>
        </w:pPrChange>
      </w:pPr>
      <w:ins w:id="2565" w:author="Caree2" w:date="2017-04-02T07:35:00Z">
        <w:r w:rsidRPr="00880017">
          <w:rPr>
            <w:color w:val="008080"/>
            <w:rPrChange w:id="256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6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value="Rental Property" type="java.lang.String"&gt;&lt;/constructor-arg&gt;</w:t>
        </w:r>
      </w:ins>
    </w:p>
    <w:p w:rsidR="00DC012A" w:rsidRPr="00880017" w:rsidRDefault="00DC012A" w:rsidP="00880017">
      <w:pPr>
        <w:rPr>
          <w:ins w:id="2568" w:author="Caree2" w:date="2017-04-02T07:35:00Z"/>
          <w:color w:val="008080"/>
          <w:rPrChange w:id="2569" w:author="Caree2" w:date="2017-04-02T07:53:00Z">
            <w:rPr>
              <w:ins w:id="2570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71" w:author="Caree2" w:date="2017-04-02T07:53:00Z">
          <w:pPr>
            <w:autoSpaceDE w:val="0"/>
            <w:autoSpaceDN w:val="0"/>
            <w:adjustRightInd w:val="0"/>
          </w:pPr>
        </w:pPrChange>
      </w:pPr>
      <w:ins w:id="2572" w:author="Caree2" w:date="2017-04-02T07:35:00Z">
        <w:r w:rsidRPr="00880017">
          <w:rPr>
            <w:color w:val="008080"/>
            <w:rPrChange w:id="257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7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name="investmentStartDate"&gt;</w:t>
        </w:r>
      </w:ins>
    </w:p>
    <w:p w:rsidR="00DC012A" w:rsidRPr="00880017" w:rsidRDefault="00DC012A" w:rsidP="00880017">
      <w:pPr>
        <w:rPr>
          <w:ins w:id="2575" w:author="Caree2" w:date="2017-04-02T07:35:00Z"/>
          <w:color w:val="008080"/>
          <w:rPrChange w:id="2576" w:author="Caree2" w:date="2017-04-02T07:53:00Z">
            <w:rPr>
              <w:ins w:id="2577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78" w:author="Caree2" w:date="2017-04-02T07:53:00Z">
          <w:pPr>
            <w:autoSpaceDE w:val="0"/>
            <w:autoSpaceDN w:val="0"/>
            <w:adjustRightInd w:val="0"/>
          </w:pPr>
        </w:pPrChange>
      </w:pPr>
      <w:ins w:id="2579" w:author="Caree2" w:date="2017-04-02T07:35:00Z">
        <w:r w:rsidRPr="00880017">
          <w:rPr>
            <w:color w:val="008080"/>
            <w:rPrChange w:id="258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8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8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bean="localDate01" /&gt;</w:t>
        </w:r>
      </w:ins>
    </w:p>
    <w:p w:rsidR="00DC012A" w:rsidRPr="00880017" w:rsidRDefault="00DC012A" w:rsidP="00880017">
      <w:pPr>
        <w:rPr>
          <w:ins w:id="2583" w:author="Caree2" w:date="2017-04-02T07:35:00Z"/>
          <w:color w:val="008080"/>
          <w:rPrChange w:id="2584" w:author="Caree2" w:date="2017-04-02T07:53:00Z">
            <w:rPr>
              <w:ins w:id="2585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86" w:author="Caree2" w:date="2017-04-02T07:53:00Z">
          <w:pPr>
            <w:autoSpaceDE w:val="0"/>
            <w:autoSpaceDN w:val="0"/>
            <w:adjustRightInd w:val="0"/>
          </w:pPr>
        </w:pPrChange>
      </w:pPr>
      <w:ins w:id="2587" w:author="Caree2" w:date="2017-04-02T07:35:00Z">
        <w:r w:rsidRPr="00880017">
          <w:rPr>
            <w:color w:val="008080"/>
            <w:rPrChange w:id="258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8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DC012A" w:rsidRPr="00880017" w:rsidRDefault="00DC012A" w:rsidP="00880017">
      <w:pPr>
        <w:rPr>
          <w:ins w:id="2590" w:author="Caree2" w:date="2017-04-02T07:35:00Z"/>
          <w:color w:val="008080"/>
          <w:rPrChange w:id="2591" w:author="Caree2" w:date="2017-04-02T07:53:00Z">
            <w:rPr>
              <w:ins w:id="2592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593" w:author="Caree2" w:date="2017-04-02T07:53:00Z">
          <w:pPr>
            <w:autoSpaceDE w:val="0"/>
            <w:autoSpaceDN w:val="0"/>
            <w:adjustRightInd w:val="0"/>
          </w:pPr>
        </w:pPrChange>
      </w:pPr>
      <w:ins w:id="2594" w:author="Caree2" w:date="2017-04-02T07:35:00Z">
        <w:r w:rsidRPr="00880017">
          <w:rPr>
            <w:color w:val="008080"/>
            <w:rPrChange w:id="259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59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name="invetsmentMaturityDate"&gt;</w:t>
        </w:r>
      </w:ins>
    </w:p>
    <w:p w:rsidR="00DC012A" w:rsidRPr="00880017" w:rsidRDefault="00DC012A" w:rsidP="00880017">
      <w:pPr>
        <w:rPr>
          <w:ins w:id="2597" w:author="Caree2" w:date="2017-04-02T07:35:00Z"/>
          <w:color w:val="008080"/>
          <w:rPrChange w:id="2598" w:author="Caree2" w:date="2017-04-02T07:53:00Z">
            <w:rPr>
              <w:ins w:id="2599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00" w:author="Caree2" w:date="2017-04-02T07:53:00Z">
          <w:pPr>
            <w:autoSpaceDE w:val="0"/>
            <w:autoSpaceDN w:val="0"/>
            <w:adjustRightInd w:val="0"/>
          </w:pPr>
        </w:pPrChange>
      </w:pPr>
      <w:ins w:id="2601" w:author="Caree2" w:date="2017-04-02T07:35:00Z">
        <w:r w:rsidRPr="00880017">
          <w:rPr>
            <w:color w:val="008080"/>
            <w:rPrChange w:id="260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60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60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bean="localDate02" /&gt;</w:t>
        </w:r>
      </w:ins>
    </w:p>
    <w:p w:rsidR="00DC012A" w:rsidRPr="00880017" w:rsidRDefault="00DC012A" w:rsidP="00880017">
      <w:pPr>
        <w:rPr>
          <w:ins w:id="2605" w:author="Caree2" w:date="2017-04-02T07:35:00Z"/>
          <w:color w:val="008080"/>
          <w:rPrChange w:id="2606" w:author="Caree2" w:date="2017-04-02T07:53:00Z">
            <w:rPr>
              <w:ins w:id="2607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08" w:author="Caree2" w:date="2017-04-02T07:53:00Z">
          <w:pPr>
            <w:autoSpaceDE w:val="0"/>
            <w:autoSpaceDN w:val="0"/>
            <w:adjustRightInd w:val="0"/>
          </w:pPr>
        </w:pPrChange>
      </w:pPr>
      <w:ins w:id="2609" w:author="Caree2" w:date="2017-04-02T07:35:00Z">
        <w:r w:rsidRPr="00880017">
          <w:rPr>
            <w:color w:val="008080"/>
            <w:rPrChange w:id="261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61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DC012A" w:rsidRPr="00880017" w:rsidRDefault="00DC012A" w:rsidP="00880017">
      <w:pPr>
        <w:rPr>
          <w:ins w:id="2612" w:author="Caree2" w:date="2017-04-02T07:35:00Z"/>
          <w:color w:val="008080"/>
          <w:rPrChange w:id="2613" w:author="Caree2" w:date="2017-04-02T07:53:00Z">
            <w:rPr>
              <w:ins w:id="2614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15" w:author="Caree2" w:date="2017-04-02T07:53:00Z">
          <w:pPr>
            <w:autoSpaceDE w:val="0"/>
            <w:autoSpaceDN w:val="0"/>
            <w:adjustRightInd w:val="0"/>
          </w:pPr>
        </w:pPrChange>
      </w:pPr>
      <w:ins w:id="2616" w:author="Caree2" w:date="2017-04-02T07:35:00Z">
        <w:r w:rsidRPr="00880017">
          <w:rPr>
            <w:color w:val="008080"/>
            <w:rPrChange w:id="261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DC012A" w:rsidRPr="00880017" w:rsidRDefault="00DC012A" w:rsidP="00880017">
      <w:pPr>
        <w:rPr>
          <w:ins w:id="2618" w:author="Caree2" w:date="2017-04-02T07:35:00Z"/>
          <w:color w:val="008080"/>
          <w:rPrChange w:id="2619" w:author="Caree2" w:date="2017-04-02T07:53:00Z">
            <w:rPr>
              <w:ins w:id="2620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21" w:author="Caree2" w:date="2017-04-02T07:53:00Z">
          <w:pPr>
            <w:autoSpaceDE w:val="0"/>
            <w:autoSpaceDN w:val="0"/>
            <w:adjustRightInd w:val="0"/>
          </w:pPr>
        </w:pPrChange>
      </w:pPr>
      <w:ins w:id="2622" w:author="Caree2" w:date="2017-04-02T07:35:00Z">
        <w:r w:rsidRPr="00880017">
          <w:rPr>
            <w:color w:val="008080"/>
            <w:rPrChange w:id="262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DC012A" w:rsidRPr="00880017" w:rsidRDefault="00DC012A" w:rsidP="00880017">
      <w:pPr>
        <w:rPr>
          <w:ins w:id="2624" w:author="Caree2" w:date="2017-04-02T07:35:00Z"/>
          <w:color w:val="008080"/>
          <w:rPrChange w:id="2625" w:author="Caree2" w:date="2017-04-02T07:53:00Z">
            <w:rPr>
              <w:ins w:id="2626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27" w:author="Caree2" w:date="2017-04-02T07:53:00Z">
          <w:pPr>
            <w:autoSpaceDE w:val="0"/>
            <w:autoSpaceDN w:val="0"/>
            <w:adjustRightInd w:val="0"/>
          </w:pPr>
        </w:pPrChange>
      </w:pPr>
      <w:ins w:id="2628" w:author="Caree2" w:date="2017-04-02T07:35:00Z">
        <w:r w:rsidRPr="00880017">
          <w:rPr>
            <w:color w:val="008080"/>
            <w:rPrChange w:id="262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DC012A" w:rsidRPr="00880017" w:rsidRDefault="00DC012A" w:rsidP="00880017">
      <w:pPr>
        <w:rPr>
          <w:ins w:id="2630" w:author="Caree2" w:date="2017-04-02T07:35:00Z"/>
          <w:color w:val="008080"/>
          <w:rPrChange w:id="2631" w:author="Caree2" w:date="2017-04-02T07:53:00Z">
            <w:rPr>
              <w:ins w:id="2632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33" w:author="Caree2" w:date="2017-04-02T07:53:00Z">
          <w:pPr>
            <w:autoSpaceDE w:val="0"/>
            <w:autoSpaceDN w:val="0"/>
            <w:adjustRightInd w:val="0"/>
          </w:pPr>
        </w:pPrChange>
      </w:pPr>
      <w:ins w:id="2634" w:author="Caree2" w:date="2017-04-02T07:35:00Z">
        <w:r w:rsidRPr="00880017">
          <w:rPr>
            <w:color w:val="008080"/>
            <w:rPrChange w:id="263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id="localDate01"</w:t>
        </w:r>
      </w:ins>
    </w:p>
    <w:p w:rsidR="00DC012A" w:rsidRPr="00880017" w:rsidRDefault="00DC012A" w:rsidP="00880017">
      <w:pPr>
        <w:rPr>
          <w:ins w:id="2636" w:author="Caree2" w:date="2017-04-02T07:35:00Z"/>
          <w:color w:val="008080"/>
          <w:rPrChange w:id="2637" w:author="Caree2" w:date="2017-04-02T07:53:00Z">
            <w:rPr>
              <w:ins w:id="2638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39" w:author="Caree2" w:date="2017-04-02T07:53:00Z">
          <w:pPr>
            <w:autoSpaceDE w:val="0"/>
            <w:autoSpaceDN w:val="0"/>
            <w:adjustRightInd w:val="0"/>
          </w:pPr>
        </w:pPrChange>
      </w:pPr>
      <w:ins w:id="2640" w:author="Caree2" w:date="2017-04-02T07:35:00Z">
        <w:r w:rsidRPr="00880017">
          <w:rPr>
            <w:color w:val="008080"/>
            <w:rPrChange w:id="2641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2642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DC012A" w:rsidRPr="00880017" w:rsidRDefault="00DC012A" w:rsidP="00880017">
      <w:pPr>
        <w:rPr>
          <w:ins w:id="2643" w:author="Caree2" w:date="2017-04-02T07:35:00Z"/>
          <w:color w:val="008080"/>
          <w:rPrChange w:id="2644" w:author="Caree2" w:date="2017-04-02T07:53:00Z">
            <w:rPr>
              <w:ins w:id="2645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46" w:author="Caree2" w:date="2017-04-02T07:53:00Z">
          <w:pPr>
            <w:autoSpaceDE w:val="0"/>
            <w:autoSpaceDN w:val="0"/>
            <w:adjustRightInd w:val="0"/>
          </w:pPr>
        </w:pPrChange>
      </w:pPr>
      <w:ins w:id="2647" w:author="Caree2" w:date="2017-04-02T07:35:00Z">
        <w:r w:rsidRPr="00880017">
          <w:rPr>
            <w:color w:val="008080"/>
            <w:rPrChange w:id="2648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649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DC012A" w:rsidRPr="00880017" w:rsidRDefault="00DC012A" w:rsidP="00880017">
      <w:pPr>
        <w:rPr>
          <w:ins w:id="2650" w:author="Caree2" w:date="2017-04-02T07:35:00Z"/>
          <w:color w:val="008080"/>
          <w:rPrChange w:id="2651" w:author="Caree2" w:date="2017-04-02T07:53:00Z">
            <w:rPr>
              <w:ins w:id="2652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53" w:author="Caree2" w:date="2017-04-02T07:53:00Z">
          <w:pPr>
            <w:autoSpaceDE w:val="0"/>
            <w:autoSpaceDN w:val="0"/>
            <w:adjustRightInd w:val="0"/>
          </w:pPr>
        </w:pPrChange>
      </w:pPr>
      <w:ins w:id="2654" w:author="Caree2" w:date="2017-04-02T07:35:00Z">
        <w:r w:rsidRPr="00880017">
          <w:rPr>
            <w:color w:val="008080"/>
            <w:rPrChange w:id="265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65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value="1993-01-01" /&gt;</w:t>
        </w:r>
      </w:ins>
    </w:p>
    <w:p w:rsidR="00DC012A" w:rsidRPr="00880017" w:rsidRDefault="00DC012A" w:rsidP="00880017">
      <w:pPr>
        <w:rPr>
          <w:ins w:id="2657" w:author="Caree2" w:date="2017-04-02T07:35:00Z"/>
          <w:color w:val="008080"/>
          <w:rPrChange w:id="2658" w:author="Caree2" w:date="2017-04-02T07:53:00Z">
            <w:rPr>
              <w:ins w:id="2659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60" w:author="Caree2" w:date="2017-04-02T07:53:00Z">
          <w:pPr>
            <w:autoSpaceDE w:val="0"/>
            <w:autoSpaceDN w:val="0"/>
            <w:adjustRightInd w:val="0"/>
          </w:pPr>
        </w:pPrChange>
      </w:pPr>
      <w:ins w:id="2661" w:author="Caree2" w:date="2017-04-02T07:35:00Z">
        <w:r w:rsidRPr="00880017">
          <w:rPr>
            <w:color w:val="008080"/>
            <w:rPrChange w:id="266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DC012A" w:rsidRPr="00880017" w:rsidRDefault="00DC012A" w:rsidP="00880017">
      <w:pPr>
        <w:rPr>
          <w:ins w:id="2663" w:author="Caree2" w:date="2017-04-02T07:35:00Z"/>
          <w:color w:val="008080"/>
          <w:rPrChange w:id="2664" w:author="Caree2" w:date="2017-04-02T07:53:00Z">
            <w:rPr>
              <w:ins w:id="2665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66" w:author="Caree2" w:date="2017-04-02T07:53:00Z">
          <w:pPr>
            <w:autoSpaceDE w:val="0"/>
            <w:autoSpaceDN w:val="0"/>
            <w:adjustRightInd w:val="0"/>
          </w:pPr>
        </w:pPrChange>
      </w:pPr>
      <w:ins w:id="2667" w:author="Caree2" w:date="2017-04-02T07:35:00Z">
        <w:r w:rsidRPr="00880017">
          <w:rPr>
            <w:color w:val="008080"/>
            <w:rPrChange w:id="266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DC012A" w:rsidRPr="00880017" w:rsidRDefault="00DC012A" w:rsidP="00880017">
      <w:pPr>
        <w:rPr>
          <w:ins w:id="2669" w:author="Caree2" w:date="2017-04-02T07:35:00Z"/>
          <w:color w:val="008080"/>
          <w:rPrChange w:id="2670" w:author="Caree2" w:date="2017-04-02T07:53:00Z">
            <w:rPr>
              <w:ins w:id="2671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72" w:author="Caree2" w:date="2017-04-02T07:53:00Z">
          <w:pPr>
            <w:autoSpaceDE w:val="0"/>
            <w:autoSpaceDN w:val="0"/>
            <w:adjustRightInd w:val="0"/>
          </w:pPr>
        </w:pPrChange>
      </w:pPr>
      <w:ins w:id="2673" w:author="Caree2" w:date="2017-04-02T07:35:00Z">
        <w:r w:rsidRPr="00880017">
          <w:rPr>
            <w:color w:val="008080"/>
            <w:rPrChange w:id="267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id="localDate02"</w:t>
        </w:r>
      </w:ins>
    </w:p>
    <w:p w:rsidR="00DC012A" w:rsidRPr="00880017" w:rsidRDefault="00DC012A" w:rsidP="00880017">
      <w:pPr>
        <w:rPr>
          <w:ins w:id="2675" w:author="Caree2" w:date="2017-04-02T07:35:00Z"/>
          <w:color w:val="008080"/>
          <w:rPrChange w:id="2676" w:author="Caree2" w:date="2017-04-02T07:53:00Z">
            <w:rPr>
              <w:ins w:id="2677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78" w:author="Caree2" w:date="2017-04-02T07:53:00Z">
          <w:pPr>
            <w:autoSpaceDE w:val="0"/>
            <w:autoSpaceDN w:val="0"/>
            <w:adjustRightInd w:val="0"/>
          </w:pPr>
        </w:pPrChange>
      </w:pPr>
      <w:ins w:id="2679" w:author="Caree2" w:date="2017-04-02T07:35:00Z">
        <w:r w:rsidRPr="00880017">
          <w:rPr>
            <w:color w:val="008080"/>
            <w:rPrChange w:id="2680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681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DC012A" w:rsidRPr="00880017" w:rsidRDefault="00DC012A" w:rsidP="00880017">
      <w:pPr>
        <w:rPr>
          <w:ins w:id="2682" w:author="Caree2" w:date="2017-04-02T07:35:00Z"/>
          <w:color w:val="008080"/>
          <w:rPrChange w:id="2683" w:author="Caree2" w:date="2017-04-02T07:53:00Z">
            <w:rPr>
              <w:ins w:id="2684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85" w:author="Caree2" w:date="2017-04-02T07:53:00Z">
          <w:pPr>
            <w:autoSpaceDE w:val="0"/>
            <w:autoSpaceDN w:val="0"/>
            <w:adjustRightInd w:val="0"/>
          </w:pPr>
        </w:pPrChange>
      </w:pPr>
      <w:ins w:id="2686" w:author="Caree2" w:date="2017-04-02T07:35:00Z">
        <w:r w:rsidRPr="00880017">
          <w:rPr>
            <w:color w:val="008080"/>
            <w:rPrChange w:id="2687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688" w:author="Caree2" w:date="2017-04-02T07:53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DC012A" w:rsidRPr="00880017" w:rsidRDefault="00DC012A" w:rsidP="00880017">
      <w:pPr>
        <w:rPr>
          <w:ins w:id="2689" w:author="Caree2" w:date="2017-04-02T07:35:00Z"/>
          <w:color w:val="008080"/>
          <w:rPrChange w:id="2690" w:author="Caree2" w:date="2017-04-02T07:53:00Z">
            <w:rPr>
              <w:ins w:id="2691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92" w:author="Caree2" w:date="2017-04-02T07:53:00Z">
          <w:pPr>
            <w:autoSpaceDE w:val="0"/>
            <w:autoSpaceDN w:val="0"/>
            <w:adjustRightInd w:val="0"/>
          </w:pPr>
        </w:pPrChange>
      </w:pPr>
      <w:ins w:id="2693" w:author="Caree2" w:date="2017-04-02T07:35:00Z">
        <w:r w:rsidRPr="00880017">
          <w:rPr>
            <w:color w:val="008080"/>
            <w:rPrChange w:id="269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69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value="2013-01-01" /&gt;</w:t>
        </w:r>
      </w:ins>
    </w:p>
    <w:p w:rsidR="00DC012A" w:rsidRPr="00880017" w:rsidRDefault="00DC012A" w:rsidP="00880017">
      <w:pPr>
        <w:rPr>
          <w:ins w:id="2696" w:author="Caree2" w:date="2017-04-02T07:35:00Z"/>
          <w:color w:val="008080"/>
          <w:rPrChange w:id="2697" w:author="Caree2" w:date="2017-04-02T07:53:00Z">
            <w:rPr>
              <w:ins w:id="2698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699" w:author="Caree2" w:date="2017-04-02T07:53:00Z">
          <w:pPr>
            <w:autoSpaceDE w:val="0"/>
            <w:autoSpaceDN w:val="0"/>
            <w:adjustRightInd w:val="0"/>
          </w:pPr>
        </w:pPrChange>
      </w:pPr>
      <w:ins w:id="2700" w:author="Caree2" w:date="2017-04-02T07:35:00Z">
        <w:r>
          <w:rPr>
            <w:rFonts w:ascii="Consolas" w:hAnsi="Consolas" w:cs="Consolas"/>
            <w:color w:val="000000"/>
            <w:sz w:val="20"/>
            <w:szCs w:val="20"/>
          </w:rPr>
          <w:tab/>
        </w:r>
        <w:r w:rsidRPr="00880017">
          <w:rPr>
            <w:color w:val="008080"/>
            <w:rPrChange w:id="2701" w:author="Caree2" w:date="2017-04-02T07:53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&lt;/bean&gt;</w:t>
        </w:r>
      </w:ins>
    </w:p>
    <w:p w:rsidR="00DC012A" w:rsidRPr="00880017" w:rsidRDefault="00DC012A" w:rsidP="00880017">
      <w:pPr>
        <w:rPr>
          <w:ins w:id="2702" w:author="Caree2" w:date="2017-04-02T07:35:00Z"/>
          <w:color w:val="008080"/>
          <w:rPrChange w:id="2703" w:author="Caree2" w:date="2017-04-02T07:53:00Z">
            <w:rPr>
              <w:ins w:id="2704" w:author="Caree2" w:date="2017-04-02T07:35:00Z"/>
              <w:rFonts w:ascii="Consolas" w:hAnsi="Consolas" w:cs="Consolas"/>
              <w:sz w:val="20"/>
              <w:szCs w:val="20"/>
            </w:rPr>
          </w:rPrChange>
        </w:rPr>
        <w:pPrChange w:id="2705" w:author="Caree2" w:date="2017-04-02T07:53:00Z">
          <w:pPr>
            <w:autoSpaceDE w:val="0"/>
            <w:autoSpaceDN w:val="0"/>
            <w:adjustRightInd w:val="0"/>
          </w:pPr>
        </w:pPrChange>
      </w:pPr>
      <w:ins w:id="2706" w:author="Caree2" w:date="2017-04-02T07:35:00Z">
        <w:r w:rsidRPr="00880017">
          <w:rPr>
            <w:color w:val="008080"/>
            <w:rPrChange w:id="270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DC012A" w:rsidRPr="00880017" w:rsidRDefault="00DC012A">
      <w:pPr>
        <w:rPr>
          <w:ins w:id="2708" w:author="Caree2" w:date="2017-04-02T07:35:00Z"/>
          <w:color w:val="008080"/>
          <w:rPrChange w:id="2709" w:author="Caree2" w:date="2017-04-02T07:53:00Z">
            <w:rPr>
              <w:ins w:id="2710" w:author="Caree2" w:date="2017-04-02T07:35:00Z"/>
              <w:rFonts w:ascii="Consolas" w:hAnsi="Consolas" w:cs="Consolas"/>
              <w:color w:val="000000"/>
              <w:sz w:val="20"/>
              <w:szCs w:val="20"/>
            </w:rPr>
          </w:rPrChange>
        </w:rPr>
      </w:pPr>
      <w:ins w:id="2711" w:author="Caree2" w:date="2017-04-02T07:35:00Z">
        <w:r w:rsidRPr="00880017">
          <w:rPr>
            <w:color w:val="008080"/>
            <w:rPrChange w:id="2712" w:author="Caree2" w:date="2017-04-02T07:53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 xml:space="preserve">&lt;/beans&gt;  </w:t>
        </w:r>
      </w:ins>
    </w:p>
    <w:p w:rsidR="00DC012A" w:rsidRDefault="00DC012A">
      <w:pPr>
        <w:rPr>
          <w:ins w:id="2713" w:author="Caree2" w:date="2017-04-02T07:35:00Z"/>
          <w:rFonts w:ascii="Consolas" w:hAnsi="Consolas" w:cs="Consolas"/>
          <w:color w:val="000000"/>
          <w:sz w:val="20"/>
          <w:szCs w:val="20"/>
        </w:rPr>
      </w:pPr>
    </w:p>
    <w:p w:rsidR="00B5711F" w:rsidDel="006249C6" w:rsidRDefault="00B5711F" w:rsidP="00DC012A">
      <w:pPr>
        <w:rPr>
          <w:del w:id="2714" w:author="Caree2" w:date="2017-04-01T12:05:00Z"/>
        </w:rPr>
      </w:pPr>
      <w:del w:id="2715" w:author="Caree2" w:date="2017-04-01T12:05:00Z">
        <w:r w:rsidDel="006249C6">
          <w:delText>eureka:</w:delText>
        </w:r>
      </w:del>
    </w:p>
    <w:p w:rsidR="00B5711F" w:rsidDel="006249C6" w:rsidRDefault="00B5711F" w:rsidP="001409E7">
      <w:pPr>
        <w:rPr>
          <w:del w:id="2716" w:author="Caree2" w:date="2017-04-01T12:05:00Z"/>
        </w:rPr>
      </w:pPr>
      <w:del w:id="2717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instance:</w:delText>
        </w:r>
      </w:del>
    </w:p>
    <w:p w:rsidR="00B5711F" w:rsidDel="006249C6" w:rsidRDefault="00B5711F" w:rsidP="001409E7">
      <w:pPr>
        <w:rPr>
          <w:del w:id="2718" w:author="Caree2" w:date="2017-04-01T12:05:00Z"/>
        </w:rPr>
      </w:pPr>
      <w:del w:id="2719" w:author="Caree2" w:date="2017-04-01T12:05:00Z">
        <w:r w:rsidDel="006249C6">
          <w:rPr>
            <w:color w:val="000000"/>
          </w:rPr>
          <w:delText xml:space="preserve">    </w:delText>
        </w:r>
        <w:r w:rsidDel="006249C6">
          <w:delText>hostname:</w:delText>
        </w:r>
        <w:r w:rsidDel="006249C6">
          <w:rPr>
            <w:color w:val="000000"/>
          </w:rPr>
          <w:delText xml:space="preserve"> localhost</w:delText>
        </w:r>
      </w:del>
    </w:p>
    <w:p w:rsidR="00B5711F" w:rsidDel="006249C6" w:rsidRDefault="00B5711F" w:rsidP="001409E7">
      <w:pPr>
        <w:rPr>
          <w:del w:id="2720" w:author="Caree2" w:date="2017-04-01T12:05:00Z"/>
        </w:rPr>
      </w:pPr>
      <w:del w:id="2721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client:</w:delText>
        </w:r>
      </w:del>
    </w:p>
    <w:p w:rsidR="00B5711F" w:rsidDel="006249C6" w:rsidRDefault="00B5711F" w:rsidP="001409E7">
      <w:pPr>
        <w:rPr>
          <w:del w:id="2722" w:author="Caree2" w:date="2017-04-01T12:05:00Z"/>
        </w:rPr>
      </w:pPr>
      <w:del w:id="2723" w:author="Caree2" w:date="2017-04-01T12:05:00Z">
        <w:r w:rsidDel="006249C6">
          <w:rPr>
            <w:color w:val="000000"/>
          </w:rPr>
          <w:delText xml:space="preserve">    </w:delText>
        </w:r>
        <w:r w:rsidDel="006249C6">
          <w:delText>registerWithEureka:</w:delText>
        </w:r>
        <w:r w:rsidDel="006249C6">
          <w:rPr>
            <w:color w:val="000000"/>
          </w:rPr>
          <w:delText xml:space="preserve"> </w:delText>
        </w:r>
        <w:r w:rsidDel="006249C6">
          <w:rPr>
            <w:b/>
            <w:bCs/>
            <w:color w:val="094F05"/>
          </w:rPr>
          <w:delText>true</w:delText>
        </w:r>
      </w:del>
    </w:p>
    <w:p w:rsidR="00B5711F" w:rsidDel="006249C6" w:rsidRDefault="00B5711F" w:rsidP="001409E7">
      <w:pPr>
        <w:rPr>
          <w:del w:id="2724" w:author="Caree2" w:date="2017-04-01T12:05:00Z"/>
        </w:rPr>
      </w:pPr>
      <w:del w:id="2725" w:author="Caree2" w:date="2017-04-01T12:05:00Z">
        <w:r w:rsidDel="006249C6">
          <w:rPr>
            <w:color w:val="000000"/>
          </w:rPr>
          <w:delText xml:space="preserve">    </w:delText>
        </w:r>
        <w:r w:rsidDel="006249C6">
          <w:delText>fetchRegistry:</w:delText>
        </w:r>
        <w:r w:rsidDel="006249C6">
          <w:rPr>
            <w:color w:val="000000"/>
          </w:rPr>
          <w:delText xml:space="preserve"> </w:delText>
        </w:r>
        <w:r w:rsidDel="006249C6">
          <w:rPr>
            <w:b/>
            <w:bCs/>
            <w:color w:val="094F05"/>
          </w:rPr>
          <w:delText>true</w:delText>
        </w:r>
      </w:del>
    </w:p>
    <w:p w:rsidR="00B5711F" w:rsidDel="006249C6" w:rsidRDefault="00B5711F" w:rsidP="001409E7">
      <w:pPr>
        <w:rPr>
          <w:del w:id="2726" w:author="Caree2" w:date="2017-04-01T12:05:00Z"/>
        </w:rPr>
      </w:pPr>
      <w:del w:id="2727" w:author="Caree2" w:date="2017-04-01T12:05:00Z">
        <w:r w:rsidDel="006249C6">
          <w:rPr>
            <w:color w:val="000000"/>
          </w:rPr>
          <w:delText xml:space="preserve">    </w:delText>
        </w:r>
        <w:r w:rsidDel="006249C6">
          <w:delText>serviceUrl:</w:delText>
        </w:r>
      </w:del>
    </w:p>
    <w:p w:rsidR="00B5711F" w:rsidDel="006249C6" w:rsidRDefault="00B5711F" w:rsidP="001409E7">
      <w:pPr>
        <w:rPr>
          <w:del w:id="2728" w:author="Caree2" w:date="2017-04-01T12:05:00Z"/>
        </w:rPr>
      </w:pPr>
      <w:del w:id="2729" w:author="Caree2" w:date="2017-04-01T12:05:00Z">
        <w:r w:rsidDel="006249C6">
          <w:rPr>
            <w:color w:val="000000"/>
          </w:rPr>
          <w:delText xml:space="preserve">      </w:delText>
        </w:r>
        <w:r w:rsidDel="006249C6">
          <w:delText>defaultZone:</w:delText>
        </w:r>
        <w:r w:rsidDel="006249C6">
          <w:rPr>
            <w:color w:val="000000"/>
          </w:rPr>
          <w:delText xml:space="preserve"> http://${eureka.instance.hostname}:${server.port}/eureka/</w:delText>
        </w:r>
      </w:del>
    </w:p>
    <w:p w:rsidR="00B5711F" w:rsidDel="006249C6" w:rsidRDefault="00B5711F" w:rsidP="001409E7">
      <w:pPr>
        <w:rPr>
          <w:del w:id="2730" w:author="Caree2" w:date="2017-04-01T12:05:00Z"/>
        </w:rPr>
      </w:pPr>
    </w:p>
    <w:p w:rsidR="00B5711F" w:rsidDel="006249C6" w:rsidRDefault="00B5711F" w:rsidP="001409E7">
      <w:pPr>
        <w:rPr>
          <w:del w:id="2731" w:author="Caree2" w:date="2017-04-01T12:05:00Z"/>
        </w:rPr>
      </w:pPr>
      <w:del w:id="2732" w:author="Caree2" w:date="2017-04-01T12:05:00Z">
        <w:r w:rsidDel="006249C6">
          <w:rPr>
            <w:color w:val="000000"/>
          </w:rPr>
          <w:delText>---</w:delText>
        </w:r>
      </w:del>
    </w:p>
    <w:p w:rsidR="00B5711F" w:rsidDel="006249C6" w:rsidRDefault="00B5711F" w:rsidP="001409E7">
      <w:pPr>
        <w:rPr>
          <w:del w:id="2733" w:author="Caree2" w:date="2017-04-01T12:05:00Z"/>
        </w:rPr>
      </w:pPr>
      <w:del w:id="2734" w:author="Caree2" w:date="2017-04-01T12:05:00Z">
        <w:r w:rsidDel="006249C6">
          <w:delText>spring:</w:delText>
        </w:r>
      </w:del>
    </w:p>
    <w:p w:rsidR="00B5711F" w:rsidDel="006249C6" w:rsidRDefault="00B5711F" w:rsidP="001409E7">
      <w:pPr>
        <w:rPr>
          <w:del w:id="2735" w:author="Caree2" w:date="2017-04-01T12:05:00Z"/>
        </w:rPr>
      </w:pPr>
      <w:del w:id="2736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profiles:</w:delText>
        </w:r>
        <w:r w:rsidDel="006249C6">
          <w:rPr>
            <w:color w:val="000000"/>
          </w:rPr>
          <w:delText xml:space="preserve"> eureka-host1</w:delText>
        </w:r>
      </w:del>
    </w:p>
    <w:p w:rsidR="00B5711F" w:rsidDel="006249C6" w:rsidRDefault="00B5711F" w:rsidP="001409E7">
      <w:pPr>
        <w:rPr>
          <w:del w:id="2737" w:author="Caree2" w:date="2017-04-01T12:05:00Z"/>
        </w:rPr>
      </w:pPr>
      <w:del w:id="2738" w:author="Caree2" w:date="2017-04-01T12:05:00Z">
        <w:r w:rsidDel="006249C6">
          <w:delText>server:</w:delText>
        </w:r>
      </w:del>
    </w:p>
    <w:p w:rsidR="00B5711F" w:rsidDel="006249C6" w:rsidRDefault="00B5711F" w:rsidP="001409E7">
      <w:pPr>
        <w:rPr>
          <w:del w:id="2739" w:author="Caree2" w:date="2017-04-01T12:05:00Z"/>
        </w:rPr>
      </w:pPr>
      <w:del w:id="2740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port:</w:delText>
        </w:r>
        <w:r w:rsidDel="006249C6">
          <w:rPr>
            <w:color w:val="000000"/>
          </w:rPr>
          <w:delText xml:space="preserve"> 8761</w:delText>
        </w:r>
      </w:del>
    </w:p>
    <w:p w:rsidR="00B5711F" w:rsidDel="006249C6" w:rsidRDefault="00B5711F" w:rsidP="001409E7">
      <w:pPr>
        <w:rPr>
          <w:del w:id="2741" w:author="Caree2" w:date="2017-04-01T12:05:00Z"/>
        </w:rPr>
      </w:pPr>
      <w:del w:id="2742" w:author="Caree2" w:date="2017-04-01T12:05:00Z">
        <w:r w:rsidDel="006249C6">
          <w:delText>eureka:</w:delText>
        </w:r>
      </w:del>
    </w:p>
    <w:p w:rsidR="00B5711F" w:rsidDel="006249C6" w:rsidRDefault="00B5711F" w:rsidP="001409E7">
      <w:pPr>
        <w:rPr>
          <w:del w:id="2743" w:author="Caree2" w:date="2017-04-01T12:05:00Z"/>
        </w:rPr>
      </w:pPr>
      <w:del w:id="2744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instance:</w:delText>
        </w:r>
      </w:del>
    </w:p>
    <w:p w:rsidR="00B5711F" w:rsidDel="006249C6" w:rsidRDefault="00B5711F" w:rsidP="001409E7">
      <w:pPr>
        <w:rPr>
          <w:del w:id="2745" w:author="Caree2" w:date="2017-04-01T12:05:00Z"/>
        </w:rPr>
      </w:pPr>
      <w:del w:id="2746" w:author="Caree2" w:date="2017-04-01T12:05:00Z">
        <w:r w:rsidDel="006249C6">
          <w:rPr>
            <w:color w:val="000000"/>
          </w:rPr>
          <w:delText xml:space="preserve">    </w:delText>
        </w:r>
        <w:r w:rsidDel="006249C6">
          <w:delText>hostname:</w:delText>
        </w:r>
        <w:r w:rsidDel="006249C6">
          <w:rPr>
            <w:color w:val="000000"/>
          </w:rPr>
          <w:delText xml:space="preserve"> eureka-host1</w:delText>
        </w:r>
      </w:del>
    </w:p>
    <w:p w:rsidR="00B5711F" w:rsidDel="006249C6" w:rsidRDefault="00B5711F" w:rsidP="001409E7">
      <w:pPr>
        <w:rPr>
          <w:del w:id="2747" w:author="Caree2" w:date="2017-04-01T12:05:00Z"/>
        </w:rPr>
      </w:pPr>
      <w:del w:id="2748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client:</w:delText>
        </w:r>
      </w:del>
    </w:p>
    <w:p w:rsidR="00B5711F" w:rsidDel="006249C6" w:rsidRDefault="00B5711F" w:rsidP="001409E7">
      <w:pPr>
        <w:rPr>
          <w:del w:id="2749" w:author="Caree2" w:date="2017-04-01T12:05:00Z"/>
        </w:rPr>
      </w:pPr>
      <w:del w:id="2750" w:author="Caree2" w:date="2017-04-01T12:05:00Z">
        <w:r w:rsidDel="006249C6">
          <w:rPr>
            <w:color w:val="000000"/>
          </w:rPr>
          <w:delText xml:space="preserve">    </w:delText>
        </w:r>
        <w:r w:rsidDel="006249C6">
          <w:delText>serviceUrl:</w:delText>
        </w:r>
      </w:del>
    </w:p>
    <w:p w:rsidR="00B5711F" w:rsidDel="006249C6" w:rsidRDefault="00B5711F" w:rsidP="001409E7">
      <w:pPr>
        <w:rPr>
          <w:del w:id="2751" w:author="Caree2" w:date="2017-04-01T12:05:00Z"/>
        </w:rPr>
      </w:pPr>
      <w:del w:id="2752" w:author="Caree2" w:date="2017-04-01T12:05:00Z">
        <w:r w:rsidDel="006249C6">
          <w:rPr>
            <w:color w:val="000000"/>
          </w:rPr>
          <w:delText xml:space="preserve">      </w:delText>
        </w:r>
        <w:r w:rsidDel="006249C6">
          <w:delText>defaultZone:</w:delText>
        </w:r>
        <w:r w:rsidDel="006249C6">
          <w:rPr>
            <w:color w:val="000000"/>
          </w:rPr>
          <w:delText xml:space="preserve"> http://eureka-host2:8762/eureka/</w:delText>
        </w:r>
      </w:del>
    </w:p>
    <w:p w:rsidR="00B5711F" w:rsidDel="006249C6" w:rsidRDefault="00B5711F" w:rsidP="001409E7">
      <w:pPr>
        <w:rPr>
          <w:del w:id="2753" w:author="Caree2" w:date="2017-04-01T12:05:00Z"/>
        </w:rPr>
      </w:pPr>
    </w:p>
    <w:p w:rsidR="00B5711F" w:rsidDel="006249C6" w:rsidRDefault="00B5711F" w:rsidP="001409E7">
      <w:pPr>
        <w:rPr>
          <w:del w:id="2754" w:author="Caree2" w:date="2017-04-01T12:05:00Z"/>
        </w:rPr>
      </w:pPr>
      <w:del w:id="2755" w:author="Caree2" w:date="2017-04-01T12:05:00Z">
        <w:r w:rsidDel="006249C6">
          <w:rPr>
            <w:color w:val="000000"/>
          </w:rPr>
          <w:delText>---</w:delText>
        </w:r>
      </w:del>
    </w:p>
    <w:p w:rsidR="00B5711F" w:rsidDel="006249C6" w:rsidRDefault="00B5711F" w:rsidP="001409E7">
      <w:pPr>
        <w:rPr>
          <w:del w:id="2756" w:author="Caree2" w:date="2017-04-01T12:05:00Z"/>
        </w:rPr>
      </w:pPr>
      <w:del w:id="2757" w:author="Caree2" w:date="2017-04-01T12:05:00Z">
        <w:r w:rsidDel="006249C6">
          <w:delText>spring:</w:delText>
        </w:r>
      </w:del>
    </w:p>
    <w:p w:rsidR="00B5711F" w:rsidDel="006249C6" w:rsidRDefault="00B5711F" w:rsidP="001409E7">
      <w:pPr>
        <w:rPr>
          <w:del w:id="2758" w:author="Caree2" w:date="2017-04-01T12:05:00Z"/>
        </w:rPr>
      </w:pPr>
      <w:del w:id="2759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profiles:</w:delText>
        </w:r>
        <w:r w:rsidDel="006249C6">
          <w:rPr>
            <w:color w:val="000000"/>
          </w:rPr>
          <w:delText xml:space="preserve"> eureka-host2</w:delText>
        </w:r>
      </w:del>
    </w:p>
    <w:p w:rsidR="00B5711F" w:rsidDel="006249C6" w:rsidRDefault="00B5711F" w:rsidP="001409E7">
      <w:pPr>
        <w:rPr>
          <w:del w:id="2760" w:author="Caree2" w:date="2017-04-01T12:05:00Z"/>
        </w:rPr>
      </w:pPr>
      <w:del w:id="2761" w:author="Caree2" w:date="2017-04-01T12:05:00Z">
        <w:r w:rsidDel="006249C6">
          <w:delText>server:</w:delText>
        </w:r>
      </w:del>
    </w:p>
    <w:p w:rsidR="00B5711F" w:rsidDel="006249C6" w:rsidRDefault="00B5711F" w:rsidP="001409E7">
      <w:pPr>
        <w:rPr>
          <w:del w:id="2762" w:author="Caree2" w:date="2017-04-01T12:05:00Z"/>
        </w:rPr>
      </w:pPr>
      <w:del w:id="2763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port:</w:delText>
        </w:r>
        <w:r w:rsidDel="006249C6">
          <w:rPr>
            <w:color w:val="000000"/>
          </w:rPr>
          <w:delText xml:space="preserve"> 8762  </w:delText>
        </w:r>
      </w:del>
    </w:p>
    <w:p w:rsidR="00B5711F" w:rsidDel="006249C6" w:rsidRDefault="00B5711F" w:rsidP="001409E7">
      <w:pPr>
        <w:rPr>
          <w:del w:id="2764" w:author="Caree2" w:date="2017-04-01T12:05:00Z"/>
        </w:rPr>
      </w:pPr>
      <w:del w:id="2765" w:author="Caree2" w:date="2017-04-01T12:05:00Z">
        <w:r w:rsidDel="006249C6">
          <w:delText>eureka:</w:delText>
        </w:r>
      </w:del>
    </w:p>
    <w:p w:rsidR="00B5711F" w:rsidDel="006249C6" w:rsidRDefault="00B5711F" w:rsidP="001409E7">
      <w:pPr>
        <w:rPr>
          <w:del w:id="2766" w:author="Caree2" w:date="2017-04-01T12:05:00Z"/>
        </w:rPr>
      </w:pPr>
      <w:del w:id="2767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instance:</w:delText>
        </w:r>
      </w:del>
    </w:p>
    <w:p w:rsidR="00B5711F" w:rsidDel="006249C6" w:rsidRDefault="00B5711F" w:rsidP="001409E7">
      <w:pPr>
        <w:rPr>
          <w:del w:id="2768" w:author="Caree2" w:date="2017-04-01T12:05:00Z"/>
        </w:rPr>
      </w:pPr>
      <w:del w:id="2769" w:author="Caree2" w:date="2017-04-01T12:05:00Z">
        <w:r w:rsidDel="006249C6">
          <w:rPr>
            <w:color w:val="000000"/>
          </w:rPr>
          <w:delText xml:space="preserve">    </w:delText>
        </w:r>
        <w:r w:rsidDel="006249C6">
          <w:delText>hostname:</w:delText>
        </w:r>
        <w:r w:rsidDel="006249C6">
          <w:rPr>
            <w:color w:val="000000"/>
          </w:rPr>
          <w:delText xml:space="preserve"> eureka-host2</w:delText>
        </w:r>
      </w:del>
    </w:p>
    <w:p w:rsidR="00B5711F" w:rsidDel="006249C6" w:rsidRDefault="00B5711F" w:rsidP="001409E7">
      <w:pPr>
        <w:rPr>
          <w:del w:id="2770" w:author="Caree2" w:date="2017-04-01T12:05:00Z"/>
        </w:rPr>
      </w:pPr>
      <w:del w:id="2771" w:author="Caree2" w:date="2017-04-01T12:05:00Z">
        <w:r w:rsidDel="006249C6">
          <w:rPr>
            <w:color w:val="000000"/>
          </w:rPr>
          <w:delText xml:space="preserve">  </w:delText>
        </w:r>
        <w:r w:rsidDel="006249C6">
          <w:delText>client:</w:delText>
        </w:r>
      </w:del>
    </w:p>
    <w:p w:rsidR="00B5711F" w:rsidDel="006249C6" w:rsidRDefault="00B5711F" w:rsidP="001409E7">
      <w:pPr>
        <w:rPr>
          <w:del w:id="2772" w:author="Caree2" w:date="2017-04-01T12:05:00Z"/>
        </w:rPr>
      </w:pPr>
      <w:del w:id="2773" w:author="Caree2" w:date="2017-04-01T12:05:00Z">
        <w:r w:rsidDel="006249C6">
          <w:rPr>
            <w:color w:val="000000"/>
          </w:rPr>
          <w:delText xml:space="preserve">    </w:delText>
        </w:r>
        <w:r w:rsidDel="006249C6">
          <w:delText>serviceUrl:</w:delText>
        </w:r>
      </w:del>
    </w:p>
    <w:p w:rsidR="00B5711F" w:rsidDel="006249C6" w:rsidRDefault="00B5711F" w:rsidP="001409E7">
      <w:pPr>
        <w:rPr>
          <w:del w:id="2774" w:author="Caree2" w:date="2017-04-01T12:05:00Z"/>
        </w:rPr>
      </w:pPr>
      <w:del w:id="2775" w:author="Caree2" w:date="2017-04-01T12:05:00Z">
        <w:r w:rsidDel="006249C6">
          <w:rPr>
            <w:color w:val="000000"/>
          </w:rPr>
          <w:delText xml:space="preserve">      </w:delText>
        </w:r>
        <w:r w:rsidDel="006249C6">
          <w:delText>defaultZone:</w:delText>
        </w:r>
        <w:r w:rsidDel="006249C6">
          <w:rPr>
            <w:color w:val="000000"/>
          </w:rPr>
          <w:delText xml:space="preserve"> http://eureka-host1:8761/eureka/      </w:delText>
        </w:r>
      </w:del>
    </w:p>
    <w:p w:rsidR="00B5711F" w:rsidDel="006249C6" w:rsidRDefault="00B5711F" w:rsidP="00B5711F">
      <w:pPr>
        <w:pStyle w:val="StyleHeading114ptBoldUnderlineLeft"/>
        <w:rPr>
          <w:del w:id="2776" w:author="Caree2" w:date="2017-04-01T12:05:00Z"/>
        </w:rPr>
      </w:pPr>
    </w:p>
    <w:p w:rsidR="00195EC0" w:rsidRDefault="00195E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del w:id="2777" w:author="Caree2" w:date="2017-04-01T12:05:00Z">
        <w:r w:rsidDel="006249C6">
          <w:br w:type="page"/>
        </w:r>
      </w:del>
    </w:p>
    <w:p w:rsidR="00195EC0" w:rsidRDefault="00195EC0" w:rsidP="00195EC0">
      <w:pPr>
        <w:pStyle w:val="StyleHeading114ptBoldUnderlineLeft"/>
      </w:pPr>
      <w:bookmarkStart w:id="2778" w:name="_Toc478888057"/>
      <w:r w:rsidRPr="00EA03DE">
        <w:t>1.</w:t>
      </w:r>
      <w:r>
        <w:t>1</w:t>
      </w:r>
      <w:ins w:id="2779" w:author="Caree2" w:date="2017-04-02T07:36:00Z">
        <w:r w:rsidR="00B72EBA">
          <w:t>5</w:t>
        </w:r>
      </w:ins>
      <w:del w:id="2780" w:author="Caree2" w:date="2017-04-02T07:30:00Z">
        <w:r w:rsidR="003A7416" w:rsidDel="00E047DB">
          <w:delText>6</w:delText>
        </w:r>
      </w:del>
      <w:r w:rsidRPr="00EA03DE">
        <w:t xml:space="preserve"> </w:t>
      </w:r>
      <w:r>
        <w:t>–</w:t>
      </w:r>
      <w:del w:id="2781" w:author="Caree2" w:date="2017-04-01T12:05:00Z">
        <w:r w:rsidDel="00A02017">
          <w:delText>Add annotation to the Main Class</w:delText>
        </w:r>
      </w:del>
      <w:ins w:id="2782" w:author="Caree2" w:date="2017-04-01T12:05:00Z">
        <w:r w:rsidR="00A02017">
          <w:t xml:space="preserve">Create the Car class in package </w:t>
        </w:r>
      </w:ins>
      <w:ins w:id="2783" w:author="Caree2" w:date="2017-04-02T07:08:00Z">
        <w:r w:rsidR="006E25CF">
          <w:t>second</w:t>
        </w:r>
      </w:ins>
      <w:bookmarkEnd w:id="2778"/>
    </w:p>
    <w:p w:rsidR="00195EC0" w:rsidRDefault="00195EC0" w:rsidP="00195EC0">
      <w:pPr>
        <w:pStyle w:val="StyleHeading114ptBoldUnderlineLeft"/>
      </w:pPr>
    </w:p>
    <w:p w:rsidR="00195EC0" w:rsidRDefault="00195EC0" w:rsidP="001409E7">
      <w:del w:id="2784" w:author="Caree2" w:date="2017-04-01T12:05:00Z">
        <w:r w:rsidDel="006249C6">
          <w:rPr>
            <w:noProof/>
          </w:rPr>
          <w:drawing>
            <wp:inline distT="0" distB="0" distL="0" distR="0" wp14:anchorId="518836AC" wp14:editId="71A64716">
              <wp:extent cx="5943600" cy="2431415"/>
              <wp:effectExtent l="0" t="0" r="0" b="6985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314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57222C" w:rsidRPr="00880017" w:rsidDel="00A02017" w:rsidRDefault="0057222C" w:rsidP="001E7BF7">
      <w:pPr>
        <w:rPr>
          <w:del w:id="2785" w:author="Caree2" w:date="2017-04-01T12:06:00Z"/>
          <w:color w:val="008080"/>
          <w:rPrChange w:id="2786" w:author="Caree2" w:date="2017-04-02T07:53:00Z">
            <w:rPr>
              <w:del w:id="2787" w:author="Caree2" w:date="2017-04-01T12:06:00Z"/>
            </w:rPr>
          </w:rPrChange>
        </w:rPr>
        <w:pPrChange w:id="2788" w:author="Caree2" w:date="2017-04-02T07:09:00Z">
          <w:pPr/>
        </w:pPrChange>
      </w:pPr>
      <w:del w:id="2789" w:author="Caree2" w:date="2017-04-01T12:06:00Z">
        <w:r w:rsidRPr="00880017" w:rsidDel="00A02017">
          <w:rPr>
            <w:color w:val="008080"/>
            <w:rPrChange w:id="2790" w:author="Caree2" w:date="2017-04-02T07:53:00Z">
              <w:rPr>
                <w:b/>
                <w:bCs/>
                <w:color w:val="7F0055"/>
              </w:rPr>
            </w:rPrChange>
          </w:rPr>
          <w:delText>package com.rollingstone;</w:delText>
        </w:r>
      </w:del>
    </w:p>
    <w:p w:rsidR="0057222C" w:rsidRPr="00880017" w:rsidDel="00A02017" w:rsidRDefault="0057222C" w:rsidP="001E7BF7">
      <w:pPr>
        <w:rPr>
          <w:del w:id="2791" w:author="Caree2" w:date="2017-04-01T12:06:00Z"/>
          <w:color w:val="008080"/>
          <w:rPrChange w:id="2792" w:author="Caree2" w:date="2017-04-02T07:53:00Z">
            <w:rPr>
              <w:del w:id="2793" w:author="Caree2" w:date="2017-04-01T12:06:00Z"/>
            </w:rPr>
          </w:rPrChange>
        </w:rPr>
        <w:pPrChange w:id="2794" w:author="Caree2" w:date="2017-04-02T07:09:00Z">
          <w:pPr/>
        </w:pPrChange>
      </w:pPr>
    </w:p>
    <w:p w:rsidR="0057222C" w:rsidRPr="00880017" w:rsidDel="00A02017" w:rsidRDefault="0057222C" w:rsidP="001E7BF7">
      <w:pPr>
        <w:rPr>
          <w:del w:id="2795" w:author="Caree2" w:date="2017-04-01T12:06:00Z"/>
          <w:color w:val="008080"/>
          <w:rPrChange w:id="2796" w:author="Caree2" w:date="2017-04-02T07:53:00Z">
            <w:rPr>
              <w:del w:id="2797" w:author="Caree2" w:date="2017-04-01T12:06:00Z"/>
            </w:rPr>
          </w:rPrChange>
        </w:rPr>
        <w:pPrChange w:id="2798" w:author="Caree2" w:date="2017-04-02T07:09:00Z">
          <w:pPr/>
        </w:pPrChange>
      </w:pPr>
      <w:del w:id="2799" w:author="Caree2" w:date="2017-04-01T12:06:00Z">
        <w:r w:rsidRPr="00880017" w:rsidDel="00A02017">
          <w:rPr>
            <w:color w:val="008080"/>
            <w:rPrChange w:id="2800" w:author="Caree2" w:date="2017-04-02T07:53:00Z">
              <w:rPr>
                <w:b/>
                <w:bCs/>
                <w:color w:val="7F0055"/>
              </w:rPr>
            </w:rPrChange>
          </w:rPr>
          <w:delText>import org.springframework.boot.SpringApplication;</w:delText>
        </w:r>
      </w:del>
    </w:p>
    <w:p w:rsidR="0057222C" w:rsidRPr="00880017" w:rsidDel="00A02017" w:rsidRDefault="0057222C" w:rsidP="001E7BF7">
      <w:pPr>
        <w:rPr>
          <w:del w:id="2801" w:author="Caree2" w:date="2017-04-01T12:06:00Z"/>
          <w:color w:val="008080"/>
          <w:rPrChange w:id="2802" w:author="Caree2" w:date="2017-04-02T07:53:00Z">
            <w:rPr>
              <w:del w:id="2803" w:author="Caree2" w:date="2017-04-01T12:06:00Z"/>
            </w:rPr>
          </w:rPrChange>
        </w:rPr>
        <w:pPrChange w:id="2804" w:author="Caree2" w:date="2017-04-02T07:09:00Z">
          <w:pPr/>
        </w:pPrChange>
      </w:pPr>
      <w:del w:id="2805" w:author="Caree2" w:date="2017-04-01T12:06:00Z">
        <w:r w:rsidRPr="00880017" w:rsidDel="00A02017">
          <w:rPr>
            <w:color w:val="008080"/>
            <w:rPrChange w:id="2806" w:author="Caree2" w:date="2017-04-02T07:53:00Z">
              <w:rPr>
                <w:b/>
                <w:bCs/>
                <w:color w:val="7F0055"/>
              </w:rPr>
            </w:rPrChange>
          </w:rPr>
          <w:delText>import org.springframework.boot.autoconfigure.SpringBootApplication;</w:delText>
        </w:r>
      </w:del>
    </w:p>
    <w:p w:rsidR="0057222C" w:rsidRPr="00880017" w:rsidDel="00A02017" w:rsidRDefault="0057222C" w:rsidP="001E7BF7">
      <w:pPr>
        <w:rPr>
          <w:del w:id="2807" w:author="Caree2" w:date="2017-04-01T12:06:00Z"/>
          <w:color w:val="008080"/>
          <w:rPrChange w:id="2808" w:author="Caree2" w:date="2017-04-02T07:53:00Z">
            <w:rPr>
              <w:del w:id="2809" w:author="Caree2" w:date="2017-04-01T12:06:00Z"/>
            </w:rPr>
          </w:rPrChange>
        </w:rPr>
        <w:pPrChange w:id="2810" w:author="Caree2" w:date="2017-04-02T07:09:00Z">
          <w:pPr/>
        </w:pPrChange>
      </w:pPr>
      <w:del w:id="2811" w:author="Caree2" w:date="2017-04-01T12:06:00Z">
        <w:r w:rsidRPr="00880017" w:rsidDel="00A02017">
          <w:rPr>
            <w:color w:val="008080"/>
            <w:rPrChange w:id="2812" w:author="Caree2" w:date="2017-04-02T07:53:00Z">
              <w:rPr>
                <w:b/>
                <w:bCs/>
                <w:color w:val="7F0055"/>
              </w:rPr>
            </w:rPrChange>
          </w:rPr>
          <w:delText>import org.springframework.cloud.netflix.eureka.server.EnableEurekaServer;</w:delText>
        </w:r>
      </w:del>
    </w:p>
    <w:p w:rsidR="0057222C" w:rsidRPr="00880017" w:rsidDel="00A02017" w:rsidRDefault="0057222C" w:rsidP="001E7BF7">
      <w:pPr>
        <w:rPr>
          <w:del w:id="2813" w:author="Caree2" w:date="2017-04-01T12:06:00Z"/>
          <w:color w:val="008080"/>
          <w:rPrChange w:id="2814" w:author="Caree2" w:date="2017-04-02T07:53:00Z">
            <w:rPr>
              <w:del w:id="2815" w:author="Caree2" w:date="2017-04-01T12:06:00Z"/>
            </w:rPr>
          </w:rPrChange>
        </w:rPr>
        <w:pPrChange w:id="2816" w:author="Caree2" w:date="2017-04-02T07:09:00Z">
          <w:pPr/>
        </w:pPrChange>
      </w:pPr>
    </w:p>
    <w:p w:rsidR="0057222C" w:rsidRPr="00880017" w:rsidDel="00A02017" w:rsidRDefault="0057222C" w:rsidP="001E7BF7">
      <w:pPr>
        <w:rPr>
          <w:del w:id="2817" w:author="Caree2" w:date="2017-04-01T12:06:00Z"/>
          <w:color w:val="008080"/>
          <w:rPrChange w:id="2818" w:author="Caree2" w:date="2017-04-02T07:53:00Z">
            <w:rPr>
              <w:del w:id="2819" w:author="Caree2" w:date="2017-04-01T12:06:00Z"/>
            </w:rPr>
          </w:rPrChange>
        </w:rPr>
        <w:pPrChange w:id="2820" w:author="Caree2" w:date="2017-04-02T07:09:00Z">
          <w:pPr/>
        </w:pPrChange>
      </w:pPr>
      <w:del w:id="2821" w:author="Caree2" w:date="2017-04-01T12:06:00Z">
        <w:r w:rsidRPr="00880017" w:rsidDel="00A02017">
          <w:rPr>
            <w:color w:val="008080"/>
            <w:rPrChange w:id="2822" w:author="Caree2" w:date="2017-04-02T07:53:00Z">
              <w:rPr>
                <w:color w:val="646464"/>
              </w:rPr>
            </w:rPrChange>
          </w:rPr>
          <w:delText>@SpringBootApplication</w:delText>
        </w:r>
      </w:del>
    </w:p>
    <w:p w:rsidR="0057222C" w:rsidRPr="00880017" w:rsidDel="00A02017" w:rsidRDefault="0057222C" w:rsidP="001E7BF7">
      <w:pPr>
        <w:rPr>
          <w:del w:id="2823" w:author="Caree2" w:date="2017-04-01T12:06:00Z"/>
          <w:color w:val="008080"/>
          <w:rPrChange w:id="2824" w:author="Caree2" w:date="2017-04-02T07:53:00Z">
            <w:rPr>
              <w:del w:id="2825" w:author="Caree2" w:date="2017-04-01T12:06:00Z"/>
            </w:rPr>
          </w:rPrChange>
        </w:rPr>
        <w:pPrChange w:id="2826" w:author="Caree2" w:date="2017-04-02T07:09:00Z">
          <w:pPr/>
        </w:pPrChange>
      </w:pPr>
      <w:del w:id="2827" w:author="Caree2" w:date="2017-04-01T12:06:00Z">
        <w:r w:rsidRPr="00880017" w:rsidDel="00A02017">
          <w:rPr>
            <w:color w:val="008080"/>
            <w:rPrChange w:id="2828" w:author="Caree2" w:date="2017-04-02T07:53:00Z">
              <w:rPr>
                <w:color w:val="646464"/>
              </w:rPr>
            </w:rPrChange>
          </w:rPr>
          <w:delText>@EnableEurekaServer</w:delText>
        </w:r>
      </w:del>
    </w:p>
    <w:p w:rsidR="0057222C" w:rsidRPr="00880017" w:rsidDel="00A02017" w:rsidRDefault="0057222C" w:rsidP="001E7BF7">
      <w:pPr>
        <w:rPr>
          <w:del w:id="2829" w:author="Caree2" w:date="2017-04-01T12:06:00Z"/>
          <w:color w:val="008080"/>
          <w:rPrChange w:id="2830" w:author="Caree2" w:date="2017-04-02T07:53:00Z">
            <w:rPr>
              <w:del w:id="2831" w:author="Caree2" w:date="2017-04-01T12:06:00Z"/>
            </w:rPr>
          </w:rPrChange>
        </w:rPr>
        <w:pPrChange w:id="2832" w:author="Caree2" w:date="2017-04-02T07:09:00Z">
          <w:pPr/>
        </w:pPrChange>
      </w:pPr>
      <w:del w:id="2833" w:author="Caree2" w:date="2017-04-01T12:06:00Z">
        <w:r w:rsidRPr="00880017" w:rsidDel="00A02017">
          <w:rPr>
            <w:color w:val="008080"/>
            <w:rPrChange w:id="2834" w:author="Caree2" w:date="2017-04-02T07:53:00Z">
              <w:rPr>
                <w:b/>
                <w:bCs/>
                <w:color w:val="7F0055"/>
              </w:rPr>
            </w:rPrChange>
          </w:rPr>
          <w:delText>public class UdemyRsmortgageEurekaServiceDiscoveryHaApplication {</w:delText>
        </w:r>
      </w:del>
    </w:p>
    <w:p w:rsidR="0057222C" w:rsidRPr="00880017" w:rsidDel="00A02017" w:rsidRDefault="0057222C" w:rsidP="001E7BF7">
      <w:pPr>
        <w:rPr>
          <w:del w:id="2835" w:author="Caree2" w:date="2017-04-01T12:06:00Z"/>
          <w:color w:val="008080"/>
          <w:rPrChange w:id="2836" w:author="Caree2" w:date="2017-04-02T07:53:00Z">
            <w:rPr>
              <w:del w:id="2837" w:author="Caree2" w:date="2017-04-01T12:06:00Z"/>
            </w:rPr>
          </w:rPrChange>
        </w:rPr>
        <w:pPrChange w:id="2838" w:author="Caree2" w:date="2017-04-02T07:09:00Z">
          <w:pPr/>
        </w:pPrChange>
      </w:pPr>
    </w:p>
    <w:p w:rsidR="0057222C" w:rsidRPr="00880017" w:rsidDel="00A02017" w:rsidRDefault="0057222C" w:rsidP="001E7BF7">
      <w:pPr>
        <w:rPr>
          <w:del w:id="2839" w:author="Caree2" w:date="2017-04-01T12:06:00Z"/>
          <w:color w:val="008080"/>
          <w:rPrChange w:id="2840" w:author="Caree2" w:date="2017-04-02T07:53:00Z">
            <w:rPr>
              <w:del w:id="2841" w:author="Caree2" w:date="2017-04-01T12:06:00Z"/>
            </w:rPr>
          </w:rPrChange>
        </w:rPr>
        <w:pPrChange w:id="2842" w:author="Caree2" w:date="2017-04-02T07:09:00Z">
          <w:pPr/>
        </w:pPrChange>
      </w:pPr>
      <w:del w:id="2843" w:author="Caree2" w:date="2017-04-01T12:06:00Z">
        <w:r w:rsidRPr="00880017" w:rsidDel="00A02017">
          <w:rPr>
            <w:color w:val="008080"/>
            <w:rPrChange w:id="2844" w:author="Caree2" w:date="2017-04-02T07:53:00Z">
              <w:rPr/>
            </w:rPrChange>
          </w:rPr>
          <w:tab/>
          <w:delText>public static void main(String[] args) {</w:delText>
        </w:r>
      </w:del>
    </w:p>
    <w:p w:rsidR="0057222C" w:rsidRPr="00880017" w:rsidDel="00A02017" w:rsidRDefault="0057222C" w:rsidP="001E7BF7">
      <w:pPr>
        <w:rPr>
          <w:del w:id="2845" w:author="Caree2" w:date="2017-04-01T12:06:00Z"/>
          <w:color w:val="008080"/>
          <w:rPrChange w:id="2846" w:author="Caree2" w:date="2017-04-02T07:53:00Z">
            <w:rPr>
              <w:del w:id="2847" w:author="Caree2" w:date="2017-04-01T12:06:00Z"/>
            </w:rPr>
          </w:rPrChange>
        </w:rPr>
        <w:pPrChange w:id="2848" w:author="Caree2" w:date="2017-04-02T07:09:00Z">
          <w:pPr/>
        </w:pPrChange>
      </w:pPr>
      <w:del w:id="2849" w:author="Caree2" w:date="2017-04-01T12:06:00Z">
        <w:r w:rsidRPr="00880017" w:rsidDel="00A02017">
          <w:rPr>
            <w:color w:val="008080"/>
            <w:rPrChange w:id="2850" w:author="Caree2" w:date="2017-04-02T07:53:00Z">
              <w:rPr/>
            </w:rPrChange>
          </w:rPr>
          <w:tab/>
        </w:r>
        <w:r w:rsidRPr="00880017" w:rsidDel="00A02017">
          <w:rPr>
            <w:color w:val="008080"/>
            <w:rPrChange w:id="2851" w:author="Caree2" w:date="2017-04-02T07:53:00Z">
              <w:rPr/>
            </w:rPrChange>
          </w:rPr>
          <w:tab/>
          <w:delText>SpringApplication.run(UdemyRsmortgageEurekaServiceDiscoveryHaApplication.class, args);</w:delText>
        </w:r>
      </w:del>
    </w:p>
    <w:p w:rsidR="0057222C" w:rsidRPr="00880017" w:rsidDel="00A02017" w:rsidRDefault="0057222C" w:rsidP="001E7BF7">
      <w:pPr>
        <w:rPr>
          <w:del w:id="2852" w:author="Caree2" w:date="2017-04-01T12:06:00Z"/>
          <w:color w:val="008080"/>
          <w:rPrChange w:id="2853" w:author="Caree2" w:date="2017-04-02T07:53:00Z">
            <w:rPr>
              <w:del w:id="2854" w:author="Caree2" w:date="2017-04-01T12:06:00Z"/>
            </w:rPr>
          </w:rPrChange>
        </w:rPr>
        <w:pPrChange w:id="2855" w:author="Caree2" w:date="2017-04-02T07:09:00Z">
          <w:pPr/>
        </w:pPrChange>
      </w:pPr>
      <w:del w:id="2856" w:author="Caree2" w:date="2017-04-01T12:06:00Z">
        <w:r w:rsidRPr="00880017" w:rsidDel="00A02017">
          <w:rPr>
            <w:color w:val="008080"/>
            <w:rPrChange w:id="2857" w:author="Caree2" w:date="2017-04-02T07:53:00Z">
              <w:rPr/>
            </w:rPrChange>
          </w:rPr>
          <w:tab/>
          <w:delText>}</w:delText>
        </w:r>
      </w:del>
    </w:p>
    <w:p w:rsidR="0057222C" w:rsidRPr="00880017" w:rsidDel="00A02017" w:rsidRDefault="0057222C" w:rsidP="001E7BF7">
      <w:pPr>
        <w:rPr>
          <w:del w:id="2858" w:author="Caree2" w:date="2017-04-01T12:06:00Z"/>
          <w:color w:val="008080"/>
          <w:rPrChange w:id="2859" w:author="Caree2" w:date="2017-04-02T07:53:00Z">
            <w:rPr>
              <w:del w:id="2860" w:author="Caree2" w:date="2017-04-01T12:06:00Z"/>
            </w:rPr>
          </w:rPrChange>
        </w:rPr>
        <w:pPrChange w:id="2861" w:author="Caree2" w:date="2017-04-02T07:09:00Z">
          <w:pPr/>
        </w:pPrChange>
      </w:pPr>
      <w:del w:id="2862" w:author="Caree2" w:date="2017-04-01T12:06:00Z">
        <w:r w:rsidRPr="00880017" w:rsidDel="00A02017">
          <w:rPr>
            <w:color w:val="008080"/>
            <w:rPrChange w:id="2863" w:author="Caree2" w:date="2017-04-02T07:53:00Z">
              <w:rPr/>
            </w:rPrChange>
          </w:rPr>
          <w:delText>}</w:delText>
        </w:r>
      </w:del>
    </w:p>
    <w:p w:rsidR="00A02017" w:rsidRPr="00880017" w:rsidRDefault="00A02017" w:rsidP="001E7BF7">
      <w:pPr>
        <w:rPr>
          <w:ins w:id="2864" w:author="Caree2" w:date="2017-04-01T12:06:00Z"/>
          <w:color w:val="008080"/>
          <w:rPrChange w:id="2865" w:author="Caree2" w:date="2017-04-02T07:53:00Z">
            <w:rPr>
              <w:ins w:id="286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867" w:author="Caree2" w:date="2017-04-02T07:09:00Z">
          <w:pPr>
            <w:autoSpaceDE w:val="0"/>
            <w:autoSpaceDN w:val="0"/>
            <w:adjustRightInd w:val="0"/>
          </w:pPr>
        </w:pPrChange>
      </w:pPr>
      <w:ins w:id="2868" w:author="Caree2" w:date="2017-04-01T12:06:00Z">
        <w:r w:rsidRPr="00880017">
          <w:rPr>
            <w:color w:val="008080"/>
            <w:rPrChange w:id="2869" w:author="Caree2" w:date="2017-04-02T07:53:00Z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rPrChange>
          </w:rPr>
          <w:t>package com.rollingstone.springframework.basic.ioc.contructor.injection.collection.second;</w:t>
        </w:r>
      </w:ins>
    </w:p>
    <w:p w:rsidR="00A02017" w:rsidRPr="00880017" w:rsidRDefault="00A02017" w:rsidP="001E7BF7">
      <w:pPr>
        <w:rPr>
          <w:ins w:id="2870" w:author="Caree2" w:date="2017-04-01T12:06:00Z"/>
          <w:color w:val="008080"/>
          <w:rPrChange w:id="2871" w:author="Caree2" w:date="2017-04-02T07:53:00Z">
            <w:rPr>
              <w:ins w:id="287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873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2874" w:author="Caree2" w:date="2017-04-01T12:06:00Z"/>
          <w:color w:val="008080"/>
          <w:rPrChange w:id="2875" w:author="Caree2" w:date="2017-04-02T07:53:00Z">
            <w:rPr>
              <w:ins w:id="287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877" w:author="Caree2" w:date="2017-04-02T07:09:00Z">
          <w:pPr>
            <w:autoSpaceDE w:val="0"/>
            <w:autoSpaceDN w:val="0"/>
            <w:adjustRightInd w:val="0"/>
          </w:pPr>
        </w:pPrChange>
      </w:pPr>
      <w:ins w:id="2878" w:author="Caree2" w:date="2017-04-01T12:06:00Z">
        <w:r w:rsidRPr="00880017">
          <w:rPr>
            <w:color w:val="008080"/>
            <w:rPrChange w:id="2879" w:author="Caree2" w:date="2017-04-02T07:53:00Z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rPrChange>
          </w:rPr>
          <w:t>import java.time.LocalDate;</w:t>
        </w:r>
      </w:ins>
    </w:p>
    <w:p w:rsidR="00A02017" w:rsidRPr="00880017" w:rsidRDefault="00A02017" w:rsidP="001E7BF7">
      <w:pPr>
        <w:rPr>
          <w:ins w:id="2880" w:author="Caree2" w:date="2017-04-01T12:06:00Z"/>
          <w:color w:val="008080"/>
          <w:rPrChange w:id="2881" w:author="Caree2" w:date="2017-04-02T07:53:00Z">
            <w:rPr>
              <w:ins w:id="288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883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2884" w:author="Caree2" w:date="2017-04-01T12:06:00Z"/>
          <w:color w:val="008080"/>
          <w:rPrChange w:id="2885" w:author="Caree2" w:date="2017-04-02T07:53:00Z">
            <w:rPr>
              <w:ins w:id="288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887" w:author="Caree2" w:date="2017-04-02T07:09:00Z">
          <w:pPr>
            <w:autoSpaceDE w:val="0"/>
            <w:autoSpaceDN w:val="0"/>
            <w:adjustRightInd w:val="0"/>
          </w:pPr>
        </w:pPrChange>
      </w:pPr>
      <w:ins w:id="2888" w:author="Caree2" w:date="2017-04-01T12:06:00Z">
        <w:r w:rsidRPr="00880017">
          <w:rPr>
            <w:color w:val="008080"/>
            <w:rPrChange w:id="2889" w:author="Caree2" w:date="2017-04-02T07:53:00Z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rPrChange>
          </w:rPr>
          <w:t>public class Car {</w:t>
        </w:r>
      </w:ins>
    </w:p>
    <w:p w:rsidR="00A02017" w:rsidRPr="00880017" w:rsidRDefault="00A02017" w:rsidP="001E7BF7">
      <w:pPr>
        <w:rPr>
          <w:ins w:id="2890" w:author="Caree2" w:date="2017-04-01T12:06:00Z"/>
          <w:color w:val="008080"/>
          <w:rPrChange w:id="2891" w:author="Caree2" w:date="2017-04-02T07:53:00Z">
            <w:rPr>
              <w:ins w:id="289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893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2894" w:author="Caree2" w:date="2017-04-01T12:06:00Z"/>
          <w:color w:val="008080"/>
          <w:rPrChange w:id="2895" w:author="Caree2" w:date="2017-04-02T07:53:00Z">
            <w:rPr>
              <w:ins w:id="289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897" w:author="Caree2" w:date="2017-04-02T07:09:00Z">
          <w:pPr>
            <w:autoSpaceDE w:val="0"/>
            <w:autoSpaceDN w:val="0"/>
            <w:adjustRightInd w:val="0"/>
          </w:pPr>
        </w:pPrChange>
      </w:pPr>
      <w:ins w:id="2898" w:author="Caree2" w:date="2017-04-01T12:06:00Z">
        <w:r w:rsidRPr="00880017">
          <w:rPr>
            <w:color w:val="008080"/>
            <w:rPrChange w:id="289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long carID;</w:t>
        </w:r>
      </w:ins>
    </w:p>
    <w:p w:rsidR="00A02017" w:rsidRPr="00880017" w:rsidRDefault="00A02017" w:rsidP="001E7BF7">
      <w:pPr>
        <w:rPr>
          <w:ins w:id="2900" w:author="Caree2" w:date="2017-04-01T12:06:00Z"/>
          <w:color w:val="008080"/>
          <w:rPrChange w:id="2901" w:author="Caree2" w:date="2017-04-02T07:53:00Z">
            <w:rPr>
              <w:ins w:id="290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03" w:author="Caree2" w:date="2017-04-02T07:09:00Z">
          <w:pPr>
            <w:autoSpaceDE w:val="0"/>
            <w:autoSpaceDN w:val="0"/>
            <w:adjustRightInd w:val="0"/>
          </w:pPr>
        </w:pPrChange>
      </w:pPr>
      <w:ins w:id="2904" w:author="Caree2" w:date="2017-04-01T12:06:00Z">
        <w:r w:rsidRPr="00880017">
          <w:rPr>
            <w:color w:val="008080"/>
            <w:rPrChange w:id="290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A02017" w:rsidRPr="00880017" w:rsidRDefault="00A02017" w:rsidP="001E7BF7">
      <w:pPr>
        <w:rPr>
          <w:ins w:id="2906" w:author="Caree2" w:date="2017-04-01T12:06:00Z"/>
          <w:color w:val="008080"/>
          <w:rPrChange w:id="2907" w:author="Caree2" w:date="2017-04-02T07:53:00Z">
            <w:rPr>
              <w:ins w:id="290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09" w:author="Caree2" w:date="2017-04-02T07:09:00Z">
          <w:pPr>
            <w:autoSpaceDE w:val="0"/>
            <w:autoSpaceDN w:val="0"/>
            <w:adjustRightInd w:val="0"/>
          </w:pPr>
        </w:pPrChange>
      </w:pPr>
      <w:ins w:id="2910" w:author="Caree2" w:date="2017-04-01T12:06:00Z">
        <w:r w:rsidRPr="00880017">
          <w:rPr>
            <w:color w:val="008080"/>
            <w:rPrChange w:id="291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int carYear;</w:t>
        </w:r>
      </w:ins>
    </w:p>
    <w:p w:rsidR="00A02017" w:rsidRPr="00880017" w:rsidRDefault="00A02017" w:rsidP="001E7BF7">
      <w:pPr>
        <w:rPr>
          <w:ins w:id="2912" w:author="Caree2" w:date="2017-04-01T12:06:00Z"/>
          <w:color w:val="008080"/>
          <w:rPrChange w:id="2913" w:author="Caree2" w:date="2017-04-02T07:53:00Z">
            <w:rPr>
              <w:ins w:id="2914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15" w:author="Caree2" w:date="2017-04-02T07:09:00Z">
          <w:pPr>
            <w:autoSpaceDE w:val="0"/>
            <w:autoSpaceDN w:val="0"/>
            <w:adjustRightInd w:val="0"/>
          </w:pPr>
        </w:pPrChange>
      </w:pPr>
      <w:ins w:id="2916" w:author="Caree2" w:date="2017-04-01T12:06:00Z">
        <w:r w:rsidRPr="00880017">
          <w:rPr>
            <w:color w:val="008080"/>
            <w:rPrChange w:id="291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A02017" w:rsidRPr="00880017" w:rsidRDefault="00A02017" w:rsidP="001E7BF7">
      <w:pPr>
        <w:rPr>
          <w:ins w:id="2918" w:author="Caree2" w:date="2017-04-01T12:06:00Z"/>
          <w:color w:val="008080"/>
          <w:rPrChange w:id="2919" w:author="Caree2" w:date="2017-04-02T07:53:00Z">
            <w:rPr>
              <w:ins w:id="2920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21" w:author="Caree2" w:date="2017-04-02T07:09:00Z">
          <w:pPr>
            <w:autoSpaceDE w:val="0"/>
            <w:autoSpaceDN w:val="0"/>
            <w:adjustRightInd w:val="0"/>
          </w:pPr>
        </w:pPrChange>
      </w:pPr>
      <w:ins w:id="2922" w:author="Caree2" w:date="2017-04-01T12:06:00Z">
        <w:r w:rsidRPr="00880017">
          <w:rPr>
            <w:color w:val="008080"/>
            <w:rPrChange w:id="292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String carModel;</w:t>
        </w:r>
      </w:ins>
    </w:p>
    <w:p w:rsidR="00A02017" w:rsidRPr="00880017" w:rsidRDefault="00A02017" w:rsidP="001E7BF7">
      <w:pPr>
        <w:rPr>
          <w:ins w:id="2924" w:author="Caree2" w:date="2017-04-01T12:06:00Z"/>
          <w:color w:val="008080"/>
          <w:rPrChange w:id="2925" w:author="Caree2" w:date="2017-04-02T07:53:00Z">
            <w:rPr>
              <w:ins w:id="292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27" w:author="Caree2" w:date="2017-04-02T07:09:00Z">
          <w:pPr>
            <w:autoSpaceDE w:val="0"/>
            <w:autoSpaceDN w:val="0"/>
            <w:adjustRightInd w:val="0"/>
          </w:pPr>
        </w:pPrChange>
      </w:pPr>
      <w:ins w:id="2928" w:author="Caree2" w:date="2017-04-01T12:06:00Z">
        <w:r w:rsidRPr="00880017">
          <w:rPr>
            <w:color w:val="008080"/>
            <w:rPrChange w:id="292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String carMake;</w:t>
        </w:r>
      </w:ins>
    </w:p>
    <w:p w:rsidR="00A02017" w:rsidRPr="00880017" w:rsidRDefault="00A02017" w:rsidP="001E7BF7">
      <w:pPr>
        <w:rPr>
          <w:ins w:id="2930" w:author="Caree2" w:date="2017-04-01T12:06:00Z"/>
          <w:color w:val="008080"/>
          <w:rPrChange w:id="2931" w:author="Caree2" w:date="2017-04-02T07:53:00Z">
            <w:rPr>
              <w:ins w:id="293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33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2934" w:author="Caree2" w:date="2017-04-01T12:06:00Z"/>
          <w:color w:val="008080"/>
          <w:rPrChange w:id="2935" w:author="Caree2" w:date="2017-04-02T07:53:00Z">
            <w:rPr>
              <w:ins w:id="293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37" w:author="Caree2" w:date="2017-04-02T07:09:00Z">
          <w:pPr>
            <w:autoSpaceDE w:val="0"/>
            <w:autoSpaceDN w:val="0"/>
            <w:adjustRightInd w:val="0"/>
          </w:pPr>
        </w:pPrChange>
      </w:pPr>
      <w:ins w:id="2938" w:author="Caree2" w:date="2017-04-01T12:06:00Z">
        <w:r w:rsidRPr="00880017">
          <w:rPr>
            <w:color w:val="008080"/>
            <w:rPrChange w:id="293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String carColor;</w:t>
        </w:r>
      </w:ins>
    </w:p>
    <w:p w:rsidR="00A02017" w:rsidRPr="00880017" w:rsidRDefault="00A02017" w:rsidP="001E7BF7">
      <w:pPr>
        <w:rPr>
          <w:ins w:id="2940" w:author="Caree2" w:date="2017-04-01T12:06:00Z"/>
          <w:color w:val="008080"/>
          <w:rPrChange w:id="2941" w:author="Caree2" w:date="2017-04-02T07:53:00Z">
            <w:rPr>
              <w:ins w:id="294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43" w:author="Caree2" w:date="2017-04-02T07:09:00Z">
          <w:pPr>
            <w:autoSpaceDE w:val="0"/>
            <w:autoSpaceDN w:val="0"/>
            <w:adjustRightInd w:val="0"/>
          </w:pPr>
        </w:pPrChange>
      </w:pPr>
      <w:ins w:id="2944" w:author="Caree2" w:date="2017-04-01T12:06:00Z">
        <w:r w:rsidRPr="00880017">
          <w:rPr>
            <w:color w:val="008080"/>
            <w:rPrChange w:id="294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A02017" w:rsidRPr="00880017" w:rsidRDefault="00A02017" w:rsidP="001E7BF7">
      <w:pPr>
        <w:rPr>
          <w:ins w:id="2946" w:author="Caree2" w:date="2017-04-01T12:06:00Z"/>
          <w:color w:val="008080"/>
          <w:rPrChange w:id="2947" w:author="Caree2" w:date="2017-04-02T07:53:00Z">
            <w:rPr>
              <w:ins w:id="294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49" w:author="Caree2" w:date="2017-04-02T07:09:00Z">
          <w:pPr>
            <w:autoSpaceDE w:val="0"/>
            <w:autoSpaceDN w:val="0"/>
            <w:adjustRightInd w:val="0"/>
          </w:pPr>
        </w:pPrChange>
      </w:pPr>
      <w:ins w:id="2950" w:author="Caree2" w:date="2017-04-01T12:06:00Z">
        <w:r w:rsidRPr="00880017">
          <w:rPr>
            <w:color w:val="008080"/>
            <w:rPrChange w:id="295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LocalDate registrationRenewalDate;</w:t>
        </w:r>
      </w:ins>
    </w:p>
    <w:p w:rsidR="00A02017" w:rsidRPr="00880017" w:rsidRDefault="00A02017" w:rsidP="001E7BF7">
      <w:pPr>
        <w:rPr>
          <w:ins w:id="2952" w:author="Caree2" w:date="2017-04-01T12:06:00Z"/>
          <w:color w:val="008080"/>
          <w:rPrChange w:id="2953" w:author="Caree2" w:date="2017-04-02T07:53:00Z">
            <w:rPr>
              <w:ins w:id="2954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55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2956" w:author="Caree2" w:date="2017-04-01T12:06:00Z"/>
          <w:color w:val="008080"/>
          <w:rPrChange w:id="2957" w:author="Caree2" w:date="2017-04-02T07:53:00Z">
            <w:rPr>
              <w:ins w:id="295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59" w:author="Caree2" w:date="2017-04-02T07:09:00Z">
          <w:pPr>
            <w:autoSpaceDE w:val="0"/>
            <w:autoSpaceDN w:val="0"/>
            <w:adjustRightInd w:val="0"/>
          </w:pPr>
        </w:pPrChange>
      </w:pPr>
      <w:ins w:id="2960" w:author="Caree2" w:date="2017-04-01T12:06:00Z">
        <w:r w:rsidRPr="00880017">
          <w:rPr>
            <w:color w:val="008080"/>
            <w:rPrChange w:id="296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long getCarID() {</w:t>
        </w:r>
      </w:ins>
    </w:p>
    <w:p w:rsidR="00A02017" w:rsidRPr="00880017" w:rsidRDefault="00A02017" w:rsidP="001E7BF7">
      <w:pPr>
        <w:rPr>
          <w:ins w:id="2962" w:author="Caree2" w:date="2017-04-01T12:06:00Z"/>
          <w:color w:val="008080"/>
          <w:rPrChange w:id="2963" w:author="Caree2" w:date="2017-04-02T07:53:00Z">
            <w:rPr>
              <w:ins w:id="2964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65" w:author="Caree2" w:date="2017-04-02T07:09:00Z">
          <w:pPr>
            <w:autoSpaceDE w:val="0"/>
            <w:autoSpaceDN w:val="0"/>
            <w:adjustRightInd w:val="0"/>
          </w:pPr>
        </w:pPrChange>
      </w:pPr>
      <w:ins w:id="2966" w:author="Caree2" w:date="2017-04-01T12:06:00Z">
        <w:r w:rsidRPr="00880017">
          <w:rPr>
            <w:color w:val="008080"/>
            <w:rPrChange w:id="296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96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carID;</w:t>
        </w:r>
      </w:ins>
    </w:p>
    <w:p w:rsidR="00A02017" w:rsidRPr="00880017" w:rsidRDefault="00A02017" w:rsidP="001E7BF7">
      <w:pPr>
        <w:rPr>
          <w:ins w:id="2969" w:author="Caree2" w:date="2017-04-01T12:06:00Z"/>
          <w:color w:val="008080"/>
          <w:rPrChange w:id="2970" w:author="Caree2" w:date="2017-04-02T07:53:00Z">
            <w:rPr>
              <w:ins w:id="2971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72" w:author="Caree2" w:date="2017-04-02T07:09:00Z">
          <w:pPr>
            <w:autoSpaceDE w:val="0"/>
            <w:autoSpaceDN w:val="0"/>
            <w:adjustRightInd w:val="0"/>
          </w:pPr>
        </w:pPrChange>
      </w:pPr>
      <w:ins w:id="2973" w:author="Caree2" w:date="2017-04-01T12:06:00Z">
        <w:r w:rsidRPr="00880017">
          <w:rPr>
            <w:color w:val="008080"/>
            <w:rPrChange w:id="297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2975" w:author="Caree2" w:date="2017-04-01T12:06:00Z"/>
          <w:color w:val="008080"/>
          <w:rPrChange w:id="2976" w:author="Caree2" w:date="2017-04-02T07:53:00Z">
            <w:rPr>
              <w:ins w:id="2977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78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2979" w:author="Caree2" w:date="2017-04-01T12:06:00Z"/>
          <w:color w:val="008080"/>
          <w:rPrChange w:id="2980" w:author="Caree2" w:date="2017-04-02T07:53:00Z">
            <w:rPr>
              <w:ins w:id="2981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82" w:author="Caree2" w:date="2017-04-02T07:09:00Z">
          <w:pPr>
            <w:autoSpaceDE w:val="0"/>
            <w:autoSpaceDN w:val="0"/>
            <w:adjustRightInd w:val="0"/>
          </w:pPr>
        </w:pPrChange>
      </w:pPr>
      <w:ins w:id="2983" w:author="Caree2" w:date="2017-04-01T12:06:00Z">
        <w:r w:rsidRPr="00880017">
          <w:rPr>
            <w:color w:val="008080"/>
            <w:rPrChange w:id="298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setCarID(long carID) {</w:t>
        </w:r>
      </w:ins>
    </w:p>
    <w:p w:rsidR="00A02017" w:rsidRPr="00880017" w:rsidRDefault="00A02017" w:rsidP="001E7BF7">
      <w:pPr>
        <w:rPr>
          <w:ins w:id="2985" w:author="Caree2" w:date="2017-04-01T12:06:00Z"/>
          <w:color w:val="008080"/>
          <w:rPrChange w:id="2986" w:author="Caree2" w:date="2017-04-02T07:53:00Z">
            <w:rPr>
              <w:ins w:id="2987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88" w:author="Caree2" w:date="2017-04-02T07:09:00Z">
          <w:pPr>
            <w:autoSpaceDE w:val="0"/>
            <w:autoSpaceDN w:val="0"/>
            <w:adjustRightInd w:val="0"/>
          </w:pPr>
        </w:pPrChange>
      </w:pPr>
      <w:ins w:id="2989" w:author="Caree2" w:date="2017-04-01T12:06:00Z">
        <w:r w:rsidRPr="00880017">
          <w:rPr>
            <w:color w:val="008080"/>
            <w:rPrChange w:id="299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299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this.carID = carID;</w:t>
        </w:r>
      </w:ins>
    </w:p>
    <w:p w:rsidR="00A02017" w:rsidRPr="00880017" w:rsidRDefault="00A02017" w:rsidP="001E7BF7">
      <w:pPr>
        <w:rPr>
          <w:ins w:id="2992" w:author="Caree2" w:date="2017-04-01T12:06:00Z"/>
          <w:color w:val="008080"/>
          <w:rPrChange w:id="2993" w:author="Caree2" w:date="2017-04-02T07:53:00Z">
            <w:rPr>
              <w:ins w:id="2994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2995" w:author="Caree2" w:date="2017-04-02T07:09:00Z">
          <w:pPr>
            <w:autoSpaceDE w:val="0"/>
            <w:autoSpaceDN w:val="0"/>
            <w:adjustRightInd w:val="0"/>
          </w:pPr>
        </w:pPrChange>
      </w:pPr>
      <w:ins w:id="2996" w:author="Caree2" w:date="2017-04-01T12:06:00Z">
        <w:r w:rsidRPr="00880017">
          <w:rPr>
            <w:color w:val="008080"/>
            <w:rPrChange w:id="299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  <w:t>}</w:t>
        </w:r>
      </w:ins>
    </w:p>
    <w:p w:rsidR="00A02017" w:rsidRPr="00880017" w:rsidRDefault="00A02017" w:rsidP="001E7BF7">
      <w:pPr>
        <w:rPr>
          <w:ins w:id="2998" w:author="Caree2" w:date="2017-04-01T12:06:00Z"/>
          <w:color w:val="008080"/>
          <w:rPrChange w:id="2999" w:author="Caree2" w:date="2017-04-02T07:53:00Z">
            <w:rPr>
              <w:ins w:id="3000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01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002" w:author="Caree2" w:date="2017-04-01T12:06:00Z"/>
          <w:color w:val="008080"/>
          <w:rPrChange w:id="3003" w:author="Caree2" w:date="2017-04-02T07:53:00Z">
            <w:rPr>
              <w:ins w:id="3004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05" w:author="Caree2" w:date="2017-04-02T07:09:00Z">
          <w:pPr>
            <w:autoSpaceDE w:val="0"/>
            <w:autoSpaceDN w:val="0"/>
            <w:adjustRightInd w:val="0"/>
          </w:pPr>
        </w:pPrChange>
      </w:pPr>
      <w:ins w:id="3006" w:author="Caree2" w:date="2017-04-01T12:06:00Z">
        <w:r w:rsidRPr="00880017">
          <w:rPr>
            <w:color w:val="008080"/>
            <w:rPrChange w:id="300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int getCarYear() {</w:t>
        </w:r>
      </w:ins>
    </w:p>
    <w:p w:rsidR="00A02017" w:rsidRPr="00880017" w:rsidRDefault="00A02017" w:rsidP="001E7BF7">
      <w:pPr>
        <w:rPr>
          <w:ins w:id="3008" w:author="Caree2" w:date="2017-04-01T12:06:00Z"/>
          <w:color w:val="008080"/>
          <w:rPrChange w:id="3009" w:author="Caree2" w:date="2017-04-02T07:53:00Z">
            <w:rPr>
              <w:ins w:id="3010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11" w:author="Caree2" w:date="2017-04-02T07:09:00Z">
          <w:pPr>
            <w:autoSpaceDE w:val="0"/>
            <w:autoSpaceDN w:val="0"/>
            <w:adjustRightInd w:val="0"/>
          </w:pPr>
        </w:pPrChange>
      </w:pPr>
      <w:ins w:id="3012" w:author="Caree2" w:date="2017-04-01T12:06:00Z">
        <w:r w:rsidRPr="00880017">
          <w:rPr>
            <w:color w:val="008080"/>
            <w:rPrChange w:id="301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01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carYear;</w:t>
        </w:r>
      </w:ins>
    </w:p>
    <w:p w:rsidR="00A02017" w:rsidRPr="00880017" w:rsidRDefault="00A02017" w:rsidP="001E7BF7">
      <w:pPr>
        <w:rPr>
          <w:ins w:id="3015" w:author="Caree2" w:date="2017-04-01T12:06:00Z"/>
          <w:color w:val="008080"/>
          <w:rPrChange w:id="3016" w:author="Caree2" w:date="2017-04-02T07:53:00Z">
            <w:rPr>
              <w:ins w:id="3017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18" w:author="Caree2" w:date="2017-04-02T07:09:00Z">
          <w:pPr>
            <w:autoSpaceDE w:val="0"/>
            <w:autoSpaceDN w:val="0"/>
            <w:adjustRightInd w:val="0"/>
          </w:pPr>
        </w:pPrChange>
      </w:pPr>
      <w:ins w:id="3019" w:author="Caree2" w:date="2017-04-01T12:06:00Z">
        <w:r w:rsidRPr="00880017">
          <w:rPr>
            <w:color w:val="008080"/>
            <w:rPrChange w:id="302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021" w:author="Caree2" w:date="2017-04-01T12:06:00Z"/>
          <w:color w:val="008080"/>
          <w:rPrChange w:id="3022" w:author="Caree2" w:date="2017-04-02T07:53:00Z">
            <w:rPr>
              <w:ins w:id="3023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24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025" w:author="Caree2" w:date="2017-04-01T12:06:00Z"/>
          <w:color w:val="008080"/>
          <w:rPrChange w:id="3026" w:author="Caree2" w:date="2017-04-02T07:53:00Z">
            <w:rPr>
              <w:ins w:id="3027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28" w:author="Caree2" w:date="2017-04-02T07:09:00Z">
          <w:pPr>
            <w:autoSpaceDE w:val="0"/>
            <w:autoSpaceDN w:val="0"/>
            <w:adjustRightInd w:val="0"/>
          </w:pPr>
        </w:pPrChange>
      </w:pPr>
      <w:ins w:id="3029" w:author="Caree2" w:date="2017-04-01T12:06:00Z">
        <w:r w:rsidRPr="00880017">
          <w:rPr>
            <w:color w:val="008080"/>
            <w:rPrChange w:id="303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setCarYear(int carYear) {</w:t>
        </w:r>
      </w:ins>
    </w:p>
    <w:p w:rsidR="00A02017" w:rsidRPr="00880017" w:rsidRDefault="00A02017" w:rsidP="001E7BF7">
      <w:pPr>
        <w:rPr>
          <w:ins w:id="3031" w:author="Caree2" w:date="2017-04-01T12:06:00Z"/>
          <w:color w:val="008080"/>
          <w:rPrChange w:id="3032" w:author="Caree2" w:date="2017-04-02T07:53:00Z">
            <w:rPr>
              <w:ins w:id="3033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34" w:author="Caree2" w:date="2017-04-02T07:09:00Z">
          <w:pPr>
            <w:autoSpaceDE w:val="0"/>
            <w:autoSpaceDN w:val="0"/>
            <w:adjustRightInd w:val="0"/>
          </w:pPr>
        </w:pPrChange>
      </w:pPr>
      <w:ins w:id="3035" w:author="Caree2" w:date="2017-04-01T12:06:00Z">
        <w:r w:rsidRPr="00880017">
          <w:rPr>
            <w:color w:val="008080"/>
            <w:rPrChange w:id="303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03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this.carYear = carYear;</w:t>
        </w:r>
      </w:ins>
    </w:p>
    <w:p w:rsidR="00A02017" w:rsidRPr="00880017" w:rsidRDefault="00A02017" w:rsidP="001E7BF7">
      <w:pPr>
        <w:rPr>
          <w:ins w:id="3038" w:author="Caree2" w:date="2017-04-01T12:06:00Z"/>
          <w:color w:val="008080"/>
          <w:rPrChange w:id="3039" w:author="Caree2" w:date="2017-04-02T07:53:00Z">
            <w:rPr>
              <w:ins w:id="3040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41" w:author="Caree2" w:date="2017-04-02T07:09:00Z">
          <w:pPr>
            <w:autoSpaceDE w:val="0"/>
            <w:autoSpaceDN w:val="0"/>
            <w:adjustRightInd w:val="0"/>
          </w:pPr>
        </w:pPrChange>
      </w:pPr>
      <w:ins w:id="3042" w:author="Caree2" w:date="2017-04-01T12:06:00Z">
        <w:r w:rsidRPr="00880017">
          <w:rPr>
            <w:color w:val="008080"/>
            <w:rPrChange w:id="304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044" w:author="Caree2" w:date="2017-04-01T12:06:00Z"/>
          <w:color w:val="008080"/>
          <w:rPrChange w:id="3045" w:author="Caree2" w:date="2017-04-02T07:53:00Z">
            <w:rPr>
              <w:ins w:id="304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47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048" w:author="Caree2" w:date="2017-04-01T12:06:00Z"/>
          <w:color w:val="008080"/>
          <w:rPrChange w:id="3049" w:author="Caree2" w:date="2017-04-02T07:53:00Z">
            <w:rPr>
              <w:ins w:id="3050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51" w:author="Caree2" w:date="2017-04-02T07:09:00Z">
          <w:pPr>
            <w:autoSpaceDE w:val="0"/>
            <w:autoSpaceDN w:val="0"/>
            <w:adjustRightInd w:val="0"/>
          </w:pPr>
        </w:pPrChange>
      </w:pPr>
      <w:ins w:id="3052" w:author="Caree2" w:date="2017-04-01T12:06:00Z">
        <w:r w:rsidRPr="00880017">
          <w:rPr>
            <w:color w:val="008080"/>
            <w:rPrChange w:id="305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getCarModel() {</w:t>
        </w:r>
      </w:ins>
    </w:p>
    <w:p w:rsidR="00A02017" w:rsidRPr="00880017" w:rsidRDefault="00A02017" w:rsidP="001E7BF7">
      <w:pPr>
        <w:rPr>
          <w:ins w:id="3054" w:author="Caree2" w:date="2017-04-01T12:06:00Z"/>
          <w:color w:val="008080"/>
          <w:rPrChange w:id="3055" w:author="Caree2" w:date="2017-04-02T07:53:00Z">
            <w:rPr>
              <w:ins w:id="305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57" w:author="Caree2" w:date="2017-04-02T07:09:00Z">
          <w:pPr>
            <w:autoSpaceDE w:val="0"/>
            <w:autoSpaceDN w:val="0"/>
            <w:adjustRightInd w:val="0"/>
          </w:pPr>
        </w:pPrChange>
      </w:pPr>
      <w:ins w:id="3058" w:author="Caree2" w:date="2017-04-01T12:06:00Z">
        <w:r w:rsidRPr="00880017">
          <w:rPr>
            <w:color w:val="008080"/>
            <w:rPrChange w:id="305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06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carModel;</w:t>
        </w:r>
      </w:ins>
    </w:p>
    <w:p w:rsidR="00A02017" w:rsidRPr="00880017" w:rsidRDefault="00A02017" w:rsidP="001E7BF7">
      <w:pPr>
        <w:rPr>
          <w:ins w:id="3061" w:author="Caree2" w:date="2017-04-01T12:06:00Z"/>
          <w:color w:val="008080"/>
          <w:rPrChange w:id="3062" w:author="Caree2" w:date="2017-04-02T07:53:00Z">
            <w:rPr>
              <w:ins w:id="3063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64" w:author="Caree2" w:date="2017-04-02T07:09:00Z">
          <w:pPr>
            <w:autoSpaceDE w:val="0"/>
            <w:autoSpaceDN w:val="0"/>
            <w:adjustRightInd w:val="0"/>
          </w:pPr>
        </w:pPrChange>
      </w:pPr>
      <w:ins w:id="3065" w:author="Caree2" w:date="2017-04-01T12:06:00Z">
        <w:r w:rsidRPr="00880017">
          <w:rPr>
            <w:color w:val="008080"/>
            <w:rPrChange w:id="306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067" w:author="Caree2" w:date="2017-04-01T12:06:00Z"/>
          <w:color w:val="008080"/>
          <w:rPrChange w:id="3068" w:author="Caree2" w:date="2017-04-02T07:53:00Z">
            <w:rPr>
              <w:ins w:id="3069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70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071" w:author="Caree2" w:date="2017-04-01T12:06:00Z"/>
          <w:color w:val="008080"/>
          <w:rPrChange w:id="3072" w:author="Caree2" w:date="2017-04-02T07:53:00Z">
            <w:rPr>
              <w:ins w:id="3073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74" w:author="Caree2" w:date="2017-04-02T07:09:00Z">
          <w:pPr>
            <w:autoSpaceDE w:val="0"/>
            <w:autoSpaceDN w:val="0"/>
            <w:adjustRightInd w:val="0"/>
          </w:pPr>
        </w:pPrChange>
      </w:pPr>
      <w:ins w:id="3075" w:author="Caree2" w:date="2017-04-01T12:06:00Z">
        <w:r w:rsidRPr="00880017">
          <w:rPr>
            <w:color w:val="008080"/>
            <w:rPrChange w:id="307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setCarModel(String carModel) {</w:t>
        </w:r>
      </w:ins>
    </w:p>
    <w:p w:rsidR="00A02017" w:rsidRPr="00880017" w:rsidRDefault="00A02017" w:rsidP="001E7BF7">
      <w:pPr>
        <w:rPr>
          <w:ins w:id="3077" w:author="Caree2" w:date="2017-04-01T12:06:00Z"/>
          <w:color w:val="008080"/>
          <w:rPrChange w:id="3078" w:author="Caree2" w:date="2017-04-02T07:53:00Z">
            <w:rPr>
              <w:ins w:id="3079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80" w:author="Caree2" w:date="2017-04-02T07:09:00Z">
          <w:pPr>
            <w:autoSpaceDE w:val="0"/>
            <w:autoSpaceDN w:val="0"/>
            <w:adjustRightInd w:val="0"/>
          </w:pPr>
        </w:pPrChange>
      </w:pPr>
      <w:ins w:id="3081" w:author="Caree2" w:date="2017-04-01T12:06:00Z">
        <w:r w:rsidRPr="00880017">
          <w:rPr>
            <w:color w:val="008080"/>
            <w:rPrChange w:id="308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08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this.carModel = carModel;</w:t>
        </w:r>
      </w:ins>
    </w:p>
    <w:p w:rsidR="00A02017" w:rsidRPr="00880017" w:rsidRDefault="00A02017" w:rsidP="001E7BF7">
      <w:pPr>
        <w:rPr>
          <w:ins w:id="3084" w:author="Caree2" w:date="2017-04-01T12:06:00Z"/>
          <w:color w:val="008080"/>
          <w:rPrChange w:id="3085" w:author="Caree2" w:date="2017-04-02T07:53:00Z">
            <w:rPr>
              <w:ins w:id="308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87" w:author="Caree2" w:date="2017-04-02T07:09:00Z">
          <w:pPr>
            <w:autoSpaceDE w:val="0"/>
            <w:autoSpaceDN w:val="0"/>
            <w:adjustRightInd w:val="0"/>
          </w:pPr>
        </w:pPrChange>
      </w:pPr>
      <w:ins w:id="3088" w:author="Caree2" w:date="2017-04-01T12:06:00Z">
        <w:r w:rsidRPr="00880017">
          <w:rPr>
            <w:color w:val="008080"/>
            <w:rPrChange w:id="308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090" w:author="Caree2" w:date="2017-04-01T12:06:00Z"/>
          <w:color w:val="008080"/>
          <w:rPrChange w:id="3091" w:author="Caree2" w:date="2017-04-02T07:53:00Z">
            <w:rPr>
              <w:ins w:id="309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93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094" w:author="Caree2" w:date="2017-04-01T12:06:00Z"/>
          <w:color w:val="008080"/>
          <w:rPrChange w:id="3095" w:author="Caree2" w:date="2017-04-02T07:53:00Z">
            <w:rPr>
              <w:ins w:id="309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097" w:author="Caree2" w:date="2017-04-02T07:09:00Z">
          <w:pPr>
            <w:autoSpaceDE w:val="0"/>
            <w:autoSpaceDN w:val="0"/>
            <w:adjustRightInd w:val="0"/>
          </w:pPr>
        </w:pPrChange>
      </w:pPr>
      <w:ins w:id="3098" w:author="Caree2" w:date="2017-04-01T12:06:00Z">
        <w:r w:rsidRPr="00880017">
          <w:rPr>
            <w:color w:val="008080"/>
            <w:rPrChange w:id="309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getCarMake() {</w:t>
        </w:r>
      </w:ins>
    </w:p>
    <w:p w:rsidR="00A02017" w:rsidRPr="00880017" w:rsidRDefault="00A02017" w:rsidP="001E7BF7">
      <w:pPr>
        <w:rPr>
          <w:ins w:id="3100" w:author="Caree2" w:date="2017-04-01T12:06:00Z"/>
          <w:color w:val="008080"/>
          <w:rPrChange w:id="3101" w:author="Caree2" w:date="2017-04-02T07:53:00Z">
            <w:rPr>
              <w:ins w:id="310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03" w:author="Caree2" w:date="2017-04-02T07:09:00Z">
          <w:pPr>
            <w:autoSpaceDE w:val="0"/>
            <w:autoSpaceDN w:val="0"/>
            <w:adjustRightInd w:val="0"/>
          </w:pPr>
        </w:pPrChange>
      </w:pPr>
      <w:ins w:id="3104" w:author="Caree2" w:date="2017-04-01T12:06:00Z">
        <w:r w:rsidRPr="00880017">
          <w:rPr>
            <w:color w:val="008080"/>
            <w:rPrChange w:id="310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10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carMake;</w:t>
        </w:r>
      </w:ins>
    </w:p>
    <w:p w:rsidR="00A02017" w:rsidRPr="00880017" w:rsidRDefault="00A02017" w:rsidP="001E7BF7">
      <w:pPr>
        <w:rPr>
          <w:ins w:id="3107" w:author="Caree2" w:date="2017-04-01T12:06:00Z"/>
          <w:color w:val="008080"/>
          <w:rPrChange w:id="3108" w:author="Caree2" w:date="2017-04-02T07:53:00Z">
            <w:rPr>
              <w:ins w:id="3109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10" w:author="Caree2" w:date="2017-04-02T07:09:00Z">
          <w:pPr>
            <w:autoSpaceDE w:val="0"/>
            <w:autoSpaceDN w:val="0"/>
            <w:adjustRightInd w:val="0"/>
          </w:pPr>
        </w:pPrChange>
      </w:pPr>
      <w:ins w:id="3111" w:author="Caree2" w:date="2017-04-01T12:06:00Z">
        <w:r w:rsidRPr="00880017">
          <w:rPr>
            <w:color w:val="008080"/>
            <w:rPrChange w:id="311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113" w:author="Caree2" w:date="2017-04-01T12:06:00Z"/>
          <w:color w:val="008080"/>
          <w:rPrChange w:id="3114" w:author="Caree2" w:date="2017-04-02T07:53:00Z">
            <w:rPr>
              <w:ins w:id="311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16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117" w:author="Caree2" w:date="2017-04-01T12:06:00Z"/>
          <w:color w:val="008080"/>
          <w:rPrChange w:id="3118" w:author="Caree2" w:date="2017-04-02T07:53:00Z">
            <w:rPr>
              <w:ins w:id="3119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20" w:author="Caree2" w:date="2017-04-02T07:09:00Z">
          <w:pPr>
            <w:autoSpaceDE w:val="0"/>
            <w:autoSpaceDN w:val="0"/>
            <w:adjustRightInd w:val="0"/>
          </w:pPr>
        </w:pPrChange>
      </w:pPr>
      <w:ins w:id="3121" w:author="Caree2" w:date="2017-04-01T12:06:00Z">
        <w:r w:rsidRPr="00880017">
          <w:rPr>
            <w:color w:val="008080"/>
            <w:rPrChange w:id="312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setCarMake(String carMake) {</w:t>
        </w:r>
      </w:ins>
    </w:p>
    <w:p w:rsidR="00A02017" w:rsidRPr="00880017" w:rsidRDefault="00A02017" w:rsidP="001E7BF7">
      <w:pPr>
        <w:rPr>
          <w:ins w:id="3123" w:author="Caree2" w:date="2017-04-01T12:06:00Z"/>
          <w:color w:val="008080"/>
          <w:rPrChange w:id="3124" w:author="Caree2" w:date="2017-04-02T07:53:00Z">
            <w:rPr>
              <w:ins w:id="312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26" w:author="Caree2" w:date="2017-04-02T07:09:00Z">
          <w:pPr>
            <w:autoSpaceDE w:val="0"/>
            <w:autoSpaceDN w:val="0"/>
            <w:adjustRightInd w:val="0"/>
          </w:pPr>
        </w:pPrChange>
      </w:pPr>
      <w:ins w:id="3127" w:author="Caree2" w:date="2017-04-01T12:06:00Z">
        <w:r w:rsidRPr="00880017">
          <w:rPr>
            <w:color w:val="008080"/>
            <w:rPrChange w:id="312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12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this.carMake = carMake;</w:t>
        </w:r>
      </w:ins>
    </w:p>
    <w:p w:rsidR="00A02017" w:rsidRPr="00880017" w:rsidRDefault="00A02017" w:rsidP="001E7BF7">
      <w:pPr>
        <w:rPr>
          <w:ins w:id="3130" w:author="Caree2" w:date="2017-04-01T12:06:00Z"/>
          <w:color w:val="008080"/>
          <w:rPrChange w:id="3131" w:author="Caree2" w:date="2017-04-02T07:53:00Z">
            <w:rPr>
              <w:ins w:id="313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33" w:author="Caree2" w:date="2017-04-02T07:09:00Z">
          <w:pPr>
            <w:autoSpaceDE w:val="0"/>
            <w:autoSpaceDN w:val="0"/>
            <w:adjustRightInd w:val="0"/>
          </w:pPr>
        </w:pPrChange>
      </w:pPr>
      <w:ins w:id="3134" w:author="Caree2" w:date="2017-04-01T12:06:00Z">
        <w:r w:rsidRPr="00880017">
          <w:rPr>
            <w:color w:val="008080"/>
            <w:rPrChange w:id="313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136" w:author="Caree2" w:date="2017-04-01T12:06:00Z"/>
          <w:color w:val="008080"/>
          <w:rPrChange w:id="3137" w:author="Caree2" w:date="2017-04-02T07:53:00Z">
            <w:rPr>
              <w:ins w:id="313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39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140" w:author="Caree2" w:date="2017-04-01T12:06:00Z"/>
          <w:color w:val="008080"/>
          <w:rPrChange w:id="3141" w:author="Caree2" w:date="2017-04-02T07:53:00Z">
            <w:rPr>
              <w:ins w:id="314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43" w:author="Caree2" w:date="2017-04-02T07:09:00Z">
          <w:pPr>
            <w:autoSpaceDE w:val="0"/>
            <w:autoSpaceDN w:val="0"/>
            <w:adjustRightInd w:val="0"/>
          </w:pPr>
        </w:pPrChange>
      </w:pPr>
      <w:ins w:id="3144" w:author="Caree2" w:date="2017-04-01T12:06:00Z">
        <w:r w:rsidRPr="00880017">
          <w:rPr>
            <w:color w:val="008080"/>
            <w:rPrChange w:id="314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getCarColor() {</w:t>
        </w:r>
      </w:ins>
    </w:p>
    <w:p w:rsidR="00A02017" w:rsidRPr="00880017" w:rsidRDefault="00A02017" w:rsidP="001E7BF7">
      <w:pPr>
        <w:rPr>
          <w:ins w:id="3146" w:author="Caree2" w:date="2017-04-01T12:06:00Z"/>
          <w:color w:val="008080"/>
          <w:rPrChange w:id="3147" w:author="Caree2" w:date="2017-04-02T07:53:00Z">
            <w:rPr>
              <w:ins w:id="314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49" w:author="Caree2" w:date="2017-04-02T07:09:00Z">
          <w:pPr>
            <w:autoSpaceDE w:val="0"/>
            <w:autoSpaceDN w:val="0"/>
            <w:adjustRightInd w:val="0"/>
          </w:pPr>
        </w:pPrChange>
      </w:pPr>
      <w:ins w:id="3150" w:author="Caree2" w:date="2017-04-01T12:06:00Z">
        <w:r w:rsidRPr="00880017">
          <w:rPr>
            <w:color w:val="008080"/>
            <w:rPrChange w:id="315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15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carColor;</w:t>
        </w:r>
      </w:ins>
    </w:p>
    <w:p w:rsidR="00A02017" w:rsidRPr="00880017" w:rsidRDefault="00A02017" w:rsidP="001E7BF7">
      <w:pPr>
        <w:rPr>
          <w:ins w:id="3153" w:author="Caree2" w:date="2017-04-01T12:06:00Z"/>
          <w:color w:val="008080"/>
          <w:rPrChange w:id="3154" w:author="Caree2" w:date="2017-04-02T07:53:00Z">
            <w:rPr>
              <w:ins w:id="315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56" w:author="Caree2" w:date="2017-04-02T07:09:00Z">
          <w:pPr>
            <w:autoSpaceDE w:val="0"/>
            <w:autoSpaceDN w:val="0"/>
            <w:adjustRightInd w:val="0"/>
          </w:pPr>
        </w:pPrChange>
      </w:pPr>
      <w:ins w:id="3157" w:author="Caree2" w:date="2017-04-01T12:06:00Z">
        <w:r w:rsidRPr="00880017">
          <w:rPr>
            <w:color w:val="008080"/>
            <w:rPrChange w:id="315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159" w:author="Caree2" w:date="2017-04-01T12:06:00Z"/>
          <w:color w:val="008080"/>
          <w:rPrChange w:id="3160" w:author="Caree2" w:date="2017-04-02T07:53:00Z">
            <w:rPr>
              <w:ins w:id="3161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62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163" w:author="Caree2" w:date="2017-04-01T12:06:00Z"/>
          <w:color w:val="008080"/>
          <w:rPrChange w:id="3164" w:author="Caree2" w:date="2017-04-02T07:53:00Z">
            <w:rPr>
              <w:ins w:id="316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66" w:author="Caree2" w:date="2017-04-02T07:09:00Z">
          <w:pPr>
            <w:autoSpaceDE w:val="0"/>
            <w:autoSpaceDN w:val="0"/>
            <w:adjustRightInd w:val="0"/>
          </w:pPr>
        </w:pPrChange>
      </w:pPr>
      <w:ins w:id="3167" w:author="Caree2" w:date="2017-04-01T12:06:00Z">
        <w:r w:rsidRPr="00880017">
          <w:rPr>
            <w:color w:val="008080"/>
            <w:rPrChange w:id="316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setCarColor(String carColor) {</w:t>
        </w:r>
      </w:ins>
    </w:p>
    <w:p w:rsidR="00A02017" w:rsidRPr="00880017" w:rsidRDefault="00A02017" w:rsidP="001E7BF7">
      <w:pPr>
        <w:rPr>
          <w:ins w:id="3169" w:author="Caree2" w:date="2017-04-01T12:06:00Z"/>
          <w:color w:val="008080"/>
          <w:rPrChange w:id="3170" w:author="Caree2" w:date="2017-04-02T07:53:00Z">
            <w:rPr>
              <w:ins w:id="3171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72" w:author="Caree2" w:date="2017-04-02T07:09:00Z">
          <w:pPr>
            <w:autoSpaceDE w:val="0"/>
            <w:autoSpaceDN w:val="0"/>
            <w:adjustRightInd w:val="0"/>
          </w:pPr>
        </w:pPrChange>
      </w:pPr>
      <w:ins w:id="3173" w:author="Caree2" w:date="2017-04-01T12:06:00Z">
        <w:r w:rsidRPr="00880017">
          <w:rPr>
            <w:color w:val="008080"/>
            <w:rPrChange w:id="317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17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this.carColor = carColor;</w:t>
        </w:r>
      </w:ins>
    </w:p>
    <w:p w:rsidR="00A02017" w:rsidRPr="00880017" w:rsidRDefault="00A02017" w:rsidP="001E7BF7">
      <w:pPr>
        <w:rPr>
          <w:ins w:id="3176" w:author="Caree2" w:date="2017-04-01T12:06:00Z"/>
          <w:color w:val="008080"/>
          <w:rPrChange w:id="3177" w:author="Caree2" w:date="2017-04-02T07:53:00Z">
            <w:rPr>
              <w:ins w:id="317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79" w:author="Caree2" w:date="2017-04-02T07:09:00Z">
          <w:pPr>
            <w:autoSpaceDE w:val="0"/>
            <w:autoSpaceDN w:val="0"/>
            <w:adjustRightInd w:val="0"/>
          </w:pPr>
        </w:pPrChange>
      </w:pPr>
      <w:ins w:id="3180" w:author="Caree2" w:date="2017-04-01T12:06:00Z">
        <w:r w:rsidRPr="00880017">
          <w:rPr>
            <w:color w:val="008080"/>
            <w:rPrChange w:id="318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182" w:author="Caree2" w:date="2017-04-01T12:06:00Z"/>
          <w:color w:val="008080"/>
          <w:rPrChange w:id="3183" w:author="Caree2" w:date="2017-04-02T07:53:00Z">
            <w:rPr>
              <w:ins w:id="3184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85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186" w:author="Caree2" w:date="2017-04-01T12:06:00Z"/>
          <w:color w:val="008080"/>
          <w:rPrChange w:id="3187" w:author="Caree2" w:date="2017-04-02T07:53:00Z">
            <w:rPr>
              <w:ins w:id="318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89" w:author="Caree2" w:date="2017-04-02T07:09:00Z">
          <w:pPr>
            <w:autoSpaceDE w:val="0"/>
            <w:autoSpaceDN w:val="0"/>
            <w:adjustRightInd w:val="0"/>
          </w:pPr>
        </w:pPrChange>
      </w:pPr>
      <w:ins w:id="3190" w:author="Caree2" w:date="2017-04-01T12:06:00Z">
        <w:r w:rsidRPr="00880017">
          <w:rPr>
            <w:color w:val="008080"/>
            <w:rPrChange w:id="319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A02017" w:rsidRPr="00880017" w:rsidRDefault="00A02017" w:rsidP="001E7BF7">
      <w:pPr>
        <w:rPr>
          <w:ins w:id="3192" w:author="Caree2" w:date="2017-04-01T12:06:00Z"/>
          <w:color w:val="008080"/>
          <w:rPrChange w:id="3193" w:author="Caree2" w:date="2017-04-02T07:53:00Z">
            <w:rPr>
              <w:ins w:id="3194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95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196" w:author="Caree2" w:date="2017-04-01T12:06:00Z"/>
          <w:color w:val="008080"/>
          <w:rPrChange w:id="3197" w:author="Caree2" w:date="2017-04-02T07:53:00Z">
            <w:rPr>
              <w:ins w:id="319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199" w:author="Caree2" w:date="2017-04-02T07:09:00Z">
          <w:pPr>
            <w:autoSpaceDE w:val="0"/>
            <w:autoSpaceDN w:val="0"/>
            <w:adjustRightInd w:val="0"/>
          </w:pPr>
        </w:pPrChange>
      </w:pPr>
      <w:ins w:id="3200" w:author="Caree2" w:date="2017-04-01T12:06:00Z">
        <w:r w:rsidRPr="00880017">
          <w:rPr>
            <w:color w:val="008080"/>
            <w:rPrChange w:id="320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@Override</w:t>
        </w:r>
      </w:ins>
    </w:p>
    <w:p w:rsidR="00A02017" w:rsidRPr="00880017" w:rsidRDefault="00A02017" w:rsidP="001E7BF7">
      <w:pPr>
        <w:rPr>
          <w:ins w:id="3202" w:author="Caree2" w:date="2017-04-01T12:06:00Z"/>
          <w:color w:val="008080"/>
          <w:rPrChange w:id="3203" w:author="Caree2" w:date="2017-04-02T07:53:00Z">
            <w:rPr>
              <w:ins w:id="3204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05" w:author="Caree2" w:date="2017-04-02T07:09:00Z">
          <w:pPr>
            <w:autoSpaceDE w:val="0"/>
            <w:autoSpaceDN w:val="0"/>
            <w:adjustRightInd w:val="0"/>
          </w:pPr>
        </w:pPrChange>
      </w:pPr>
      <w:ins w:id="3206" w:author="Caree2" w:date="2017-04-01T12:06:00Z">
        <w:r w:rsidRPr="00880017">
          <w:rPr>
            <w:color w:val="008080"/>
            <w:rPrChange w:id="320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toString() {</w:t>
        </w:r>
      </w:ins>
    </w:p>
    <w:p w:rsidR="00A02017" w:rsidRPr="00880017" w:rsidRDefault="00A02017" w:rsidP="001E7BF7">
      <w:pPr>
        <w:rPr>
          <w:ins w:id="3208" w:author="Caree2" w:date="2017-04-01T12:06:00Z"/>
          <w:color w:val="008080"/>
          <w:rPrChange w:id="3209" w:author="Caree2" w:date="2017-04-02T07:53:00Z">
            <w:rPr>
              <w:ins w:id="3210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11" w:author="Caree2" w:date="2017-04-02T07:09:00Z">
          <w:pPr>
            <w:autoSpaceDE w:val="0"/>
            <w:autoSpaceDN w:val="0"/>
            <w:adjustRightInd w:val="0"/>
          </w:pPr>
        </w:pPrChange>
      </w:pPr>
      <w:ins w:id="3212" w:author="Caree2" w:date="2017-04-01T12:06:00Z">
        <w:r w:rsidRPr="00880017">
          <w:rPr>
            <w:color w:val="008080"/>
            <w:rPrChange w:id="321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1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"Car [carID=" + carID + ", carYear=" + carYear + ", carModel=" + carModel + ", carMake=" + carMake</w:t>
        </w:r>
      </w:ins>
    </w:p>
    <w:p w:rsidR="00A02017" w:rsidRPr="00880017" w:rsidRDefault="00A02017" w:rsidP="001E7BF7">
      <w:pPr>
        <w:rPr>
          <w:ins w:id="3215" w:author="Caree2" w:date="2017-04-01T12:06:00Z"/>
          <w:color w:val="008080"/>
          <w:rPrChange w:id="3216" w:author="Caree2" w:date="2017-04-02T07:53:00Z">
            <w:rPr>
              <w:ins w:id="3217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18" w:author="Caree2" w:date="2017-04-02T07:09:00Z">
          <w:pPr>
            <w:autoSpaceDE w:val="0"/>
            <w:autoSpaceDN w:val="0"/>
            <w:adjustRightInd w:val="0"/>
          </w:pPr>
        </w:pPrChange>
      </w:pPr>
      <w:ins w:id="3219" w:author="Caree2" w:date="2017-04-01T12:06:00Z">
        <w:r w:rsidRPr="00880017">
          <w:rPr>
            <w:color w:val="008080"/>
            <w:rPrChange w:id="322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2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2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2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+ ", carColor=" + carColor + "]";</w:t>
        </w:r>
      </w:ins>
    </w:p>
    <w:p w:rsidR="00A02017" w:rsidRPr="00880017" w:rsidRDefault="00A02017" w:rsidP="001E7BF7">
      <w:pPr>
        <w:rPr>
          <w:ins w:id="3224" w:author="Caree2" w:date="2017-04-01T12:06:00Z"/>
          <w:color w:val="008080"/>
          <w:rPrChange w:id="3225" w:author="Caree2" w:date="2017-04-02T07:53:00Z">
            <w:rPr>
              <w:ins w:id="322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27" w:author="Caree2" w:date="2017-04-02T07:09:00Z">
          <w:pPr>
            <w:autoSpaceDE w:val="0"/>
            <w:autoSpaceDN w:val="0"/>
            <w:adjustRightInd w:val="0"/>
          </w:pPr>
        </w:pPrChange>
      </w:pPr>
      <w:ins w:id="3228" w:author="Caree2" w:date="2017-04-01T12:06:00Z">
        <w:r w:rsidRPr="00880017">
          <w:rPr>
            <w:color w:val="008080"/>
            <w:rPrChange w:id="322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230" w:author="Caree2" w:date="2017-04-01T12:06:00Z"/>
          <w:color w:val="008080"/>
          <w:rPrChange w:id="3231" w:author="Caree2" w:date="2017-04-02T07:53:00Z">
            <w:rPr>
              <w:ins w:id="323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33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234" w:author="Caree2" w:date="2017-04-01T12:06:00Z"/>
          <w:color w:val="008080"/>
          <w:rPrChange w:id="3235" w:author="Caree2" w:date="2017-04-02T07:53:00Z">
            <w:rPr>
              <w:ins w:id="323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37" w:author="Caree2" w:date="2017-04-02T07:09:00Z">
          <w:pPr>
            <w:autoSpaceDE w:val="0"/>
            <w:autoSpaceDN w:val="0"/>
            <w:adjustRightInd w:val="0"/>
          </w:pPr>
        </w:pPrChange>
      </w:pPr>
      <w:ins w:id="3238" w:author="Caree2" w:date="2017-04-01T12:06:00Z">
        <w:r w:rsidRPr="00880017">
          <w:rPr>
            <w:color w:val="008080"/>
            <w:rPrChange w:id="323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Car(long carID, int carYear, String carModel, String carMake, String carColor,</w:t>
        </w:r>
      </w:ins>
    </w:p>
    <w:p w:rsidR="00A02017" w:rsidRPr="00880017" w:rsidRDefault="00A02017" w:rsidP="001E7BF7">
      <w:pPr>
        <w:rPr>
          <w:ins w:id="3240" w:author="Caree2" w:date="2017-04-01T12:06:00Z"/>
          <w:color w:val="008080"/>
          <w:rPrChange w:id="3241" w:author="Caree2" w:date="2017-04-02T07:53:00Z">
            <w:rPr>
              <w:ins w:id="324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43" w:author="Caree2" w:date="2017-04-02T07:09:00Z">
          <w:pPr>
            <w:autoSpaceDE w:val="0"/>
            <w:autoSpaceDN w:val="0"/>
            <w:adjustRightInd w:val="0"/>
          </w:pPr>
        </w:pPrChange>
      </w:pPr>
      <w:ins w:id="3244" w:author="Caree2" w:date="2017-04-01T12:06:00Z">
        <w:r w:rsidRPr="00880017">
          <w:rPr>
            <w:color w:val="008080"/>
            <w:rPrChange w:id="324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324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4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LocalDate registrationRenewalDate) {</w:t>
        </w:r>
      </w:ins>
    </w:p>
    <w:p w:rsidR="00A02017" w:rsidRPr="00880017" w:rsidRDefault="00A02017" w:rsidP="001E7BF7">
      <w:pPr>
        <w:rPr>
          <w:ins w:id="3248" w:author="Caree2" w:date="2017-04-01T12:06:00Z"/>
          <w:color w:val="008080"/>
          <w:rPrChange w:id="3249" w:author="Caree2" w:date="2017-04-02T07:53:00Z">
            <w:rPr>
              <w:ins w:id="3250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51" w:author="Caree2" w:date="2017-04-02T07:09:00Z">
          <w:pPr>
            <w:autoSpaceDE w:val="0"/>
            <w:autoSpaceDN w:val="0"/>
            <w:adjustRightInd w:val="0"/>
          </w:pPr>
        </w:pPrChange>
      </w:pPr>
      <w:ins w:id="3252" w:author="Caree2" w:date="2017-04-01T12:06:00Z">
        <w:r w:rsidRPr="00880017">
          <w:rPr>
            <w:color w:val="008080"/>
            <w:rPrChange w:id="325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5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super();</w:t>
        </w:r>
      </w:ins>
    </w:p>
    <w:p w:rsidR="00A02017" w:rsidRPr="00880017" w:rsidRDefault="00A02017" w:rsidP="001E7BF7">
      <w:pPr>
        <w:rPr>
          <w:ins w:id="3255" w:author="Caree2" w:date="2017-04-01T12:06:00Z"/>
          <w:color w:val="008080"/>
          <w:rPrChange w:id="3256" w:author="Caree2" w:date="2017-04-02T07:53:00Z">
            <w:rPr>
              <w:ins w:id="3257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58" w:author="Caree2" w:date="2017-04-02T07:09:00Z">
          <w:pPr>
            <w:autoSpaceDE w:val="0"/>
            <w:autoSpaceDN w:val="0"/>
            <w:adjustRightInd w:val="0"/>
          </w:pPr>
        </w:pPrChange>
      </w:pPr>
      <w:ins w:id="3259" w:author="Caree2" w:date="2017-04-01T12:06:00Z">
        <w:r w:rsidRPr="00880017">
          <w:rPr>
            <w:color w:val="008080"/>
            <w:rPrChange w:id="326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6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this.carID = carID;</w:t>
        </w:r>
      </w:ins>
    </w:p>
    <w:p w:rsidR="00A02017" w:rsidRPr="00880017" w:rsidRDefault="00A02017" w:rsidP="001E7BF7">
      <w:pPr>
        <w:rPr>
          <w:ins w:id="3262" w:author="Caree2" w:date="2017-04-01T12:06:00Z"/>
          <w:color w:val="008080"/>
          <w:rPrChange w:id="3263" w:author="Caree2" w:date="2017-04-02T07:53:00Z">
            <w:rPr>
              <w:ins w:id="3264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65" w:author="Caree2" w:date="2017-04-02T07:09:00Z">
          <w:pPr>
            <w:autoSpaceDE w:val="0"/>
            <w:autoSpaceDN w:val="0"/>
            <w:adjustRightInd w:val="0"/>
          </w:pPr>
        </w:pPrChange>
      </w:pPr>
      <w:ins w:id="3266" w:author="Caree2" w:date="2017-04-01T12:06:00Z">
        <w:r w:rsidRPr="00880017">
          <w:rPr>
            <w:color w:val="008080"/>
            <w:rPrChange w:id="3267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6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this.carYear = carYear;</w:t>
        </w:r>
      </w:ins>
    </w:p>
    <w:p w:rsidR="00A02017" w:rsidRPr="00880017" w:rsidRDefault="00A02017" w:rsidP="001E7BF7">
      <w:pPr>
        <w:rPr>
          <w:ins w:id="3269" w:author="Caree2" w:date="2017-04-01T12:06:00Z"/>
          <w:color w:val="008080"/>
          <w:rPrChange w:id="3270" w:author="Caree2" w:date="2017-04-02T07:53:00Z">
            <w:rPr>
              <w:ins w:id="3271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72" w:author="Caree2" w:date="2017-04-02T07:09:00Z">
          <w:pPr>
            <w:autoSpaceDE w:val="0"/>
            <w:autoSpaceDN w:val="0"/>
            <w:adjustRightInd w:val="0"/>
          </w:pPr>
        </w:pPrChange>
      </w:pPr>
      <w:ins w:id="3273" w:author="Caree2" w:date="2017-04-01T12:06:00Z">
        <w:r w:rsidRPr="00880017">
          <w:rPr>
            <w:color w:val="008080"/>
            <w:rPrChange w:id="327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7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this.carModel = carModel;</w:t>
        </w:r>
      </w:ins>
    </w:p>
    <w:p w:rsidR="00A02017" w:rsidRPr="00880017" w:rsidRDefault="00A02017" w:rsidP="001E7BF7">
      <w:pPr>
        <w:rPr>
          <w:ins w:id="3276" w:author="Caree2" w:date="2017-04-01T12:06:00Z"/>
          <w:color w:val="008080"/>
          <w:rPrChange w:id="3277" w:author="Caree2" w:date="2017-04-02T07:53:00Z">
            <w:rPr>
              <w:ins w:id="327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79" w:author="Caree2" w:date="2017-04-02T07:09:00Z">
          <w:pPr>
            <w:autoSpaceDE w:val="0"/>
            <w:autoSpaceDN w:val="0"/>
            <w:adjustRightInd w:val="0"/>
          </w:pPr>
        </w:pPrChange>
      </w:pPr>
      <w:ins w:id="3280" w:author="Caree2" w:date="2017-04-01T12:06:00Z">
        <w:r w:rsidRPr="00880017">
          <w:rPr>
            <w:color w:val="008080"/>
            <w:rPrChange w:id="328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8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this.carMake = carMake;</w:t>
        </w:r>
      </w:ins>
    </w:p>
    <w:p w:rsidR="00A02017" w:rsidRPr="00880017" w:rsidRDefault="00A02017" w:rsidP="001E7BF7">
      <w:pPr>
        <w:rPr>
          <w:ins w:id="3283" w:author="Caree2" w:date="2017-04-01T12:06:00Z"/>
          <w:color w:val="008080"/>
          <w:rPrChange w:id="3284" w:author="Caree2" w:date="2017-04-02T07:53:00Z">
            <w:rPr>
              <w:ins w:id="328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86" w:author="Caree2" w:date="2017-04-02T07:09:00Z">
          <w:pPr>
            <w:autoSpaceDE w:val="0"/>
            <w:autoSpaceDN w:val="0"/>
            <w:adjustRightInd w:val="0"/>
          </w:pPr>
        </w:pPrChange>
      </w:pPr>
      <w:ins w:id="3287" w:author="Caree2" w:date="2017-04-01T12:06:00Z">
        <w:r w:rsidRPr="00880017">
          <w:rPr>
            <w:color w:val="008080"/>
            <w:rPrChange w:id="328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8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this.carColor = carColor;</w:t>
        </w:r>
      </w:ins>
    </w:p>
    <w:p w:rsidR="00A02017" w:rsidRPr="00880017" w:rsidRDefault="00A02017" w:rsidP="001E7BF7">
      <w:pPr>
        <w:rPr>
          <w:ins w:id="3290" w:author="Caree2" w:date="2017-04-01T12:06:00Z"/>
          <w:color w:val="008080"/>
          <w:rPrChange w:id="3291" w:author="Caree2" w:date="2017-04-02T07:53:00Z">
            <w:rPr>
              <w:ins w:id="329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293" w:author="Caree2" w:date="2017-04-02T07:09:00Z">
          <w:pPr>
            <w:autoSpaceDE w:val="0"/>
            <w:autoSpaceDN w:val="0"/>
            <w:adjustRightInd w:val="0"/>
          </w:pPr>
        </w:pPrChange>
      </w:pPr>
      <w:ins w:id="3294" w:author="Caree2" w:date="2017-04-01T12:06:00Z">
        <w:r w:rsidRPr="00880017">
          <w:rPr>
            <w:color w:val="008080"/>
            <w:rPrChange w:id="329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29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this.registrationRenewalDate = registrationRenewalDate;</w:t>
        </w:r>
      </w:ins>
    </w:p>
    <w:p w:rsidR="00A02017" w:rsidRPr="00880017" w:rsidRDefault="00A02017" w:rsidP="001E7BF7">
      <w:pPr>
        <w:rPr>
          <w:ins w:id="3297" w:author="Caree2" w:date="2017-04-01T12:06:00Z"/>
          <w:color w:val="008080"/>
          <w:rPrChange w:id="3298" w:author="Caree2" w:date="2017-04-02T07:53:00Z">
            <w:rPr>
              <w:ins w:id="3299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00" w:author="Caree2" w:date="2017-04-02T07:09:00Z">
          <w:pPr>
            <w:autoSpaceDE w:val="0"/>
            <w:autoSpaceDN w:val="0"/>
            <w:adjustRightInd w:val="0"/>
          </w:pPr>
        </w:pPrChange>
      </w:pPr>
      <w:ins w:id="3301" w:author="Caree2" w:date="2017-04-01T12:06:00Z">
        <w:r w:rsidRPr="00880017">
          <w:rPr>
            <w:color w:val="008080"/>
            <w:rPrChange w:id="330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303" w:author="Caree2" w:date="2017-04-01T12:06:00Z"/>
          <w:color w:val="008080"/>
          <w:rPrChange w:id="3304" w:author="Caree2" w:date="2017-04-02T07:53:00Z">
            <w:rPr>
              <w:ins w:id="330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06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307" w:author="Caree2" w:date="2017-04-01T12:06:00Z"/>
          <w:color w:val="008080"/>
          <w:rPrChange w:id="3308" w:author="Caree2" w:date="2017-04-02T07:53:00Z">
            <w:rPr>
              <w:ins w:id="3309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10" w:author="Caree2" w:date="2017-04-02T07:09:00Z">
          <w:pPr>
            <w:autoSpaceDE w:val="0"/>
            <w:autoSpaceDN w:val="0"/>
            <w:adjustRightInd w:val="0"/>
          </w:pPr>
        </w:pPrChange>
      </w:pPr>
      <w:ins w:id="3311" w:author="Caree2" w:date="2017-04-01T12:06:00Z">
        <w:r w:rsidRPr="00880017">
          <w:rPr>
            <w:color w:val="008080"/>
            <w:rPrChange w:id="331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LocalDate getRegistrationRenewalDate() {</w:t>
        </w:r>
      </w:ins>
    </w:p>
    <w:p w:rsidR="00A02017" w:rsidRPr="00880017" w:rsidRDefault="00A02017" w:rsidP="001E7BF7">
      <w:pPr>
        <w:rPr>
          <w:ins w:id="3313" w:author="Caree2" w:date="2017-04-01T12:06:00Z"/>
          <w:color w:val="008080"/>
          <w:rPrChange w:id="3314" w:author="Caree2" w:date="2017-04-02T07:53:00Z">
            <w:rPr>
              <w:ins w:id="331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16" w:author="Caree2" w:date="2017-04-02T07:09:00Z">
          <w:pPr>
            <w:autoSpaceDE w:val="0"/>
            <w:autoSpaceDN w:val="0"/>
            <w:adjustRightInd w:val="0"/>
          </w:pPr>
        </w:pPrChange>
      </w:pPr>
      <w:ins w:id="3317" w:author="Caree2" w:date="2017-04-01T12:06:00Z">
        <w:r w:rsidRPr="00880017">
          <w:rPr>
            <w:color w:val="008080"/>
            <w:rPrChange w:id="331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31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registrationRenewalDate;</w:t>
        </w:r>
      </w:ins>
    </w:p>
    <w:p w:rsidR="00A02017" w:rsidRPr="00880017" w:rsidRDefault="00A02017" w:rsidP="001E7BF7">
      <w:pPr>
        <w:rPr>
          <w:ins w:id="3320" w:author="Caree2" w:date="2017-04-01T12:06:00Z"/>
          <w:color w:val="008080"/>
          <w:rPrChange w:id="3321" w:author="Caree2" w:date="2017-04-02T07:53:00Z">
            <w:rPr>
              <w:ins w:id="332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23" w:author="Caree2" w:date="2017-04-02T07:09:00Z">
          <w:pPr>
            <w:autoSpaceDE w:val="0"/>
            <w:autoSpaceDN w:val="0"/>
            <w:adjustRightInd w:val="0"/>
          </w:pPr>
        </w:pPrChange>
      </w:pPr>
      <w:ins w:id="3324" w:author="Caree2" w:date="2017-04-01T12:06:00Z">
        <w:r w:rsidRPr="00880017">
          <w:rPr>
            <w:color w:val="008080"/>
            <w:rPrChange w:id="332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326" w:author="Caree2" w:date="2017-04-01T12:06:00Z"/>
          <w:color w:val="008080"/>
          <w:rPrChange w:id="3327" w:author="Caree2" w:date="2017-04-02T07:53:00Z">
            <w:rPr>
              <w:ins w:id="332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29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330" w:author="Caree2" w:date="2017-04-01T12:06:00Z"/>
          <w:color w:val="008080"/>
          <w:rPrChange w:id="3331" w:author="Caree2" w:date="2017-04-02T07:53:00Z">
            <w:rPr>
              <w:ins w:id="333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33" w:author="Caree2" w:date="2017-04-02T07:09:00Z">
          <w:pPr>
            <w:autoSpaceDE w:val="0"/>
            <w:autoSpaceDN w:val="0"/>
            <w:adjustRightInd w:val="0"/>
          </w:pPr>
        </w:pPrChange>
      </w:pPr>
      <w:ins w:id="3334" w:author="Caree2" w:date="2017-04-01T12:06:00Z">
        <w:r w:rsidRPr="00880017">
          <w:rPr>
            <w:color w:val="008080"/>
            <w:rPrChange w:id="333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setRegistrationRenewalDate(LocalDate registrationRenewalDate) {</w:t>
        </w:r>
      </w:ins>
    </w:p>
    <w:p w:rsidR="00A02017" w:rsidRPr="00880017" w:rsidRDefault="00A02017" w:rsidP="001E7BF7">
      <w:pPr>
        <w:rPr>
          <w:ins w:id="3336" w:author="Caree2" w:date="2017-04-01T12:06:00Z"/>
          <w:color w:val="008080"/>
          <w:rPrChange w:id="3337" w:author="Caree2" w:date="2017-04-02T07:53:00Z">
            <w:rPr>
              <w:ins w:id="333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39" w:author="Caree2" w:date="2017-04-02T07:09:00Z">
          <w:pPr>
            <w:autoSpaceDE w:val="0"/>
            <w:autoSpaceDN w:val="0"/>
            <w:adjustRightInd w:val="0"/>
          </w:pPr>
        </w:pPrChange>
      </w:pPr>
      <w:ins w:id="3340" w:author="Caree2" w:date="2017-04-01T12:06:00Z">
        <w:r w:rsidRPr="00880017">
          <w:rPr>
            <w:color w:val="008080"/>
            <w:rPrChange w:id="334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34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this.registrationRenewalDate = registrationRenewalDate;</w:t>
        </w:r>
      </w:ins>
    </w:p>
    <w:p w:rsidR="00A02017" w:rsidRPr="00880017" w:rsidRDefault="00A02017" w:rsidP="001E7BF7">
      <w:pPr>
        <w:rPr>
          <w:ins w:id="3343" w:author="Caree2" w:date="2017-04-01T12:06:00Z"/>
          <w:color w:val="008080"/>
          <w:rPrChange w:id="3344" w:author="Caree2" w:date="2017-04-02T07:53:00Z">
            <w:rPr>
              <w:ins w:id="334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46" w:author="Caree2" w:date="2017-04-02T07:09:00Z">
          <w:pPr>
            <w:autoSpaceDE w:val="0"/>
            <w:autoSpaceDN w:val="0"/>
            <w:adjustRightInd w:val="0"/>
          </w:pPr>
        </w:pPrChange>
      </w:pPr>
      <w:ins w:id="3347" w:author="Caree2" w:date="2017-04-01T12:06:00Z">
        <w:r w:rsidRPr="00880017">
          <w:rPr>
            <w:color w:val="008080"/>
            <w:rPrChange w:id="334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349" w:author="Caree2" w:date="2017-04-01T12:06:00Z"/>
          <w:color w:val="008080"/>
          <w:rPrChange w:id="3350" w:author="Caree2" w:date="2017-04-02T07:53:00Z">
            <w:rPr>
              <w:ins w:id="3351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52" w:author="Caree2" w:date="2017-04-02T07:09:00Z">
          <w:pPr>
            <w:autoSpaceDE w:val="0"/>
            <w:autoSpaceDN w:val="0"/>
            <w:adjustRightInd w:val="0"/>
          </w:pPr>
        </w:pPrChange>
      </w:pPr>
    </w:p>
    <w:p w:rsidR="00A02017" w:rsidRPr="00880017" w:rsidRDefault="00A02017" w:rsidP="001E7BF7">
      <w:pPr>
        <w:rPr>
          <w:ins w:id="3353" w:author="Caree2" w:date="2017-04-01T12:06:00Z"/>
          <w:color w:val="008080"/>
          <w:rPrChange w:id="3354" w:author="Caree2" w:date="2017-04-02T07:53:00Z">
            <w:rPr>
              <w:ins w:id="335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56" w:author="Caree2" w:date="2017-04-02T07:09:00Z">
          <w:pPr>
            <w:autoSpaceDE w:val="0"/>
            <w:autoSpaceDN w:val="0"/>
            <w:adjustRightInd w:val="0"/>
          </w:pPr>
        </w:pPrChange>
      </w:pPr>
      <w:ins w:id="3357" w:author="Caree2" w:date="2017-04-01T12:06:00Z">
        <w:r w:rsidRPr="00880017">
          <w:rPr>
            <w:color w:val="008080"/>
            <w:rPrChange w:id="335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Car(long carID, int carYear, String carModel, String carMake, String carColor) {</w:t>
        </w:r>
      </w:ins>
    </w:p>
    <w:p w:rsidR="00A02017" w:rsidRPr="00880017" w:rsidRDefault="00A02017" w:rsidP="001E7BF7">
      <w:pPr>
        <w:rPr>
          <w:ins w:id="3359" w:author="Caree2" w:date="2017-04-01T12:06:00Z"/>
          <w:color w:val="008080"/>
          <w:rPrChange w:id="3360" w:author="Caree2" w:date="2017-04-02T07:53:00Z">
            <w:rPr>
              <w:ins w:id="3361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62" w:author="Caree2" w:date="2017-04-02T07:09:00Z">
          <w:pPr>
            <w:autoSpaceDE w:val="0"/>
            <w:autoSpaceDN w:val="0"/>
            <w:adjustRightInd w:val="0"/>
          </w:pPr>
        </w:pPrChange>
      </w:pPr>
      <w:ins w:id="3363" w:author="Caree2" w:date="2017-04-01T12:06:00Z">
        <w:r w:rsidRPr="00880017">
          <w:rPr>
            <w:color w:val="008080"/>
            <w:rPrChange w:id="336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36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super();</w:t>
        </w:r>
      </w:ins>
    </w:p>
    <w:p w:rsidR="00A02017" w:rsidRPr="00880017" w:rsidRDefault="00A02017" w:rsidP="001E7BF7">
      <w:pPr>
        <w:rPr>
          <w:ins w:id="3366" w:author="Caree2" w:date="2017-04-01T12:06:00Z"/>
          <w:color w:val="008080"/>
          <w:rPrChange w:id="3367" w:author="Caree2" w:date="2017-04-02T07:53:00Z">
            <w:rPr>
              <w:ins w:id="3368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69" w:author="Caree2" w:date="2017-04-02T07:09:00Z">
          <w:pPr>
            <w:autoSpaceDE w:val="0"/>
            <w:autoSpaceDN w:val="0"/>
            <w:adjustRightInd w:val="0"/>
          </w:pPr>
        </w:pPrChange>
      </w:pPr>
      <w:ins w:id="3370" w:author="Caree2" w:date="2017-04-01T12:06:00Z">
        <w:r w:rsidRPr="00880017">
          <w:rPr>
            <w:color w:val="008080"/>
            <w:rPrChange w:id="3371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37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this.carID = carID;</w:t>
        </w:r>
      </w:ins>
    </w:p>
    <w:p w:rsidR="00A02017" w:rsidRPr="00880017" w:rsidRDefault="00A02017" w:rsidP="001E7BF7">
      <w:pPr>
        <w:rPr>
          <w:ins w:id="3373" w:author="Caree2" w:date="2017-04-01T12:06:00Z"/>
          <w:color w:val="008080"/>
          <w:rPrChange w:id="3374" w:author="Caree2" w:date="2017-04-02T07:53:00Z">
            <w:rPr>
              <w:ins w:id="337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76" w:author="Caree2" w:date="2017-04-02T07:09:00Z">
          <w:pPr>
            <w:autoSpaceDE w:val="0"/>
            <w:autoSpaceDN w:val="0"/>
            <w:adjustRightInd w:val="0"/>
          </w:pPr>
        </w:pPrChange>
      </w:pPr>
      <w:ins w:id="3377" w:author="Caree2" w:date="2017-04-01T12:06:00Z">
        <w:r w:rsidRPr="00880017">
          <w:rPr>
            <w:color w:val="008080"/>
            <w:rPrChange w:id="337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37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this.carYear = carYear;</w:t>
        </w:r>
      </w:ins>
    </w:p>
    <w:p w:rsidR="00A02017" w:rsidRPr="00880017" w:rsidRDefault="00A02017" w:rsidP="001E7BF7">
      <w:pPr>
        <w:rPr>
          <w:ins w:id="3380" w:author="Caree2" w:date="2017-04-01T12:06:00Z"/>
          <w:color w:val="008080"/>
          <w:rPrChange w:id="3381" w:author="Caree2" w:date="2017-04-02T07:53:00Z">
            <w:rPr>
              <w:ins w:id="3382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83" w:author="Caree2" w:date="2017-04-02T07:09:00Z">
          <w:pPr>
            <w:autoSpaceDE w:val="0"/>
            <w:autoSpaceDN w:val="0"/>
            <w:adjustRightInd w:val="0"/>
          </w:pPr>
        </w:pPrChange>
      </w:pPr>
      <w:ins w:id="3384" w:author="Caree2" w:date="2017-04-01T12:06:00Z">
        <w:r w:rsidRPr="00880017">
          <w:rPr>
            <w:color w:val="008080"/>
            <w:rPrChange w:id="3385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38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this.carModel = carModel;</w:t>
        </w:r>
      </w:ins>
    </w:p>
    <w:p w:rsidR="00A02017" w:rsidRPr="00880017" w:rsidRDefault="00A02017" w:rsidP="001E7BF7">
      <w:pPr>
        <w:rPr>
          <w:ins w:id="3387" w:author="Caree2" w:date="2017-04-01T12:06:00Z"/>
          <w:color w:val="008080"/>
          <w:rPrChange w:id="3388" w:author="Caree2" w:date="2017-04-02T07:53:00Z">
            <w:rPr>
              <w:ins w:id="3389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90" w:author="Caree2" w:date="2017-04-02T07:09:00Z">
          <w:pPr>
            <w:autoSpaceDE w:val="0"/>
            <w:autoSpaceDN w:val="0"/>
            <w:adjustRightInd w:val="0"/>
          </w:pPr>
        </w:pPrChange>
      </w:pPr>
      <w:ins w:id="3391" w:author="Caree2" w:date="2017-04-01T12:06:00Z">
        <w:r w:rsidRPr="00880017">
          <w:rPr>
            <w:color w:val="008080"/>
            <w:rPrChange w:id="339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393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this.carMake = carMake;</w:t>
        </w:r>
      </w:ins>
    </w:p>
    <w:p w:rsidR="00A02017" w:rsidRPr="00880017" w:rsidRDefault="00A02017" w:rsidP="001E7BF7">
      <w:pPr>
        <w:rPr>
          <w:ins w:id="3394" w:author="Caree2" w:date="2017-04-01T12:06:00Z"/>
          <w:color w:val="008080"/>
          <w:rPrChange w:id="3395" w:author="Caree2" w:date="2017-04-02T07:53:00Z">
            <w:rPr>
              <w:ins w:id="3396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397" w:author="Caree2" w:date="2017-04-02T07:09:00Z">
          <w:pPr>
            <w:autoSpaceDE w:val="0"/>
            <w:autoSpaceDN w:val="0"/>
            <w:adjustRightInd w:val="0"/>
          </w:pPr>
        </w:pPrChange>
      </w:pPr>
      <w:ins w:id="3398" w:author="Caree2" w:date="2017-04-01T12:06:00Z">
        <w:r w:rsidRPr="00880017">
          <w:rPr>
            <w:color w:val="008080"/>
            <w:rPrChange w:id="3399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340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this.carColor = carColor;</w:t>
        </w:r>
      </w:ins>
    </w:p>
    <w:p w:rsidR="00A02017" w:rsidRPr="00880017" w:rsidRDefault="00A02017" w:rsidP="001E7BF7">
      <w:pPr>
        <w:rPr>
          <w:ins w:id="3401" w:author="Caree2" w:date="2017-04-01T12:06:00Z"/>
          <w:color w:val="008080"/>
          <w:rPrChange w:id="3402" w:author="Caree2" w:date="2017-04-02T07:53:00Z">
            <w:rPr>
              <w:ins w:id="3403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404" w:author="Caree2" w:date="2017-04-02T07:09:00Z">
          <w:pPr>
            <w:autoSpaceDE w:val="0"/>
            <w:autoSpaceDN w:val="0"/>
            <w:adjustRightInd w:val="0"/>
          </w:pPr>
        </w:pPrChange>
      </w:pPr>
      <w:ins w:id="3405" w:author="Caree2" w:date="2017-04-01T12:06:00Z">
        <w:r w:rsidRPr="00880017">
          <w:rPr>
            <w:color w:val="008080"/>
            <w:rPrChange w:id="3406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A02017" w:rsidRPr="00880017" w:rsidRDefault="00A02017" w:rsidP="001E7BF7">
      <w:pPr>
        <w:rPr>
          <w:ins w:id="3407" w:author="Caree2" w:date="2017-04-01T12:06:00Z"/>
          <w:color w:val="008080"/>
          <w:rPrChange w:id="3408" w:author="Caree2" w:date="2017-04-02T07:53:00Z">
            <w:rPr>
              <w:ins w:id="3409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410" w:author="Caree2" w:date="2017-04-02T07:09:00Z">
          <w:pPr>
            <w:autoSpaceDE w:val="0"/>
            <w:autoSpaceDN w:val="0"/>
            <w:adjustRightInd w:val="0"/>
          </w:pPr>
        </w:pPrChange>
      </w:pPr>
      <w:ins w:id="3411" w:author="Caree2" w:date="2017-04-01T12:06:00Z">
        <w:r w:rsidRPr="00880017">
          <w:rPr>
            <w:color w:val="008080"/>
            <w:rPrChange w:id="3412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A02017" w:rsidRPr="00880017" w:rsidRDefault="00A02017" w:rsidP="001E7BF7">
      <w:pPr>
        <w:rPr>
          <w:ins w:id="3413" w:author="Caree2" w:date="2017-04-01T12:06:00Z"/>
          <w:color w:val="008080"/>
          <w:rPrChange w:id="3414" w:author="Caree2" w:date="2017-04-02T07:53:00Z">
            <w:rPr>
              <w:ins w:id="3415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416" w:author="Caree2" w:date="2017-04-02T07:09:00Z">
          <w:pPr>
            <w:autoSpaceDE w:val="0"/>
            <w:autoSpaceDN w:val="0"/>
            <w:adjustRightInd w:val="0"/>
          </w:pPr>
        </w:pPrChange>
      </w:pPr>
      <w:ins w:id="3417" w:author="Caree2" w:date="2017-04-01T12:06:00Z">
        <w:r w:rsidRPr="00880017">
          <w:rPr>
            <w:color w:val="008080"/>
            <w:rPrChange w:id="3418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A02017" w:rsidRPr="00880017" w:rsidRDefault="00A02017" w:rsidP="001E7BF7">
      <w:pPr>
        <w:rPr>
          <w:ins w:id="3419" w:author="Caree2" w:date="2017-04-01T12:06:00Z"/>
          <w:color w:val="008080"/>
          <w:rPrChange w:id="3420" w:author="Caree2" w:date="2017-04-02T07:53:00Z">
            <w:rPr>
              <w:ins w:id="3421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422" w:author="Caree2" w:date="2017-04-02T07:09:00Z">
          <w:pPr>
            <w:autoSpaceDE w:val="0"/>
            <w:autoSpaceDN w:val="0"/>
            <w:adjustRightInd w:val="0"/>
          </w:pPr>
        </w:pPrChange>
      </w:pPr>
      <w:ins w:id="3423" w:author="Caree2" w:date="2017-04-01T12:06:00Z">
        <w:r w:rsidRPr="00880017">
          <w:rPr>
            <w:color w:val="008080"/>
            <w:rPrChange w:id="3424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A02017" w:rsidRPr="00880017" w:rsidRDefault="00A02017" w:rsidP="001E7BF7">
      <w:pPr>
        <w:rPr>
          <w:ins w:id="3425" w:author="Caree2" w:date="2017-04-01T12:06:00Z"/>
          <w:color w:val="008080"/>
          <w:rPrChange w:id="3426" w:author="Caree2" w:date="2017-04-02T07:53:00Z">
            <w:rPr>
              <w:ins w:id="3427" w:author="Caree2" w:date="2017-04-01T12:06:00Z"/>
              <w:rFonts w:ascii="Consolas" w:hAnsi="Consolas" w:cs="Consolas"/>
              <w:sz w:val="20"/>
              <w:szCs w:val="20"/>
            </w:rPr>
          </w:rPrChange>
        </w:rPr>
        <w:pPrChange w:id="3428" w:author="Caree2" w:date="2017-04-02T07:09:00Z">
          <w:pPr>
            <w:autoSpaceDE w:val="0"/>
            <w:autoSpaceDN w:val="0"/>
            <w:adjustRightInd w:val="0"/>
          </w:pPr>
        </w:pPrChange>
      </w:pPr>
      <w:ins w:id="3429" w:author="Caree2" w:date="2017-04-01T12:06:00Z">
        <w:r w:rsidRPr="00880017">
          <w:rPr>
            <w:color w:val="008080"/>
            <w:rPrChange w:id="3430" w:author="Caree2" w:date="2017-04-02T07:53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>}</w:t>
        </w:r>
      </w:ins>
    </w:p>
    <w:p w:rsidR="000D3448" w:rsidRDefault="000D3448" w:rsidP="0091290A">
      <w:pPr>
        <w:rPr>
          <w:ins w:id="3431" w:author="Caree2" w:date="2017-04-01T12:06:00Z"/>
        </w:rPr>
      </w:pPr>
    </w:p>
    <w:p w:rsidR="00926860" w:rsidRDefault="00926860" w:rsidP="0091290A"/>
    <w:p w:rsidR="00926860" w:rsidRDefault="00926860">
      <w:pPr>
        <w:rPr>
          <w:ins w:id="3432" w:author="Caree2" w:date="2017-04-01T12:06:00Z"/>
          <w:rFonts w:ascii="Times New Roman" w:hAnsi="Times New Roman"/>
          <w:b/>
          <w:bCs/>
          <w:color w:val="000000"/>
          <w:sz w:val="28"/>
          <w:szCs w:val="20"/>
        </w:rPr>
      </w:pPr>
      <w:ins w:id="3433" w:author="Caree2" w:date="2017-04-01T12:06:00Z">
        <w:r>
          <w:br w:type="page"/>
        </w:r>
      </w:ins>
    </w:p>
    <w:p w:rsidR="00926860" w:rsidRDefault="00926860" w:rsidP="00926860">
      <w:pPr>
        <w:pStyle w:val="StyleHeading114ptBoldUnderlineLeft"/>
        <w:rPr>
          <w:ins w:id="3434" w:author="Caree2" w:date="2017-04-01T12:06:00Z"/>
        </w:rPr>
      </w:pPr>
      <w:bookmarkStart w:id="3435" w:name="_Toc478888058"/>
      <w:ins w:id="3436" w:author="Caree2" w:date="2017-04-01T12:06:00Z">
        <w:r w:rsidRPr="00EA03DE">
          <w:lastRenderedPageBreak/>
          <w:t>1.</w:t>
        </w:r>
        <w:r>
          <w:t>1</w:t>
        </w:r>
      </w:ins>
      <w:ins w:id="3437" w:author="Caree2" w:date="2017-04-02T07:36:00Z">
        <w:r w:rsidR="00B72EBA">
          <w:t>6</w:t>
        </w:r>
      </w:ins>
      <w:ins w:id="3438" w:author="Caree2" w:date="2017-04-01T12:06:00Z">
        <w:r w:rsidRPr="00EA03DE">
          <w:t xml:space="preserve"> </w:t>
        </w:r>
        <w:r>
          <w:t xml:space="preserve">–Create the CarOwner class in package </w:t>
        </w:r>
      </w:ins>
      <w:ins w:id="3439" w:author="Caree2" w:date="2017-04-02T07:09:00Z">
        <w:r w:rsidR="00A01E16">
          <w:t>second</w:t>
        </w:r>
      </w:ins>
      <w:bookmarkEnd w:id="3435"/>
    </w:p>
    <w:p w:rsidR="00926860" w:rsidRDefault="00926860" w:rsidP="00926860">
      <w:pPr>
        <w:pStyle w:val="StyleHeading114ptBoldUnderlineLeft"/>
        <w:rPr>
          <w:ins w:id="3440" w:author="Caree2" w:date="2017-04-01T12:06:00Z"/>
        </w:rPr>
      </w:pPr>
    </w:p>
    <w:p w:rsidR="00926860" w:rsidRPr="00880017" w:rsidRDefault="00926860" w:rsidP="00A01E16">
      <w:pPr>
        <w:rPr>
          <w:ins w:id="3441" w:author="Caree2" w:date="2017-04-01T12:06:00Z"/>
          <w:color w:val="008080"/>
          <w:rPrChange w:id="3442" w:author="Caree2" w:date="2017-04-02T07:53:00Z">
            <w:rPr>
              <w:ins w:id="3443" w:author="Caree2" w:date="2017-04-01T12:06:00Z"/>
            </w:rPr>
          </w:rPrChange>
        </w:rPr>
        <w:pPrChange w:id="3444" w:author="Caree2" w:date="2017-04-02T07:09:00Z">
          <w:pPr>
            <w:pStyle w:val="StyleHeading114ptBoldUnderlineLeft"/>
          </w:pPr>
        </w:pPrChange>
      </w:pPr>
      <w:ins w:id="3445" w:author="Caree2" w:date="2017-04-01T12:06:00Z">
        <w:r w:rsidRPr="00880017">
          <w:rPr>
            <w:color w:val="008080"/>
            <w:rPrChange w:id="3446" w:author="Caree2" w:date="2017-04-02T07:53:00Z">
              <w:rPr/>
            </w:rPrChange>
          </w:rPr>
          <w:t>package com.rollingstone.springframework.basic.ioc.contructor.injection.collection.second;</w:t>
        </w:r>
      </w:ins>
    </w:p>
    <w:p w:rsidR="00926860" w:rsidRPr="00880017" w:rsidRDefault="00926860" w:rsidP="00A01E16">
      <w:pPr>
        <w:rPr>
          <w:ins w:id="3447" w:author="Caree2" w:date="2017-04-01T12:06:00Z"/>
          <w:color w:val="008080"/>
          <w:rPrChange w:id="3448" w:author="Caree2" w:date="2017-04-02T07:53:00Z">
            <w:rPr>
              <w:ins w:id="3449" w:author="Caree2" w:date="2017-04-01T12:06:00Z"/>
            </w:rPr>
          </w:rPrChange>
        </w:rPr>
        <w:pPrChange w:id="3450" w:author="Caree2" w:date="2017-04-02T07:09:00Z">
          <w:pPr>
            <w:pStyle w:val="StyleHeading114ptBoldUnderlineLeft"/>
          </w:pPr>
        </w:pPrChange>
      </w:pPr>
    </w:p>
    <w:p w:rsidR="00926860" w:rsidRPr="00880017" w:rsidRDefault="00926860" w:rsidP="00A01E16">
      <w:pPr>
        <w:rPr>
          <w:ins w:id="3451" w:author="Caree2" w:date="2017-04-01T12:06:00Z"/>
          <w:color w:val="008080"/>
          <w:rPrChange w:id="3452" w:author="Caree2" w:date="2017-04-02T07:53:00Z">
            <w:rPr>
              <w:ins w:id="3453" w:author="Caree2" w:date="2017-04-01T12:06:00Z"/>
            </w:rPr>
          </w:rPrChange>
        </w:rPr>
        <w:pPrChange w:id="3454" w:author="Caree2" w:date="2017-04-02T07:09:00Z">
          <w:pPr>
            <w:pStyle w:val="StyleHeading114ptBoldUnderlineLeft"/>
          </w:pPr>
        </w:pPrChange>
      </w:pPr>
      <w:ins w:id="3455" w:author="Caree2" w:date="2017-04-01T12:06:00Z">
        <w:r w:rsidRPr="00880017">
          <w:rPr>
            <w:color w:val="008080"/>
            <w:rPrChange w:id="3456" w:author="Caree2" w:date="2017-04-02T07:53:00Z">
              <w:rPr/>
            </w:rPrChange>
          </w:rPr>
          <w:t>import java.time.LocalDate;</w:t>
        </w:r>
      </w:ins>
    </w:p>
    <w:p w:rsidR="00926860" w:rsidRPr="00880017" w:rsidRDefault="00926860" w:rsidP="00A01E16">
      <w:pPr>
        <w:rPr>
          <w:ins w:id="3457" w:author="Caree2" w:date="2017-04-01T12:06:00Z"/>
          <w:color w:val="008080"/>
          <w:rPrChange w:id="3458" w:author="Caree2" w:date="2017-04-02T07:53:00Z">
            <w:rPr>
              <w:ins w:id="3459" w:author="Caree2" w:date="2017-04-01T12:06:00Z"/>
            </w:rPr>
          </w:rPrChange>
        </w:rPr>
        <w:pPrChange w:id="3460" w:author="Caree2" w:date="2017-04-02T07:09:00Z">
          <w:pPr>
            <w:pStyle w:val="StyleHeading114ptBoldUnderlineLeft"/>
          </w:pPr>
        </w:pPrChange>
      </w:pPr>
      <w:ins w:id="3461" w:author="Caree2" w:date="2017-04-01T12:06:00Z">
        <w:r w:rsidRPr="00880017">
          <w:rPr>
            <w:color w:val="008080"/>
            <w:rPrChange w:id="3462" w:author="Caree2" w:date="2017-04-02T07:53:00Z">
              <w:rPr/>
            </w:rPrChange>
          </w:rPr>
          <w:t>import java.util.Date;</w:t>
        </w:r>
      </w:ins>
    </w:p>
    <w:p w:rsidR="00926860" w:rsidRPr="00880017" w:rsidRDefault="00926860" w:rsidP="00A01E16">
      <w:pPr>
        <w:rPr>
          <w:ins w:id="3463" w:author="Caree2" w:date="2017-04-01T12:06:00Z"/>
          <w:color w:val="008080"/>
          <w:rPrChange w:id="3464" w:author="Caree2" w:date="2017-04-02T07:53:00Z">
            <w:rPr>
              <w:ins w:id="3465" w:author="Caree2" w:date="2017-04-01T12:06:00Z"/>
            </w:rPr>
          </w:rPrChange>
        </w:rPr>
        <w:pPrChange w:id="3466" w:author="Caree2" w:date="2017-04-02T07:09:00Z">
          <w:pPr>
            <w:pStyle w:val="StyleHeading114ptBoldUnderlineLeft"/>
          </w:pPr>
        </w:pPrChange>
      </w:pPr>
      <w:ins w:id="3467" w:author="Caree2" w:date="2017-04-01T12:06:00Z">
        <w:r w:rsidRPr="00880017">
          <w:rPr>
            <w:color w:val="008080"/>
            <w:rPrChange w:id="3468" w:author="Caree2" w:date="2017-04-02T07:53:00Z">
              <w:rPr/>
            </w:rPrChange>
          </w:rPr>
          <w:t>import java.util.Map;</w:t>
        </w:r>
      </w:ins>
    </w:p>
    <w:p w:rsidR="00926860" w:rsidRPr="00880017" w:rsidRDefault="00926860" w:rsidP="00A01E16">
      <w:pPr>
        <w:rPr>
          <w:ins w:id="3469" w:author="Caree2" w:date="2017-04-01T12:06:00Z"/>
          <w:color w:val="008080"/>
          <w:rPrChange w:id="3470" w:author="Caree2" w:date="2017-04-02T07:53:00Z">
            <w:rPr>
              <w:ins w:id="3471" w:author="Caree2" w:date="2017-04-01T12:06:00Z"/>
            </w:rPr>
          </w:rPrChange>
        </w:rPr>
        <w:pPrChange w:id="3472" w:author="Caree2" w:date="2017-04-02T07:09:00Z">
          <w:pPr>
            <w:pStyle w:val="StyleHeading114ptBoldUnderlineLeft"/>
          </w:pPr>
        </w:pPrChange>
      </w:pPr>
    </w:p>
    <w:p w:rsidR="00926860" w:rsidRPr="00880017" w:rsidRDefault="00926860" w:rsidP="00A01E16">
      <w:pPr>
        <w:rPr>
          <w:ins w:id="3473" w:author="Caree2" w:date="2017-04-01T12:06:00Z"/>
          <w:color w:val="008080"/>
          <w:rPrChange w:id="3474" w:author="Caree2" w:date="2017-04-02T07:53:00Z">
            <w:rPr>
              <w:ins w:id="3475" w:author="Caree2" w:date="2017-04-01T12:06:00Z"/>
            </w:rPr>
          </w:rPrChange>
        </w:rPr>
        <w:pPrChange w:id="3476" w:author="Caree2" w:date="2017-04-02T07:09:00Z">
          <w:pPr>
            <w:pStyle w:val="StyleHeading114ptBoldUnderlineLeft"/>
          </w:pPr>
        </w:pPrChange>
      </w:pPr>
      <w:ins w:id="3477" w:author="Caree2" w:date="2017-04-01T12:06:00Z">
        <w:r w:rsidRPr="00880017">
          <w:rPr>
            <w:color w:val="008080"/>
            <w:rPrChange w:id="3478" w:author="Caree2" w:date="2017-04-02T07:53:00Z">
              <w:rPr/>
            </w:rPrChange>
          </w:rPr>
          <w:t>public class CarOwner {</w:t>
        </w:r>
      </w:ins>
    </w:p>
    <w:p w:rsidR="00926860" w:rsidRPr="00880017" w:rsidRDefault="00926860" w:rsidP="00A01E16">
      <w:pPr>
        <w:rPr>
          <w:ins w:id="3479" w:author="Caree2" w:date="2017-04-01T12:06:00Z"/>
          <w:color w:val="008080"/>
          <w:rPrChange w:id="3480" w:author="Caree2" w:date="2017-04-02T07:53:00Z">
            <w:rPr>
              <w:ins w:id="3481" w:author="Caree2" w:date="2017-04-01T12:06:00Z"/>
            </w:rPr>
          </w:rPrChange>
        </w:rPr>
        <w:pPrChange w:id="3482" w:author="Caree2" w:date="2017-04-02T07:09:00Z">
          <w:pPr>
            <w:pStyle w:val="StyleHeading114ptBoldUnderlineLeft"/>
          </w:pPr>
        </w:pPrChange>
      </w:pPr>
    </w:p>
    <w:p w:rsidR="00926860" w:rsidRPr="00880017" w:rsidRDefault="00926860" w:rsidP="00A01E16">
      <w:pPr>
        <w:rPr>
          <w:ins w:id="3483" w:author="Caree2" w:date="2017-04-01T12:06:00Z"/>
          <w:color w:val="008080"/>
          <w:rPrChange w:id="3484" w:author="Caree2" w:date="2017-04-02T07:53:00Z">
            <w:rPr>
              <w:ins w:id="3485" w:author="Caree2" w:date="2017-04-01T12:06:00Z"/>
            </w:rPr>
          </w:rPrChange>
        </w:rPr>
        <w:pPrChange w:id="3486" w:author="Caree2" w:date="2017-04-02T07:09:00Z">
          <w:pPr>
            <w:pStyle w:val="StyleHeading114ptBoldUnderlineLeft"/>
          </w:pPr>
        </w:pPrChange>
      </w:pPr>
      <w:ins w:id="3487" w:author="Caree2" w:date="2017-04-01T12:06:00Z">
        <w:r w:rsidRPr="00880017">
          <w:rPr>
            <w:color w:val="008080"/>
            <w:rPrChange w:id="3488" w:author="Caree2" w:date="2017-04-02T07:53:00Z">
              <w:rPr/>
            </w:rPrChange>
          </w:rPr>
          <w:tab/>
          <w:t>private long ownerId;</w:t>
        </w:r>
      </w:ins>
    </w:p>
    <w:p w:rsidR="00926860" w:rsidRPr="00880017" w:rsidRDefault="00926860" w:rsidP="00A01E16">
      <w:pPr>
        <w:rPr>
          <w:ins w:id="3489" w:author="Caree2" w:date="2017-04-01T12:06:00Z"/>
          <w:color w:val="008080"/>
          <w:rPrChange w:id="3490" w:author="Caree2" w:date="2017-04-02T07:53:00Z">
            <w:rPr>
              <w:ins w:id="3491" w:author="Caree2" w:date="2017-04-01T12:06:00Z"/>
            </w:rPr>
          </w:rPrChange>
        </w:rPr>
        <w:pPrChange w:id="3492" w:author="Caree2" w:date="2017-04-02T07:09:00Z">
          <w:pPr>
            <w:pStyle w:val="StyleHeading114ptBoldUnderlineLeft"/>
          </w:pPr>
        </w:pPrChange>
      </w:pPr>
      <w:ins w:id="3493" w:author="Caree2" w:date="2017-04-01T12:06:00Z">
        <w:r w:rsidRPr="00880017">
          <w:rPr>
            <w:color w:val="008080"/>
            <w:rPrChange w:id="3494" w:author="Caree2" w:date="2017-04-02T07:53:00Z">
              <w:rPr/>
            </w:rPrChange>
          </w:rPr>
          <w:tab/>
          <w:t>private String firstName;</w:t>
        </w:r>
      </w:ins>
    </w:p>
    <w:p w:rsidR="00926860" w:rsidRPr="00880017" w:rsidRDefault="00926860" w:rsidP="00A01E16">
      <w:pPr>
        <w:rPr>
          <w:ins w:id="3495" w:author="Caree2" w:date="2017-04-01T12:06:00Z"/>
          <w:color w:val="008080"/>
          <w:rPrChange w:id="3496" w:author="Caree2" w:date="2017-04-02T07:53:00Z">
            <w:rPr>
              <w:ins w:id="3497" w:author="Caree2" w:date="2017-04-01T12:06:00Z"/>
            </w:rPr>
          </w:rPrChange>
        </w:rPr>
        <w:pPrChange w:id="3498" w:author="Caree2" w:date="2017-04-02T07:09:00Z">
          <w:pPr>
            <w:pStyle w:val="StyleHeading114ptBoldUnderlineLeft"/>
          </w:pPr>
        </w:pPrChange>
      </w:pPr>
      <w:ins w:id="3499" w:author="Caree2" w:date="2017-04-01T12:06:00Z">
        <w:r w:rsidRPr="00880017">
          <w:rPr>
            <w:color w:val="008080"/>
            <w:rPrChange w:id="3500" w:author="Caree2" w:date="2017-04-02T07:53:00Z">
              <w:rPr/>
            </w:rPrChange>
          </w:rPr>
          <w:tab/>
          <w:t>private String lastName;</w:t>
        </w:r>
      </w:ins>
    </w:p>
    <w:p w:rsidR="00926860" w:rsidRPr="00880017" w:rsidRDefault="00926860" w:rsidP="00A01E16">
      <w:pPr>
        <w:rPr>
          <w:ins w:id="3501" w:author="Caree2" w:date="2017-04-01T12:06:00Z"/>
          <w:color w:val="008080"/>
          <w:rPrChange w:id="3502" w:author="Caree2" w:date="2017-04-02T07:53:00Z">
            <w:rPr>
              <w:ins w:id="3503" w:author="Caree2" w:date="2017-04-01T12:06:00Z"/>
            </w:rPr>
          </w:rPrChange>
        </w:rPr>
        <w:pPrChange w:id="3504" w:author="Caree2" w:date="2017-04-02T07:09:00Z">
          <w:pPr>
            <w:pStyle w:val="StyleHeading114ptBoldUnderlineLeft"/>
          </w:pPr>
        </w:pPrChange>
      </w:pPr>
      <w:ins w:id="3505" w:author="Caree2" w:date="2017-04-01T12:06:00Z">
        <w:r w:rsidRPr="00880017">
          <w:rPr>
            <w:color w:val="008080"/>
            <w:rPrChange w:id="3506" w:author="Caree2" w:date="2017-04-02T07:53:00Z">
              <w:rPr/>
            </w:rPrChange>
          </w:rPr>
          <w:tab/>
          <w:t>private LocalDate dob;</w:t>
        </w:r>
      </w:ins>
    </w:p>
    <w:p w:rsidR="00926860" w:rsidRPr="00880017" w:rsidRDefault="00926860" w:rsidP="00A01E16">
      <w:pPr>
        <w:rPr>
          <w:ins w:id="3507" w:author="Caree2" w:date="2017-04-01T12:06:00Z"/>
          <w:color w:val="008080"/>
          <w:rPrChange w:id="3508" w:author="Caree2" w:date="2017-04-02T07:53:00Z">
            <w:rPr>
              <w:ins w:id="3509" w:author="Caree2" w:date="2017-04-01T12:06:00Z"/>
            </w:rPr>
          </w:rPrChange>
        </w:rPr>
        <w:pPrChange w:id="3510" w:author="Caree2" w:date="2017-04-02T07:09:00Z">
          <w:pPr>
            <w:pStyle w:val="StyleHeading114ptBoldUnderlineLeft"/>
          </w:pPr>
        </w:pPrChange>
      </w:pPr>
      <w:ins w:id="3511" w:author="Caree2" w:date="2017-04-01T12:06:00Z">
        <w:r w:rsidRPr="00880017">
          <w:rPr>
            <w:color w:val="008080"/>
            <w:rPrChange w:id="3512" w:author="Caree2" w:date="2017-04-02T07:53:00Z">
              <w:rPr/>
            </w:rPrChange>
          </w:rPr>
          <w:tab/>
        </w:r>
      </w:ins>
    </w:p>
    <w:p w:rsidR="00926860" w:rsidRPr="00880017" w:rsidRDefault="00926860" w:rsidP="00A01E16">
      <w:pPr>
        <w:rPr>
          <w:ins w:id="3513" w:author="Caree2" w:date="2017-04-01T12:06:00Z"/>
          <w:color w:val="008080"/>
          <w:rPrChange w:id="3514" w:author="Caree2" w:date="2017-04-02T07:53:00Z">
            <w:rPr>
              <w:ins w:id="3515" w:author="Caree2" w:date="2017-04-01T12:06:00Z"/>
            </w:rPr>
          </w:rPrChange>
        </w:rPr>
        <w:pPrChange w:id="3516" w:author="Caree2" w:date="2017-04-02T07:09:00Z">
          <w:pPr>
            <w:pStyle w:val="StyleHeading114ptBoldUnderlineLeft"/>
          </w:pPr>
        </w:pPrChange>
      </w:pPr>
      <w:ins w:id="3517" w:author="Caree2" w:date="2017-04-01T12:06:00Z">
        <w:r w:rsidRPr="00880017">
          <w:rPr>
            <w:color w:val="008080"/>
            <w:rPrChange w:id="3518" w:author="Caree2" w:date="2017-04-02T07:53:00Z">
              <w:rPr/>
            </w:rPrChange>
          </w:rPr>
          <w:tab/>
          <w:t xml:space="preserve">private Map&lt;String,String&gt; cars;  </w:t>
        </w:r>
      </w:ins>
    </w:p>
    <w:p w:rsidR="00926860" w:rsidRPr="00880017" w:rsidRDefault="00926860" w:rsidP="00A01E16">
      <w:pPr>
        <w:rPr>
          <w:ins w:id="3519" w:author="Caree2" w:date="2017-04-01T12:06:00Z"/>
          <w:color w:val="008080"/>
          <w:rPrChange w:id="3520" w:author="Caree2" w:date="2017-04-02T07:53:00Z">
            <w:rPr>
              <w:ins w:id="3521" w:author="Caree2" w:date="2017-04-01T12:06:00Z"/>
            </w:rPr>
          </w:rPrChange>
        </w:rPr>
        <w:pPrChange w:id="3522" w:author="Caree2" w:date="2017-04-02T07:09:00Z">
          <w:pPr>
            <w:pStyle w:val="StyleHeading114ptBoldUnderlineLeft"/>
          </w:pPr>
        </w:pPrChange>
      </w:pPr>
      <w:ins w:id="3523" w:author="Caree2" w:date="2017-04-01T12:06:00Z">
        <w:r w:rsidRPr="00880017">
          <w:rPr>
            <w:color w:val="008080"/>
            <w:rPrChange w:id="3524" w:author="Caree2" w:date="2017-04-02T07:53:00Z">
              <w:rPr/>
            </w:rPrChange>
          </w:rPr>
          <w:tab/>
        </w:r>
      </w:ins>
    </w:p>
    <w:p w:rsidR="00926860" w:rsidRPr="00880017" w:rsidRDefault="00926860" w:rsidP="00A01E16">
      <w:pPr>
        <w:rPr>
          <w:ins w:id="3525" w:author="Caree2" w:date="2017-04-01T12:06:00Z"/>
          <w:color w:val="008080"/>
          <w:rPrChange w:id="3526" w:author="Caree2" w:date="2017-04-02T07:53:00Z">
            <w:rPr>
              <w:ins w:id="3527" w:author="Caree2" w:date="2017-04-01T12:06:00Z"/>
            </w:rPr>
          </w:rPrChange>
        </w:rPr>
        <w:pPrChange w:id="3528" w:author="Caree2" w:date="2017-04-02T07:09:00Z">
          <w:pPr>
            <w:pStyle w:val="StyleHeading114ptBoldUnderlineLeft"/>
          </w:pPr>
        </w:pPrChange>
      </w:pPr>
      <w:ins w:id="3529" w:author="Caree2" w:date="2017-04-01T12:06:00Z">
        <w:r w:rsidRPr="00880017">
          <w:rPr>
            <w:color w:val="008080"/>
            <w:rPrChange w:id="3530" w:author="Caree2" w:date="2017-04-02T07:53:00Z">
              <w:rPr/>
            </w:rPrChange>
          </w:rPr>
          <w:tab/>
          <w:t>public long getOwnerId() {</w:t>
        </w:r>
      </w:ins>
    </w:p>
    <w:p w:rsidR="00926860" w:rsidRPr="00880017" w:rsidRDefault="00926860" w:rsidP="00A01E16">
      <w:pPr>
        <w:rPr>
          <w:ins w:id="3531" w:author="Caree2" w:date="2017-04-01T12:06:00Z"/>
          <w:color w:val="008080"/>
          <w:rPrChange w:id="3532" w:author="Caree2" w:date="2017-04-02T07:53:00Z">
            <w:rPr>
              <w:ins w:id="3533" w:author="Caree2" w:date="2017-04-01T12:06:00Z"/>
            </w:rPr>
          </w:rPrChange>
        </w:rPr>
        <w:pPrChange w:id="3534" w:author="Caree2" w:date="2017-04-02T07:09:00Z">
          <w:pPr>
            <w:pStyle w:val="StyleHeading114ptBoldUnderlineLeft"/>
          </w:pPr>
        </w:pPrChange>
      </w:pPr>
      <w:ins w:id="3535" w:author="Caree2" w:date="2017-04-01T12:06:00Z">
        <w:r w:rsidRPr="00880017">
          <w:rPr>
            <w:color w:val="008080"/>
            <w:rPrChange w:id="3536" w:author="Caree2" w:date="2017-04-02T07:53:00Z">
              <w:rPr/>
            </w:rPrChange>
          </w:rPr>
          <w:tab/>
        </w:r>
        <w:r w:rsidRPr="00880017">
          <w:rPr>
            <w:color w:val="008080"/>
            <w:rPrChange w:id="3537" w:author="Caree2" w:date="2017-04-02T07:53:00Z">
              <w:rPr/>
            </w:rPrChange>
          </w:rPr>
          <w:tab/>
          <w:t>return ownerId;</w:t>
        </w:r>
      </w:ins>
    </w:p>
    <w:p w:rsidR="00926860" w:rsidRPr="00880017" w:rsidRDefault="00926860" w:rsidP="00A01E16">
      <w:pPr>
        <w:rPr>
          <w:ins w:id="3538" w:author="Caree2" w:date="2017-04-01T12:06:00Z"/>
          <w:color w:val="008080"/>
          <w:rPrChange w:id="3539" w:author="Caree2" w:date="2017-04-02T07:53:00Z">
            <w:rPr>
              <w:ins w:id="3540" w:author="Caree2" w:date="2017-04-01T12:06:00Z"/>
            </w:rPr>
          </w:rPrChange>
        </w:rPr>
        <w:pPrChange w:id="3541" w:author="Caree2" w:date="2017-04-02T07:09:00Z">
          <w:pPr>
            <w:pStyle w:val="StyleHeading114ptBoldUnderlineLeft"/>
          </w:pPr>
        </w:pPrChange>
      </w:pPr>
      <w:ins w:id="3542" w:author="Caree2" w:date="2017-04-01T12:06:00Z">
        <w:r w:rsidRPr="00880017">
          <w:rPr>
            <w:color w:val="008080"/>
            <w:rPrChange w:id="3543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544" w:author="Caree2" w:date="2017-04-01T12:06:00Z"/>
          <w:color w:val="008080"/>
          <w:rPrChange w:id="3545" w:author="Caree2" w:date="2017-04-02T07:53:00Z">
            <w:rPr>
              <w:ins w:id="3546" w:author="Caree2" w:date="2017-04-01T12:06:00Z"/>
            </w:rPr>
          </w:rPrChange>
        </w:rPr>
        <w:pPrChange w:id="3547" w:author="Caree2" w:date="2017-04-02T07:09:00Z">
          <w:pPr>
            <w:pStyle w:val="StyleHeading114ptBoldUnderlineLeft"/>
          </w:pPr>
        </w:pPrChange>
      </w:pPr>
      <w:ins w:id="3548" w:author="Caree2" w:date="2017-04-01T12:06:00Z">
        <w:r w:rsidRPr="00880017">
          <w:rPr>
            <w:color w:val="008080"/>
            <w:rPrChange w:id="3549" w:author="Caree2" w:date="2017-04-02T07:53:00Z">
              <w:rPr/>
            </w:rPrChange>
          </w:rPr>
          <w:tab/>
          <w:t>public void setOwnerId(long ownerId) {</w:t>
        </w:r>
      </w:ins>
    </w:p>
    <w:p w:rsidR="00926860" w:rsidRPr="00880017" w:rsidRDefault="00926860" w:rsidP="00A01E16">
      <w:pPr>
        <w:rPr>
          <w:ins w:id="3550" w:author="Caree2" w:date="2017-04-01T12:06:00Z"/>
          <w:color w:val="008080"/>
          <w:rPrChange w:id="3551" w:author="Caree2" w:date="2017-04-02T07:53:00Z">
            <w:rPr>
              <w:ins w:id="3552" w:author="Caree2" w:date="2017-04-01T12:06:00Z"/>
            </w:rPr>
          </w:rPrChange>
        </w:rPr>
        <w:pPrChange w:id="3553" w:author="Caree2" w:date="2017-04-02T07:09:00Z">
          <w:pPr>
            <w:pStyle w:val="StyleHeading114ptBoldUnderlineLeft"/>
          </w:pPr>
        </w:pPrChange>
      </w:pPr>
      <w:ins w:id="3554" w:author="Caree2" w:date="2017-04-01T12:06:00Z">
        <w:r w:rsidRPr="00880017">
          <w:rPr>
            <w:color w:val="008080"/>
            <w:rPrChange w:id="3555" w:author="Caree2" w:date="2017-04-02T07:53:00Z">
              <w:rPr/>
            </w:rPrChange>
          </w:rPr>
          <w:tab/>
        </w:r>
        <w:r w:rsidRPr="00880017">
          <w:rPr>
            <w:color w:val="008080"/>
            <w:rPrChange w:id="3556" w:author="Caree2" w:date="2017-04-02T07:53:00Z">
              <w:rPr/>
            </w:rPrChange>
          </w:rPr>
          <w:tab/>
          <w:t>this.ownerId = ownerId;</w:t>
        </w:r>
      </w:ins>
    </w:p>
    <w:p w:rsidR="00926860" w:rsidRPr="00880017" w:rsidRDefault="00926860" w:rsidP="00A01E16">
      <w:pPr>
        <w:rPr>
          <w:ins w:id="3557" w:author="Caree2" w:date="2017-04-01T12:06:00Z"/>
          <w:color w:val="008080"/>
          <w:rPrChange w:id="3558" w:author="Caree2" w:date="2017-04-02T07:53:00Z">
            <w:rPr>
              <w:ins w:id="3559" w:author="Caree2" w:date="2017-04-01T12:06:00Z"/>
            </w:rPr>
          </w:rPrChange>
        </w:rPr>
        <w:pPrChange w:id="3560" w:author="Caree2" w:date="2017-04-02T07:09:00Z">
          <w:pPr>
            <w:pStyle w:val="StyleHeading114ptBoldUnderlineLeft"/>
          </w:pPr>
        </w:pPrChange>
      </w:pPr>
      <w:ins w:id="3561" w:author="Caree2" w:date="2017-04-01T12:06:00Z">
        <w:r w:rsidRPr="00880017">
          <w:rPr>
            <w:color w:val="008080"/>
            <w:rPrChange w:id="3562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563" w:author="Caree2" w:date="2017-04-01T12:06:00Z"/>
          <w:color w:val="008080"/>
          <w:rPrChange w:id="3564" w:author="Caree2" w:date="2017-04-02T07:53:00Z">
            <w:rPr>
              <w:ins w:id="3565" w:author="Caree2" w:date="2017-04-01T12:06:00Z"/>
            </w:rPr>
          </w:rPrChange>
        </w:rPr>
        <w:pPrChange w:id="3566" w:author="Caree2" w:date="2017-04-02T07:09:00Z">
          <w:pPr>
            <w:pStyle w:val="StyleHeading114ptBoldUnderlineLeft"/>
          </w:pPr>
        </w:pPrChange>
      </w:pPr>
      <w:ins w:id="3567" w:author="Caree2" w:date="2017-04-01T12:06:00Z">
        <w:r w:rsidRPr="00880017">
          <w:rPr>
            <w:color w:val="008080"/>
            <w:rPrChange w:id="3568" w:author="Caree2" w:date="2017-04-02T07:53:00Z">
              <w:rPr/>
            </w:rPrChange>
          </w:rPr>
          <w:tab/>
          <w:t>public String getFirstName() {</w:t>
        </w:r>
      </w:ins>
    </w:p>
    <w:p w:rsidR="00926860" w:rsidRPr="00880017" w:rsidRDefault="00926860" w:rsidP="00A01E16">
      <w:pPr>
        <w:rPr>
          <w:ins w:id="3569" w:author="Caree2" w:date="2017-04-01T12:06:00Z"/>
          <w:color w:val="008080"/>
          <w:rPrChange w:id="3570" w:author="Caree2" w:date="2017-04-02T07:53:00Z">
            <w:rPr>
              <w:ins w:id="3571" w:author="Caree2" w:date="2017-04-01T12:06:00Z"/>
            </w:rPr>
          </w:rPrChange>
        </w:rPr>
        <w:pPrChange w:id="3572" w:author="Caree2" w:date="2017-04-02T07:09:00Z">
          <w:pPr>
            <w:pStyle w:val="StyleHeading114ptBoldUnderlineLeft"/>
          </w:pPr>
        </w:pPrChange>
      </w:pPr>
      <w:ins w:id="3573" w:author="Caree2" w:date="2017-04-01T12:06:00Z">
        <w:r w:rsidRPr="00880017">
          <w:rPr>
            <w:color w:val="008080"/>
            <w:rPrChange w:id="3574" w:author="Caree2" w:date="2017-04-02T07:53:00Z">
              <w:rPr/>
            </w:rPrChange>
          </w:rPr>
          <w:tab/>
        </w:r>
        <w:r w:rsidRPr="00880017">
          <w:rPr>
            <w:color w:val="008080"/>
            <w:rPrChange w:id="3575" w:author="Caree2" w:date="2017-04-02T07:53:00Z">
              <w:rPr/>
            </w:rPrChange>
          </w:rPr>
          <w:tab/>
          <w:t>return firstName;</w:t>
        </w:r>
      </w:ins>
    </w:p>
    <w:p w:rsidR="00926860" w:rsidRPr="00880017" w:rsidRDefault="00926860" w:rsidP="00A01E16">
      <w:pPr>
        <w:rPr>
          <w:ins w:id="3576" w:author="Caree2" w:date="2017-04-01T12:06:00Z"/>
          <w:color w:val="008080"/>
          <w:rPrChange w:id="3577" w:author="Caree2" w:date="2017-04-02T07:53:00Z">
            <w:rPr>
              <w:ins w:id="3578" w:author="Caree2" w:date="2017-04-01T12:06:00Z"/>
            </w:rPr>
          </w:rPrChange>
        </w:rPr>
        <w:pPrChange w:id="3579" w:author="Caree2" w:date="2017-04-02T07:09:00Z">
          <w:pPr>
            <w:pStyle w:val="StyleHeading114ptBoldUnderlineLeft"/>
          </w:pPr>
        </w:pPrChange>
      </w:pPr>
      <w:ins w:id="3580" w:author="Caree2" w:date="2017-04-01T12:06:00Z">
        <w:r w:rsidRPr="00880017">
          <w:rPr>
            <w:color w:val="008080"/>
            <w:rPrChange w:id="3581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582" w:author="Caree2" w:date="2017-04-01T12:06:00Z"/>
          <w:color w:val="008080"/>
          <w:rPrChange w:id="3583" w:author="Caree2" w:date="2017-04-02T07:53:00Z">
            <w:rPr>
              <w:ins w:id="3584" w:author="Caree2" w:date="2017-04-01T12:06:00Z"/>
            </w:rPr>
          </w:rPrChange>
        </w:rPr>
        <w:pPrChange w:id="3585" w:author="Caree2" w:date="2017-04-02T07:09:00Z">
          <w:pPr>
            <w:pStyle w:val="StyleHeading114ptBoldUnderlineLeft"/>
          </w:pPr>
        </w:pPrChange>
      </w:pPr>
      <w:ins w:id="3586" w:author="Caree2" w:date="2017-04-01T12:06:00Z">
        <w:r w:rsidRPr="00880017">
          <w:rPr>
            <w:color w:val="008080"/>
            <w:rPrChange w:id="3587" w:author="Caree2" w:date="2017-04-02T07:53:00Z">
              <w:rPr/>
            </w:rPrChange>
          </w:rPr>
          <w:tab/>
          <w:t>public void setFirstName(String firstName) {</w:t>
        </w:r>
      </w:ins>
    </w:p>
    <w:p w:rsidR="00926860" w:rsidRPr="00880017" w:rsidRDefault="00926860" w:rsidP="00A01E16">
      <w:pPr>
        <w:rPr>
          <w:ins w:id="3588" w:author="Caree2" w:date="2017-04-01T12:06:00Z"/>
          <w:color w:val="008080"/>
          <w:rPrChange w:id="3589" w:author="Caree2" w:date="2017-04-02T07:53:00Z">
            <w:rPr>
              <w:ins w:id="3590" w:author="Caree2" w:date="2017-04-01T12:06:00Z"/>
            </w:rPr>
          </w:rPrChange>
        </w:rPr>
        <w:pPrChange w:id="3591" w:author="Caree2" w:date="2017-04-02T07:09:00Z">
          <w:pPr>
            <w:pStyle w:val="StyleHeading114ptBoldUnderlineLeft"/>
          </w:pPr>
        </w:pPrChange>
      </w:pPr>
      <w:ins w:id="3592" w:author="Caree2" w:date="2017-04-01T12:06:00Z">
        <w:r w:rsidRPr="00880017">
          <w:rPr>
            <w:color w:val="008080"/>
            <w:rPrChange w:id="3593" w:author="Caree2" w:date="2017-04-02T07:53:00Z">
              <w:rPr/>
            </w:rPrChange>
          </w:rPr>
          <w:tab/>
        </w:r>
        <w:r w:rsidRPr="00880017">
          <w:rPr>
            <w:color w:val="008080"/>
            <w:rPrChange w:id="3594" w:author="Caree2" w:date="2017-04-02T07:53:00Z">
              <w:rPr/>
            </w:rPrChange>
          </w:rPr>
          <w:tab/>
          <w:t>this.firstName = firstName;</w:t>
        </w:r>
      </w:ins>
    </w:p>
    <w:p w:rsidR="00926860" w:rsidRPr="00880017" w:rsidRDefault="00926860" w:rsidP="00A01E16">
      <w:pPr>
        <w:rPr>
          <w:ins w:id="3595" w:author="Caree2" w:date="2017-04-01T12:06:00Z"/>
          <w:color w:val="008080"/>
          <w:rPrChange w:id="3596" w:author="Caree2" w:date="2017-04-02T07:53:00Z">
            <w:rPr>
              <w:ins w:id="3597" w:author="Caree2" w:date="2017-04-01T12:06:00Z"/>
            </w:rPr>
          </w:rPrChange>
        </w:rPr>
        <w:pPrChange w:id="3598" w:author="Caree2" w:date="2017-04-02T07:09:00Z">
          <w:pPr>
            <w:pStyle w:val="StyleHeading114ptBoldUnderlineLeft"/>
          </w:pPr>
        </w:pPrChange>
      </w:pPr>
      <w:ins w:id="3599" w:author="Caree2" w:date="2017-04-01T12:06:00Z">
        <w:r w:rsidRPr="00880017">
          <w:rPr>
            <w:color w:val="008080"/>
            <w:rPrChange w:id="3600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601" w:author="Caree2" w:date="2017-04-01T12:06:00Z"/>
          <w:color w:val="008080"/>
          <w:rPrChange w:id="3602" w:author="Caree2" w:date="2017-04-02T07:53:00Z">
            <w:rPr>
              <w:ins w:id="3603" w:author="Caree2" w:date="2017-04-01T12:06:00Z"/>
            </w:rPr>
          </w:rPrChange>
        </w:rPr>
        <w:pPrChange w:id="3604" w:author="Caree2" w:date="2017-04-02T07:09:00Z">
          <w:pPr>
            <w:pStyle w:val="StyleHeading114ptBoldUnderlineLeft"/>
          </w:pPr>
        </w:pPrChange>
      </w:pPr>
      <w:ins w:id="3605" w:author="Caree2" w:date="2017-04-01T12:06:00Z">
        <w:r w:rsidRPr="00880017">
          <w:rPr>
            <w:color w:val="008080"/>
            <w:rPrChange w:id="3606" w:author="Caree2" w:date="2017-04-02T07:53:00Z">
              <w:rPr/>
            </w:rPrChange>
          </w:rPr>
          <w:tab/>
          <w:t>public String getLastName() {</w:t>
        </w:r>
      </w:ins>
    </w:p>
    <w:p w:rsidR="00926860" w:rsidRPr="00880017" w:rsidRDefault="00926860" w:rsidP="00A01E16">
      <w:pPr>
        <w:rPr>
          <w:ins w:id="3607" w:author="Caree2" w:date="2017-04-01T12:06:00Z"/>
          <w:color w:val="008080"/>
          <w:rPrChange w:id="3608" w:author="Caree2" w:date="2017-04-02T07:53:00Z">
            <w:rPr>
              <w:ins w:id="3609" w:author="Caree2" w:date="2017-04-01T12:06:00Z"/>
            </w:rPr>
          </w:rPrChange>
        </w:rPr>
        <w:pPrChange w:id="3610" w:author="Caree2" w:date="2017-04-02T07:09:00Z">
          <w:pPr>
            <w:pStyle w:val="StyleHeading114ptBoldUnderlineLeft"/>
          </w:pPr>
        </w:pPrChange>
      </w:pPr>
      <w:ins w:id="3611" w:author="Caree2" w:date="2017-04-01T12:06:00Z">
        <w:r w:rsidRPr="00880017">
          <w:rPr>
            <w:color w:val="008080"/>
            <w:rPrChange w:id="3612" w:author="Caree2" w:date="2017-04-02T07:53:00Z">
              <w:rPr/>
            </w:rPrChange>
          </w:rPr>
          <w:tab/>
        </w:r>
        <w:r w:rsidRPr="00880017">
          <w:rPr>
            <w:color w:val="008080"/>
            <w:rPrChange w:id="3613" w:author="Caree2" w:date="2017-04-02T07:53:00Z">
              <w:rPr/>
            </w:rPrChange>
          </w:rPr>
          <w:tab/>
          <w:t>return lastName;</w:t>
        </w:r>
      </w:ins>
    </w:p>
    <w:p w:rsidR="00926860" w:rsidRPr="00880017" w:rsidRDefault="00926860" w:rsidP="00A01E16">
      <w:pPr>
        <w:rPr>
          <w:ins w:id="3614" w:author="Caree2" w:date="2017-04-01T12:06:00Z"/>
          <w:color w:val="008080"/>
          <w:rPrChange w:id="3615" w:author="Caree2" w:date="2017-04-02T07:53:00Z">
            <w:rPr>
              <w:ins w:id="3616" w:author="Caree2" w:date="2017-04-01T12:06:00Z"/>
            </w:rPr>
          </w:rPrChange>
        </w:rPr>
        <w:pPrChange w:id="3617" w:author="Caree2" w:date="2017-04-02T07:09:00Z">
          <w:pPr>
            <w:pStyle w:val="StyleHeading114ptBoldUnderlineLeft"/>
          </w:pPr>
        </w:pPrChange>
      </w:pPr>
      <w:ins w:id="3618" w:author="Caree2" w:date="2017-04-01T12:06:00Z">
        <w:r w:rsidRPr="00880017">
          <w:rPr>
            <w:color w:val="008080"/>
            <w:rPrChange w:id="3619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620" w:author="Caree2" w:date="2017-04-01T12:06:00Z"/>
          <w:color w:val="008080"/>
          <w:rPrChange w:id="3621" w:author="Caree2" w:date="2017-04-02T07:53:00Z">
            <w:rPr>
              <w:ins w:id="3622" w:author="Caree2" w:date="2017-04-01T12:06:00Z"/>
            </w:rPr>
          </w:rPrChange>
        </w:rPr>
        <w:pPrChange w:id="3623" w:author="Caree2" w:date="2017-04-02T07:09:00Z">
          <w:pPr>
            <w:pStyle w:val="StyleHeading114ptBoldUnderlineLeft"/>
          </w:pPr>
        </w:pPrChange>
      </w:pPr>
      <w:ins w:id="3624" w:author="Caree2" w:date="2017-04-01T12:06:00Z">
        <w:r w:rsidRPr="00880017">
          <w:rPr>
            <w:color w:val="008080"/>
            <w:rPrChange w:id="3625" w:author="Caree2" w:date="2017-04-02T07:53:00Z">
              <w:rPr/>
            </w:rPrChange>
          </w:rPr>
          <w:tab/>
          <w:t>public void setLastName(String lastName) {</w:t>
        </w:r>
      </w:ins>
    </w:p>
    <w:p w:rsidR="00926860" w:rsidRPr="00880017" w:rsidRDefault="00926860" w:rsidP="00A01E16">
      <w:pPr>
        <w:rPr>
          <w:ins w:id="3626" w:author="Caree2" w:date="2017-04-01T12:06:00Z"/>
          <w:color w:val="008080"/>
          <w:rPrChange w:id="3627" w:author="Caree2" w:date="2017-04-02T07:53:00Z">
            <w:rPr>
              <w:ins w:id="3628" w:author="Caree2" w:date="2017-04-01T12:06:00Z"/>
            </w:rPr>
          </w:rPrChange>
        </w:rPr>
        <w:pPrChange w:id="3629" w:author="Caree2" w:date="2017-04-02T07:09:00Z">
          <w:pPr>
            <w:pStyle w:val="StyleHeading114ptBoldUnderlineLeft"/>
          </w:pPr>
        </w:pPrChange>
      </w:pPr>
      <w:ins w:id="3630" w:author="Caree2" w:date="2017-04-01T12:06:00Z">
        <w:r w:rsidRPr="00880017">
          <w:rPr>
            <w:color w:val="008080"/>
            <w:rPrChange w:id="3631" w:author="Caree2" w:date="2017-04-02T07:53:00Z">
              <w:rPr/>
            </w:rPrChange>
          </w:rPr>
          <w:tab/>
        </w:r>
        <w:r w:rsidRPr="00880017">
          <w:rPr>
            <w:color w:val="008080"/>
            <w:rPrChange w:id="3632" w:author="Caree2" w:date="2017-04-02T07:53:00Z">
              <w:rPr/>
            </w:rPrChange>
          </w:rPr>
          <w:tab/>
          <w:t>this.lastName = lastName;</w:t>
        </w:r>
      </w:ins>
    </w:p>
    <w:p w:rsidR="00926860" w:rsidRPr="00880017" w:rsidRDefault="00926860" w:rsidP="00A01E16">
      <w:pPr>
        <w:rPr>
          <w:ins w:id="3633" w:author="Caree2" w:date="2017-04-01T12:06:00Z"/>
          <w:color w:val="008080"/>
          <w:rPrChange w:id="3634" w:author="Caree2" w:date="2017-04-02T07:53:00Z">
            <w:rPr>
              <w:ins w:id="3635" w:author="Caree2" w:date="2017-04-01T12:06:00Z"/>
            </w:rPr>
          </w:rPrChange>
        </w:rPr>
        <w:pPrChange w:id="3636" w:author="Caree2" w:date="2017-04-02T07:09:00Z">
          <w:pPr>
            <w:pStyle w:val="StyleHeading114ptBoldUnderlineLeft"/>
          </w:pPr>
        </w:pPrChange>
      </w:pPr>
      <w:ins w:id="3637" w:author="Caree2" w:date="2017-04-01T12:06:00Z">
        <w:r w:rsidRPr="00880017">
          <w:rPr>
            <w:color w:val="008080"/>
            <w:rPrChange w:id="3638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639" w:author="Caree2" w:date="2017-04-01T12:06:00Z"/>
          <w:color w:val="008080"/>
          <w:rPrChange w:id="3640" w:author="Caree2" w:date="2017-04-02T07:53:00Z">
            <w:rPr>
              <w:ins w:id="3641" w:author="Caree2" w:date="2017-04-01T12:06:00Z"/>
            </w:rPr>
          </w:rPrChange>
        </w:rPr>
        <w:pPrChange w:id="3642" w:author="Caree2" w:date="2017-04-02T07:09:00Z">
          <w:pPr>
            <w:pStyle w:val="StyleHeading114ptBoldUnderlineLeft"/>
          </w:pPr>
        </w:pPrChange>
      </w:pPr>
      <w:ins w:id="3643" w:author="Caree2" w:date="2017-04-01T12:06:00Z">
        <w:r w:rsidRPr="00880017">
          <w:rPr>
            <w:color w:val="008080"/>
            <w:rPrChange w:id="3644" w:author="Caree2" w:date="2017-04-02T07:53:00Z">
              <w:rPr/>
            </w:rPrChange>
          </w:rPr>
          <w:tab/>
        </w:r>
      </w:ins>
    </w:p>
    <w:p w:rsidR="00926860" w:rsidRPr="00880017" w:rsidRDefault="00926860" w:rsidP="00A01E16">
      <w:pPr>
        <w:rPr>
          <w:ins w:id="3645" w:author="Caree2" w:date="2017-04-01T12:06:00Z"/>
          <w:color w:val="008080"/>
          <w:rPrChange w:id="3646" w:author="Caree2" w:date="2017-04-02T07:53:00Z">
            <w:rPr>
              <w:ins w:id="3647" w:author="Caree2" w:date="2017-04-01T12:06:00Z"/>
            </w:rPr>
          </w:rPrChange>
        </w:rPr>
        <w:pPrChange w:id="3648" w:author="Caree2" w:date="2017-04-02T07:09:00Z">
          <w:pPr>
            <w:pStyle w:val="StyleHeading114ptBoldUnderlineLeft"/>
          </w:pPr>
        </w:pPrChange>
      </w:pPr>
      <w:ins w:id="3649" w:author="Caree2" w:date="2017-04-01T12:06:00Z">
        <w:r w:rsidRPr="00880017">
          <w:rPr>
            <w:color w:val="008080"/>
            <w:rPrChange w:id="3650" w:author="Caree2" w:date="2017-04-02T07:53:00Z">
              <w:rPr/>
            </w:rPrChange>
          </w:rPr>
          <w:tab/>
        </w:r>
      </w:ins>
    </w:p>
    <w:p w:rsidR="00926860" w:rsidRPr="00880017" w:rsidRDefault="00926860" w:rsidP="00A01E16">
      <w:pPr>
        <w:rPr>
          <w:ins w:id="3651" w:author="Caree2" w:date="2017-04-01T12:06:00Z"/>
          <w:color w:val="008080"/>
          <w:rPrChange w:id="3652" w:author="Caree2" w:date="2017-04-02T07:53:00Z">
            <w:rPr>
              <w:ins w:id="3653" w:author="Caree2" w:date="2017-04-01T12:06:00Z"/>
            </w:rPr>
          </w:rPrChange>
        </w:rPr>
        <w:pPrChange w:id="3654" w:author="Caree2" w:date="2017-04-02T07:09:00Z">
          <w:pPr>
            <w:pStyle w:val="StyleHeading114ptBoldUnderlineLeft"/>
          </w:pPr>
        </w:pPrChange>
      </w:pPr>
      <w:ins w:id="3655" w:author="Caree2" w:date="2017-04-01T12:06:00Z">
        <w:r w:rsidRPr="00880017">
          <w:rPr>
            <w:color w:val="008080"/>
            <w:rPrChange w:id="3656" w:author="Caree2" w:date="2017-04-02T07:53:00Z">
              <w:rPr/>
            </w:rPrChange>
          </w:rPr>
          <w:tab/>
          <w:t>public CarOwner() {</w:t>
        </w:r>
      </w:ins>
    </w:p>
    <w:p w:rsidR="00926860" w:rsidRPr="00880017" w:rsidRDefault="00926860" w:rsidP="00A01E16">
      <w:pPr>
        <w:rPr>
          <w:ins w:id="3657" w:author="Caree2" w:date="2017-04-01T12:06:00Z"/>
          <w:color w:val="008080"/>
          <w:rPrChange w:id="3658" w:author="Caree2" w:date="2017-04-02T07:53:00Z">
            <w:rPr>
              <w:ins w:id="3659" w:author="Caree2" w:date="2017-04-01T12:06:00Z"/>
            </w:rPr>
          </w:rPrChange>
        </w:rPr>
        <w:pPrChange w:id="3660" w:author="Caree2" w:date="2017-04-02T07:09:00Z">
          <w:pPr>
            <w:pStyle w:val="StyleHeading114ptBoldUnderlineLeft"/>
          </w:pPr>
        </w:pPrChange>
      </w:pPr>
      <w:ins w:id="3661" w:author="Caree2" w:date="2017-04-01T12:06:00Z">
        <w:r w:rsidRPr="00880017">
          <w:rPr>
            <w:color w:val="008080"/>
            <w:rPrChange w:id="3662" w:author="Caree2" w:date="2017-04-02T07:53:00Z">
              <w:rPr/>
            </w:rPrChange>
          </w:rPr>
          <w:tab/>
        </w:r>
        <w:r w:rsidRPr="00880017">
          <w:rPr>
            <w:color w:val="008080"/>
            <w:rPrChange w:id="3663" w:author="Caree2" w:date="2017-04-02T07:53:00Z">
              <w:rPr/>
            </w:rPrChange>
          </w:rPr>
          <w:tab/>
          <w:t>super();</w:t>
        </w:r>
      </w:ins>
    </w:p>
    <w:p w:rsidR="00926860" w:rsidRPr="00880017" w:rsidRDefault="00926860" w:rsidP="00A01E16">
      <w:pPr>
        <w:rPr>
          <w:ins w:id="3664" w:author="Caree2" w:date="2017-04-01T12:06:00Z"/>
          <w:color w:val="008080"/>
          <w:rPrChange w:id="3665" w:author="Caree2" w:date="2017-04-02T07:53:00Z">
            <w:rPr>
              <w:ins w:id="3666" w:author="Caree2" w:date="2017-04-01T12:06:00Z"/>
            </w:rPr>
          </w:rPrChange>
        </w:rPr>
        <w:pPrChange w:id="3667" w:author="Caree2" w:date="2017-04-02T07:09:00Z">
          <w:pPr>
            <w:pStyle w:val="StyleHeading114ptBoldUnderlineLeft"/>
          </w:pPr>
        </w:pPrChange>
      </w:pPr>
      <w:ins w:id="3668" w:author="Caree2" w:date="2017-04-01T12:06:00Z">
        <w:r w:rsidRPr="00880017">
          <w:rPr>
            <w:color w:val="008080"/>
            <w:rPrChange w:id="3669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670" w:author="Caree2" w:date="2017-04-01T12:06:00Z"/>
          <w:color w:val="008080"/>
          <w:rPrChange w:id="3671" w:author="Caree2" w:date="2017-04-02T07:53:00Z">
            <w:rPr>
              <w:ins w:id="3672" w:author="Caree2" w:date="2017-04-01T12:06:00Z"/>
            </w:rPr>
          </w:rPrChange>
        </w:rPr>
        <w:pPrChange w:id="3673" w:author="Caree2" w:date="2017-04-02T07:09:00Z">
          <w:pPr>
            <w:pStyle w:val="StyleHeading114ptBoldUnderlineLeft"/>
          </w:pPr>
        </w:pPrChange>
      </w:pPr>
      <w:ins w:id="3674" w:author="Caree2" w:date="2017-04-01T12:06:00Z">
        <w:r w:rsidRPr="00880017">
          <w:rPr>
            <w:color w:val="008080"/>
            <w:rPrChange w:id="3675" w:author="Caree2" w:date="2017-04-02T07:53:00Z">
              <w:rPr/>
            </w:rPrChange>
          </w:rPr>
          <w:tab/>
          <w:t>@Override</w:t>
        </w:r>
      </w:ins>
    </w:p>
    <w:p w:rsidR="00926860" w:rsidRPr="00880017" w:rsidRDefault="00926860" w:rsidP="00A01E16">
      <w:pPr>
        <w:rPr>
          <w:ins w:id="3676" w:author="Caree2" w:date="2017-04-01T12:06:00Z"/>
          <w:color w:val="008080"/>
          <w:rPrChange w:id="3677" w:author="Caree2" w:date="2017-04-02T07:53:00Z">
            <w:rPr>
              <w:ins w:id="3678" w:author="Caree2" w:date="2017-04-01T12:06:00Z"/>
            </w:rPr>
          </w:rPrChange>
        </w:rPr>
        <w:pPrChange w:id="3679" w:author="Caree2" w:date="2017-04-02T07:09:00Z">
          <w:pPr>
            <w:pStyle w:val="StyleHeading114ptBoldUnderlineLeft"/>
          </w:pPr>
        </w:pPrChange>
      </w:pPr>
      <w:ins w:id="3680" w:author="Caree2" w:date="2017-04-01T12:06:00Z">
        <w:r w:rsidRPr="00880017">
          <w:rPr>
            <w:color w:val="008080"/>
            <w:rPrChange w:id="3681" w:author="Caree2" w:date="2017-04-02T07:53:00Z">
              <w:rPr/>
            </w:rPrChange>
          </w:rPr>
          <w:tab/>
          <w:t>public String toString() {</w:t>
        </w:r>
      </w:ins>
    </w:p>
    <w:p w:rsidR="00926860" w:rsidRPr="00880017" w:rsidRDefault="00926860" w:rsidP="00A01E16">
      <w:pPr>
        <w:rPr>
          <w:ins w:id="3682" w:author="Caree2" w:date="2017-04-01T12:06:00Z"/>
          <w:color w:val="008080"/>
          <w:rPrChange w:id="3683" w:author="Caree2" w:date="2017-04-02T07:53:00Z">
            <w:rPr>
              <w:ins w:id="3684" w:author="Caree2" w:date="2017-04-01T12:06:00Z"/>
            </w:rPr>
          </w:rPrChange>
        </w:rPr>
        <w:pPrChange w:id="3685" w:author="Caree2" w:date="2017-04-02T07:09:00Z">
          <w:pPr>
            <w:pStyle w:val="StyleHeading114ptBoldUnderlineLeft"/>
          </w:pPr>
        </w:pPrChange>
      </w:pPr>
      <w:ins w:id="3686" w:author="Caree2" w:date="2017-04-01T12:06:00Z">
        <w:r w:rsidRPr="00880017">
          <w:rPr>
            <w:color w:val="008080"/>
            <w:rPrChange w:id="3687" w:author="Caree2" w:date="2017-04-02T07:53:00Z">
              <w:rPr/>
            </w:rPrChange>
          </w:rPr>
          <w:tab/>
        </w:r>
        <w:r w:rsidRPr="00880017">
          <w:rPr>
            <w:color w:val="008080"/>
            <w:rPrChange w:id="3688" w:author="Caree2" w:date="2017-04-02T07:53:00Z">
              <w:rPr/>
            </w:rPrChange>
          </w:rPr>
          <w:tab/>
          <w:t>return "CarOwner [ownerId=" + ownerId + ", firstName=" + firstName + ", lastName=" + lastName + ", dob=" + dob</w:t>
        </w:r>
      </w:ins>
    </w:p>
    <w:p w:rsidR="00926860" w:rsidRPr="00880017" w:rsidRDefault="00926860" w:rsidP="00A01E16">
      <w:pPr>
        <w:rPr>
          <w:ins w:id="3689" w:author="Caree2" w:date="2017-04-01T12:06:00Z"/>
          <w:color w:val="008080"/>
          <w:rPrChange w:id="3690" w:author="Caree2" w:date="2017-04-02T07:53:00Z">
            <w:rPr>
              <w:ins w:id="3691" w:author="Caree2" w:date="2017-04-01T12:06:00Z"/>
            </w:rPr>
          </w:rPrChange>
        </w:rPr>
        <w:pPrChange w:id="3692" w:author="Caree2" w:date="2017-04-02T07:09:00Z">
          <w:pPr>
            <w:pStyle w:val="StyleHeading114ptBoldUnderlineLeft"/>
          </w:pPr>
        </w:pPrChange>
      </w:pPr>
      <w:ins w:id="3693" w:author="Caree2" w:date="2017-04-01T12:06:00Z">
        <w:r w:rsidRPr="00880017">
          <w:rPr>
            <w:color w:val="008080"/>
            <w:rPrChange w:id="3694" w:author="Caree2" w:date="2017-04-02T07:53:00Z">
              <w:rPr/>
            </w:rPrChange>
          </w:rPr>
          <w:lastRenderedPageBreak/>
          <w:tab/>
        </w:r>
        <w:r w:rsidRPr="00880017">
          <w:rPr>
            <w:color w:val="008080"/>
            <w:rPrChange w:id="3695" w:author="Caree2" w:date="2017-04-02T07:53:00Z">
              <w:rPr/>
            </w:rPrChange>
          </w:rPr>
          <w:tab/>
        </w:r>
        <w:r w:rsidRPr="00880017">
          <w:rPr>
            <w:color w:val="008080"/>
            <w:rPrChange w:id="3696" w:author="Caree2" w:date="2017-04-02T07:53:00Z">
              <w:rPr/>
            </w:rPrChange>
          </w:rPr>
          <w:tab/>
        </w:r>
        <w:r w:rsidRPr="00880017">
          <w:rPr>
            <w:color w:val="008080"/>
            <w:rPrChange w:id="3697" w:author="Caree2" w:date="2017-04-02T07:53:00Z">
              <w:rPr/>
            </w:rPrChange>
          </w:rPr>
          <w:tab/>
          <w:t>+ ", cars=" + cars + "]";</w:t>
        </w:r>
      </w:ins>
    </w:p>
    <w:p w:rsidR="00926860" w:rsidRPr="00880017" w:rsidRDefault="00926860" w:rsidP="00A01E16">
      <w:pPr>
        <w:rPr>
          <w:ins w:id="3698" w:author="Caree2" w:date="2017-04-01T12:06:00Z"/>
          <w:color w:val="008080"/>
          <w:rPrChange w:id="3699" w:author="Caree2" w:date="2017-04-02T07:53:00Z">
            <w:rPr>
              <w:ins w:id="3700" w:author="Caree2" w:date="2017-04-01T12:06:00Z"/>
            </w:rPr>
          </w:rPrChange>
        </w:rPr>
        <w:pPrChange w:id="3701" w:author="Caree2" w:date="2017-04-02T07:09:00Z">
          <w:pPr>
            <w:pStyle w:val="StyleHeading114ptBoldUnderlineLeft"/>
          </w:pPr>
        </w:pPrChange>
      </w:pPr>
      <w:ins w:id="3702" w:author="Caree2" w:date="2017-04-01T12:06:00Z">
        <w:r w:rsidRPr="00880017">
          <w:rPr>
            <w:color w:val="008080"/>
            <w:rPrChange w:id="3703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704" w:author="Caree2" w:date="2017-04-01T12:06:00Z"/>
          <w:color w:val="008080"/>
          <w:rPrChange w:id="3705" w:author="Caree2" w:date="2017-04-02T07:53:00Z">
            <w:rPr>
              <w:ins w:id="3706" w:author="Caree2" w:date="2017-04-01T12:06:00Z"/>
            </w:rPr>
          </w:rPrChange>
        </w:rPr>
        <w:pPrChange w:id="3707" w:author="Caree2" w:date="2017-04-02T07:09:00Z">
          <w:pPr>
            <w:pStyle w:val="StyleHeading114ptBoldUnderlineLeft"/>
          </w:pPr>
        </w:pPrChange>
      </w:pPr>
      <w:ins w:id="3708" w:author="Caree2" w:date="2017-04-01T12:06:00Z">
        <w:r w:rsidRPr="00880017">
          <w:rPr>
            <w:color w:val="008080"/>
            <w:rPrChange w:id="3709" w:author="Caree2" w:date="2017-04-02T07:53:00Z">
              <w:rPr/>
            </w:rPrChange>
          </w:rPr>
          <w:tab/>
          <w:t>public LocalDate getDob() {</w:t>
        </w:r>
      </w:ins>
    </w:p>
    <w:p w:rsidR="00926860" w:rsidRPr="00880017" w:rsidRDefault="00926860" w:rsidP="00A01E16">
      <w:pPr>
        <w:rPr>
          <w:ins w:id="3710" w:author="Caree2" w:date="2017-04-01T12:06:00Z"/>
          <w:color w:val="008080"/>
          <w:rPrChange w:id="3711" w:author="Caree2" w:date="2017-04-02T07:53:00Z">
            <w:rPr>
              <w:ins w:id="3712" w:author="Caree2" w:date="2017-04-01T12:06:00Z"/>
            </w:rPr>
          </w:rPrChange>
        </w:rPr>
        <w:pPrChange w:id="3713" w:author="Caree2" w:date="2017-04-02T07:09:00Z">
          <w:pPr>
            <w:pStyle w:val="StyleHeading114ptBoldUnderlineLeft"/>
          </w:pPr>
        </w:pPrChange>
      </w:pPr>
      <w:ins w:id="3714" w:author="Caree2" w:date="2017-04-01T12:06:00Z">
        <w:r w:rsidRPr="00880017">
          <w:rPr>
            <w:color w:val="008080"/>
            <w:rPrChange w:id="3715" w:author="Caree2" w:date="2017-04-02T07:53:00Z">
              <w:rPr/>
            </w:rPrChange>
          </w:rPr>
          <w:tab/>
        </w:r>
        <w:r w:rsidRPr="00880017">
          <w:rPr>
            <w:color w:val="008080"/>
            <w:rPrChange w:id="3716" w:author="Caree2" w:date="2017-04-02T07:53:00Z">
              <w:rPr/>
            </w:rPrChange>
          </w:rPr>
          <w:tab/>
          <w:t>return dob;</w:t>
        </w:r>
      </w:ins>
    </w:p>
    <w:p w:rsidR="00926860" w:rsidRPr="00880017" w:rsidRDefault="00926860" w:rsidP="00A01E16">
      <w:pPr>
        <w:rPr>
          <w:ins w:id="3717" w:author="Caree2" w:date="2017-04-01T12:06:00Z"/>
          <w:color w:val="008080"/>
          <w:rPrChange w:id="3718" w:author="Caree2" w:date="2017-04-02T07:53:00Z">
            <w:rPr>
              <w:ins w:id="3719" w:author="Caree2" w:date="2017-04-01T12:06:00Z"/>
            </w:rPr>
          </w:rPrChange>
        </w:rPr>
        <w:pPrChange w:id="3720" w:author="Caree2" w:date="2017-04-02T07:09:00Z">
          <w:pPr>
            <w:pStyle w:val="StyleHeading114ptBoldUnderlineLeft"/>
          </w:pPr>
        </w:pPrChange>
      </w:pPr>
      <w:ins w:id="3721" w:author="Caree2" w:date="2017-04-01T12:06:00Z">
        <w:r w:rsidRPr="00880017">
          <w:rPr>
            <w:color w:val="008080"/>
            <w:rPrChange w:id="3722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723" w:author="Caree2" w:date="2017-04-01T12:06:00Z"/>
          <w:color w:val="008080"/>
          <w:rPrChange w:id="3724" w:author="Caree2" w:date="2017-04-02T07:53:00Z">
            <w:rPr>
              <w:ins w:id="3725" w:author="Caree2" w:date="2017-04-01T12:06:00Z"/>
            </w:rPr>
          </w:rPrChange>
        </w:rPr>
        <w:pPrChange w:id="3726" w:author="Caree2" w:date="2017-04-02T07:09:00Z">
          <w:pPr>
            <w:pStyle w:val="StyleHeading114ptBoldUnderlineLeft"/>
          </w:pPr>
        </w:pPrChange>
      </w:pPr>
      <w:ins w:id="3727" w:author="Caree2" w:date="2017-04-01T12:06:00Z">
        <w:r w:rsidRPr="00880017">
          <w:rPr>
            <w:color w:val="008080"/>
            <w:rPrChange w:id="3728" w:author="Caree2" w:date="2017-04-02T07:53:00Z">
              <w:rPr/>
            </w:rPrChange>
          </w:rPr>
          <w:tab/>
          <w:t>public void setDob(LocalDate dob) {</w:t>
        </w:r>
      </w:ins>
    </w:p>
    <w:p w:rsidR="00926860" w:rsidRPr="00880017" w:rsidRDefault="00926860" w:rsidP="00A01E16">
      <w:pPr>
        <w:rPr>
          <w:ins w:id="3729" w:author="Caree2" w:date="2017-04-01T12:06:00Z"/>
          <w:color w:val="008080"/>
          <w:rPrChange w:id="3730" w:author="Caree2" w:date="2017-04-02T07:53:00Z">
            <w:rPr>
              <w:ins w:id="3731" w:author="Caree2" w:date="2017-04-01T12:06:00Z"/>
            </w:rPr>
          </w:rPrChange>
        </w:rPr>
        <w:pPrChange w:id="3732" w:author="Caree2" w:date="2017-04-02T07:09:00Z">
          <w:pPr>
            <w:pStyle w:val="StyleHeading114ptBoldUnderlineLeft"/>
          </w:pPr>
        </w:pPrChange>
      </w:pPr>
      <w:ins w:id="3733" w:author="Caree2" w:date="2017-04-01T12:06:00Z">
        <w:r w:rsidRPr="00880017">
          <w:rPr>
            <w:color w:val="008080"/>
            <w:rPrChange w:id="3734" w:author="Caree2" w:date="2017-04-02T07:53:00Z">
              <w:rPr/>
            </w:rPrChange>
          </w:rPr>
          <w:tab/>
        </w:r>
        <w:r w:rsidRPr="00880017">
          <w:rPr>
            <w:color w:val="008080"/>
            <w:rPrChange w:id="3735" w:author="Caree2" w:date="2017-04-02T07:53:00Z">
              <w:rPr/>
            </w:rPrChange>
          </w:rPr>
          <w:tab/>
          <w:t>this.dob = dob;</w:t>
        </w:r>
      </w:ins>
    </w:p>
    <w:p w:rsidR="00926860" w:rsidRPr="00880017" w:rsidRDefault="00926860" w:rsidP="00A01E16">
      <w:pPr>
        <w:rPr>
          <w:ins w:id="3736" w:author="Caree2" w:date="2017-04-01T12:06:00Z"/>
          <w:color w:val="008080"/>
          <w:rPrChange w:id="3737" w:author="Caree2" w:date="2017-04-02T07:53:00Z">
            <w:rPr>
              <w:ins w:id="3738" w:author="Caree2" w:date="2017-04-01T12:06:00Z"/>
            </w:rPr>
          </w:rPrChange>
        </w:rPr>
        <w:pPrChange w:id="3739" w:author="Caree2" w:date="2017-04-02T07:09:00Z">
          <w:pPr>
            <w:pStyle w:val="StyleHeading114ptBoldUnderlineLeft"/>
          </w:pPr>
        </w:pPrChange>
      </w:pPr>
      <w:ins w:id="3740" w:author="Caree2" w:date="2017-04-01T12:06:00Z">
        <w:r w:rsidRPr="00880017">
          <w:rPr>
            <w:color w:val="008080"/>
            <w:rPrChange w:id="3741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742" w:author="Caree2" w:date="2017-04-01T12:06:00Z"/>
          <w:color w:val="008080"/>
          <w:rPrChange w:id="3743" w:author="Caree2" w:date="2017-04-02T07:53:00Z">
            <w:rPr>
              <w:ins w:id="3744" w:author="Caree2" w:date="2017-04-01T12:06:00Z"/>
            </w:rPr>
          </w:rPrChange>
        </w:rPr>
        <w:pPrChange w:id="3745" w:author="Caree2" w:date="2017-04-02T07:09:00Z">
          <w:pPr>
            <w:pStyle w:val="StyleHeading114ptBoldUnderlineLeft"/>
          </w:pPr>
        </w:pPrChange>
      </w:pPr>
      <w:ins w:id="3746" w:author="Caree2" w:date="2017-04-01T12:06:00Z">
        <w:r w:rsidRPr="00880017">
          <w:rPr>
            <w:color w:val="008080"/>
            <w:rPrChange w:id="3747" w:author="Caree2" w:date="2017-04-02T07:53:00Z">
              <w:rPr/>
            </w:rPrChange>
          </w:rPr>
          <w:tab/>
          <w:t>public Map&lt;String, String&gt; getCars() {</w:t>
        </w:r>
      </w:ins>
    </w:p>
    <w:p w:rsidR="00926860" w:rsidRPr="00880017" w:rsidRDefault="00926860" w:rsidP="00A01E16">
      <w:pPr>
        <w:rPr>
          <w:ins w:id="3748" w:author="Caree2" w:date="2017-04-01T12:06:00Z"/>
          <w:color w:val="008080"/>
          <w:rPrChange w:id="3749" w:author="Caree2" w:date="2017-04-02T07:53:00Z">
            <w:rPr>
              <w:ins w:id="3750" w:author="Caree2" w:date="2017-04-01T12:06:00Z"/>
            </w:rPr>
          </w:rPrChange>
        </w:rPr>
        <w:pPrChange w:id="3751" w:author="Caree2" w:date="2017-04-02T07:09:00Z">
          <w:pPr>
            <w:pStyle w:val="StyleHeading114ptBoldUnderlineLeft"/>
          </w:pPr>
        </w:pPrChange>
      </w:pPr>
      <w:ins w:id="3752" w:author="Caree2" w:date="2017-04-01T12:06:00Z">
        <w:r w:rsidRPr="00880017">
          <w:rPr>
            <w:color w:val="008080"/>
            <w:rPrChange w:id="3753" w:author="Caree2" w:date="2017-04-02T07:53:00Z">
              <w:rPr/>
            </w:rPrChange>
          </w:rPr>
          <w:tab/>
        </w:r>
        <w:r w:rsidRPr="00880017">
          <w:rPr>
            <w:color w:val="008080"/>
            <w:rPrChange w:id="3754" w:author="Caree2" w:date="2017-04-02T07:53:00Z">
              <w:rPr/>
            </w:rPrChange>
          </w:rPr>
          <w:tab/>
          <w:t>return cars;</w:t>
        </w:r>
      </w:ins>
    </w:p>
    <w:p w:rsidR="00926860" w:rsidRPr="00880017" w:rsidRDefault="00926860" w:rsidP="00A01E16">
      <w:pPr>
        <w:rPr>
          <w:ins w:id="3755" w:author="Caree2" w:date="2017-04-01T12:06:00Z"/>
          <w:color w:val="008080"/>
          <w:rPrChange w:id="3756" w:author="Caree2" w:date="2017-04-02T07:53:00Z">
            <w:rPr>
              <w:ins w:id="3757" w:author="Caree2" w:date="2017-04-01T12:06:00Z"/>
            </w:rPr>
          </w:rPrChange>
        </w:rPr>
        <w:pPrChange w:id="3758" w:author="Caree2" w:date="2017-04-02T07:09:00Z">
          <w:pPr>
            <w:pStyle w:val="StyleHeading114ptBoldUnderlineLeft"/>
          </w:pPr>
        </w:pPrChange>
      </w:pPr>
      <w:ins w:id="3759" w:author="Caree2" w:date="2017-04-01T12:06:00Z">
        <w:r w:rsidRPr="00880017">
          <w:rPr>
            <w:color w:val="008080"/>
            <w:rPrChange w:id="3760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761" w:author="Caree2" w:date="2017-04-01T12:06:00Z"/>
          <w:color w:val="008080"/>
          <w:rPrChange w:id="3762" w:author="Caree2" w:date="2017-04-02T07:53:00Z">
            <w:rPr>
              <w:ins w:id="3763" w:author="Caree2" w:date="2017-04-01T12:06:00Z"/>
            </w:rPr>
          </w:rPrChange>
        </w:rPr>
        <w:pPrChange w:id="3764" w:author="Caree2" w:date="2017-04-02T07:09:00Z">
          <w:pPr>
            <w:pStyle w:val="StyleHeading114ptBoldUnderlineLeft"/>
          </w:pPr>
        </w:pPrChange>
      </w:pPr>
      <w:ins w:id="3765" w:author="Caree2" w:date="2017-04-01T12:06:00Z">
        <w:r w:rsidRPr="00880017">
          <w:rPr>
            <w:color w:val="008080"/>
            <w:rPrChange w:id="3766" w:author="Caree2" w:date="2017-04-02T07:53:00Z">
              <w:rPr/>
            </w:rPrChange>
          </w:rPr>
          <w:tab/>
          <w:t>public void setCars(Map&lt;String, String&gt; cars) {</w:t>
        </w:r>
      </w:ins>
    </w:p>
    <w:p w:rsidR="00926860" w:rsidRPr="00880017" w:rsidRDefault="00926860" w:rsidP="00A01E16">
      <w:pPr>
        <w:rPr>
          <w:ins w:id="3767" w:author="Caree2" w:date="2017-04-01T12:06:00Z"/>
          <w:color w:val="008080"/>
          <w:rPrChange w:id="3768" w:author="Caree2" w:date="2017-04-02T07:53:00Z">
            <w:rPr>
              <w:ins w:id="3769" w:author="Caree2" w:date="2017-04-01T12:06:00Z"/>
            </w:rPr>
          </w:rPrChange>
        </w:rPr>
        <w:pPrChange w:id="3770" w:author="Caree2" w:date="2017-04-02T07:09:00Z">
          <w:pPr>
            <w:pStyle w:val="StyleHeading114ptBoldUnderlineLeft"/>
          </w:pPr>
        </w:pPrChange>
      </w:pPr>
      <w:ins w:id="3771" w:author="Caree2" w:date="2017-04-01T12:06:00Z">
        <w:r w:rsidRPr="00880017">
          <w:rPr>
            <w:color w:val="008080"/>
            <w:rPrChange w:id="3772" w:author="Caree2" w:date="2017-04-02T07:53:00Z">
              <w:rPr/>
            </w:rPrChange>
          </w:rPr>
          <w:tab/>
        </w:r>
        <w:r w:rsidRPr="00880017">
          <w:rPr>
            <w:color w:val="008080"/>
            <w:rPrChange w:id="3773" w:author="Caree2" w:date="2017-04-02T07:53:00Z">
              <w:rPr/>
            </w:rPrChange>
          </w:rPr>
          <w:tab/>
          <w:t>this.cars = cars;</w:t>
        </w:r>
      </w:ins>
    </w:p>
    <w:p w:rsidR="00926860" w:rsidRPr="00880017" w:rsidRDefault="00926860" w:rsidP="00A01E16">
      <w:pPr>
        <w:rPr>
          <w:ins w:id="3774" w:author="Caree2" w:date="2017-04-01T12:06:00Z"/>
          <w:color w:val="008080"/>
          <w:rPrChange w:id="3775" w:author="Caree2" w:date="2017-04-02T07:53:00Z">
            <w:rPr>
              <w:ins w:id="3776" w:author="Caree2" w:date="2017-04-01T12:06:00Z"/>
            </w:rPr>
          </w:rPrChange>
        </w:rPr>
        <w:pPrChange w:id="3777" w:author="Caree2" w:date="2017-04-02T07:09:00Z">
          <w:pPr>
            <w:pStyle w:val="StyleHeading114ptBoldUnderlineLeft"/>
          </w:pPr>
        </w:pPrChange>
      </w:pPr>
      <w:ins w:id="3778" w:author="Caree2" w:date="2017-04-01T12:06:00Z">
        <w:r w:rsidRPr="00880017">
          <w:rPr>
            <w:color w:val="008080"/>
            <w:rPrChange w:id="3779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780" w:author="Caree2" w:date="2017-04-01T12:06:00Z"/>
          <w:color w:val="008080"/>
          <w:rPrChange w:id="3781" w:author="Caree2" w:date="2017-04-02T07:53:00Z">
            <w:rPr>
              <w:ins w:id="3782" w:author="Caree2" w:date="2017-04-01T12:06:00Z"/>
            </w:rPr>
          </w:rPrChange>
        </w:rPr>
        <w:pPrChange w:id="3783" w:author="Caree2" w:date="2017-04-02T07:09:00Z">
          <w:pPr>
            <w:pStyle w:val="StyleHeading114ptBoldUnderlineLeft"/>
          </w:pPr>
        </w:pPrChange>
      </w:pPr>
      <w:ins w:id="3784" w:author="Caree2" w:date="2017-04-01T12:06:00Z">
        <w:r w:rsidRPr="00880017">
          <w:rPr>
            <w:color w:val="008080"/>
            <w:rPrChange w:id="3785" w:author="Caree2" w:date="2017-04-02T07:53:00Z">
              <w:rPr/>
            </w:rPrChange>
          </w:rPr>
          <w:tab/>
          <w:t>public CarOwner(long ownerId, String firstName, String lastName, LocalDate dob, Map&lt;String, String&gt; cars) {</w:t>
        </w:r>
      </w:ins>
    </w:p>
    <w:p w:rsidR="00926860" w:rsidRPr="00880017" w:rsidRDefault="00926860" w:rsidP="00A01E16">
      <w:pPr>
        <w:rPr>
          <w:ins w:id="3786" w:author="Caree2" w:date="2017-04-01T12:06:00Z"/>
          <w:color w:val="008080"/>
          <w:rPrChange w:id="3787" w:author="Caree2" w:date="2017-04-02T07:53:00Z">
            <w:rPr>
              <w:ins w:id="3788" w:author="Caree2" w:date="2017-04-01T12:06:00Z"/>
            </w:rPr>
          </w:rPrChange>
        </w:rPr>
        <w:pPrChange w:id="3789" w:author="Caree2" w:date="2017-04-02T07:09:00Z">
          <w:pPr>
            <w:pStyle w:val="StyleHeading114ptBoldUnderlineLeft"/>
          </w:pPr>
        </w:pPrChange>
      </w:pPr>
      <w:ins w:id="3790" w:author="Caree2" w:date="2017-04-01T12:06:00Z">
        <w:r w:rsidRPr="00880017">
          <w:rPr>
            <w:color w:val="008080"/>
            <w:rPrChange w:id="3791" w:author="Caree2" w:date="2017-04-02T07:53:00Z">
              <w:rPr/>
            </w:rPrChange>
          </w:rPr>
          <w:tab/>
        </w:r>
        <w:r w:rsidRPr="00880017">
          <w:rPr>
            <w:color w:val="008080"/>
            <w:rPrChange w:id="3792" w:author="Caree2" w:date="2017-04-02T07:53:00Z">
              <w:rPr/>
            </w:rPrChange>
          </w:rPr>
          <w:tab/>
          <w:t>super();</w:t>
        </w:r>
      </w:ins>
    </w:p>
    <w:p w:rsidR="00926860" w:rsidRPr="00880017" w:rsidRDefault="00926860" w:rsidP="00A01E16">
      <w:pPr>
        <w:rPr>
          <w:ins w:id="3793" w:author="Caree2" w:date="2017-04-01T12:06:00Z"/>
          <w:color w:val="008080"/>
          <w:rPrChange w:id="3794" w:author="Caree2" w:date="2017-04-02T07:53:00Z">
            <w:rPr>
              <w:ins w:id="3795" w:author="Caree2" w:date="2017-04-01T12:06:00Z"/>
            </w:rPr>
          </w:rPrChange>
        </w:rPr>
        <w:pPrChange w:id="3796" w:author="Caree2" w:date="2017-04-02T07:09:00Z">
          <w:pPr>
            <w:pStyle w:val="StyleHeading114ptBoldUnderlineLeft"/>
          </w:pPr>
        </w:pPrChange>
      </w:pPr>
      <w:ins w:id="3797" w:author="Caree2" w:date="2017-04-01T12:06:00Z">
        <w:r w:rsidRPr="00880017">
          <w:rPr>
            <w:color w:val="008080"/>
            <w:rPrChange w:id="3798" w:author="Caree2" w:date="2017-04-02T07:53:00Z">
              <w:rPr/>
            </w:rPrChange>
          </w:rPr>
          <w:tab/>
        </w:r>
        <w:r w:rsidRPr="00880017">
          <w:rPr>
            <w:color w:val="008080"/>
            <w:rPrChange w:id="3799" w:author="Caree2" w:date="2017-04-02T07:53:00Z">
              <w:rPr/>
            </w:rPrChange>
          </w:rPr>
          <w:tab/>
          <w:t>this.ownerId = ownerId;</w:t>
        </w:r>
      </w:ins>
    </w:p>
    <w:p w:rsidR="00926860" w:rsidRPr="00880017" w:rsidRDefault="00926860" w:rsidP="00A01E16">
      <w:pPr>
        <w:rPr>
          <w:ins w:id="3800" w:author="Caree2" w:date="2017-04-01T12:06:00Z"/>
          <w:color w:val="008080"/>
          <w:rPrChange w:id="3801" w:author="Caree2" w:date="2017-04-02T07:53:00Z">
            <w:rPr>
              <w:ins w:id="3802" w:author="Caree2" w:date="2017-04-01T12:06:00Z"/>
            </w:rPr>
          </w:rPrChange>
        </w:rPr>
        <w:pPrChange w:id="3803" w:author="Caree2" w:date="2017-04-02T07:09:00Z">
          <w:pPr>
            <w:pStyle w:val="StyleHeading114ptBoldUnderlineLeft"/>
          </w:pPr>
        </w:pPrChange>
      </w:pPr>
      <w:ins w:id="3804" w:author="Caree2" w:date="2017-04-01T12:06:00Z">
        <w:r w:rsidRPr="00880017">
          <w:rPr>
            <w:color w:val="008080"/>
            <w:rPrChange w:id="3805" w:author="Caree2" w:date="2017-04-02T07:53:00Z">
              <w:rPr/>
            </w:rPrChange>
          </w:rPr>
          <w:tab/>
        </w:r>
        <w:r w:rsidRPr="00880017">
          <w:rPr>
            <w:color w:val="008080"/>
            <w:rPrChange w:id="3806" w:author="Caree2" w:date="2017-04-02T07:53:00Z">
              <w:rPr/>
            </w:rPrChange>
          </w:rPr>
          <w:tab/>
          <w:t>this.firstName = firstName;</w:t>
        </w:r>
      </w:ins>
    </w:p>
    <w:p w:rsidR="00926860" w:rsidRPr="00880017" w:rsidRDefault="00926860" w:rsidP="00A01E16">
      <w:pPr>
        <w:rPr>
          <w:ins w:id="3807" w:author="Caree2" w:date="2017-04-01T12:06:00Z"/>
          <w:color w:val="008080"/>
          <w:rPrChange w:id="3808" w:author="Caree2" w:date="2017-04-02T07:53:00Z">
            <w:rPr>
              <w:ins w:id="3809" w:author="Caree2" w:date="2017-04-01T12:06:00Z"/>
            </w:rPr>
          </w:rPrChange>
        </w:rPr>
        <w:pPrChange w:id="3810" w:author="Caree2" w:date="2017-04-02T07:09:00Z">
          <w:pPr>
            <w:pStyle w:val="StyleHeading114ptBoldUnderlineLeft"/>
          </w:pPr>
        </w:pPrChange>
      </w:pPr>
      <w:ins w:id="3811" w:author="Caree2" w:date="2017-04-01T12:06:00Z">
        <w:r w:rsidRPr="00880017">
          <w:rPr>
            <w:color w:val="008080"/>
            <w:rPrChange w:id="3812" w:author="Caree2" w:date="2017-04-02T07:53:00Z">
              <w:rPr/>
            </w:rPrChange>
          </w:rPr>
          <w:tab/>
        </w:r>
        <w:r w:rsidRPr="00880017">
          <w:rPr>
            <w:color w:val="008080"/>
            <w:rPrChange w:id="3813" w:author="Caree2" w:date="2017-04-02T07:53:00Z">
              <w:rPr/>
            </w:rPrChange>
          </w:rPr>
          <w:tab/>
          <w:t>this.lastName = lastName;</w:t>
        </w:r>
      </w:ins>
    </w:p>
    <w:p w:rsidR="00926860" w:rsidRPr="00880017" w:rsidRDefault="00926860" w:rsidP="00A01E16">
      <w:pPr>
        <w:rPr>
          <w:ins w:id="3814" w:author="Caree2" w:date="2017-04-01T12:06:00Z"/>
          <w:color w:val="008080"/>
          <w:rPrChange w:id="3815" w:author="Caree2" w:date="2017-04-02T07:53:00Z">
            <w:rPr>
              <w:ins w:id="3816" w:author="Caree2" w:date="2017-04-01T12:06:00Z"/>
            </w:rPr>
          </w:rPrChange>
        </w:rPr>
        <w:pPrChange w:id="3817" w:author="Caree2" w:date="2017-04-02T07:09:00Z">
          <w:pPr>
            <w:pStyle w:val="StyleHeading114ptBoldUnderlineLeft"/>
          </w:pPr>
        </w:pPrChange>
      </w:pPr>
      <w:ins w:id="3818" w:author="Caree2" w:date="2017-04-01T12:06:00Z">
        <w:r w:rsidRPr="00880017">
          <w:rPr>
            <w:color w:val="008080"/>
            <w:rPrChange w:id="3819" w:author="Caree2" w:date="2017-04-02T07:53:00Z">
              <w:rPr/>
            </w:rPrChange>
          </w:rPr>
          <w:tab/>
        </w:r>
        <w:r w:rsidRPr="00880017">
          <w:rPr>
            <w:color w:val="008080"/>
            <w:rPrChange w:id="3820" w:author="Caree2" w:date="2017-04-02T07:53:00Z">
              <w:rPr/>
            </w:rPrChange>
          </w:rPr>
          <w:tab/>
          <w:t>this.dob = dob;</w:t>
        </w:r>
      </w:ins>
    </w:p>
    <w:p w:rsidR="00926860" w:rsidRPr="00880017" w:rsidRDefault="00926860" w:rsidP="00A01E16">
      <w:pPr>
        <w:rPr>
          <w:ins w:id="3821" w:author="Caree2" w:date="2017-04-01T12:06:00Z"/>
          <w:color w:val="008080"/>
          <w:rPrChange w:id="3822" w:author="Caree2" w:date="2017-04-02T07:53:00Z">
            <w:rPr>
              <w:ins w:id="3823" w:author="Caree2" w:date="2017-04-01T12:06:00Z"/>
            </w:rPr>
          </w:rPrChange>
        </w:rPr>
        <w:pPrChange w:id="3824" w:author="Caree2" w:date="2017-04-02T07:09:00Z">
          <w:pPr>
            <w:pStyle w:val="StyleHeading114ptBoldUnderlineLeft"/>
          </w:pPr>
        </w:pPrChange>
      </w:pPr>
      <w:ins w:id="3825" w:author="Caree2" w:date="2017-04-01T12:06:00Z">
        <w:r w:rsidRPr="00880017">
          <w:rPr>
            <w:color w:val="008080"/>
            <w:rPrChange w:id="3826" w:author="Caree2" w:date="2017-04-02T07:53:00Z">
              <w:rPr/>
            </w:rPrChange>
          </w:rPr>
          <w:tab/>
        </w:r>
        <w:r w:rsidRPr="00880017">
          <w:rPr>
            <w:color w:val="008080"/>
            <w:rPrChange w:id="3827" w:author="Caree2" w:date="2017-04-02T07:53:00Z">
              <w:rPr/>
            </w:rPrChange>
          </w:rPr>
          <w:tab/>
          <w:t>this.cars = cars;</w:t>
        </w:r>
      </w:ins>
    </w:p>
    <w:p w:rsidR="00926860" w:rsidRPr="00880017" w:rsidRDefault="00926860" w:rsidP="00A01E16">
      <w:pPr>
        <w:rPr>
          <w:ins w:id="3828" w:author="Caree2" w:date="2017-04-01T12:06:00Z"/>
          <w:color w:val="008080"/>
          <w:rPrChange w:id="3829" w:author="Caree2" w:date="2017-04-02T07:53:00Z">
            <w:rPr>
              <w:ins w:id="3830" w:author="Caree2" w:date="2017-04-01T12:06:00Z"/>
            </w:rPr>
          </w:rPrChange>
        </w:rPr>
        <w:pPrChange w:id="3831" w:author="Caree2" w:date="2017-04-02T07:09:00Z">
          <w:pPr>
            <w:pStyle w:val="StyleHeading114ptBoldUnderlineLeft"/>
          </w:pPr>
        </w:pPrChange>
      </w:pPr>
      <w:ins w:id="3832" w:author="Caree2" w:date="2017-04-01T12:06:00Z">
        <w:r w:rsidRPr="00880017">
          <w:rPr>
            <w:color w:val="008080"/>
            <w:rPrChange w:id="3833" w:author="Caree2" w:date="2017-04-02T07:53:00Z">
              <w:rPr/>
            </w:rPrChange>
          </w:rPr>
          <w:tab/>
          <w:t>}</w:t>
        </w:r>
      </w:ins>
    </w:p>
    <w:p w:rsidR="00926860" w:rsidRPr="00880017" w:rsidRDefault="00926860" w:rsidP="00A01E16">
      <w:pPr>
        <w:rPr>
          <w:ins w:id="3834" w:author="Caree2" w:date="2017-04-01T12:06:00Z"/>
          <w:color w:val="008080"/>
          <w:rPrChange w:id="3835" w:author="Caree2" w:date="2017-04-02T07:53:00Z">
            <w:rPr>
              <w:ins w:id="3836" w:author="Caree2" w:date="2017-04-01T12:06:00Z"/>
            </w:rPr>
          </w:rPrChange>
        </w:rPr>
        <w:pPrChange w:id="3837" w:author="Caree2" w:date="2017-04-02T07:09:00Z">
          <w:pPr>
            <w:pStyle w:val="StyleHeading114ptBoldUnderlineLeft"/>
          </w:pPr>
        </w:pPrChange>
      </w:pPr>
      <w:ins w:id="3838" w:author="Caree2" w:date="2017-04-01T12:06:00Z">
        <w:r w:rsidRPr="00880017">
          <w:rPr>
            <w:color w:val="008080"/>
            <w:rPrChange w:id="3839" w:author="Caree2" w:date="2017-04-02T07:53:00Z">
              <w:rPr/>
            </w:rPrChange>
          </w:rPr>
          <w:tab/>
        </w:r>
        <w:r w:rsidRPr="00880017">
          <w:rPr>
            <w:color w:val="008080"/>
            <w:rPrChange w:id="3840" w:author="Caree2" w:date="2017-04-02T07:53:00Z">
              <w:rPr/>
            </w:rPrChange>
          </w:rPr>
          <w:tab/>
        </w:r>
      </w:ins>
    </w:p>
    <w:p w:rsidR="00A425BE" w:rsidRPr="00880017" w:rsidRDefault="00926860" w:rsidP="00A01E16">
      <w:pPr>
        <w:rPr>
          <w:ins w:id="3841" w:author="Caree2" w:date="2017-04-01T12:06:00Z"/>
          <w:color w:val="008080"/>
          <w:rPrChange w:id="3842" w:author="Caree2" w:date="2017-04-02T07:53:00Z">
            <w:rPr>
              <w:ins w:id="3843" w:author="Caree2" w:date="2017-04-01T12:06:00Z"/>
            </w:rPr>
          </w:rPrChange>
        </w:rPr>
        <w:pPrChange w:id="3844" w:author="Caree2" w:date="2017-04-02T07:09:00Z">
          <w:pPr>
            <w:pStyle w:val="StyleHeading114ptBoldUnderlineLeft"/>
          </w:pPr>
        </w:pPrChange>
      </w:pPr>
      <w:ins w:id="3845" w:author="Caree2" w:date="2017-04-01T12:06:00Z">
        <w:r w:rsidRPr="00880017">
          <w:rPr>
            <w:color w:val="008080"/>
            <w:rPrChange w:id="3846" w:author="Caree2" w:date="2017-04-02T07:53:00Z">
              <w:rPr/>
            </w:rPrChange>
          </w:rPr>
          <w:t>}</w:t>
        </w:r>
      </w:ins>
    </w:p>
    <w:p w:rsidR="00A425BE" w:rsidRPr="00A01E16" w:rsidRDefault="00A425BE" w:rsidP="00A01E16">
      <w:pPr>
        <w:rPr>
          <w:ins w:id="3847" w:author="Caree2" w:date="2017-04-01T12:06:00Z"/>
          <w:rPrChange w:id="3848" w:author="Caree2" w:date="2017-04-02T07:10:00Z">
            <w:rPr>
              <w:ins w:id="3849" w:author="Caree2" w:date="2017-04-01T12:06:00Z"/>
              <w:rFonts w:ascii="Times New Roman" w:hAnsi="Times New Roman"/>
              <w:b/>
              <w:bCs/>
              <w:color w:val="000000"/>
              <w:sz w:val="28"/>
              <w:szCs w:val="20"/>
            </w:rPr>
          </w:rPrChange>
        </w:rPr>
        <w:pPrChange w:id="3850" w:author="Caree2" w:date="2017-04-02T07:09:00Z">
          <w:pPr/>
        </w:pPrChange>
      </w:pPr>
      <w:ins w:id="3851" w:author="Caree2" w:date="2017-04-01T12:06:00Z">
        <w:r>
          <w:br w:type="page"/>
        </w:r>
      </w:ins>
    </w:p>
    <w:p w:rsidR="00A425BE" w:rsidRDefault="00A425BE" w:rsidP="00A425BE">
      <w:pPr>
        <w:pStyle w:val="StyleHeading114ptBoldUnderlineLeft"/>
        <w:rPr>
          <w:ins w:id="3852" w:author="Caree2" w:date="2017-04-01T12:06:00Z"/>
        </w:rPr>
      </w:pPr>
      <w:bookmarkStart w:id="3853" w:name="_Toc478888059"/>
      <w:ins w:id="3854" w:author="Caree2" w:date="2017-04-01T12:06:00Z">
        <w:r w:rsidRPr="00EA03DE">
          <w:lastRenderedPageBreak/>
          <w:t>1.</w:t>
        </w:r>
        <w:r>
          <w:t>1</w:t>
        </w:r>
      </w:ins>
      <w:ins w:id="3855" w:author="Caree2" w:date="2017-04-02T07:36:00Z">
        <w:r w:rsidR="00B72EBA">
          <w:t>7</w:t>
        </w:r>
      </w:ins>
      <w:ins w:id="3856" w:author="Caree2" w:date="2017-04-01T12:06:00Z">
        <w:r w:rsidRPr="00EA03DE">
          <w:t xml:space="preserve"> </w:t>
        </w:r>
        <w:r>
          <w:t xml:space="preserve">–Create the </w:t>
        </w:r>
      </w:ins>
      <w:ins w:id="3857" w:author="Caree2" w:date="2017-04-02T07:10:00Z">
        <w:r w:rsidR="009D23E7">
          <w:t xml:space="preserve">CarOwnerWithMapObjects  </w:t>
        </w:r>
      </w:ins>
      <w:ins w:id="3858" w:author="Caree2" w:date="2017-04-01T12:06:00Z">
        <w:r>
          <w:t xml:space="preserve">class in package </w:t>
        </w:r>
      </w:ins>
      <w:ins w:id="3859" w:author="Caree2" w:date="2017-04-02T08:54:00Z">
        <w:r w:rsidR="008A081C">
          <w:t>second</w:t>
        </w:r>
      </w:ins>
      <w:bookmarkEnd w:id="3853"/>
    </w:p>
    <w:p w:rsidR="00926860" w:rsidRDefault="00926860" w:rsidP="00926860">
      <w:pPr>
        <w:pStyle w:val="StyleHeading114ptBoldUnderlineLeft"/>
        <w:rPr>
          <w:ins w:id="3860" w:author="Caree2" w:date="2017-04-01T12:07:00Z"/>
        </w:rPr>
      </w:pPr>
    </w:p>
    <w:p w:rsidR="00A425BE" w:rsidRPr="00880017" w:rsidRDefault="00A425BE" w:rsidP="009D23E7">
      <w:pPr>
        <w:rPr>
          <w:ins w:id="3861" w:author="Caree2" w:date="2017-04-01T12:07:00Z"/>
          <w:color w:val="008080"/>
          <w:rPrChange w:id="3862" w:author="Caree2" w:date="2017-04-02T07:54:00Z">
            <w:rPr>
              <w:ins w:id="3863" w:author="Caree2" w:date="2017-04-01T12:07:00Z"/>
            </w:rPr>
          </w:rPrChange>
        </w:rPr>
        <w:pPrChange w:id="3864" w:author="Caree2" w:date="2017-04-02T07:10:00Z">
          <w:pPr>
            <w:pStyle w:val="StyleHeading114ptBoldUnderlineLeft"/>
          </w:pPr>
        </w:pPrChange>
      </w:pPr>
      <w:ins w:id="3865" w:author="Caree2" w:date="2017-04-01T12:07:00Z">
        <w:r w:rsidRPr="00880017">
          <w:rPr>
            <w:color w:val="008080"/>
            <w:rPrChange w:id="3866" w:author="Caree2" w:date="2017-04-02T07:54:00Z">
              <w:rPr/>
            </w:rPrChange>
          </w:rPr>
          <w:t>package com.rollingstone.springframework.basic.ioc.contructor.injection.collection.second;</w:t>
        </w:r>
      </w:ins>
    </w:p>
    <w:p w:rsidR="00A425BE" w:rsidRPr="00880017" w:rsidRDefault="00A425BE" w:rsidP="009D23E7">
      <w:pPr>
        <w:rPr>
          <w:ins w:id="3867" w:author="Caree2" w:date="2017-04-01T12:07:00Z"/>
          <w:color w:val="008080"/>
          <w:rPrChange w:id="3868" w:author="Caree2" w:date="2017-04-02T07:54:00Z">
            <w:rPr>
              <w:ins w:id="3869" w:author="Caree2" w:date="2017-04-01T12:07:00Z"/>
            </w:rPr>
          </w:rPrChange>
        </w:rPr>
        <w:pPrChange w:id="3870" w:author="Caree2" w:date="2017-04-02T07:10:00Z">
          <w:pPr>
            <w:pStyle w:val="StyleHeading114ptBoldUnderlineLeft"/>
          </w:pPr>
        </w:pPrChange>
      </w:pPr>
    </w:p>
    <w:p w:rsidR="00A425BE" w:rsidRPr="00880017" w:rsidRDefault="00A425BE" w:rsidP="009D23E7">
      <w:pPr>
        <w:rPr>
          <w:ins w:id="3871" w:author="Caree2" w:date="2017-04-01T12:07:00Z"/>
          <w:color w:val="008080"/>
          <w:rPrChange w:id="3872" w:author="Caree2" w:date="2017-04-02T07:54:00Z">
            <w:rPr>
              <w:ins w:id="3873" w:author="Caree2" w:date="2017-04-01T12:07:00Z"/>
            </w:rPr>
          </w:rPrChange>
        </w:rPr>
        <w:pPrChange w:id="3874" w:author="Caree2" w:date="2017-04-02T07:10:00Z">
          <w:pPr>
            <w:pStyle w:val="StyleHeading114ptBoldUnderlineLeft"/>
          </w:pPr>
        </w:pPrChange>
      </w:pPr>
      <w:ins w:id="3875" w:author="Caree2" w:date="2017-04-01T12:07:00Z">
        <w:r w:rsidRPr="00880017">
          <w:rPr>
            <w:color w:val="008080"/>
            <w:rPrChange w:id="3876" w:author="Caree2" w:date="2017-04-02T07:54:00Z">
              <w:rPr/>
            </w:rPrChange>
          </w:rPr>
          <w:t>import java.time.LocalDate;</w:t>
        </w:r>
      </w:ins>
    </w:p>
    <w:p w:rsidR="00A425BE" w:rsidRPr="00880017" w:rsidRDefault="00A425BE" w:rsidP="009D23E7">
      <w:pPr>
        <w:rPr>
          <w:ins w:id="3877" w:author="Caree2" w:date="2017-04-01T12:07:00Z"/>
          <w:color w:val="008080"/>
          <w:rPrChange w:id="3878" w:author="Caree2" w:date="2017-04-02T07:54:00Z">
            <w:rPr>
              <w:ins w:id="3879" w:author="Caree2" w:date="2017-04-01T12:07:00Z"/>
            </w:rPr>
          </w:rPrChange>
        </w:rPr>
        <w:pPrChange w:id="3880" w:author="Caree2" w:date="2017-04-02T07:10:00Z">
          <w:pPr>
            <w:pStyle w:val="StyleHeading114ptBoldUnderlineLeft"/>
          </w:pPr>
        </w:pPrChange>
      </w:pPr>
      <w:ins w:id="3881" w:author="Caree2" w:date="2017-04-01T12:07:00Z">
        <w:r w:rsidRPr="00880017">
          <w:rPr>
            <w:color w:val="008080"/>
            <w:rPrChange w:id="3882" w:author="Caree2" w:date="2017-04-02T07:54:00Z">
              <w:rPr/>
            </w:rPrChange>
          </w:rPr>
          <w:t>import java.util.Date;</w:t>
        </w:r>
      </w:ins>
    </w:p>
    <w:p w:rsidR="00A425BE" w:rsidRPr="00880017" w:rsidRDefault="00A425BE" w:rsidP="009D23E7">
      <w:pPr>
        <w:rPr>
          <w:ins w:id="3883" w:author="Caree2" w:date="2017-04-01T12:07:00Z"/>
          <w:color w:val="008080"/>
          <w:rPrChange w:id="3884" w:author="Caree2" w:date="2017-04-02T07:54:00Z">
            <w:rPr>
              <w:ins w:id="3885" w:author="Caree2" w:date="2017-04-01T12:07:00Z"/>
            </w:rPr>
          </w:rPrChange>
        </w:rPr>
        <w:pPrChange w:id="3886" w:author="Caree2" w:date="2017-04-02T07:10:00Z">
          <w:pPr>
            <w:pStyle w:val="StyleHeading114ptBoldUnderlineLeft"/>
          </w:pPr>
        </w:pPrChange>
      </w:pPr>
      <w:ins w:id="3887" w:author="Caree2" w:date="2017-04-01T12:07:00Z">
        <w:r w:rsidRPr="00880017">
          <w:rPr>
            <w:color w:val="008080"/>
            <w:rPrChange w:id="3888" w:author="Caree2" w:date="2017-04-02T07:54:00Z">
              <w:rPr/>
            </w:rPrChange>
          </w:rPr>
          <w:t>import java.util.Map;</w:t>
        </w:r>
      </w:ins>
    </w:p>
    <w:p w:rsidR="00A425BE" w:rsidRPr="00880017" w:rsidRDefault="00A425BE" w:rsidP="009D23E7">
      <w:pPr>
        <w:rPr>
          <w:ins w:id="3889" w:author="Caree2" w:date="2017-04-01T12:07:00Z"/>
          <w:color w:val="008080"/>
          <w:rPrChange w:id="3890" w:author="Caree2" w:date="2017-04-02T07:54:00Z">
            <w:rPr>
              <w:ins w:id="3891" w:author="Caree2" w:date="2017-04-01T12:07:00Z"/>
            </w:rPr>
          </w:rPrChange>
        </w:rPr>
        <w:pPrChange w:id="3892" w:author="Caree2" w:date="2017-04-02T07:10:00Z">
          <w:pPr>
            <w:pStyle w:val="StyleHeading114ptBoldUnderlineLeft"/>
          </w:pPr>
        </w:pPrChange>
      </w:pPr>
    </w:p>
    <w:p w:rsidR="00A425BE" w:rsidRPr="00880017" w:rsidRDefault="00A425BE" w:rsidP="009D23E7">
      <w:pPr>
        <w:rPr>
          <w:ins w:id="3893" w:author="Caree2" w:date="2017-04-01T12:07:00Z"/>
          <w:color w:val="008080"/>
          <w:rPrChange w:id="3894" w:author="Caree2" w:date="2017-04-02T07:54:00Z">
            <w:rPr>
              <w:ins w:id="3895" w:author="Caree2" w:date="2017-04-01T12:07:00Z"/>
            </w:rPr>
          </w:rPrChange>
        </w:rPr>
        <w:pPrChange w:id="3896" w:author="Caree2" w:date="2017-04-02T07:10:00Z">
          <w:pPr>
            <w:pStyle w:val="StyleHeading114ptBoldUnderlineLeft"/>
          </w:pPr>
        </w:pPrChange>
      </w:pPr>
      <w:ins w:id="3897" w:author="Caree2" w:date="2017-04-01T12:07:00Z">
        <w:r w:rsidRPr="00880017">
          <w:rPr>
            <w:color w:val="008080"/>
            <w:rPrChange w:id="3898" w:author="Caree2" w:date="2017-04-02T07:54:00Z">
              <w:rPr/>
            </w:rPrChange>
          </w:rPr>
          <w:t>public class CarOwnerWithMapObjects {</w:t>
        </w:r>
      </w:ins>
    </w:p>
    <w:p w:rsidR="00A425BE" w:rsidRPr="00880017" w:rsidRDefault="00A425BE" w:rsidP="009D23E7">
      <w:pPr>
        <w:rPr>
          <w:ins w:id="3899" w:author="Caree2" w:date="2017-04-01T12:07:00Z"/>
          <w:color w:val="008080"/>
          <w:rPrChange w:id="3900" w:author="Caree2" w:date="2017-04-02T07:54:00Z">
            <w:rPr>
              <w:ins w:id="3901" w:author="Caree2" w:date="2017-04-01T12:07:00Z"/>
            </w:rPr>
          </w:rPrChange>
        </w:rPr>
        <w:pPrChange w:id="3902" w:author="Caree2" w:date="2017-04-02T07:10:00Z">
          <w:pPr>
            <w:pStyle w:val="StyleHeading114ptBoldUnderlineLeft"/>
          </w:pPr>
        </w:pPrChange>
      </w:pPr>
    </w:p>
    <w:p w:rsidR="00A425BE" w:rsidRPr="00880017" w:rsidRDefault="00A425BE" w:rsidP="009D23E7">
      <w:pPr>
        <w:rPr>
          <w:ins w:id="3903" w:author="Caree2" w:date="2017-04-01T12:07:00Z"/>
          <w:color w:val="008080"/>
          <w:rPrChange w:id="3904" w:author="Caree2" w:date="2017-04-02T07:54:00Z">
            <w:rPr>
              <w:ins w:id="3905" w:author="Caree2" w:date="2017-04-01T12:07:00Z"/>
            </w:rPr>
          </w:rPrChange>
        </w:rPr>
        <w:pPrChange w:id="3906" w:author="Caree2" w:date="2017-04-02T07:10:00Z">
          <w:pPr>
            <w:pStyle w:val="StyleHeading114ptBoldUnderlineLeft"/>
          </w:pPr>
        </w:pPrChange>
      </w:pPr>
      <w:ins w:id="3907" w:author="Caree2" w:date="2017-04-01T12:07:00Z">
        <w:r w:rsidRPr="00880017">
          <w:rPr>
            <w:color w:val="008080"/>
            <w:rPrChange w:id="3908" w:author="Caree2" w:date="2017-04-02T07:54:00Z">
              <w:rPr/>
            </w:rPrChange>
          </w:rPr>
          <w:tab/>
          <w:t>private long ownerId;</w:t>
        </w:r>
      </w:ins>
    </w:p>
    <w:p w:rsidR="00A425BE" w:rsidRPr="00880017" w:rsidRDefault="00A425BE" w:rsidP="009D23E7">
      <w:pPr>
        <w:rPr>
          <w:ins w:id="3909" w:author="Caree2" w:date="2017-04-01T12:07:00Z"/>
          <w:color w:val="008080"/>
          <w:rPrChange w:id="3910" w:author="Caree2" w:date="2017-04-02T07:54:00Z">
            <w:rPr>
              <w:ins w:id="3911" w:author="Caree2" w:date="2017-04-01T12:07:00Z"/>
            </w:rPr>
          </w:rPrChange>
        </w:rPr>
        <w:pPrChange w:id="3912" w:author="Caree2" w:date="2017-04-02T07:10:00Z">
          <w:pPr>
            <w:pStyle w:val="StyleHeading114ptBoldUnderlineLeft"/>
          </w:pPr>
        </w:pPrChange>
      </w:pPr>
      <w:ins w:id="3913" w:author="Caree2" w:date="2017-04-01T12:07:00Z">
        <w:r w:rsidRPr="00880017">
          <w:rPr>
            <w:color w:val="008080"/>
            <w:rPrChange w:id="3914" w:author="Caree2" w:date="2017-04-02T07:54:00Z">
              <w:rPr/>
            </w:rPrChange>
          </w:rPr>
          <w:tab/>
          <w:t>private String firstName;</w:t>
        </w:r>
      </w:ins>
    </w:p>
    <w:p w:rsidR="00A425BE" w:rsidRPr="00880017" w:rsidRDefault="00A425BE" w:rsidP="009D23E7">
      <w:pPr>
        <w:rPr>
          <w:ins w:id="3915" w:author="Caree2" w:date="2017-04-01T12:07:00Z"/>
          <w:color w:val="008080"/>
          <w:rPrChange w:id="3916" w:author="Caree2" w:date="2017-04-02T07:54:00Z">
            <w:rPr>
              <w:ins w:id="3917" w:author="Caree2" w:date="2017-04-01T12:07:00Z"/>
            </w:rPr>
          </w:rPrChange>
        </w:rPr>
        <w:pPrChange w:id="3918" w:author="Caree2" w:date="2017-04-02T07:10:00Z">
          <w:pPr>
            <w:pStyle w:val="StyleHeading114ptBoldUnderlineLeft"/>
          </w:pPr>
        </w:pPrChange>
      </w:pPr>
      <w:ins w:id="3919" w:author="Caree2" w:date="2017-04-01T12:07:00Z">
        <w:r w:rsidRPr="00880017">
          <w:rPr>
            <w:color w:val="008080"/>
            <w:rPrChange w:id="3920" w:author="Caree2" w:date="2017-04-02T07:54:00Z">
              <w:rPr/>
            </w:rPrChange>
          </w:rPr>
          <w:tab/>
          <w:t>private String lastName;</w:t>
        </w:r>
      </w:ins>
    </w:p>
    <w:p w:rsidR="00A425BE" w:rsidRPr="00880017" w:rsidRDefault="00A425BE" w:rsidP="009D23E7">
      <w:pPr>
        <w:rPr>
          <w:ins w:id="3921" w:author="Caree2" w:date="2017-04-01T12:07:00Z"/>
          <w:color w:val="008080"/>
          <w:rPrChange w:id="3922" w:author="Caree2" w:date="2017-04-02T07:54:00Z">
            <w:rPr>
              <w:ins w:id="3923" w:author="Caree2" w:date="2017-04-01T12:07:00Z"/>
            </w:rPr>
          </w:rPrChange>
        </w:rPr>
        <w:pPrChange w:id="3924" w:author="Caree2" w:date="2017-04-02T07:10:00Z">
          <w:pPr>
            <w:pStyle w:val="StyleHeading114ptBoldUnderlineLeft"/>
          </w:pPr>
        </w:pPrChange>
      </w:pPr>
      <w:ins w:id="3925" w:author="Caree2" w:date="2017-04-01T12:07:00Z">
        <w:r w:rsidRPr="00880017">
          <w:rPr>
            <w:color w:val="008080"/>
            <w:rPrChange w:id="3926" w:author="Caree2" w:date="2017-04-02T07:54:00Z">
              <w:rPr/>
            </w:rPrChange>
          </w:rPr>
          <w:tab/>
          <w:t>private LocalDate dob;</w:t>
        </w:r>
      </w:ins>
    </w:p>
    <w:p w:rsidR="00A425BE" w:rsidRPr="00880017" w:rsidRDefault="00A425BE" w:rsidP="009D23E7">
      <w:pPr>
        <w:rPr>
          <w:ins w:id="3927" w:author="Caree2" w:date="2017-04-01T12:07:00Z"/>
          <w:color w:val="008080"/>
          <w:rPrChange w:id="3928" w:author="Caree2" w:date="2017-04-02T07:54:00Z">
            <w:rPr>
              <w:ins w:id="3929" w:author="Caree2" w:date="2017-04-01T12:07:00Z"/>
            </w:rPr>
          </w:rPrChange>
        </w:rPr>
        <w:pPrChange w:id="3930" w:author="Caree2" w:date="2017-04-02T07:10:00Z">
          <w:pPr>
            <w:pStyle w:val="StyleHeading114ptBoldUnderlineLeft"/>
          </w:pPr>
        </w:pPrChange>
      </w:pPr>
      <w:ins w:id="3931" w:author="Caree2" w:date="2017-04-01T12:07:00Z">
        <w:r w:rsidRPr="00880017">
          <w:rPr>
            <w:color w:val="008080"/>
            <w:rPrChange w:id="3932" w:author="Caree2" w:date="2017-04-02T07:54:00Z">
              <w:rPr/>
            </w:rPrChange>
          </w:rPr>
          <w:tab/>
        </w:r>
      </w:ins>
    </w:p>
    <w:p w:rsidR="00A425BE" w:rsidRPr="00880017" w:rsidRDefault="00A425BE" w:rsidP="009D23E7">
      <w:pPr>
        <w:rPr>
          <w:ins w:id="3933" w:author="Caree2" w:date="2017-04-01T12:07:00Z"/>
          <w:color w:val="008080"/>
          <w:rPrChange w:id="3934" w:author="Caree2" w:date="2017-04-02T07:54:00Z">
            <w:rPr>
              <w:ins w:id="3935" w:author="Caree2" w:date="2017-04-01T12:07:00Z"/>
            </w:rPr>
          </w:rPrChange>
        </w:rPr>
        <w:pPrChange w:id="3936" w:author="Caree2" w:date="2017-04-02T07:10:00Z">
          <w:pPr>
            <w:pStyle w:val="StyleHeading114ptBoldUnderlineLeft"/>
          </w:pPr>
        </w:pPrChange>
      </w:pPr>
      <w:ins w:id="3937" w:author="Caree2" w:date="2017-04-01T12:07:00Z">
        <w:r w:rsidRPr="00880017">
          <w:rPr>
            <w:color w:val="008080"/>
            <w:rPrChange w:id="3938" w:author="Caree2" w:date="2017-04-02T07:54:00Z">
              <w:rPr/>
            </w:rPrChange>
          </w:rPr>
          <w:tab/>
          <w:t xml:space="preserve">private Map&lt;String,Car&gt; cars;  </w:t>
        </w:r>
      </w:ins>
    </w:p>
    <w:p w:rsidR="00A425BE" w:rsidRPr="00880017" w:rsidRDefault="00A425BE" w:rsidP="009D23E7">
      <w:pPr>
        <w:rPr>
          <w:ins w:id="3939" w:author="Caree2" w:date="2017-04-01T12:07:00Z"/>
          <w:color w:val="008080"/>
          <w:rPrChange w:id="3940" w:author="Caree2" w:date="2017-04-02T07:54:00Z">
            <w:rPr>
              <w:ins w:id="3941" w:author="Caree2" w:date="2017-04-01T12:07:00Z"/>
            </w:rPr>
          </w:rPrChange>
        </w:rPr>
        <w:pPrChange w:id="3942" w:author="Caree2" w:date="2017-04-02T07:10:00Z">
          <w:pPr>
            <w:pStyle w:val="StyleHeading114ptBoldUnderlineLeft"/>
          </w:pPr>
        </w:pPrChange>
      </w:pPr>
      <w:ins w:id="3943" w:author="Caree2" w:date="2017-04-01T12:07:00Z">
        <w:r w:rsidRPr="00880017">
          <w:rPr>
            <w:color w:val="008080"/>
            <w:rPrChange w:id="3944" w:author="Caree2" w:date="2017-04-02T07:54:00Z">
              <w:rPr/>
            </w:rPrChange>
          </w:rPr>
          <w:tab/>
        </w:r>
      </w:ins>
    </w:p>
    <w:p w:rsidR="00A425BE" w:rsidRPr="00880017" w:rsidRDefault="00A425BE" w:rsidP="009D23E7">
      <w:pPr>
        <w:rPr>
          <w:ins w:id="3945" w:author="Caree2" w:date="2017-04-01T12:07:00Z"/>
          <w:color w:val="008080"/>
          <w:rPrChange w:id="3946" w:author="Caree2" w:date="2017-04-02T07:54:00Z">
            <w:rPr>
              <w:ins w:id="3947" w:author="Caree2" w:date="2017-04-01T12:07:00Z"/>
            </w:rPr>
          </w:rPrChange>
        </w:rPr>
        <w:pPrChange w:id="3948" w:author="Caree2" w:date="2017-04-02T07:10:00Z">
          <w:pPr>
            <w:pStyle w:val="StyleHeading114ptBoldUnderlineLeft"/>
          </w:pPr>
        </w:pPrChange>
      </w:pPr>
      <w:ins w:id="3949" w:author="Caree2" w:date="2017-04-01T12:07:00Z">
        <w:r w:rsidRPr="00880017">
          <w:rPr>
            <w:color w:val="008080"/>
            <w:rPrChange w:id="3950" w:author="Caree2" w:date="2017-04-02T07:54:00Z">
              <w:rPr/>
            </w:rPrChange>
          </w:rPr>
          <w:tab/>
          <w:t>public long getOwnerId() {</w:t>
        </w:r>
      </w:ins>
    </w:p>
    <w:p w:rsidR="00A425BE" w:rsidRPr="00880017" w:rsidRDefault="00A425BE" w:rsidP="009D23E7">
      <w:pPr>
        <w:rPr>
          <w:ins w:id="3951" w:author="Caree2" w:date="2017-04-01T12:07:00Z"/>
          <w:color w:val="008080"/>
          <w:rPrChange w:id="3952" w:author="Caree2" w:date="2017-04-02T07:54:00Z">
            <w:rPr>
              <w:ins w:id="3953" w:author="Caree2" w:date="2017-04-01T12:07:00Z"/>
            </w:rPr>
          </w:rPrChange>
        </w:rPr>
        <w:pPrChange w:id="3954" w:author="Caree2" w:date="2017-04-02T07:10:00Z">
          <w:pPr>
            <w:pStyle w:val="StyleHeading114ptBoldUnderlineLeft"/>
          </w:pPr>
        </w:pPrChange>
      </w:pPr>
      <w:ins w:id="3955" w:author="Caree2" w:date="2017-04-01T12:07:00Z">
        <w:r w:rsidRPr="00880017">
          <w:rPr>
            <w:color w:val="008080"/>
            <w:rPrChange w:id="3956" w:author="Caree2" w:date="2017-04-02T07:54:00Z">
              <w:rPr/>
            </w:rPrChange>
          </w:rPr>
          <w:tab/>
        </w:r>
        <w:r w:rsidRPr="00880017">
          <w:rPr>
            <w:color w:val="008080"/>
            <w:rPrChange w:id="3957" w:author="Caree2" w:date="2017-04-02T07:54:00Z">
              <w:rPr/>
            </w:rPrChange>
          </w:rPr>
          <w:tab/>
          <w:t>return ownerId;</w:t>
        </w:r>
      </w:ins>
    </w:p>
    <w:p w:rsidR="00A425BE" w:rsidRPr="00880017" w:rsidRDefault="00A425BE" w:rsidP="009D23E7">
      <w:pPr>
        <w:rPr>
          <w:ins w:id="3958" w:author="Caree2" w:date="2017-04-01T12:07:00Z"/>
          <w:color w:val="008080"/>
          <w:rPrChange w:id="3959" w:author="Caree2" w:date="2017-04-02T07:54:00Z">
            <w:rPr>
              <w:ins w:id="3960" w:author="Caree2" w:date="2017-04-01T12:07:00Z"/>
            </w:rPr>
          </w:rPrChange>
        </w:rPr>
        <w:pPrChange w:id="3961" w:author="Caree2" w:date="2017-04-02T07:10:00Z">
          <w:pPr>
            <w:pStyle w:val="StyleHeading114ptBoldUnderlineLeft"/>
          </w:pPr>
        </w:pPrChange>
      </w:pPr>
      <w:ins w:id="3962" w:author="Caree2" w:date="2017-04-01T12:07:00Z">
        <w:r w:rsidRPr="00880017">
          <w:rPr>
            <w:color w:val="008080"/>
            <w:rPrChange w:id="3963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3964" w:author="Caree2" w:date="2017-04-01T12:07:00Z"/>
          <w:color w:val="008080"/>
          <w:rPrChange w:id="3965" w:author="Caree2" w:date="2017-04-02T07:54:00Z">
            <w:rPr>
              <w:ins w:id="3966" w:author="Caree2" w:date="2017-04-01T12:07:00Z"/>
            </w:rPr>
          </w:rPrChange>
        </w:rPr>
        <w:pPrChange w:id="3967" w:author="Caree2" w:date="2017-04-02T07:10:00Z">
          <w:pPr>
            <w:pStyle w:val="StyleHeading114ptBoldUnderlineLeft"/>
          </w:pPr>
        </w:pPrChange>
      </w:pPr>
      <w:ins w:id="3968" w:author="Caree2" w:date="2017-04-01T12:07:00Z">
        <w:r w:rsidRPr="00880017">
          <w:rPr>
            <w:color w:val="008080"/>
            <w:rPrChange w:id="3969" w:author="Caree2" w:date="2017-04-02T07:54:00Z">
              <w:rPr/>
            </w:rPrChange>
          </w:rPr>
          <w:tab/>
          <w:t>public void setOwnerId(long ownerId) {</w:t>
        </w:r>
      </w:ins>
    </w:p>
    <w:p w:rsidR="00A425BE" w:rsidRPr="00880017" w:rsidRDefault="00A425BE" w:rsidP="009D23E7">
      <w:pPr>
        <w:rPr>
          <w:ins w:id="3970" w:author="Caree2" w:date="2017-04-01T12:07:00Z"/>
          <w:color w:val="008080"/>
          <w:rPrChange w:id="3971" w:author="Caree2" w:date="2017-04-02T07:54:00Z">
            <w:rPr>
              <w:ins w:id="3972" w:author="Caree2" w:date="2017-04-01T12:07:00Z"/>
            </w:rPr>
          </w:rPrChange>
        </w:rPr>
        <w:pPrChange w:id="3973" w:author="Caree2" w:date="2017-04-02T07:10:00Z">
          <w:pPr>
            <w:pStyle w:val="StyleHeading114ptBoldUnderlineLeft"/>
          </w:pPr>
        </w:pPrChange>
      </w:pPr>
      <w:ins w:id="3974" w:author="Caree2" w:date="2017-04-01T12:07:00Z">
        <w:r w:rsidRPr="00880017">
          <w:rPr>
            <w:color w:val="008080"/>
            <w:rPrChange w:id="3975" w:author="Caree2" w:date="2017-04-02T07:54:00Z">
              <w:rPr/>
            </w:rPrChange>
          </w:rPr>
          <w:tab/>
        </w:r>
        <w:r w:rsidRPr="00880017">
          <w:rPr>
            <w:color w:val="008080"/>
            <w:rPrChange w:id="3976" w:author="Caree2" w:date="2017-04-02T07:54:00Z">
              <w:rPr/>
            </w:rPrChange>
          </w:rPr>
          <w:tab/>
          <w:t>this.ownerId = ownerId;</w:t>
        </w:r>
      </w:ins>
    </w:p>
    <w:p w:rsidR="00A425BE" w:rsidRPr="00880017" w:rsidRDefault="00A425BE" w:rsidP="009D23E7">
      <w:pPr>
        <w:rPr>
          <w:ins w:id="3977" w:author="Caree2" w:date="2017-04-01T12:07:00Z"/>
          <w:color w:val="008080"/>
          <w:rPrChange w:id="3978" w:author="Caree2" w:date="2017-04-02T07:54:00Z">
            <w:rPr>
              <w:ins w:id="3979" w:author="Caree2" w:date="2017-04-01T12:07:00Z"/>
            </w:rPr>
          </w:rPrChange>
        </w:rPr>
        <w:pPrChange w:id="3980" w:author="Caree2" w:date="2017-04-02T07:10:00Z">
          <w:pPr>
            <w:pStyle w:val="StyleHeading114ptBoldUnderlineLeft"/>
          </w:pPr>
        </w:pPrChange>
      </w:pPr>
      <w:ins w:id="3981" w:author="Caree2" w:date="2017-04-01T12:07:00Z">
        <w:r w:rsidRPr="00880017">
          <w:rPr>
            <w:color w:val="008080"/>
            <w:rPrChange w:id="3982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3983" w:author="Caree2" w:date="2017-04-01T12:07:00Z"/>
          <w:color w:val="008080"/>
          <w:rPrChange w:id="3984" w:author="Caree2" w:date="2017-04-02T07:54:00Z">
            <w:rPr>
              <w:ins w:id="3985" w:author="Caree2" w:date="2017-04-01T12:07:00Z"/>
            </w:rPr>
          </w:rPrChange>
        </w:rPr>
        <w:pPrChange w:id="3986" w:author="Caree2" w:date="2017-04-02T07:10:00Z">
          <w:pPr>
            <w:pStyle w:val="StyleHeading114ptBoldUnderlineLeft"/>
          </w:pPr>
        </w:pPrChange>
      </w:pPr>
      <w:ins w:id="3987" w:author="Caree2" w:date="2017-04-01T12:07:00Z">
        <w:r w:rsidRPr="00880017">
          <w:rPr>
            <w:color w:val="008080"/>
            <w:rPrChange w:id="3988" w:author="Caree2" w:date="2017-04-02T07:54:00Z">
              <w:rPr/>
            </w:rPrChange>
          </w:rPr>
          <w:tab/>
          <w:t>public String getFirstName() {</w:t>
        </w:r>
      </w:ins>
    </w:p>
    <w:p w:rsidR="00A425BE" w:rsidRPr="00880017" w:rsidRDefault="00A425BE" w:rsidP="009D23E7">
      <w:pPr>
        <w:rPr>
          <w:ins w:id="3989" w:author="Caree2" w:date="2017-04-01T12:07:00Z"/>
          <w:color w:val="008080"/>
          <w:rPrChange w:id="3990" w:author="Caree2" w:date="2017-04-02T07:54:00Z">
            <w:rPr>
              <w:ins w:id="3991" w:author="Caree2" w:date="2017-04-01T12:07:00Z"/>
            </w:rPr>
          </w:rPrChange>
        </w:rPr>
        <w:pPrChange w:id="3992" w:author="Caree2" w:date="2017-04-02T07:10:00Z">
          <w:pPr>
            <w:pStyle w:val="StyleHeading114ptBoldUnderlineLeft"/>
          </w:pPr>
        </w:pPrChange>
      </w:pPr>
      <w:ins w:id="3993" w:author="Caree2" w:date="2017-04-01T12:07:00Z">
        <w:r w:rsidRPr="00880017">
          <w:rPr>
            <w:color w:val="008080"/>
            <w:rPrChange w:id="3994" w:author="Caree2" w:date="2017-04-02T07:54:00Z">
              <w:rPr/>
            </w:rPrChange>
          </w:rPr>
          <w:tab/>
        </w:r>
        <w:r w:rsidRPr="00880017">
          <w:rPr>
            <w:color w:val="008080"/>
            <w:rPrChange w:id="3995" w:author="Caree2" w:date="2017-04-02T07:54:00Z">
              <w:rPr/>
            </w:rPrChange>
          </w:rPr>
          <w:tab/>
          <w:t>return firstName;</w:t>
        </w:r>
      </w:ins>
    </w:p>
    <w:p w:rsidR="00A425BE" w:rsidRPr="00880017" w:rsidRDefault="00A425BE" w:rsidP="009D23E7">
      <w:pPr>
        <w:rPr>
          <w:ins w:id="3996" w:author="Caree2" w:date="2017-04-01T12:07:00Z"/>
          <w:color w:val="008080"/>
          <w:rPrChange w:id="3997" w:author="Caree2" w:date="2017-04-02T07:54:00Z">
            <w:rPr>
              <w:ins w:id="3998" w:author="Caree2" w:date="2017-04-01T12:07:00Z"/>
            </w:rPr>
          </w:rPrChange>
        </w:rPr>
        <w:pPrChange w:id="3999" w:author="Caree2" w:date="2017-04-02T07:10:00Z">
          <w:pPr>
            <w:pStyle w:val="StyleHeading114ptBoldUnderlineLeft"/>
          </w:pPr>
        </w:pPrChange>
      </w:pPr>
      <w:ins w:id="4000" w:author="Caree2" w:date="2017-04-01T12:07:00Z">
        <w:r w:rsidRPr="00880017">
          <w:rPr>
            <w:color w:val="008080"/>
            <w:rPrChange w:id="4001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002" w:author="Caree2" w:date="2017-04-01T12:07:00Z"/>
          <w:color w:val="008080"/>
          <w:rPrChange w:id="4003" w:author="Caree2" w:date="2017-04-02T07:54:00Z">
            <w:rPr>
              <w:ins w:id="4004" w:author="Caree2" w:date="2017-04-01T12:07:00Z"/>
            </w:rPr>
          </w:rPrChange>
        </w:rPr>
        <w:pPrChange w:id="4005" w:author="Caree2" w:date="2017-04-02T07:10:00Z">
          <w:pPr>
            <w:pStyle w:val="StyleHeading114ptBoldUnderlineLeft"/>
          </w:pPr>
        </w:pPrChange>
      </w:pPr>
      <w:ins w:id="4006" w:author="Caree2" w:date="2017-04-01T12:07:00Z">
        <w:r w:rsidRPr="00880017">
          <w:rPr>
            <w:color w:val="008080"/>
            <w:rPrChange w:id="4007" w:author="Caree2" w:date="2017-04-02T07:54:00Z">
              <w:rPr/>
            </w:rPrChange>
          </w:rPr>
          <w:tab/>
          <w:t>public void setFirstName(String firstName) {</w:t>
        </w:r>
      </w:ins>
    </w:p>
    <w:p w:rsidR="00A425BE" w:rsidRPr="00880017" w:rsidRDefault="00A425BE" w:rsidP="009D23E7">
      <w:pPr>
        <w:rPr>
          <w:ins w:id="4008" w:author="Caree2" w:date="2017-04-01T12:07:00Z"/>
          <w:color w:val="008080"/>
          <w:rPrChange w:id="4009" w:author="Caree2" w:date="2017-04-02T07:54:00Z">
            <w:rPr>
              <w:ins w:id="4010" w:author="Caree2" w:date="2017-04-01T12:07:00Z"/>
            </w:rPr>
          </w:rPrChange>
        </w:rPr>
        <w:pPrChange w:id="4011" w:author="Caree2" w:date="2017-04-02T07:10:00Z">
          <w:pPr>
            <w:pStyle w:val="StyleHeading114ptBoldUnderlineLeft"/>
          </w:pPr>
        </w:pPrChange>
      </w:pPr>
      <w:ins w:id="4012" w:author="Caree2" w:date="2017-04-01T12:07:00Z">
        <w:r w:rsidRPr="00880017">
          <w:rPr>
            <w:color w:val="008080"/>
            <w:rPrChange w:id="4013" w:author="Caree2" w:date="2017-04-02T07:54:00Z">
              <w:rPr/>
            </w:rPrChange>
          </w:rPr>
          <w:tab/>
        </w:r>
        <w:r w:rsidRPr="00880017">
          <w:rPr>
            <w:color w:val="008080"/>
            <w:rPrChange w:id="4014" w:author="Caree2" w:date="2017-04-02T07:54:00Z">
              <w:rPr/>
            </w:rPrChange>
          </w:rPr>
          <w:tab/>
          <w:t>this.firstName = firstName;</w:t>
        </w:r>
      </w:ins>
    </w:p>
    <w:p w:rsidR="00A425BE" w:rsidRPr="00880017" w:rsidRDefault="00A425BE" w:rsidP="009D23E7">
      <w:pPr>
        <w:rPr>
          <w:ins w:id="4015" w:author="Caree2" w:date="2017-04-01T12:07:00Z"/>
          <w:color w:val="008080"/>
          <w:rPrChange w:id="4016" w:author="Caree2" w:date="2017-04-02T07:54:00Z">
            <w:rPr>
              <w:ins w:id="4017" w:author="Caree2" w:date="2017-04-01T12:07:00Z"/>
            </w:rPr>
          </w:rPrChange>
        </w:rPr>
        <w:pPrChange w:id="4018" w:author="Caree2" w:date="2017-04-02T07:10:00Z">
          <w:pPr>
            <w:pStyle w:val="StyleHeading114ptBoldUnderlineLeft"/>
          </w:pPr>
        </w:pPrChange>
      </w:pPr>
      <w:ins w:id="4019" w:author="Caree2" w:date="2017-04-01T12:07:00Z">
        <w:r w:rsidRPr="00880017">
          <w:rPr>
            <w:color w:val="008080"/>
            <w:rPrChange w:id="4020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021" w:author="Caree2" w:date="2017-04-01T12:07:00Z"/>
          <w:color w:val="008080"/>
          <w:rPrChange w:id="4022" w:author="Caree2" w:date="2017-04-02T07:54:00Z">
            <w:rPr>
              <w:ins w:id="4023" w:author="Caree2" w:date="2017-04-01T12:07:00Z"/>
            </w:rPr>
          </w:rPrChange>
        </w:rPr>
        <w:pPrChange w:id="4024" w:author="Caree2" w:date="2017-04-02T07:10:00Z">
          <w:pPr>
            <w:pStyle w:val="StyleHeading114ptBoldUnderlineLeft"/>
          </w:pPr>
        </w:pPrChange>
      </w:pPr>
      <w:ins w:id="4025" w:author="Caree2" w:date="2017-04-01T12:07:00Z">
        <w:r w:rsidRPr="00880017">
          <w:rPr>
            <w:color w:val="008080"/>
            <w:rPrChange w:id="4026" w:author="Caree2" w:date="2017-04-02T07:54:00Z">
              <w:rPr/>
            </w:rPrChange>
          </w:rPr>
          <w:tab/>
          <w:t>public String getLastName() {</w:t>
        </w:r>
      </w:ins>
    </w:p>
    <w:p w:rsidR="00A425BE" w:rsidRPr="00880017" w:rsidRDefault="00A425BE" w:rsidP="009D23E7">
      <w:pPr>
        <w:rPr>
          <w:ins w:id="4027" w:author="Caree2" w:date="2017-04-01T12:07:00Z"/>
          <w:color w:val="008080"/>
          <w:rPrChange w:id="4028" w:author="Caree2" w:date="2017-04-02T07:54:00Z">
            <w:rPr>
              <w:ins w:id="4029" w:author="Caree2" w:date="2017-04-01T12:07:00Z"/>
            </w:rPr>
          </w:rPrChange>
        </w:rPr>
        <w:pPrChange w:id="4030" w:author="Caree2" w:date="2017-04-02T07:10:00Z">
          <w:pPr>
            <w:pStyle w:val="StyleHeading114ptBoldUnderlineLeft"/>
          </w:pPr>
        </w:pPrChange>
      </w:pPr>
      <w:ins w:id="4031" w:author="Caree2" w:date="2017-04-01T12:07:00Z">
        <w:r w:rsidRPr="00880017">
          <w:rPr>
            <w:color w:val="008080"/>
            <w:rPrChange w:id="4032" w:author="Caree2" w:date="2017-04-02T07:54:00Z">
              <w:rPr/>
            </w:rPrChange>
          </w:rPr>
          <w:tab/>
        </w:r>
        <w:r w:rsidRPr="00880017">
          <w:rPr>
            <w:color w:val="008080"/>
            <w:rPrChange w:id="4033" w:author="Caree2" w:date="2017-04-02T07:54:00Z">
              <w:rPr/>
            </w:rPrChange>
          </w:rPr>
          <w:tab/>
          <w:t>return lastName;</w:t>
        </w:r>
      </w:ins>
    </w:p>
    <w:p w:rsidR="00A425BE" w:rsidRPr="00880017" w:rsidRDefault="00A425BE" w:rsidP="009D23E7">
      <w:pPr>
        <w:rPr>
          <w:ins w:id="4034" w:author="Caree2" w:date="2017-04-01T12:07:00Z"/>
          <w:color w:val="008080"/>
          <w:rPrChange w:id="4035" w:author="Caree2" w:date="2017-04-02T07:54:00Z">
            <w:rPr>
              <w:ins w:id="4036" w:author="Caree2" w:date="2017-04-01T12:07:00Z"/>
            </w:rPr>
          </w:rPrChange>
        </w:rPr>
        <w:pPrChange w:id="4037" w:author="Caree2" w:date="2017-04-02T07:10:00Z">
          <w:pPr>
            <w:pStyle w:val="StyleHeading114ptBoldUnderlineLeft"/>
          </w:pPr>
        </w:pPrChange>
      </w:pPr>
      <w:ins w:id="4038" w:author="Caree2" w:date="2017-04-01T12:07:00Z">
        <w:r w:rsidRPr="00880017">
          <w:rPr>
            <w:color w:val="008080"/>
            <w:rPrChange w:id="4039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040" w:author="Caree2" w:date="2017-04-01T12:07:00Z"/>
          <w:color w:val="008080"/>
          <w:rPrChange w:id="4041" w:author="Caree2" w:date="2017-04-02T07:54:00Z">
            <w:rPr>
              <w:ins w:id="4042" w:author="Caree2" w:date="2017-04-01T12:07:00Z"/>
            </w:rPr>
          </w:rPrChange>
        </w:rPr>
        <w:pPrChange w:id="4043" w:author="Caree2" w:date="2017-04-02T07:10:00Z">
          <w:pPr>
            <w:pStyle w:val="StyleHeading114ptBoldUnderlineLeft"/>
          </w:pPr>
        </w:pPrChange>
      </w:pPr>
      <w:ins w:id="4044" w:author="Caree2" w:date="2017-04-01T12:07:00Z">
        <w:r w:rsidRPr="00880017">
          <w:rPr>
            <w:color w:val="008080"/>
            <w:rPrChange w:id="4045" w:author="Caree2" w:date="2017-04-02T07:54:00Z">
              <w:rPr/>
            </w:rPrChange>
          </w:rPr>
          <w:tab/>
          <w:t>public void setLastName(String lastName) {</w:t>
        </w:r>
      </w:ins>
    </w:p>
    <w:p w:rsidR="00A425BE" w:rsidRPr="00880017" w:rsidRDefault="00A425BE" w:rsidP="009D23E7">
      <w:pPr>
        <w:rPr>
          <w:ins w:id="4046" w:author="Caree2" w:date="2017-04-01T12:07:00Z"/>
          <w:color w:val="008080"/>
          <w:rPrChange w:id="4047" w:author="Caree2" w:date="2017-04-02T07:54:00Z">
            <w:rPr>
              <w:ins w:id="4048" w:author="Caree2" w:date="2017-04-01T12:07:00Z"/>
            </w:rPr>
          </w:rPrChange>
        </w:rPr>
        <w:pPrChange w:id="4049" w:author="Caree2" w:date="2017-04-02T07:10:00Z">
          <w:pPr>
            <w:pStyle w:val="StyleHeading114ptBoldUnderlineLeft"/>
          </w:pPr>
        </w:pPrChange>
      </w:pPr>
      <w:ins w:id="4050" w:author="Caree2" w:date="2017-04-01T12:07:00Z">
        <w:r w:rsidRPr="00880017">
          <w:rPr>
            <w:color w:val="008080"/>
            <w:rPrChange w:id="4051" w:author="Caree2" w:date="2017-04-02T07:54:00Z">
              <w:rPr/>
            </w:rPrChange>
          </w:rPr>
          <w:tab/>
        </w:r>
        <w:r w:rsidRPr="00880017">
          <w:rPr>
            <w:color w:val="008080"/>
            <w:rPrChange w:id="4052" w:author="Caree2" w:date="2017-04-02T07:54:00Z">
              <w:rPr/>
            </w:rPrChange>
          </w:rPr>
          <w:tab/>
          <w:t>this.lastName = lastName;</w:t>
        </w:r>
      </w:ins>
    </w:p>
    <w:p w:rsidR="00A425BE" w:rsidRPr="00880017" w:rsidRDefault="00A425BE" w:rsidP="009D23E7">
      <w:pPr>
        <w:rPr>
          <w:ins w:id="4053" w:author="Caree2" w:date="2017-04-01T12:07:00Z"/>
          <w:color w:val="008080"/>
          <w:rPrChange w:id="4054" w:author="Caree2" w:date="2017-04-02T07:54:00Z">
            <w:rPr>
              <w:ins w:id="4055" w:author="Caree2" w:date="2017-04-01T12:07:00Z"/>
            </w:rPr>
          </w:rPrChange>
        </w:rPr>
        <w:pPrChange w:id="4056" w:author="Caree2" w:date="2017-04-02T07:10:00Z">
          <w:pPr>
            <w:pStyle w:val="StyleHeading114ptBoldUnderlineLeft"/>
          </w:pPr>
        </w:pPrChange>
      </w:pPr>
      <w:ins w:id="4057" w:author="Caree2" w:date="2017-04-01T12:07:00Z">
        <w:r w:rsidRPr="00880017">
          <w:rPr>
            <w:color w:val="008080"/>
            <w:rPrChange w:id="4058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059" w:author="Caree2" w:date="2017-04-01T12:07:00Z"/>
          <w:color w:val="008080"/>
          <w:rPrChange w:id="4060" w:author="Caree2" w:date="2017-04-02T07:54:00Z">
            <w:rPr>
              <w:ins w:id="4061" w:author="Caree2" w:date="2017-04-01T12:07:00Z"/>
            </w:rPr>
          </w:rPrChange>
        </w:rPr>
        <w:pPrChange w:id="4062" w:author="Caree2" w:date="2017-04-02T07:10:00Z">
          <w:pPr>
            <w:pStyle w:val="StyleHeading114ptBoldUnderlineLeft"/>
          </w:pPr>
        </w:pPrChange>
      </w:pPr>
      <w:ins w:id="4063" w:author="Caree2" w:date="2017-04-01T12:07:00Z">
        <w:r w:rsidRPr="00880017">
          <w:rPr>
            <w:color w:val="008080"/>
            <w:rPrChange w:id="4064" w:author="Caree2" w:date="2017-04-02T07:54:00Z">
              <w:rPr/>
            </w:rPrChange>
          </w:rPr>
          <w:tab/>
          <w:t>public LocalDate getDob() {</w:t>
        </w:r>
      </w:ins>
    </w:p>
    <w:p w:rsidR="00A425BE" w:rsidRPr="00880017" w:rsidRDefault="00A425BE" w:rsidP="009D23E7">
      <w:pPr>
        <w:rPr>
          <w:ins w:id="4065" w:author="Caree2" w:date="2017-04-01T12:07:00Z"/>
          <w:color w:val="008080"/>
          <w:rPrChange w:id="4066" w:author="Caree2" w:date="2017-04-02T07:54:00Z">
            <w:rPr>
              <w:ins w:id="4067" w:author="Caree2" w:date="2017-04-01T12:07:00Z"/>
            </w:rPr>
          </w:rPrChange>
        </w:rPr>
        <w:pPrChange w:id="4068" w:author="Caree2" w:date="2017-04-02T07:10:00Z">
          <w:pPr>
            <w:pStyle w:val="StyleHeading114ptBoldUnderlineLeft"/>
          </w:pPr>
        </w:pPrChange>
      </w:pPr>
      <w:ins w:id="4069" w:author="Caree2" w:date="2017-04-01T12:07:00Z">
        <w:r w:rsidRPr="00880017">
          <w:rPr>
            <w:color w:val="008080"/>
            <w:rPrChange w:id="4070" w:author="Caree2" w:date="2017-04-02T07:54:00Z">
              <w:rPr/>
            </w:rPrChange>
          </w:rPr>
          <w:tab/>
        </w:r>
        <w:r w:rsidRPr="00880017">
          <w:rPr>
            <w:color w:val="008080"/>
            <w:rPrChange w:id="4071" w:author="Caree2" w:date="2017-04-02T07:54:00Z">
              <w:rPr/>
            </w:rPrChange>
          </w:rPr>
          <w:tab/>
          <w:t>return dob;</w:t>
        </w:r>
      </w:ins>
    </w:p>
    <w:p w:rsidR="00A425BE" w:rsidRPr="00880017" w:rsidRDefault="00A425BE" w:rsidP="009D23E7">
      <w:pPr>
        <w:rPr>
          <w:ins w:id="4072" w:author="Caree2" w:date="2017-04-01T12:07:00Z"/>
          <w:color w:val="008080"/>
          <w:rPrChange w:id="4073" w:author="Caree2" w:date="2017-04-02T07:54:00Z">
            <w:rPr>
              <w:ins w:id="4074" w:author="Caree2" w:date="2017-04-01T12:07:00Z"/>
            </w:rPr>
          </w:rPrChange>
        </w:rPr>
        <w:pPrChange w:id="4075" w:author="Caree2" w:date="2017-04-02T07:10:00Z">
          <w:pPr>
            <w:pStyle w:val="StyleHeading114ptBoldUnderlineLeft"/>
          </w:pPr>
        </w:pPrChange>
      </w:pPr>
      <w:ins w:id="4076" w:author="Caree2" w:date="2017-04-01T12:07:00Z">
        <w:r w:rsidRPr="00880017">
          <w:rPr>
            <w:color w:val="008080"/>
            <w:rPrChange w:id="4077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078" w:author="Caree2" w:date="2017-04-01T12:07:00Z"/>
          <w:color w:val="008080"/>
          <w:rPrChange w:id="4079" w:author="Caree2" w:date="2017-04-02T07:54:00Z">
            <w:rPr>
              <w:ins w:id="4080" w:author="Caree2" w:date="2017-04-01T12:07:00Z"/>
            </w:rPr>
          </w:rPrChange>
        </w:rPr>
        <w:pPrChange w:id="4081" w:author="Caree2" w:date="2017-04-02T07:10:00Z">
          <w:pPr>
            <w:pStyle w:val="StyleHeading114ptBoldUnderlineLeft"/>
          </w:pPr>
        </w:pPrChange>
      </w:pPr>
      <w:ins w:id="4082" w:author="Caree2" w:date="2017-04-01T12:07:00Z">
        <w:r w:rsidRPr="00880017">
          <w:rPr>
            <w:color w:val="008080"/>
            <w:rPrChange w:id="4083" w:author="Caree2" w:date="2017-04-02T07:54:00Z">
              <w:rPr/>
            </w:rPrChange>
          </w:rPr>
          <w:tab/>
          <w:t>public void setDob(LocalDate dob) {</w:t>
        </w:r>
      </w:ins>
    </w:p>
    <w:p w:rsidR="00A425BE" w:rsidRPr="00880017" w:rsidRDefault="00A425BE" w:rsidP="009D23E7">
      <w:pPr>
        <w:rPr>
          <w:ins w:id="4084" w:author="Caree2" w:date="2017-04-01T12:07:00Z"/>
          <w:color w:val="008080"/>
          <w:rPrChange w:id="4085" w:author="Caree2" w:date="2017-04-02T07:54:00Z">
            <w:rPr>
              <w:ins w:id="4086" w:author="Caree2" w:date="2017-04-01T12:07:00Z"/>
            </w:rPr>
          </w:rPrChange>
        </w:rPr>
        <w:pPrChange w:id="4087" w:author="Caree2" w:date="2017-04-02T07:10:00Z">
          <w:pPr>
            <w:pStyle w:val="StyleHeading114ptBoldUnderlineLeft"/>
          </w:pPr>
        </w:pPrChange>
      </w:pPr>
      <w:ins w:id="4088" w:author="Caree2" w:date="2017-04-01T12:07:00Z">
        <w:r w:rsidRPr="00880017">
          <w:rPr>
            <w:color w:val="008080"/>
            <w:rPrChange w:id="4089" w:author="Caree2" w:date="2017-04-02T07:54:00Z">
              <w:rPr/>
            </w:rPrChange>
          </w:rPr>
          <w:tab/>
        </w:r>
        <w:r w:rsidRPr="00880017">
          <w:rPr>
            <w:color w:val="008080"/>
            <w:rPrChange w:id="4090" w:author="Caree2" w:date="2017-04-02T07:54:00Z">
              <w:rPr/>
            </w:rPrChange>
          </w:rPr>
          <w:tab/>
          <w:t>this.dob = dob;</w:t>
        </w:r>
      </w:ins>
    </w:p>
    <w:p w:rsidR="00A425BE" w:rsidRPr="00880017" w:rsidRDefault="00A425BE" w:rsidP="009D23E7">
      <w:pPr>
        <w:rPr>
          <w:ins w:id="4091" w:author="Caree2" w:date="2017-04-01T12:07:00Z"/>
          <w:color w:val="008080"/>
          <w:rPrChange w:id="4092" w:author="Caree2" w:date="2017-04-02T07:54:00Z">
            <w:rPr>
              <w:ins w:id="4093" w:author="Caree2" w:date="2017-04-01T12:07:00Z"/>
            </w:rPr>
          </w:rPrChange>
        </w:rPr>
        <w:pPrChange w:id="4094" w:author="Caree2" w:date="2017-04-02T07:10:00Z">
          <w:pPr>
            <w:pStyle w:val="StyleHeading114ptBoldUnderlineLeft"/>
          </w:pPr>
        </w:pPrChange>
      </w:pPr>
      <w:ins w:id="4095" w:author="Caree2" w:date="2017-04-01T12:07:00Z">
        <w:r w:rsidRPr="00880017">
          <w:rPr>
            <w:color w:val="008080"/>
            <w:rPrChange w:id="4096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097" w:author="Caree2" w:date="2017-04-01T12:07:00Z"/>
          <w:color w:val="008080"/>
          <w:rPrChange w:id="4098" w:author="Caree2" w:date="2017-04-02T07:54:00Z">
            <w:rPr>
              <w:ins w:id="4099" w:author="Caree2" w:date="2017-04-01T12:07:00Z"/>
            </w:rPr>
          </w:rPrChange>
        </w:rPr>
        <w:pPrChange w:id="4100" w:author="Caree2" w:date="2017-04-02T07:10:00Z">
          <w:pPr>
            <w:pStyle w:val="StyleHeading114ptBoldUnderlineLeft"/>
          </w:pPr>
        </w:pPrChange>
      </w:pPr>
      <w:ins w:id="4101" w:author="Caree2" w:date="2017-04-01T12:07:00Z">
        <w:r w:rsidRPr="00880017">
          <w:rPr>
            <w:color w:val="008080"/>
            <w:rPrChange w:id="4102" w:author="Caree2" w:date="2017-04-02T07:54:00Z">
              <w:rPr/>
            </w:rPrChange>
          </w:rPr>
          <w:tab/>
          <w:t>public CarOwnerWithMapObjects(long ownerId, String firstName, String lastName, LocalDate dob) {</w:t>
        </w:r>
      </w:ins>
    </w:p>
    <w:p w:rsidR="00A425BE" w:rsidRPr="00880017" w:rsidRDefault="00A425BE" w:rsidP="009D23E7">
      <w:pPr>
        <w:rPr>
          <w:ins w:id="4103" w:author="Caree2" w:date="2017-04-01T12:07:00Z"/>
          <w:color w:val="008080"/>
          <w:rPrChange w:id="4104" w:author="Caree2" w:date="2017-04-02T07:54:00Z">
            <w:rPr>
              <w:ins w:id="4105" w:author="Caree2" w:date="2017-04-01T12:07:00Z"/>
            </w:rPr>
          </w:rPrChange>
        </w:rPr>
        <w:pPrChange w:id="4106" w:author="Caree2" w:date="2017-04-02T07:10:00Z">
          <w:pPr>
            <w:pStyle w:val="StyleHeading114ptBoldUnderlineLeft"/>
          </w:pPr>
        </w:pPrChange>
      </w:pPr>
      <w:ins w:id="4107" w:author="Caree2" w:date="2017-04-01T12:07:00Z">
        <w:r w:rsidRPr="00880017">
          <w:rPr>
            <w:color w:val="008080"/>
            <w:rPrChange w:id="4108" w:author="Caree2" w:date="2017-04-02T07:54:00Z">
              <w:rPr/>
            </w:rPrChange>
          </w:rPr>
          <w:tab/>
        </w:r>
        <w:r w:rsidRPr="00880017">
          <w:rPr>
            <w:color w:val="008080"/>
            <w:rPrChange w:id="4109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9D23E7">
      <w:pPr>
        <w:rPr>
          <w:ins w:id="4110" w:author="Caree2" w:date="2017-04-01T12:07:00Z"/>
          <w:color w:val="008080"/>
          <w:rPrChange w:id="4111" w:author="Caree2" w:date="2017-04-02T07:54:00Z">
            <w:rPr>
              <w:ins w:id="4112" w:author="Caree2" w:date="2017-04-01T12:07:00Z"/>
            </w:rPr>
          </w:rPrChange>
        </w:rPr>
        <w:pPrChange w:id="4113" w:author="Caree2" w:date="2017-04-02T07:10:00Z">
          <w:pPr>
            <w:pStyle w:val="StyleHeading114ptBoldUnderlineLeft"/>
          </w:pPr>
        </w:pPrChange>
      </w:pPr>
      <w:ins w:id="4114" w:author="Caree2" w:date="2017-04-01T12:07:00Z">
        <w:r w:rsidRPr="00880017">
          <w:rPr>
            <w:color w:val="008080"/>
            <w:rPrChange w:id="4115" w:author="Caree2" w:date="2017-04-02T07:54:00Z">
              <w:rPr/>
            </w:rPrChange>
          </w:rPr>
          <w:lastRenderedPageBreak/>
          <w:tab/>
        </w:r>
        <w:r w:rsidRPr="00880017">
          <w:rPr>
            <w:color w:val="008080"/>
            <w:rPrChange w:id="4116" w:author="Caree2" w:date="2017-04-02T07:54:00Z">
              <w:rPr/>
            </w:rPrChange>
          </w:rPr>
          <w:tab/>
          <w:t>this.ownerId = ownerId;</w:t>
        </w:r>
      </w:ins>
    </w:p>
    <w:p w:rsidR="00A425BE" w:rsidRPr="00880017" w:rsidRDefault="00A425BE" w:rsidP="009D23E7">
      <w:pPr>
        <w:rPr>
          <w:ins w:id="4117" w:author="Caree2" w:date="2017-04-01T12:07:00Z"/>
          <w:color w:val="008080"/>
          <w:rPrChange w:id="4118" w:author="Caree2" w:date="2017-04-02T07:54:00Z">
            <w:rPr>
              <w:ins w:id="4119" w:author="Caree2" w:date="2017-04-01T12:07:00Z"/>
            </w:rPr>
          </w:rPrChange>
        </w:rPr>
        <w:pPrChange w:id="4120" w:author="Caree2" w:date="2017-04-02T07:10:00Z">
          <w:pPr>
            <w:pStyle w:val="StyleHeading114ptBoldUnderlineLeft"/>
          </w:pPr>
        </w:pPrChange>
      </w:pPr>
      <w:ins w:id="4121" w:author="Caree2" w:date="2017-04-01T12:07:00Z">
        <w:r w:rsidRPr="00880017">
          <w:rPr>
            <w:color w:val="008080"/>
            <w:rPrChange w:id="4122" w:author="Caree2" w:date="2017-04-02T07:54:00Z">
              <w:rPr/>
            </w:rPrChange>
          </w:rPr>
          <w:tab/>
        </w:r>
        <w:r w:rsidRPr="00880017">
          <w:rPr>
            <w:color w:val="008080"/>
            <w:rPrChange w:id="4123" w:author="Caree2" w:date="2017-04-02T07:54:00Z">
              <w:rPr/>
            </w:rPrChange>
          </w:rPr>
          <w:tab/>
          <w:t>this.firstName = firstName;</w:t>
        </w:r>
      </w:ins>
    </w:p>
    <w:p w:rsidR="00A425BE" w:rsidRPr="00880017" w:rsidRDefault="00A425BE" w:rsidP="009D23E7">
      <w:pPr>
        <w:rPr>
          <w:ins w:id="4124" w:author="Caree2" w:date="2017-04-01T12:07:00Z"/>
          <w:color w:val="008080"/>
          <w:rPrChange w:id="4125" w:author="Caree2" w:date="2017-04-02T07:54:00Z">
            <w:rPr>
              <w:ins w:id="4126" w:author="Caree2" w:date="2017-04-01T12:07:00Z"/>
            </w:rPr>
          </w:rPrChange>
        </w:rPr>
        <w:pPrChange w:id="4127" w:author="Caree2" w:date="2017-04-02T07:10:00Z">
          <w:pPr>
            <w:pStyle w:val="StyleHeading114ptBoldUnderlineLeft"/>
          </w:pPr>
        </w:pPrChange>
      </w:pPr>
      <w:ins w:id="4128" w:author="Caree2" w:date="2017-04-01T12:07:00Z">
        <w:r w:rsidRPr="00880017">
          <w:rPr>
            <w:color w:val="008080"/>
            <w:rPrChange w:id="4129" w:author="Caree2" w:date="2017-04-02T07:54:00Z">
              <w:rPr/>
            </w:rPrChange>
          </w:rPr>
          <w:tab/>
        </w:r>
        <w:r w:rsidRPr="00880017">
          <w:rPr>
            <w:color w:val="008080"/>
            <w:rPrChange w:id="4130" w:author="Caree2" w:date="2017-04-02T07:54:00Z">
              <w:rPr/>
            </w:rPrChange>
          </w:rPr>
          <w:tab/>
          <w:t>this.lastName = lastName;</w:t>
        </w:r>
      </w:ins>
    </w:p>
    <w:p w:rsidR="00A425BE" w:rsidRPr="00880017" w:rsidRDefault="00A425BE" w:rsidP="009D23E7">
      <w:pPr>
        <w:rPr>
          <w:ins w:id="4131" w:author="Caree2" w:date="2017-04-01T12:07:00Z"/>
          <w:color w:val="008080"/>
          <w:rPrChange w:id="4132" w:author="Caree2" w:date="2017-04-02T07:54:00Z">
            <w:rPr>
              <w:ins w:id="4133" w:author="Caree2" w:date="2017-04-01T12:07:00Z"/>
            </w:rPr>
          </w:rPrChange>
        </w:rPr>
        <w:pPrChange w:id="4134" w:author="Caree2" w:date="2017-04-02T07:10:00Z">
          <w:pPr>
            <w:pStyle w:val="StyleHeading114ptBoldUnderlineLeft"/>
          </w:pPr>
        </w:pPrChange>
      </w:pPr>
      <w:ins w:id="4135" w:author="Caree2" w:date="2017-04-01T12:07:00Z">
        <w:r w:rsidRPr="00880017">
          <w:rPr>
            <w:color w:val="008080"/>
            <w:rPrChange w:id="4136" w:author="Caree2" w:date="2017-04-02T07:54:00Z">
              <w:rPr/>
            </w:rPrChange>
          </w:rPr>
          <w:tab/>
        </w:r>
        <w:r w:rsidRPr="00880017">
          <w:rPr>
            <w:color w:val="008080"/>
            <w:rPrChange w:id="4137" w:author="Caree2" w:date="2017-04-02T07:54:00Z">
              <w:rPr/>
            </w:rPrChange>
          </w:rPr>
          <w:tab/>
          <w:t>this.dob = dob;</w:t>
        </w:r>
      </w:ins>
    </w:p>
    <w:p w:rsidR="00A425BE" w:rsidRPr="00880017" w:rsidRDefault="00A425BE" w:rsidP="009D23E7">
      <w:pPr>
        <w:rPr>
          <w:ins w:id="4138" w:author="Caree2" w:date="2017-04-01T12:07:00Z"/>
          <w:color w:val="008080"/>
          <w:rPrChange w:id="4139" w:author="Caree2" w:date="2017-04-02T07:54:00Z">
            <w:rPr>
              <w:ins w:id="4140" w:author="Caree2" w:date="2017-04-01T12:07:00Z"/>
            </w:rPr>
          </w:rPrChange>
        </w:rPr>
        <w:pPrChange w:id="4141" w:author="Caree2" w:date="2017-04-02T07:10:00Z">
          <w:pPr>
            <w:pStyle w:val="StyleHeading114ptBoldUnderlineLeft"/>
          </w:pPr>
        </w:pPrChange>
      </w:pPr>
      <w:ins w:id="4142" w:author="Caree2" w:date="2017-04-01T12:07:00Z">
        <w:r w:rsidRPr="00880017">
          <w:rPr>
            <w:color w:val="008080"/>
            <w:rPrChange w:id="4143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144" w:author="Caree2" w:date="2017-04-01T12:07:00Z"/>
          <w:color w:val="008080"/>
          <w:rPrChange w:id="4145" w:author="Caree2" w:date="2017-04-02T07:54:00Z">
            <w:rPr>
              <w:ins w:id="4146" w:author="Caree2" w:date="2017-04-01T12:07:00Z"/>
            </w:rPr>
          </w:rPrChange>
        </w:rPr>
        <w:pPrChange w:id="4147" w:author="Caree2" w:date="2017-04-02T07:10:00Z">
          <w:pPr>
            <w:pStyle w:val="StyleHeading114ptBoldUnderlineLeft"/>
          </w:pPr>
        </w:pPrChange>
      </w:pPr>
      <w:ins w:id="4148" w:author="Caree2" w:date="2017-04-01T12:07:00Z">
        <w:r w:rsidRPr="00880017">
          <w:rPr>
            <w:color w:val="008080"/>
            <w:rPrChange w:id="4149" w:author="Caree2" w:date="2017-04-02T07:54:00Z">
              <w:rPr/>
            </w:rPrChange>
          </w:rPr>
          <w:tab/>
          <w:t>public CarOwnerWithMapObjects() {</w:t>
        </w:r>
      </w:ins>
    </w:p>
    <w:p w:rsidR="00A425BE" w:rsidRPr="00880017" w:rsidRDefault="00A425BE" w:rsidP="009D23E7">
      <w:pPr>
        <w:rPr>
          <w:ins w:id="4150" w:author="Caree2" w:date="2017-04-01T12:07:00Z"/>
          <w:color w:val="008080"/>
          <w:rPrChange w:id="4151" w:author="Caree2" w:date="2017-04-02T07:54:00Z">
            <w:rPr>
              <w:ins w:id="4152" w:author="Caree2" w:date="2017-04-01T12:07:00Z"/>
            </w:rPr>
          </w:rPrChange>
        </w:rPr>
        <w:pPrChange w:id="4153" w:author="Caree2" w:date="2017-04-02T07:10:00Z">
          <w:pPr>
            <w:pStyle w:val="StyleHeading114ptBoldUnderlineLeft"/>
          </w:pPr>
        </w:pPrChange>
      </w:pPr>
      <w:ins w:id="4154" w:author="Caree2" w:date="2017-04-01T12:07:00Z">
        <w:r w:rsidRPr="00880017">
          <w:rPr>
            <w:color w:val="008080"/>
            <w:rPrChange w:id="4155" w:author="Caree2" w:date="2017-04-02T07:54:00Z">
              <w:rPr/>
            </w:rPrChange>
          </w:rPr>
          <w:tab/>
        </w:r>
        <w:r w:rsidRPr="00880017">
          <w:rPr>
            <w:color w:val="008080"/>
            <w:rPrChange w:id="4156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9D23E7">
      <w:pPr>
        <w:rPr>
          <w:ins w:id="4157" w:author="Caree2" w:date="2017-04-01T12:07:00Z"/>
          <w:color w:val="008080"/>
          <w:rPrChange w:id="4158" w:author="Caree2" w:date="2017-04-02T07:54:00Z">
            <w:rPr>
              <w:ins w:id="4159" w:author="Caree2" w:date="2017-04-01T12:07:00Z"/>
            </w:rPr>
          </w:rPrChange>
        </w:rPr>
        <w:pPrChange w:id="4160" w:author="Caree2" w:date="2017-04-02T07:10:00Z">
          <w:pPr>
            <w:pStyle w:val="StyleHeading114ptBoldUnderlineLeft"/>
          </w:pPr>
        </w:pPrChange>
      </w:pPr>
      <w:ins w:id="4161" w:author="Caree2" w:date="2017-04-01T12:07:00Z">
        <w:r w:rsidRPr="00880017">
          <w:rPr>
            <w:color w:val="008080"/>
            <w:rPrChange w:id="4162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163" w:author="Caree2" w:date="2017-04-01T12:07:00Z"/>
          <w:color w:val="008080"/>
          <w:rPrChange w:id="4164" w:author="Caree2" w:date="2017-04-02T07:54:00Z">
            <w:rPr>
              <w:ins w:id="4165" w:author="Caree2" w:date="2017-04-01T12:07:00Z"/>
            </w:rPr>
          </w:rPrChange>
        </w:rPr>
        <w:pPrChange w:id="4166" w:author="Caree2" w:date="2017-04-02T07:10:00Z">
          <w:pPr>
            <w:pStyle w:val="StyleHeading114ptBoldUnderlineLeft"/>
          </w:pPr>
        </w:pPrChange>
      </w:pPr>
      <w:ins w:id="4167" w:author="Caree2" w:date="2017-04-01T12:07:00Z">
        <w:r w:rsidRPr="00880017">
          <w:rPr>
            <w:color w:val="008080"/>
            <w:rPrChange w:id="4168" w:author="Caree2" w:date="2017-04-02T07:54:00Z">
              <w:rPr/>
            </w:rPrChange>
          </w:rPr>
          <w:tab/>
          <w:t>@Override</w:t>
        </w:r>
      </w:ins>
    </w:p>
    <w:p w:rsidR="00A425BE" w:rsidRPr="00880017" w:rsidRDefault="00A425BE" w:rsidP="009D23E7">
      <w:pPr>
        <w:rPr>
          <w:ins w:id="4169" w:author="Caree2" w:date="2017-04-01T12:07:00Z"/>
          <w:color w:val="008080"/>
          <w:rPrChange w:id="4170" w:author="Caree2" w:date="2017-04-02T07:54:00Z">
            <w:rPr>
              <w:ins w:id="4171" w:author="Caree2" w:date="2017-04-01T12:07:00Z"/>
            </w:rPr>
          </w:rPrChange>
        </w:rPr>
        <w:pPrChange w:id="4172" w:author="Caree2" w:date="2017-04-02T07:10:00Z">
          <w:pPr>
            <w:pStyle w:val="StyleHeading114ptBoldUnderlineLeft"/>
          </w:pPr>
        </w:pPrChange>
      </w:pPr>
      <w:ins w:id="4173" w:author="Caree2" w:date="2017-04-01T12:07:00Z">
        <w:r w:rsidRPr="00880017">
          <w:rPr>
            <w:color w:val="008080"/>
            <w:rPrChange w:id="4174" w:author="Caree2" w:date="2017-04-02T07:54:00Z">
              <w:rPr/>
            </w:rPrChange>
          </w:rPr>
          <w:tab/>
          <w:t>public String toString() {</w:t>
        </w:r>
      </w:ins>
    </w:p>
    <w:p w:rsidR="00A425BE" w:rsidRPr="00880017" w:rsidRDefault="00A425BE" w:rsidP="009D23E7">
      <w:pPr>
        <w:rPr>
          <w:ins w:id="4175" w:author="Caree2" w:date="2017-04-01T12:07:00Z"/>
          <w:color w:val="008080"/>
          <w:rPrChange w:id="4176" w:author="Caree2" w:date="2017-04-02T07:54:00Z">
            <w:rPr>
              <w:ins w:id="4177" w:author="Caree2" w:date="2017-04-01T12:07:00Z"/>
            </w:rPr>
          </w:rPrChange>
        </w:rPr>
        <w:pPrChange w:id="4178" w:author="Caree2" w:date="2017-04-02T07:10:00Z">
          <w:pPr>
            <w:pStyle w:val="StyleHeading114ptBoldUnderlineLeft"/>
          </w:pPr>
        </w:pPrChange>
      </w:pPr>
      <w:ins w:id="4179" w:author="Caree2" w:date="2017-04-01T12:07:00Z">
        <w:r w:rsidRPr="00880017">
          <w:rPr>
            <w:color w:val="008080"/>
            <w:rPrChange w:id="4180" w:author="Caree2" w:date="2017-04-02T07:54:00Z">
              <w:rPr/>
            </w:rPrChange>
          </w:rPr>
          <w:tab/>
        </w:r>
        <w:r w:rsidRPr="00880017">
          <w:rPr>
            <w:color w:val="008080"/>
            <w:rPrChange w:id="4181" w:author="Caree2" w:date="2017-04-02T07:54:00Z">
              <w:rPr/>
            </w:rPrChange>
          </w:rPr>
          <w:tab/>
          <w:t>return "CarOwner [ownerId=" + ownerId + ", firstName=" + firstName + ", lastName=" + lastName + ", dob=" + dob</w:t>
        </w:r>
      </w:ins>
    </w:p>
    <w:p w:rsidR="00A425BE" w:rsidRPr="00880017" w:rsidRDefault="00A425BE" w:rsidP="009D23E7">
      <w:pPr>
        <w:rPr>
          <w:ins w:id="4182" w:author="Caree2" w:date="2017-04-01T12:07:00Z"/>
          <w:color w:val="008080"/>
          <w:rPrChange w:id="4183" w:author="Caree2" w:date="2017-04-02T07:54:00Z">
            <w:rPr>
              <w:ins w:id="4184" w:author="Caree2" w:date="2017-04-01T12:07:00Z"/>
            </w:rPr>
          </w:rPrChange>
        </w:rPr>
        <w:pPrChange w:id="4185" w:author="Caree2" w:date="2017-04-02T07:10:00Z">
          <w:pPr>
            <w:pStyle w:val="StyleHeading114ptBoldUnderlineLeft"/>
          </w:pPr>
        </w:pPrChange>
      </w:pPr>
      <w:ins w:id="4186" w:author="Caree2" w:date="2017-04-01T12:07:00Z">
        <w:r w:rsidRPr="00880017">
          <w:rPr>
            <w:color w:val="008080"/>
            <w:rPrChange w:id="4187" w:author="Caree2" w:date="2017-04-02T07:54:00Z">
              <w:rPr/>
            </w:rPrChange>
          </w:rPr>
          <w:tab/>
        </w:r>
        <w:r w:rsidRPr="00880017">
          <w:rPr>
            <w:color w:val="008080"/>
            <w:rPrChange w:id="4188" w:author="Caree2" w:date="2017-04-02T07:54:00Z">
              <w:rPr/>
            </w:rPrChange>
          </w:rPr>
          <w:tab/>
        </w:r>
        <w:r w:rsidRPr="00880017">
          <w:rPr>
            <w:color w:val="008080"/>
            <w:rPrChange w:id="4189" w:author="Caree2" w:date="2017-04-02T07:54:00Z">
              <w:rPr/>
            </w:rPrChange>
          </w:rPr>
          <w:tab/>
        </w:r>
        <w:r w:rsidRPr="00880017">
          <w:rPr>
            <w:color w:val="008080"/>
            <w:rPrChange w:id="4190" w:author="Caree2" w:date="2017-04-02T07:54:00Z">
              <w:rPr/>
            </w:rPrChange>
          </w:rPr>
          <w:tab/>
          <w:t>+ ", cars=" + cars + "]";</w:t>
        </w:r>
      </w:ins>
    </w:p>
    <w:p w:rsidR="00A425BE" w:rsidRPr="00880017" w:rsidRDefault="00A425BE" w:rsidP="009D23E7">
      <w:pPr>
        <w:rPr>
          <w:ins w:id="4191" w:author="Caree2" w:date="2017-04-01T12:07:00Z"/>
          <w:color w:val="008080"/>
          <w:rPrChange w:id="4192" w:author="Caree2" w:date="2017-04-02T07:54:00Z">
            <w:rPr>
              <w:ins w:id="4193" w:author="Caree2" w:date="2017-04-01T12:07:00Z"/>
            </w:rPr>
          </w:rPrChange>
        </w:rPr>
        <w:pPrChange w:id="4194" w:author="Caree2" w:date="2017-04-02T07:10:00Z">
          <w:pPr>
            <w:pStyle w:val="StyleHeading114ptBoldUnderlineLeft"/>
          </w:pPr>
        </w:pPrChange>
      </w:pPr>
      <w:ins w:id="4195" w:author="Caree2" w:date="2017-04-01T12:07:00Z">
        <w:r w:rsidRPr="00880017">
          <w:rPr>
            <w:color w:val="008080"/>
            <w:rPrChange w:id="4196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197" w:author="Caree2" w:date="2017-04-01T12:07:00Z"/>
          <w:color w:val="008080"/>
          <w:rPrChange w:id="4198" w:author="Caree2" w:date="2017-04-02T07:54:00Z">
            <w:rPr>
              <w:ins w:id="4199" w:author="Caree2" w:date="2017-04-01T12:07:00Z"/>
            </w:rPr>
          </w:rPrChange>
        </w:rPr>
        <w:pPrChange w:id="4200" w:author="Caree2" w:date="2017-04-02T07:10:00Z">
          <w:pPr>
            <w:pStyle w:val="StyleHeading114ptBoldUnderlineLeft"/>
          </w:pPr>
        </w:pPrChange>
      </w:pPr>
      <w:ins w:id="4201" w:author="Caree2" w:date="2017-04-01T12:07:00Z">
        <w:r w:rsidRPr="00880017">
          <w:rPr>
            <w:color w:val="008080"/>
            <w:rPrChange w:id="4202" w:author="Caree2" w:date="2017-04-02T07:54:00Z">
              <w:rPr/>
            </w:rPrChange>
          </w:rPr>
          <w:tab/>
          <w:t>public CarOwnerWithMapObjects(long ownerId, String firstName, String lastName, LocalDate dob,</w:t>
        </w:r>
      </w:ins>
    </w:p>
    <w:p w:rsidR="00A425BE" w:rsidRPr="00880017" w:rsidRDefault="00A425BE" w:rsidP="009D23E7">
      <w:pPr>
        <w:rPr>
          <w:ins w:id="4203" w:author="Caree2" w:date="2017-04-01T12:07:00Z"/>
          <w:color w:val="008080"/>
          <w:rPrChange w:id="4204" w:author="Caree2" w:date="2017-04-02T07:54:00Z">
            <w:rPr>
              <w:ins w:id="4205" w:author="Caree2" w:date="2017-04-01T12:07:00Z"/>
            </w:rPr>
          </w:rPrChange>
        </w:rPr>
        <w:pPrChange w:id="4206" w:author="Caree2" w:date="2017-04-02T07:10:00Z">
          <w:pPr>
            <w:pStyle w:val="StyleHeading114ptBoldUnderlineLeft"/>
          </w:pPr>
        </w:pPrChange>
      </w:pPr>
      <w:ins w:id="4207" w:author="Caree2" w:date="2017-04-01T12:07:00Z">
        <w:r w:rsidRPr="00880017">
          <w:rPr>
            <w:color w:val="008080"/>
            <w:rPrChange w:id="4208" w:author="Caree2" w:date="2017-04-02T07:54:00Z">
              <w:rPr/>
            </w:rPrChange>
          </w:rPr>
          <w:tab/>
        </w:r>
        <w:r w:rsidRPr="00880017">
          <w:rPr>
            <w:color w:val="008080"/>
            <w:rPrChange w:id="4209" w:author="Caree2" w:date="2017-04-02T07:54:00Z">
              <w:rPr/>
            </w:rPrChange>
          </w:rPr>
          <w:tab/>
        </w:r>
        <w:r w:rsidRPr="00880017">
          <w:rPr>
            <w:color w:val="008080"/>
            <w:rPrChange w:id="4210" w:author="Caree2" w:date="2017-04-02T07:54:00Z">
              <w:rPr/>
            </w:rPrChange>
          </w:rPr>
          <w:tab/>
          <w:t>Map&lt;String, Car&gt; cars) {</w:t>
        </w:r>
      </w:ins>
    </w:p>
    <w:p w:rsidR="00A425BE" w:rsidRPr="00880017" w:rsidRDefault="00A425BE" w:rsidP="009D23E7">
      <w:pPr>
        <w:rPr>
          <w:ins w:id="4211" w:author="Caree2" w:date="2017-04-01T12:07:00Z"/>
          <w:color w:val="008080"/>
          <w:rPrChange w:id="4212" w:author="Caree2" w:date="2017-04-02T07:54:00Z">
            <w:rPr>
              <w:ins w:id="4213" w:author="Caree2" w:date="2017-04-01T12:07:00Z"/>
            </w:rPr>
          </w:rPrChange>
        </w:rPr>
        <w:pPrChange w:id="4214" w:author="Caree2" w:date="2017-04-02T07:10:00Z">
          <w:pPr>
            <w:pStyle w:val="StyleHeading114ptBoldUnderlineLeft"/>
          </w:pPr>
        </w:pPrChange>
      </w:pPr>
      <w:ins w:id="4215" w:author="Caree2" w:date="2017-04-01T12:07:00Z">
        <w:r w:rsidRPr="00880017">
          <w:rPr>
            <w:color w:val="008080"/>
            <w:rPrChange w:id="4216" w:author="Caree2" w:date="2017-04-02T07:54:00Z">
              <w:rPr/>
            </w:rPrChange>
          </w:rPr>
          <w:tab/>
        </w:r>
        <w:r w:rsidRPr="00880017">
          <w:rPr>
            <w:color w:val="008080"/>
            <w:rPrChange w:id="4217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9D23E7">
      <w:pPr>
        <w:rPr>
          <w:ins w:id="4218" w:author="Caree2" w:date="2017-04-01T12:07:00Z"/>
          <w:color w:val="008080"/>
          <w:rPrChange w:id="4219" w:author="Caree2" w:date="2017-04-02T07:54:00Z">
            <w:rPr>
              <w:ins w:id="4220" w:author="Caree2" w:date="2017-04-01T12:07:00Z"/>
            </w:rPr>
          </w:rPrChange>
        </w:rPr>
        <w:pPrChange w:id="4221" w:author="Caree2" w:date="2017-04-02T07:10:00Z">
          <w:pPr>
            <w:pStyle w:val="StyleHeading114ptBoldUnderlineLeft"/>
          </w:pPr>
        </w:pPrChange>
      </w:pPr>
      <w:ins w:id="4222" w:author="Caree2" w:date="2017-04-01T12:07:00Z">
        <w:r w:rsidRPr="00880017">
          <w:rPr>
            <w:color w:val="008080"/>
            <w:rPrChange w:id="4223" w:author="Caree2" w:date="2017-04-02T07:54:00Z">
              <w:rPr/>
            </w:rPrChange>
          </w:rPr>
          <w:tab/>
        </w:r>
        <w:r w:rsidRPr="00880017">
          <w:rPr>
            <w:color w:val="008080"/>
            <w:rPrChange w:id="4224" w:author="Caree2" w:date="2017-04-02T07:54:00Z">
              <w:rPr/>
            </w:rPrChange>
          </w:rPr>
          <w:tab/>
          <w:t>this.ownerId = ownerId;</w:t>
        </w:r>
      </w:ins>
    </w:p>
    <w:p w:rsidR="00A425BE" w:rsidRPr="00880017" w:rsidRDefault="00A425BE" w:rsidP="009D23E7">
      <w:pPr>
        <w:rPr>
          <w:ins w:id="4225" w:author="Caree2" w:date="2017-04-01T12:07:00Z"/>
          <w:color w:val="008080"/>
          <w:rPrChange w:id="4226" w:author="Caree2" w:date="2017-04-02T07:54:00Z">
            <w:rPr>
              <w:ins w:id="4227" w:author="Caree2" w:date="2017-04-01T12:07:00Z"/>
            </w:rPr>
          </w:rPrChange>
        </w:rPr>
        <w:pPrChange w:id="4228" w:author="Caree2" w:date="2017-04-02T07:10:00Z">
          <w:pPr>
            <w:pStyle w:val="StyleHeading114ptBoldUnderlineLeft"/>
          </w:pPr>
        </w:pPrChange>
      </w:pPr>
      <w:ins w:id="4229" w:author="Caree2" w:date="2017-04-01T12:07:00Z">
        <w:r w:rsidRPr="00880017">
          <w:rPr>
            <w:color w:val="008080"/>
            <w:rPrChange w:id="4230" w:author="Caree2" w:date="2017-04-02T07:54:00Z">
              <w:rPr/>
            </w:rPrChange>
          </w:rPr>
          <w:tab/>
        </w:r>
        <w:r w:rsidRPr="00880017">
          <w:rPr>
            <w:color w:val="008080"/>
            <w:rPrChange w:id="4231" w:author="Caree2" w:date="2017-04-02T07:54:00Z">
              <w:rPr/>
            </w:rPrChange>
          </w:rPr>
          <w:tab/>
          <w:t>this.firstName = firstName;</w:t>
        </w:r>
      </w:ins>
    </w:p>
    <w:p w:rsidR="00A425BE" w:rsidRPr="00880017" w:rsidRDefault="00A425BE" w:rsidP="009D23E7">
      <w:pPr>
        <w:rPr>
          <w:ins w:id="4232" w:author="Caree2" w:date="2017-04-01T12:07:00Z"/>
          <w:color w:val="008080"/>
          <w:rPrChange w:id="4233" w:author="Caree2" w:date="2017-04-02T07:54:00Z">
            <w:rPr>
              <w:ins w:id="4234" w:author="Caree2" w:date="2017-04-01T12:07:00Z"/>
            </w:rPr>
          </w:rPrChange>
        </w:rPr>
        <w:pPrChange w:id="4235" w:author="Caree2" w:date="2017-04-02T07:10:00Z">
          <w:pPr>
            <w:pStyle w:val="StyleHeading114ptBoldUnderlineLeft"/>
          </w:pPr>
        </w:pPrChange>
      </w:pPr>
      <w:ins w:id="4236" w:author="Caree2" w:date="2017-04-01T12:07:00Z">
        <w:r w:rsidRPr="00880017">
          <w:rPr>
            <w:color w:val="008080"/>
            <w:rPrChange w:id="4237" w:author="Caree2" w:date="2017-04-02T07:54:00Z">
              <w:rPr/>
            </w:rPrChange>
          </w:rPr>
          <w:tab/>
        </w:r>
        <w:r w:rsidRPr="00880017">
          <w:rPr>
            <w:color w:val="008080"/>
            <w:rPrChange w:id="4238" w:author="Caree2" w:date="2017-04-02T07:54:00Z">
              <w:rPr/>
            </w:rPrChange>
          </w:rPr>
          <w:tab/>
          <w:t>this.lastName = lastName;</w:t>
        </w:r>
      </w:ins>
    </w:p>
    <w:p w:rsidR="00A425BE" w:rsidRPr="00880017" w:rsidRDefault="00A425BE" w:rsidP="009D23E7">
      <w:pPr>
        <w:rPr>
          <w:ins w:id="4239" w:author="Caree2" w:date="2017-04-01T12:07:00Z"/>
          <w:color w:val="008080"/>
          <w:rPrChange w:id="4240" w:author="Caree2" w:date="2017-04-02T07:54:00Z">
            <w:rPr>
              <w:ins w:id="4241" w:author="Caree2" w:date="2017-04-01T12:07:00Z"/>
            </w:rPr>
          </w:rPrChange>
        </w:rPr>
        <w:pPrChange w:id="4242" w:author="Caree2" w:date="2017-04-02T07:10:00Z">
          <w:pPr>
            <w:pStyle w:val="StyleHeading114ptBoldUnderlineLeft"/>
          </w:pPr>
        </w:pPrChange>
      </w:pPr>
      <w:ins w:id="4243" w:author="Caree2" w:date="2017-04-01T12:07:00Z">
        <w:r w:rsidRPr="00880017">
          <w:rPr>
            <w:color w:val="008080"/>
            <w:rPrChange w:id="4244" w:author="Caree2" w:date="2017-04-02T07:54:00Z">
              <w:rPr/>
            </w:rPrChange>
          </w:rPr>
          <w:tab/>
        </w:r>
        <w:r w:rsidRPr="00880017">
          <w:rPr>
            <w:color w:val="008080"/>
            <w:rPrChange w:id="4245" w:author="Caree2" w:date="2017-04-02T07:54:00Z">
              <w:rPr/>
            </w:rPrChange>
          </w:rPr>
          <w:tab/>
          <w:t>this.dob = dob;</w:t>
        </w:r>
      </w:ins>
    </w:p>
    <w:p w:rsidR="00A425BE" w:rsidRPr="00880017" w:rsidRDefault="00A425BE" w:rsidP="009D23E7">
      <w:pPr>
        <w:rPr>
          <w:ins w:id="4246" w:author="Caree2" w:date="2017-04-01T12:07:00Z"/>
          <w:color w:val="008080"/>
          <w:rPrChange w:id="4247" w:author="Caree2" w:date="2017-04-02T07:54:00Z">
            <w:rPr>
              <w:ins w:id="4248" w:author="Caree2" w:date="2017-04-01T12:07:00Z"/>
            </w:rPr>
          </w:rPrChange>
        </w:rPr>
        <w:pPrChange w:id="4249" w:author="Caree2" w:date="2017-04-02T07:10:00Z">
          <w:pPr>
            <w:pStyle w:val="StyleHeading114ptBoldUnderlineLeft"/>
          </w:pPr>
        </w:pPrChange>
      </w:pPr>
      <w:ins w:id="4250" w:author="Caree2" w:date="2017-04-01T12:07:00Z">
        <w:r w:rsidRPr="00880017">
          <w:rPr>
            <w:color w:val="008080"/>
            <w:rPrChange w:id="4251" w:author="Caree2" w:date="2017-04-02T07:54:00Z">
              <w:rPr/>
            </w:rPrChange>
          </w:rPr>
          <w:tab/>
        </w:r>
        <w:r w:rsidRPr="00880017">
          <w:rPr>
            <w:color w:val="008080"/>
            <w:rPrChange w:id="4252" w:author="Caree2" w:date="2017-04-02T07:54:00Z">
              <w:rPr/>
            </w:rPrChange>
          </w:rPr>
          <w:tab/>
          <w:t>this.cars = cars;</w:t>
        </w:r>
      </w:ins>
    </w:p>
    <w:p w:rsidR="00A425BE" w:rsidRPr="00880017" w:rsidRDefault="00A425BE" w:rsidP="009D23E7">
      <w:pPr>
        <w:rPr>
          <w:ins w:id="4253" w:author="Caree2" w:date="2017-04-01T12:07:00Z"/>
          <w:color w:val="008080"/>
          <w:rPrChange w:id="4254" w:author="Caree2" w:date="2017-04-02T07:54:00Z">
            <w:rPr>
              <w:ins w:id="4255" w:author="Caree2" w:date="2017-04-01T12:07:00Z"/>
            </w:rPr>
          </w:rPrChange>
        </w:rPr>
        <w:pPrChange w:id="4256" w:author="Caree2" w:date="2017-04-02T07:10:00Z">
          <w:pPr>
            <w:pStyle w:val="StyleHeading114ptBoldUnderlineLeft"/>
          </w:pPr>
        </w:pPrChange>
      </w:pPr>
      <w:ins w:id="4257" w:author="Caree2" w:date="2017-04-01T12:07:00Z">
        <w:r w:rsidRPr="00880017">
          <w:rPr>
            <w:color w:val="008080"/>
            <w:rPrChange w:id="4258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9D23E7">
      <w:pPr>
        <w:rPr>
          <w:ins w:id="4259" w:author="Caree2" w:date="2017-04-01T12:07:00Z"/>
          <w:color w:val="008080"/>
          <w:rPrChange w:id="4260" w:author="Caree2" w:date="2017-04-02T07:54:00Z">
            <w:rPr>
              <w:ins w:id="4261" w:author="Caree2" w:date="2017-04-01T12:07:00Z"/>
            </w:rPr>
          </w:rPrChange>
        </w:rPr>
        <w:pPrChange w:id="4262" w:author="Caree2" w:date="2017-04-02T07:10:00Z">
          <w:pPr>
            <w:pStyle w:val="StyleHeading114ptBoldUnderlineLeft"/>
          </w:pPr>
        </w:pPrChange>
      </w:pPr>
      <w:ins w:id="4263" w:author="Caree2" w:date="2017-04-01T12:07:00Z">
        <w:r w:rsidRPr="00880017">
          <w:rPr>
            <w:color w:val="008080"/>
            <w:rPrChange w:id="4264" w:author="Caree2" w:date="2017-04-02T07:54:00Z">
              <w:rPr/>
            </w:rPrChange>
          </w:rPr>
          <w:tab/>
        </w:r>
      </w:ins>
    </w:p>
    <w:p w:rsidR="00A425BE" w:rsidRPr="00880017" w:rsidRDefault="00A425BE" w:rsidP="009D23E7">
      <w:pPr>
        <w:rPr>
          <w:ins w:id="4265" w:author="Caree2" w:date="2017-04-01T12:07:00Z"/>
          <w:color w:val="008080"/>
          <w:rPrChange w:id="4266" w:author="Caree2" w:date="2017-04-02T07:54:00Z">
            <w:rPr>
              <w:ins w:id="4267" w:author="Caree2" w:date="2017-04-01T12:07:00Z"/>
            </w:rPr>
          </w:rPrChange>
        </w:rPr>
        <w:pPrChange w:id="4268" w:author="Caree2" w:date="2017-04-02T07:10:00Z">
          <w:pPr>
            <w:pStyle w:val="StyleHeading114ptBoldUnderlineLeft"/>
          </w:pPr>
        </w:pPrChange>
      </w:pPr>
      <w:ins w:id="4269" w:author="Caree2" w:date="2017-04-01T12:07:00Z">
        <w:r w:rsidRPr="00880017">
          <w:rPr>
            <w:color w:val="008080"/>
            <w:rPrChange w:id="4270" w:author="Caree2" w:date="2017-04-02T07:54:00Z">
              <w:rPr/>
            </w:rPrChange>
          </w:rPr>
          <w:tab/>
        </w:r>
      </w:ins>
    </w:p>
    <w:p w:rsidR="00A425BE" w:rsidRPr="00880017" w:rsidRDefault="00A425BE" w:rsidP="009D23E7">
      <w:pPr>
        <w:rPr>
          <w:ins w:id="4271" w:author="Caree2" w:date="2017-04-01T12:07:00Z"/>
          <w:color w:val="008080"/>
          <w:rPrChange w:id="4272" w:author="Caree2" w:date="2017-04-02T07:54:00Z">
            <w:rPr>
              <w:ins w:id="4273" w:author="Caree2" w:date="2017-04-01T12:07:00Z"/>
            </w:rPr>
          </w:rPrChange>
        </w:rPr>
        <w:pPrChange w:id="4274" w:author="Caree2" w:date="2017-04-02T07:10:00Z">
          <w:pPr>
            <w:pStyle w:val="StyleHeading114ptBoldUnderlineLeft"/>
          </w:pPr>
        </w:pPrChange>
      </w:pPr>
      <w:ins w:id="4275" w:author="Caree2" w:date="2017-04-01T12:07:00Z">
        <w:r w:rsidRPr="00880017">
          <w:rPr>
            <w:color w:val="008080"/>
            <w:rPrChange w:id="4276" w:author="Caree2" w:date="2017-04-02T07:54:00Z">
              <w:rPr/>
            </w:rPrChange>
          </w:rPr>
          <w:t>}</w:t>
        </w:r>
      </w:ins>
    </w:p>
    <w:p w:rsidR="00A425BE" w:rsidRDefault="00A425BE" w:rsidP="009D23E7">
      <w:pPr>
        <w:rPr>
          <w:ins w:id="4277" w:author="Caree2" w:date="2017-04-01T12:07:00Z"/>
          <w:rFonts w:ascii="Times New Roman" w:hAnsi="Times New Roman"/>
          <w:b/>
          <w:bCs/>
          <w:color w:val="000000"/>
          <w:sz w:val="28"/>
          <w:szCs w:val="20"/>
        </w:rPr>
        <w:pPrChange w:id="4278" w:author="Caree2" w:date="2017-04-02T07:10:00Z">
          <w:pPr/>
        </w:pPrChange>
      </w:pPr>
      <w:ins w:id="4279" w:author="Caree2" w:date="2017-04-01T12:07:00Z">
        <w:r>
          <w:br w:type="page"/>
        </w:r>
      </w:ins>
    </w:p>
    <w:p w:rsidR="00A425BE" w:rsidRDefault="00A425BE" w:rsidP="00A425BE">
      <w:pPr>
        <w:pStyle w:val="StyleHeading114ptBoldUnderlineLeft"/>
        <w:rPr>
          <w:ins w:id="4280" w:author="Caree2" w:date="2017-04-01T12:06:00Z"/>
        </w:rPr>
      </w:pPr>
    </w:p>
    <w:p w:rsidR="00A425BE" w:rsidRDefault="00A425BE" w:rsidP="00A425BE">
      <w:pPr>
        <w:pStyle w:val="StyleHeading114ptBoldUnderlineLeft"/>
        <w:rPr>
          <w:ins w:id="4281" w:author="Caree2" w:date="2017-04-01T12:07:00Z"/>
        </w:rPr>
      </w:pPr>
      <w:bookmarkStart w:id="4282" w:name="_Toc478888060"/>
      <w:ins w:id="4283" w:author="Caree2" w:date="2017-04-01T12:07:00Z">
        <w:r w:rsidRPr="00EA03DE">
          <w:t>1.</w:t>
        </w:r>
        <w:r>
          <w:t>1</w:t>
        </w:r>
      </w:ins>
      <w:ins w:id="4284" w:author="Caree2" w:date="2017-04-02T07:36:00Z">
        <w:r w:rsidR="00B72EBA">
          <w:t>8</w:t>
        </w:r>
      </w:ins>
      <w:ins w:id="4285" w:author="Caree2" w:date="2017-04-01T12:07:00Z">
        <w:r w:rsidRPr="00EA03DE">
          <w:t xml:space="preserve"> </w:t>
        </w:r>
        <w:r>
          <w:t xml:space="preserve">–Create the </w:t>
        </w:r>
      </w:ins>
      <w:ins w:id="4286" w:author="Caree2" w:date="2017-04-02T07:10:00Z">
        <w:r w:rsidR="00D2380B" w:rsidRPr="00D2380B">
          <w:rPr>
            <w:rPrChange w:id="4287" w:author="Caree2" w:date="2017-04-02T07:10:00Z">
              <w:rPr>
                <w:rFonts w:ascii="Consolas" w:hAnsi="Consolas" w:cs="Consolas"/>
                <w:sz w:val="20"/>
              </w:rPr>
            </w:rPrChange>
          </w:rPr>
          <w:t xml:space="preserve">CartItem </w:t>
        </w:r>
      </w:ins>
      <w:ins w:id="4288" w:author="Caree2" w:date="2017-04-01T12:07:00Z">
        <w:r>
          <w:t xml:space="preserve">class in package </w:t>
        </w:r>
      </w:ins>
      <w:ins w:id="4289" w:author="Caree2" w:date="2017-04-02T07:10:00Z">
        <w:r w:rsidR="00D2380B">
          <w:t>second</w:t>
        </w:r>
      </w:ins>
      <w:bookmarkEnd w:id="4282"/>
    </w:p>
    <w:p w:rsidR="00926860" w:rsidRDefault="00926860" w:rsidP="00926860">
      <w:pPr>
        <w:pStyle w:val="StyleHeading114ptBoldUnderlineLeft"/>
        <w:rPr>
          <w:ins w:id="4290" w:author="Caree2" w:date="2017-04-01T12:07:00Z"/>
        </w:rPr>
      </w:pPr>
    </w:p>
    <w:p w:rsidR="00A425BE" w:rsidRPr="00880017" w:rsidRDefault="00A425BE" w:rsidP="00873481">
      <w:pPr>
        <w:rPr>
          <w:ins w:id="4291" w:author="Caree2" w:date="2017-04-01T12:07:00Z"/>
          <w:color w:val="008080"/>
          <w:rPrChange w:id="4292" w:author="Caree2" w:date="2017-04-02T07:54:00Z">
            <w:rPr>
              <w:ins w:id="4293" w:author="Caree2" w:date="2017-04-01T12:07:00Z"/>
            </w:rPr>
          </w:rPrChange>
        </w:rPr>
        <w:pPrChange w:id="4294" w:author="Caree2" w:date="2017-04-02T07:11:00Z">
          <w:pPr>
            <w:autoSpaceDE w:val="0"/>
            <w:autoSpaceDN w:val="0"/>
            <w:adjustRightInd w:val="0"/>
          </w:pPr>
        </w:pPrChange>
      </w:pPr>
      <w:ins w:id="4295" w:author="Caree2" w:date="2017-04-01T12:07:00Z">
        <w:r w:rsidRPr="00880017">
          <w:rPr>
            <w:color w:val="008080"/>
            <w:rPrChange w:id="4296" w:author="Caree2" w:date="2017-04-02T07:54:00Z">
              <w:rPr>
                <w:b/>
                <w:bCs/>
                <w:color w:val="7F0055"/>
              </w:rPr>
            </w:rPrChange>
          </w:rPr>
          <w:t>package com.rollingstone.springframework.basic.ioc.contructor.injection.collection.second;</w:t>
        </w:r>
      </w:ins>
    </w:p>
    <w:p w:rsidR="00A425BE" w:rsidRPr="00880017" w:rsidRDefault="00A425BE" w:rsidP="00873481">
      <w:pPr>
        <w:rPr>
          <w:ins w:id="4297" w:author="Caree2" w:date="2017-04-01T12:07:00Z"/>
          <w:color w:val="008080"/>
          <w:rPrChange w:id="4298" w:author="Caree2" w:date="2017-04-02T07:54:00Z">
            <w:rPr>
              <w:ins w:id="4299" w:author="Caree2" w:date="2017-04-01T12:07:00Z"/>
            </w:rPr>
          </w:rPrChange>
        </w:rPr>
        <w:pPrChange w:id="4300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301" w:author="Caree2" w:date="2017-04-01T12:07:00Z"/>
          <w:color w:val="008080"/>
          <w:rPrChange w:id="4302" w:author="Caree2" w:date="2017-04-02T07:54:00Z">
            <w:rPr>
              <w:ins w:id="4303" w:author="Caree2" w:date="2017-04-01T12:07:00Z"/>
            </w:rPr>
          </w:rPrChange>
        </w:rPr>
        <w:pPrChange w:id="4304" w:author="Caree2" w:date="2017-04-02T07:11:00Z">
          <w:pPr>
            <w:autoSpaceDE w:val="0"/>
            <w:autoSpaceDN w:val="0"/>
            <w:adjustRightInd w:val="0"/>
          </w:pPr>
        </w:pPrChange>
      </w:pPr>
      <w:ins w:id="4305" w:author="Caree2" w:date="2017-04-01T12:07:00Z">
        <w:r w:rsidRPr="00880017">
          <w:rPr>
            <w:color w:val="008080"/>
            <w:rPrChange w:id="4306" w:author="Caree2" w:date="2017-04-02T07:54:00Z">
              <w:rPr>
                <w:b/>
                <w:bCs/>
                <w:color w:val="7F0055"/>
              </w:rPr>
            </w:rPrChange>
          </w:rPr>
          <w:t>import java.time.LocalDate;</w:t>
        </w:r>
      </w:ins>
    </w:p>
    <w:p w:rsidR="00A425BE" w:rsidRPr="00880017" w:rsidRDefault="00A425BE" w:rsidP="00873481">
      <w:pPr>
        <w:rPr>
          <w:ins w:id="4307" w:author="Caree2" w:date="2017-04-01T12:07:00Z"/>
          <w:color w:val="008080"/>
          <w:rPrChange w:id="4308" w:author="Caree2" w:date="2017-04-02T07:54:00Z">
            <w:rPr>
              <w:ins w:id="4309" w:author="Caree2" w:date="2017-04-01T12:07:00Z"/>
            </w:rPr>
          </w:rPrChange>
        </w:rPr>
        <w:pPrChange w:id="4310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311" w:author="Caree2" w:date="2017-04-01T12:07:00Z"/>
          <w:color w:val="008080"/>
          <w:rPrChange w:id="4312" w:author="Caree2" w:date="2017-04-02T07:54:00Z">
            <w:rPr>
              <w:ins w:id="4313" w:author="Caree2" w:date="2017-04-01T12:07:00Z"/>
            </w:rPr>
          </w:rPrChange>
        </w:rPr>
        <w:pPrChange w:id="4314" w:author="Caree2" w:date="2017-04-02T07:11:00Z">
          <w:pPr>
            <w:autoSpaceDE w:val="0"/>
            <w:autoSpaceDN w:val="0"/>
            <w:adjustRightInd w:val="0"/>
          </w:pPr>
        </w:pPrChange>
      </w:pPr>
      <w:ins w:id="4315" w:author="Caree2" w:date="2017-04-01T12:07:00Z">
        <w:r w:rsidRPr="00880017">
          <w:rPr>
            <w:color w:val="008080"/>
            <w:rPrChange w:id="4316" w:author="Caree2" w:date="2017-04-02T07:54:00Z">
              <w:rPr>
                <w:b/>
                <w:bCs/>
                <w:color w:val="7F0055"/>
              </w:rPr>
            </w:rPrChange>
          </w:rPr>
          <w:t>public class CartItem {</w:t>
        </w:r>
      </w:ins>
    </w:p>
    <w:p w:rsidR="00A425BE" w:rsidRPr="00880017" w:rsidRDefault="00A425BE" w:rsidP="00873481">
      <w:pPr>
        <w:rPr>
          <w:ins w:id="4317" w:author="Caree2" w:date="2017-04-01T12:07:00Z"/>
          <w:color w:val="008080"/>
          <w:rPrChange w:id="4318" w:author="Caree2" w:date="2017-04-02T07:54:00Z">
            <w:rPr>
              <w:ins w:id="4319" w:author="Caree2" w:date="2017-04-01T12:07:00Z"/>
            </w:rPr>
          </w:rPrChange>
        </w:rPr>
        <w:pPrChange w:id="4320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321" w:author="Caree2" w:date="2017-04-01T12:07:00Z"/>
          <w:color w:val="008080"/>
          <w:rPrChange w:id="4322" w:author="Caree2" w:date="2017-04-02T07:54:00Z">
            <w:rPr>
              <w:ins w:id="4323" w:author="Caree2" w:date="2017-04-01T12:07:00Z"/>
            </w:rPr>
          </w:rPrChange>
        </w:rPr>
        <w:pPrChange w:id="4324" w:author="Caree2" w:date="2017-04-02T07:11:00Z">
          <w:pPr>
            <w:autoSpaceDE w:val="0"/>
            <w:autoSpaceDN w:val="0"/>
            <w:adjustRightInd w:val="0"/>
          </w:pPr>
        </w:pPrChange>
      </w:pPr>
      <w:ins w:id="4325" w:author="Caree2" w:date="2017-04-01T12:07:00Z">
        <w:r w:rsidRPr="00880017">
          <w:rPr>
            <w:color w:val="008080"/>
            <w:rPrChange w:id="4326" w:author="Caree2" w:date="2017-04-02T07:54:00Z">
              <w:rPr/>
            </w:rPrChange>
          </w:rPr>
          <w:tab/>
          <w:t>private long itemID;</w:t>
        </w:r>
      </w:ins>
    </w:p>
    <w:p w:rsidR="00A425BE" w:rsidRPr="00880017" w:rsidRDefault="00A425BE" w:rsidP="00873481">
      <w:pPr>
        <w:rPr>
          <w:ins w:id="4327" w:author="Caree2" w:date="2017-04-01T12:07:00Z"/>
          <w:color w:val="008080"/>
          <w:rPrChange w:id="4328" w:author="Caree2" w:date="2017-04-02T07:54:00Z">
            <w:rPr>
              <w:ins w:id="4329" w:author="Caree2" w:date="2017-04-01T12:07:00Z"/>
            </w:rPr>
          </w:rPrChange>
        </w:rPr>
        <w:pPrChange w:id="4330" w:author="Caree2" w:date="2017-04-02T07:11:00Z">
          <w:pPr>
            <w:autoSpaceDE w:val="0"/>
            <w:autoSpaceDN w:val="0"/>
            <w:adjustRightInd w:val="0"/>
          </w:pPr>
        </w:pPrChange>
      </w:pPr>
      <w:ins w:id="4331" w:author="Caree2" w:date="2017-04-01T12:07:00Z">
        <w:r w:rsidRPr="00880017">
          <w:rPr>
            <w:color w:val="008080"/>
            <w:rPrChange w:id="4332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4333" w:author="Caree2" w:date="2017-04-01T12:07:00Z"/>
          <w:color w:val="008080"/>
          <w:rPrChange w:id="4334" w:author="Caree2" w:date="2017-04-02T07:54:00Z">
            <w:rPr>
              <w:ins w:id="4335" w:author="Caree2" w:date="2017-04-01T12:07:00Z"/>
            </w:rPr>
          </w:rPrChange>
        </w:rPr>
        <w:pPrChange w:id="4336" w:author="Caree2" w:date="2017-04-02T07:11:00Z">
          <w:pPr>
            <w:autoSpaceDE w:val="0"/>
            <w:autoSpaceDN w:val="0"/>
            <w:adjustRightInd w:val="0"/>
          </w:pPr>
        </w:pPrChange>
      </w:pPr>
      <w:ins w:id="4337" w:author="Caree2" w:date="2017-04-01T12:07:00Z">
        <w:r w:rsidRPr="00880017">
          <w:rPr>
            <w:color w:val="008080"/>
            <w:rPrChange w:id="4338" w:author="Caree2" w:date="2017-04-02T07:54:00Z">
              <w:rPr/>
            </w:rPrChange>
          </w:rPr>
          <w:tab/>
          <w:t>private String cartItemName;</w:t>
        </w:r>
      </w:ins>
    </w:p>
    <w:p w:rsidR="00A425BE" w:rsidRPr="00880017" w:rsidRDefault="00A425BE" w:rsidP="00873481">
      <w:pPr>
        <w:rPr>
          <w:ins w:id="4339" w:author="Caree2" w:date="2017-04-01T12:07:00Z"/>
          <w:color w:val="008080"/>
          <w:rPrChange w:id="4340" w:author="Caree2" w:date="2017-04-02T07:54:00Z">
            <w:rPr>
              <w:ins w:id="4341" w:author="Caree2" w:date="2017-04-01T12:07:00Z"/>
            </w:rPr>
          </w:rPrChange>
        </w:rPr>
        <w:pPrChange w:id="4342" w:author="Caree2" w:date="2017-04-02T07:11:00Z">
          <w:pPr>
            <w:autoSpaceDE w:val="0"/>
            <w:autoSpaceDN w:val="0"/>
            <w:adjustRightInd w:val="0"/>
          </w:pPr>
        </w:pPrChange>
      </w:pPr>
      <w:ins w:id="4343" w:author="Caree2" w:date="2017-04-01T12:07:00Z">
        <w:r w:rsidRPr="00880017">
          <w:rPr>
            <w:color w:val="008080"/>
            <w:rPrChange w:id="4344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4345" w:author="Caree2" w:date="2017-04-01T12:07:00Z"/>
          <w:color w:val="008080"/>
          <w:rPrChange w:id="4346" w:author="Caree2" w:date="2017-04-02T07:54:00Z">
            <w:rPr>
              <w:ins w:id="4347" w:author="Caree2" w:date="2017-04-01T12:07:00Z"/>
            </w:rPr>
          </w:rPrChange>
        </w:rPr>
        <w:pPrChange w:id="4348" w:author="Caree2" w:date="2017-04-02T07:11:00Z">
          <w:pPr>
            <w:autoSpaceDE w:val="0"/>
            <w:autoSpaceDN w:val="0"/>
            <w:adjustRightInd w:val="0"/>
          </w:pPr>
        </w:pPrChange>
      </w:pPr>
      <w:ins w:id="4349" w:author="Caree2" w:date="2017-04-01T12:07:00Z">
        <w:r w:rsidRPr="00880017">
          <w:rPr>
            <w:color w:val="008080"/>
            <w:rPrChange w:id="4350" w:author="Caree2" w:date="2017-04-02T07:54:00Z">
              <w:rPr/>
            </w:rPrChange>
          </w:rPr>
          <w:tab/>
          <w:t>private LocalDate mfgDate;</w:t>
        </w:r>
      </w:ins>
    </w:p>
    <w:p w:rsidR="00A425BE" w:rsidRPr="00880017" w:rsidRDefault="00A425BE" w:rsidP="00873481">
      <w:pPr>
        <w:rPr>
          <w:ins w:id="4351" w:author="Caree2" w:date="2017-04-01T12:07:00Z"/>
          <w:color w:val="008080"/>
          <w:rPrChange w:id="4352" w:author="Caree2" w:date="2017-04-02T07:54:00Z">
            <w:rPr>
              <w:ins w:id="4353" w:author="Caree2" w:date="2017-04-01T12:07:00Z"/>
            </w:rPr>
          </w:rPrChange>
        </w:rPr>
        <w:pPrChange w:id="4354" w:author="Caree2" w:date="2017-04-02T07:11:00Z">
          <w:pPr>
            <w:autoSpaceDE w:val="0"/>
            <w:autoSpaceDN w:val="0"/>
            <w:adjustRightInd w:val="0"/>
          </w:pPr>
        </w:pPrChange>
      </w:pPr>
      <w:ins w:id="4355" w:author="Caree2" w:date="2017-04-01T12:07:00Z">
        <w:r w:rsidRPr="00880017">
          <w:rPr>
            <w:color w:val="008080"/>
            <w:rPrChange w:id="4356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4357" w:author="Caree2" w:date="2017-04-01T12:07:00Z"/>
          <w:color w:val="008080"/>
          <w:rPrChange w:id="4358" w:author="Caree2" w:date="2017-04-02T07:54:00Z">
            <w:rPr>
              <w:ins w:id="4359" w:author="Caree2" w:date="2017-04-01T12:07:00Z"/>
            </w:rPr>
          </w:rPrChange>
        </w:rPr>
        <w:pPrChange w:id="4360" w:author="Caree2" w:date="2017-04-02T07:11:00Z">
          <w:pPr>
            <w:autoSpaceDE w:val="0"/>
            <w:autoSpaceDN w:val="0"/>
            <w:adjustRightInd w:val="0"/>
          </w:pPr>
        </w:pPrChange>
      </w:pPr>
      <w:ins w:id="4361" w:author="Caree2" w:date="2017-04-01T12:07:00Z">
        <w:r w:rsidRPr="00880017">
          <w:rPr>
            <w:color w:val="008080"/>
            <w:rPrChange w:id="4362" w:author="Caree2" w:date="2017-04-02T07:54:00Z">
              <w:rPr/>
            </w:rPrChange>
          </w:rPr>
          <w:tab/>
          <w:t>private LocalDate expiryDate;</w:t>
        </w:r>
      </w:ins>
    </w:p>
    <w:p w:rsidR="00A425BE" w:rsidRPr="00880017" w:rsidRDefault="00A425BE" w:rsidP="00873481">
      <w:pPr>
        <w:rPr>
          <w:ins w:id="4363" w:author="Caree2" w:date="2017-04-01T12:07:00Z"/>
          <w:color w:val="008080"/>
          <w:rPrChange w:id="4364" w:author="Caree2" w:date="2017-04-02T07:54:00Z">
            <w:rPr>
              <w:ins w:id="4365" w:author="Caree2" w:date="2017-04-01T12:07:00Z"/>
            </w:rPr>
          </w:rPrChange>
        </w:rPr>
        <w:pPrChange w:id="4366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367" w:author="Caree2" w:date="2017-04-01T12:07:00Z"/>
          <w:color w:val="008080"/>
          <w:rPrChange w:id="4368" w:author="Caree2" w:date="2017-04-02T07:54:00Z">
            <w:rPr>
              <w:ins w:id="4369" w:author="Caree2" w:date="2017-04-01T12:07:00Z"/>
            </w:rPr>
          </w:rPrChange>
        </w:rPr>
        <w:pPrChange w:id="4370" w:author="Caree2" w:date="2017-04-02T07:11:00Z">
          <w:pPr>
            <w:autoSpaceDE w:val="0"/>
            <w:autoSpaceDN w:val="0"/>
            <w:adjustRightInd w:val="0"/>
          </w:pPr>
        </w:pPrChange>
      </w:pPr>
      <w:ins w:id="4371" w:author="Caree2" w:date="2017-04-01T12:07:00Z">
        <w:r w:rsidRPr="00880017">
          <w:rPr>
            <w:color w:val="008080"/>
            <w:rPrChange w:id="4372" w:author="Caree2" w:date="2017-04-02T07:54:00Z">
              <w:rPr/>
            </w:rPrChange>
          </w:rPr>
          <w:tab/>
          <w:t>public long getItemID() {</w:t>
        </w:r>
      </w:ins>
    </w:p>
    <w:p w:rsidR="00A425BE" w:rsidRPr="00880017" w:rsidRDefault="00A425BE" w:rsidP="00873481">
      <w:pPr>
        <w:rPr>
          <w:ins w:id="4373" w:author="Caree2" w:date="2017-04-01T12:07:00Z"/>
          <w:color w:val="008080"/>
          <w:rPrChange w:id="4374" w:author="Caree2" w:date="2017-04-02T07:54:00Z">
            <w:rPr>
              <w:ins w:id="4375" w:author="Caree2" w:date="2017-04-01T12:07:00Z"/>
            </w:rPr>
          </w:rPrChange>
        </w:rPr>
        <w:pPrChange w:id="4376" w:author="Caree2" w:date="2017-04-02T07:11:00Z">
          <w:pPr>
            <w:autoSpaceDE w:val="0"/>
            <w:autoSpaceDN w:val="0"/>
            <w:adjustRightInd w:val="0"/>
          </w:pPr>
        </w:pPrChange>
      </w:pPr>
      <w:ins w:id="4377" w:author="Caree2" w:date="2017-04-01T12:07:00Z">
        <w:r w:rsidRPr="00880017">
          <w:rPr>
            <w:color w:val="008080"/>
            <w:rPrChange w:id="4378" w:author="Caree2" w:date="2017-04-02T07:54:00Z">
              <w:rPr/>
            </w:rPrChange>
          </w:rPr>
          <w:tab/>
        </w:r>
        <w:r w:rsidRPr="00880017">
          <w:rPr>
            <w:color w:val="008080"/>
            <w:rPrChange w:id="4379" w:author="Caree2" w:date="2017-04-02T07:54:00Z">
              <w:rPr/>
            </w:rPrChange>
          </w:rPr>
          <w:tab/>
          <w:t>return itemID;</w:t>
        </w:r>
      </w:ins>
    </w:p>
    <w:p w:rsidR="00A425BE" w:rsidRPr="00880017" w:rsidRDefault="00A425BE" w:rsidP="00873481">
      <w:pPr>
        <w:rPr>
          <w:ins w:id="4380" w:author="Caree2" w:date="2017-04-01T12:07:00Z"/>
          <w:color w:val="008080"/>
          <w:rPrChange w:id="4381" w:author="Caree2" w:date="2017-04-02T07:54:00Z">
            <w:rPr>
              <w:ins w:id="4382" w:author="Caree2" w:date="2017-04-01T12:07:00Z"/>
            </w:rPr>
          </w:rPrChange>
        </w:rPr>
        <w:pPrChange w:id="4383" w:author="Caree2" w:date="2017-04-02T07:11:00Z">
          <w:pPr>
            <w:autoSpaceDE w:val="0"/>
            <w:autoSpaceDN w:val="0"/>
            <w:adjustRightInd w:val="0"/>
          </w:pPr>
        </w:pPrChange>
      </w:pPr>
      <w:ins w:id="4384" w:author="Caree2" w:date="2017-04-01T12:07:00Z">
        <w:r w:rsidRPr="00880017">
          <w:rPr>
            <w:color w:val="008080"/>
            <w:rPrChange w:id="4385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386" w:author="Caree2" w:date="2017-04-01T12:07:00Z"/>
          <w:color w:val="008080"/>
          <w:rPrChange w:id="4387" w:author="Caree2" w:date="2017-04-02T07:54:00Z">
            <w:rPr>
              <w:ins w:id="4388" w:author="Caree2" w:date="2017-04-01T12:07:00Z"/>
            </w:rPr>
          </w:rPrChange>
        </w:rPr>
        <w:pPrChange w:id="4389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390" w:author="Caree2" w:date="2017-04-01T12:07:00Z"/>
          <w:color w:val="008080"/>
          <w:rPrChange w:id="4391" w:author="Caree2" w:date="2017-04-02T07:54:00Z">
            <w:rPr>
              <w:ins w:id="4392" w:author="Caree2" w:date="2017-04-01T12:07:00Z"/>
            </w:rPr>
          </w:rPrChange>
        </w:rPr>
        <w:pPrChange w:id="4393" w:author="Caree2" w:date="2017-04-02T07:11:00Z">
          <w:pPr>
            <w:autoSpaceDE w:val="0"/>
            <w:autoSpaceDN w:val="0"/>
            <w:adjustRightInd w:val="0"/>
          </w:pPr>
        </w:pPrChange>
      </w:pPr>
      <w:ins w:id="4394" w:author="Caree2" w:date="2017-04-01T12:07:00Z">
        <w:r w:rsidRPr="00880017">
          <w:rPr>
            <w:color w:val="008080"/>
            <w:rPrChange w:id="4395" w:author="Caree2" w:date="2017-04-02T07:54:00Z">
              <w:rPr/>
            </w:rPrChange>
          </w:rPr>
          <w:tab/>
          <w:t>public void setItemID(long itemID) {</w:t>
        </w:r>
      </w:ins>
    </w:p>
    <w:p w:rsidR="00A425BE" w:rsidRPr="00880017" w:rsidRDefault="00A425BE" w:rsidP="00873481">
      <w:pPr>
        <w:rPr>
          <w:ins w:id="4396" w:author="Caree2" w:date="2017-04-01T12:07:00Z"/>
          <w:color w:val="008080"/>
          <w:rPrChange w:id="4397" w:author="Caree2" w:date="2017-04-02T07:54:00Z">
            <w:rPr>
              <w:ins w:id="4398" w:author="Caree2" w:date="2017-04-01T12:07:00Z"/>
            </w:rPr>
          </w:rPrChange>
        </w:rPr>
        <w:pPrChange w:id="4399" w:author="Caree2" w:date="2017-04-02T07:11:00Z">
          <w:pPr>
            <w:autoSpaceDE w:val="0"/>
            <w:autoSpaceDN w:val="0"/>
            <w:adjustRightInd w:val="0"/>
          </w:pPr>
        </w:pPrChange>
      </w:pPr>
      <w:ins w:id="4400" w:author="Caree2" w:date="2017-04-01T12:07:00Z">
        <w:r w:rsidRPr="00880017">
          <w:rPr>
            <w:color w:val="008080"/>
            <w:rPrChange w:id="4401" w:author="Caree2" w:date="2017-04-02T07:54:00Z">
              <w:rPr/>
            </w:rPrChange>
          </w:rPr>
          <w:tab/>
        </w:r>
        <w:r w:rsidRPr="00880017">
          <w:rPr>
            <w:color w:val="008080"/>
            <w:rPrChange w:id="4402" w:author="Caree2" w:date="2017-04-02T07:54:00Z">
              <w:rPr/>
            </w:rPrChange>
          </w:rPr>
          <w:tab/>
          <w:t>this.itemID = itemID;</w:t>
        </w:r>
      </w:ins>
    </w:p>
    <w:p w:rsidR="00A425BE" w:rsidRPr="00880017" w:rsidRDefault="00A425BE" w:rsidP="00873481">
      <w:pPr>
        <w:rPr>
          <w:ins w:id="4403" w:author="Caree2" w:date="2017-04-01T12:07:00Z"/>
          <w:color w:val="008080"/>
          <w:rPrChange w:id="4404" w:author="Caree2" w:date="2017-04-02T07:54:00Z">
            <w:rPr>
              <w:ins w:id="4405" w:author="Caree2" w:date="2017-04-01T12:07:00Z"/>
            </w:rPr>
          </w:rPrChange>
        </w:rPr>
        <w:pPrChange w:id="4406" w:author="Caree2" w:date="2017-04-02T07:11:00Z">
          <w:pPr>
            <w:autoSpaceDE w:val="0"/>
            <w:autoSpaceDN w:val="0"/>
            <w:adjustRightInd w:val="0"/>
          </w:pPr>
        </w:pPrChange>
      </w:pPr>
      <w:ins w:id="4407" w:author="Caree2" w:date="2017-04-01T12:07:00Z">
        <w:r w:rsidRPr="00880017">
          <w:rPr>
            <w:color w:val="008080"/>
            <w:rPrChange w:id="4408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409" w:author="Caree2" w:date="2017-04-01T12:07:00Z"/>
          <w:color w:val="008080"/>
          <w:rPrChange w:id="4410" w:author="Caree2" w:date="2017-04-02T07:54:00Z">
            <w:rPr>
              <w:ins w:id="4411" w:author="Caree2" w:date="2017-04-01T12:07:00Z"/>
            </w:rPr>
          </w:rPrChange>
        </w:rPr>
        <w:pPrChange w:id="4412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413" w:author="Caree2" w:date="2017-04-01T12:07:00Z"/>
          <w:color w:val="008080"/>
          <w:rPrChange w:id="4414" w:author="Caree2" w:date="2017-04-02T07:54:00Z">
            <w:rPr>
              <w:ins w:id="4415" w:author="Caree2" w:date="2017-04-01T12:07:00Z"/>
            </w:rPr>
          </w:rPrChange>
        </w:rPr>
        <w:pPrChange w:id="4416" w:author="Caree2" w:date="2017-04-02T07:11:00Z">
          <w:pPr>
            <w:autoSpaceDE w:val="0"/>
            <w:autoSpaceDN w:val="0"/>
            <w:adjustRightInd w:val="0"/>
          </w:pPr>
        </w:pPrChange>
      </w:pPr>
      <w:ins w:id="4417" w:author="Caree2" w:date="2017-04-01T12:07:00Z">
        <w:r w:rsidRPr="00880017">
          <w:rPr>
            <w:color w:val="008080"/>
            <w:rPrChange w:id="4418" w:author="Caree2" w:date="2017-04-02T07:54:00Z">
              <w:rPr/>
            </w:rPrChange>
          </w:rPr>
          <w:tab/>
          <w:t>public String getCartItemName() {</w:t>
        </w:r>
      </w:ins>
    </w:p>
    <w:p w:rsidR="00A425BE" w:rsidRPr="00880017" w:rsidRDefault="00A425BE" w:rsidP="00873481">
      <w:pPr>
        <w:rPr>
          <w:ins w:id="4419" w:author="Caree2" w:date="2017-04-01T12:07:00Z"/>
          <w:color w:val="008080"/>
          <w:rPrChange w:id="4420" w:author="Caree2" w:date="2017-04-02T07:54:00Z">
            <w:rPr>
              <w:ins w:id="4421" w:author="Caree2" w:date="2017-04-01T12:07:00Z"/>
            </w:rPr>
          </w:rPrChange>
        </w:rPr>
        <w:pPrChange w:id="4422" w:author="Caree2" w:date="2017-04-02T07:11:00Z">
          <w:pPr>
            <w:autoSpaceDE w:val="0"/>
            <w:autoSpaceDN w:val="0"/>
            <w:adjustRightInd w:val="0"/>
          </w:pPr>
        </w:pPrChange>
      </w:pPr>
      <w:ins w:id="4423" w:author="Caree2" w:date="2017-04-01T12:07:00Z">
        <w:r w:rsidRPr="00880017">
          <w:rPr>
            <w:color w:val="008080"/>
            <w:rPrChange w:id="4424" w:author="Caree2" w:date="2017-04-02T07:54:00Z">
              <w:rPr/>
            </w:rPrChange>
          </w:rPr>
          <w:tab/>
        </w:r>
        <w:r w:rsidRPr="00880017">
          <w:rPr>
            <w:color w:val="008080"/>
            <w:rPrChange w:id="4425" w:author="Caree2" w:date="2017-04-02T07:54:00Z">
              <w:rPr/>
            </w:rPrChange>
          </w:rPr>
          <w:tab/>
          <w:t>return cartItemName;</w:t>
        </w:r>
      </w:ins>
    </w:p>
    <w:p w:rsidR="00A425BE" w:rsidRPr="00880017" w:rsidRDefault="00A425BE" w:rsidP="00873481">
      <w:pPr>
        <w:rPr>
          <w:ins w:id="4426" w:author="Caree2" w:date="2017-04-01T12:07:00Z"/>
          <w:color w:val="008080"/>
          <w:rPrChange w:id="4427" w:author="Caree2" w:date="2017-04-02T07:54:00Z">
            <w:rPr>
              <w:ins w:id="4428" w:author="Caree2" w:date="2017-04-01T12:07:00Z"/>
            </w:rPr>
          </w:rPrChange>
        </w:rPr>
        <w:pPrChange w:id="4429" w:author="Caree2" w:date="2017-04-02T07:11:00Z">
          <w:pPr>
            <w:autoSpaceDE w:val="0"/>
            <w:autoSpaceDN w:val="0"/>
            <w:adjustRightInd w:val="0"/>
          </w:pPr>
        </w:pPrChange>
      </w:pPr>
      <w:ins w:id="4430" w:author="Caree2" w:date="2017-04-01T12:07:00Z">
        <w:r w:rsidRPr="00880017">
          <w:rPr>
            <w:color w:val="008080"/>
            <w:rPrChange w:id="4431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432" w:author="Caree2" w:date="2017-04-01T12:07:00Z"/>
          <w:color w:val="008080"/>
          <w:rPrChange w:id="4433" w:author="Caree2" w:date="2017-04-02T07:54:00Z">
            <w:rPr>
              <w:ins w:id="4434" w:author="Caree2" w:date="2017-04-01T12:07:00Z"/>
            </w:rPr>
          </w:rPrChange>
        </w:rPr>
        <w:pPrChange w:id="4435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436" w:author="Caree2" w:date="2017-04-01T12:07:00Z"/>
          <w:color w:val="008080"/>
          <w:rPrChange w:id="4437" w:author="Caree2" w:date="2017-04-02T07:54:00Z">
            <w:rPr>
              <w:ins w:id="4438" w:author="Caree2" w:date="2017-04-01T12:07:00Z"/>
            </w:rPr>
          </w:rPrChange>
        </w:rPr>
        <w:pPrChange w:id="4439" w:author="Caree2" w:date="2017-04-02T07:11:00Z">
          <w:pPr>
            <w:autoSpaceDE w:val="0"/>
            <w:autoSpaceDN w:val="0"/>
            <w:adjustRightInd w:val="0"/>
          </w:pPr>
        </w:pPrChange>
      </w:pPr>
      <w:ins w:id="4440" w:author="Caree2" w:date="2017-04-01T12:07:00Z">
        <w:r w:rsidRPr="00880017">
          <w:rPr>
            <w:color w:val="008080"/>
            <w:rPrChange w:id="4441" w:author="Caree2" w:date="2017-04-02T07:54:00Z">
              <w:rPr/>
            </w:rPrChange>
          </w:rPr>
          <w:tab/>
          <w:t>public void setCartItemName(String cartItemName) {</w:t>
        </w:r>
      </w:ins>
    </w:p>
    <w:p w:rsidR="00A425BE" w:rsidRPr="00880017" w:rsidRDefault="00A425BE" w:rsidP="00873481">
      <w:pPr>
        <w:rPr>
          <w:ins w:id="4442" w:author="Caree2" w:date="2017-04-01T12:07:00Z"/>
          <w:color w:val="008080"/>
          <w:rPrChange w:id="4443" w:author="Caree2" w:date="2017-04-02T07:54:00Z">
            <w:rPr>
              <w:ins w:id="4444" w:author="Caree2" w:date="2017-04-01T12:07:00Z"/>
            </w:rPr>
          </w:rPrChange>
        </w:rPr>
        <w:pPrChange w:id="4445" w:author="Caree2" w:date="2017-04-02T07:11:00Z">
          <w:pPr>
            <w:autoSpaceDE w:val="0"/>
            <w:autoSpaceDN w:val="0"/>
            <w:adjustRightInd w:val="0"/>
          </w:pPr>
        </w:pPrChange>
      </w:pPr>
      <w:ins w:id="4446" w:author="Caree2" w:date="2017-04-01T12:07:00Z">
        <w:r w:rsidRPr="00880017">
          <w:rPr>
            <w:color w:val="008080"/>
            <w:rPrChange w:id="4447" w:author="Caree2" w:date="2017-04-02T07:54:00Z">
              <w:rPr/>
            </w:rPrChange>
          </w:rPr>
          <w:tab/>
        </w:r>
        <w:r w:rsidRPr="00880017">
          <w:rPr>
            <w:color w:val="008080"/>
            <w:rPrChange w:id="4448" w:author="Caree2" w:date="2017-04-02T07:54:00Z">
              <w:rPr/>
            </w:rPrChange>
          </w:rPr>
          <w:tab/>
          <w:t>this.cartItemName = cartItemName;</w:t>
        </w:r>
      </w:ins>
    </w:p>
    <w:p w:rsidR="00A425BE" w:rsidRPr="00880017" w:rsidRDefault="00A425BE" w:rsidP="00873481">
      <w:pPr>
        <w:rPr>
          <w:ins w:id="4449" w:author="Caree2" w:date="2017-04-01T12:07:00Z"/>
          <w:color w:val="008080"/>
          <w:rPrChange w:id="4450" w:author="Caree2" w:date="2017-04-02T07:54:00Z">
            <w:rPr>
              <w:ins w:id="4451" w:author="Caree2" w:date="2017-04-01T12:07:00Z"/>
            </w:rPr>
          </w:rPrChange>
        </w:rPr>
        <w:pPrChange w:id="4452" w:author="Caree2" w:date="2017-04-02T07:11:00Z">
          <w:pPr>
            <w:autoSpaceDE w:val="0"/>
            <w:autoSpaceDN w:val="0"/>
            <w:adjustRightInd w:val="0"/>
          </w:pPr>
        </w:pPrChange>
      </w:pPr>
      <w:ins w:id="4453" w:author="Caree2" w:date="2017-04-01T12:07:00Z">
        <w:r w:rsidRPr="00880017">
          <w:rPr>
            <w:color w:val="008080"/>
            <w:rPrChange w:id="4454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455" w:author="Caree2" w:date="2017-04-01T12:07:00Z"/>
          <w:color w:val="008080"/>
          <w:rPrChange w:id="4456" w:author="Caree2" w:date="2017-04-02T07:54:00Z">
            <w:rPr>
              <w:ins w:id="4457" w:author="Caree2" w:date="2017-04-01T12:07:00Z"/>
            </w:rPr>
          </w:rPrChange>
        </w:rPr>
        <w:pPrChange w:id="4458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459" w:author="Caree2" w:date="2017-04-01T12:07:00Z"/>
          <w:color w:val="008080"/>
          <w:rPrChange w:id="4460" w:author="Caree2" w:date="2017-04-02T07:54:00Z">
            <w:rPr>
              <w:ins w:id="4461" w:author="Caree2" w:date="2017-04-01T12:07:00Z"/>
            </w:rPr>
          </w:rPrChange>
        </w:rPr>
        <w:pPrChange w:id="4462" w:author="Caree2" w:date="2017-04-02T07:11:00Z">
          <w:pPr>
            <w:autoSpaceDE w:val="0"/>
            <w:autoSpaceDN w:val="0"/>
            <w:adjustRightInd w:val="0"/>
          </w:pPr>
        </w:pPrChange>
      </w:pPr>
      <w:ins w:id="4463" w:author="Caree2" w:date="2017-04-01T12:07:00Z">
        <w:r w:rsidRPr="00880017">
          <w:rPr>
            <w:color w:val="008080"/>
            <w:rPrChange w:id="4464" w:author="Caree2" w:date="2017-04-02T07:54:00Z">
              <w:rPr/>
            </w:rPrChange>
          </w:rPr>
          <w:tab/>
          <w:t>public LocalDate getMfgDate() {</w:t>
        </w:r>
      </w:ins>
    </w:p>
    <w:p w:rsidR="00A425BE" w:rsidRPr="00880017" w:rsidRDefault="00A425BE" w:rsidP="00873481">
      <w:pPr>
        <w:rPr>
          <w:ins w:id="4465" w:author="Caree2" w:date="2017-04-01T12:07:00Z"/>
          <w:color w:val="008080"/>
          <w:rPrChange w:id="4466" w:author="Caree2" w:date="2017-04-02T07:54:00Z">
            <w:rPr>
              <w:ins w:id="4467" w:author="Caree2" w:date="2017-04-01T12:07:00Z"/>
            </w:rPr>
          </w:rPrChange>
        </w:rPr>
        <w:pPrChange w:id="4468" w:author="Caree2" w:date="2017-04-02T07:11:00Z">
          <w:pPr>
            <w:autoSpaceDE w:val="0"/>
            <w:autoSpaceDN w:val="0"/>
            <w:adjustRightInd w:val="0"/>
          </w:pPr>
        </w:pPrChange>
      </w:pPr>
      <w:ins w:id="4469" w:author="Caree2" w:date="2017-04-01T12:07:00Z">
        <w:r w:rsidRPr="00880017">
          <w:rPr>
            <w:color w:val="008080"/>
            <w:rPrChange w:id="4470" w:author="Caree2" w:date="2017-04-02T07:54:00Z">
              <w:rPr/>
            </w:rPrChange>
          </w:rPr>
          <w:tab/>
        </w:r>
        <w:r w:rsidRPr="00880017">
          <w:rPr>
            <w:color w:val="008080"/>
            <w:rPrChange w:id="4471" w:author="Caree2" w:date="2017-04-02T07:54:00Z">
              <w:rPr/>
            </w:rPrChange>
          </w:rPr>
          <w:tab/>
          <w:t>return mfgDate;</w:t>
        </w:r>
      </w:ins>
    </w:p>
    <w:p w:rsidR="00A425BE" w:rsidRPr="00880017" w:rsidRDefault="00A425BE" w:rsidP="00873481">
      <w:pPr>
        <w:rPr>
          <w:ins w:id="4472" w:author="Caree2" w:date="2017-04-01T12:07:00Z"/>
          <w:color w:val="008080"/>
          <w:rPrChange w:id="4473" w:author="Caree2" w:date="2017-04-02T07:54:00Z">
            <w:rPr>
              <w:ins w:id="4474" w:author="Caree2" w:date="2017-04-01T12:07:00Z"/>
            </w:rPr>
          </w:rPrChange>
        </w:rPr>
        <w:pPrChange w:id="4475" w:author="Caree2" w:date="2017-04-02T07:11:00Z">
          <w:pPr>
            <w:autoSpaceDE w:val="0"/>
            <w:autoSpaceDN w:val="0"/>
            <w:adjustRightInd w:val="0"/>
          </w:pPr>
        </w:pPrChange>
      </w:pPr>
      <w:ins w:id="4476" w:author="Caree2" w:date="2017-04-01T12:07:00Z">
        <w:r w:rsidRPr="00880017">
          <w:rPr>
            <w:color w:val="008080"/>
            <w:rPrChange w:id="4477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478" w:author="Caree2" w:date="2017-04-01T12:07:00Z"/>
          <w:color w:val="008080"/>
          <w:rPrChange w:id="4479" w:author="Caree2" w:date="2017-04-02T07:54:00Z">
            <w:rPr>
              <w:ins w:id="4480" w:author="Caree2" w:date="2017-04-01T12:07:00Z"/>
            </w:rPr>
          </w:rPrChange>
        </w:rPr>
        <w:pPrChange w:id="4481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482" w:author="Caree2" w:date="2017-04-01T12:07:00Z"/>
          <w:color w:val="008080"/>
          <w:rPrChange w:id="4483" w:author="Caree2" w:date="2017-04-02T07:54:00Z">
            <w:rPr>
              <w:ins w:id="4484" w:author="Caree2" w:date="2017-04-01T12:07:00Z"/>
            </w:rPr>
          </w:rPrChange>
        </w:rPr>
        <w:pPrChange w:id="4485" w:author="Caree2" w:date="2017-04-02T07:11:00Z">
          <w:pPr>
            <w:autoSpaceDE w:val="0"/>
            <w:autoSpaceDN w:val="0"/>
            <w:adjustRightInd w:val="0"/>
          </w:pPr>
        </w:pPrChange>
      </w:pPr>
      <w:ins w:id="4486" w:author="Caree2" w:date="2017-04-01T12:07:00Z">
        <w:r w:rsidRPr="00880017">
          <w:rPr>
            <w:color w:val="008080"/>
            <w:rPrChange w:id="4487" w:author="Caree2" w:date="2017-04-02T07:54:00Z">
              <w:rPr/>
            </w:rPrChange>
          </w:rPr>
          <w:tab/>
          <w:t>public void setMfgDate(LocalDate mfgDate) {</w:t>
        </w:r>
      </w:ins>
    </w:p>
    <w:p w:rsidR="00A425BE" w:rsidRPr="00880017" w:rsidRDefault="00A425BE" w:rsidP="00873481">
      <w:pPr>
        <w:rPr>
          <w:ins w:id="4488" w:author="Caree2" w:date="2017-04-01T12:07:00Z"/>
          <w:color w:val="008080"/>
          <w:rPrChange w:id="4489" w:author="Caree2" w:date="2017-04-02T07:54:00Z">
            <w:rPr>
              <w:ins w:id="4490" w:author="Caree2" w:date="2017-04-01T12:07:00Z"/>
            </w:rPr>
          </w:rPrChange>
        </w:rPr>
        <w:pPrChange w:id="4491" w:author="Caree2" w:date="2017-04-02T07:11:00Z">
          <w:pPr>
            <w:autoSpaceDE w:val="0"/>
            <w:autoSpaceDN w:val="0"/>
            <w:adjustRightInd w:val="0"/>
          </w:pPr>
        </w:pPrChange>
      </w:pPr>
      <w:ins w:id="4492" w:author="Caree2" w:date="2017-04-01T12:07:00Z">
        <w:r w:rsidRPr="00880017">
          <w:rPr>
            <w:color w:val="008080"/>
            <w:rPrChange w:id="4493" w:author="Caree2" w:date="2017-04-02T07:54:00Z">
              <w:rPr/>
            </w:rPrChange>
          </w:rPr>
          <w:tab/>
        </w:r>
        <w:r w:rsidRPr="00880017">
          <w:rPr>
            <w:color w:val="008080"/>
            <w:rPrChange w:id="4494" w:author="Caree2" w:date="2017-04-02T07:54:00Z">
              <w:rPr/>
            </w:rPrChange>
          </w:rPr>
          <w:tab/>
          <w:t>this.mfgDate = mfgDate;</w:t>
        </w:r>
      </w:ins>
    </w:p>
    <w:p w:rsidR="00A425BE" w:rsidRPr="00880017" w:rsidRDefault="00A425BE" w:rsidP="00873481">
      <w:pPr>
        <w:rPr>
          <w:ins w:id="4495" w:author="Caree2" w:date="2017-04-01T12:07:00Z"/>
          <w:color w:val="008080"/>
          <w:rPrChange w:id="4496" w:author="Caree2" w:date="2017-04-02T07:54:00Z">
            <w:rPr>
              <w:ins w:id="4497" w:author="Caree2" w:date="2017-04-01T12:07:00Z"/>
            </w:rPr>
          </w:rPrChange>
        </w:rPr>
        <w:pPrChange w:id="4498" w:author="Caree2" w:date="2017-04-02T07:11:00Z">
          <w:pPr>
            <w:autoSpaceDE w:val="0"/>
            <w:autoSpaceDN w:val="0"/>
            <w:adjustRightInd w:val="0"/>
          </w:pPr>
        </w:pPrChange>
      </w:pPr>
      <w:ins w:id="4499" w:author="Caree2" w:date="2017-04-01T12:07:00Z">
        <w:r w:rsidRPr="00880017">
          <w:rPr>
            <w:color w:val="008080"/>
            <w:rPrChange w:id="4500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501" w:author="Caree2" w:date="2017-04-01T12:07:00Z"/>
          <w:color w:val="008080"/>
          <w:rPrChange w:id="4502" w:author="Caree2" w:date="2017-04-02T07:54:00Z">
            <w:rPr>
              <w:ins w:id="4503" w:author="Caree2" w:date="2017-04-01T12:07:00Z"/>
            </w:rPr>
          </w:rPrChange>
        </w:rPr>
        <w:pPrChange w:id="4504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505" w:author="Caree2" w:date="2017-04-01T12:07:00Z"/>
          <w:color w:val="008080"/>
          <w:rPrChange w:id="4506" w:author="Caree2" w:date="2017-04-02T07:54:00Z">
            <w:rPr>
              <w:ins w:id="4507" w:author="Caree2" w:date="2017-04-01T12:07:00Z"/>
            </w:rPr>
          </w:rPrChange>
        </w:rPr>
        <w:pPrChange w:id="4508" w:author="Caree2" w:date="2017-04-02T07:11:00Z">
          <w:pPr>
            <w:autoSpaceDE w:val="0"/>
            <w:autoSpaceDN w:val="0"/>
            <w:adjustRightInd w:val="0"/>
          </w:pPr>
        </w:pPrChange>
      </w:pPr>
      <w:ins w:id="4509" w:author="Caree2" w:date="2017-04-01T12:07:00Z">
        <w:r w:rsidRPr="00880017">
          <w:rPr>
            <w:color w:val="008080"/>
            <w:rPrChange w:id="4510" w:author="Caree2" w:date="2017-04-02T07:54:00Z">
              <w:rPr/>
            </w:rPrChange>
          </w:rPr>
          <w:tab/>
          <w:t>public LocalDate getExpiryDate() {</w:t>
        </w:r>
      </w:ins>
    </w:p>
    <w:p w:rsidR="00A425BE" w:rsidRPr="00880017" w:rsidRDefault="00A425BE" w:rsidP="00873481">
      <w:pPr>
        <w:rPr>
          <w:ins w:id="4511" w:author="Caree2" w:date="2017-04-01T12:07:00Z"/>
          <w:color w:val="008080"/>
          <w:rPrChange w:id="4512" w:author="Caree2" w:date="2017-04-02T07:54:00Z">
            <w:rPr>
              <w:ins w:id="4513" w:author="Caree2" w:date="2017-04-01T12:07:00Z"/>
            </w:rPr>
          </w:rPrChange>
        </w:rPr>
        <w:pPrChange w:id="4514" w:author="Caree2" w:date="2017-04-02T07:11:00Z">
          <w:pPr>
            <w:autoSpaceDE w:val="0"/>
            <w:autoSpaceDN w:val="0"/>
            <w:adjustRightInd w:val="0"/>
          </w:pPr>
        </w:pPrChange>
      </w:pPr>
      <w:ins w:id="4515" w:author="Caree2" w:date="2017-04-01T12:07:00Z">
        <w:r w:rsidRPr="00880017">
          <w:rPr>
            <w:color w:val="008080"/>
            <w:rPrChange w:id="4516" w:author="Caree2" w:date="2017-04-02T07:54:00Z">
              <w:rPr/>
            </w:rPrChange>
          </w:rPr>
          <w:tab/>
        </w:r>
        <w:r w:rsidRPr="00880017">
          <w:rPr>
            <w:color w:val="008080"/>
            <w:rPrChange w:id="4517" w:author="Caree2" w:date="2017-04-02T07:54:00Z">
              <w:rPr/>
            </w:rPrChange>
          </w:rPr>
          <w:tab/>
          <w:t>return expiryDate;</w:t>
        </w:r>
      </w:ins>
    </w:p>
    <w:p w:rsidR="00A425BE" w:rsidRPr="00880017" w:rsidRDefault="00A425BE" w:rsidP="00873481">
      <w:pPr>
        <w:rPr>
          <w:ins w:id="4518" w:author="Caree2" w:date="2017-04-01T12:07:00Z"/>
          <w:color w:val="008080"/>
          <w:rPrChange w:id="4519" w:author="Caree2" w:date="2017-04-02T07:54:00Z">
            <w:rPr>
              <w:ins w:id="4520" w:author="Caree2" w:date="2017-04-01T12:07:00Z"/>
            </w:rPr>
          </w:rPrChange>
        </w:rPr>
        <w:pPrChange w:id="4521" w:author="Caree2" w:date="2017-04-02T07:11:00Z">
          <w:pPr>
            <w:autoSpaceDE w:val="0"/>
            <w:autoSpaceDN w:val="0"/>
            <w:adjustRightInd w:val="0"/>
          </w:pPr>
        </w:pPrChange>
      </w:pPr>
      <w:ins w:id="4522" w:author="Caree2" w:date="2017-04-01T12:07:00Z">
        <w:r w:rsidRPr="00880017">
          <w:rPr>
            <w:color w:val="008080"/>
            <w:rPrChange w:id="4523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524" w:author="Caree2" w:date="2017-04-01T12:07:00Z"/>
          <w:color w:val="008080"/>
          <w:rPrChange w:id="4525" w:author="Caree2" w:date="2017-04-02T07:54:00Z">
            <w:rPr>
              <w:ins w:id="4526" w:author="Caree2" w:date="2017-04-01T12:07:00Z"/>
            </w:rPr>
          </w:rPrChange>
        </w:rPr>
        <w:pPrChange w:id="4527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528" w:author="Caree2" w:date="2017-04-01T12:07:00Z"/>
          <w:color w:val="008080"/>
          <w:rPrChange w:id="4529" w:author="Caree2" w:date="2017-04-02T07:54:00Z">
            <w:rPr>
              <w:ins w:id="4530" w:author="Caree2" w:date="2017-04-01T12:07:00Z"/>
            </w:rPr>
          </w:rPrChange>
        </w:rPr>
        <w:pPrChange w:id="4531" w:author="Caree2" w:date="2017-04-02T07:11:00Z">
          <w:pPr>
            <w:autoSpaceDE w:val="0"/>
            <w:autoSpaceDN w:val="0"/>
            <w:adjustRightInd w:val="0"/>
          </w:pPr>
        </w:pPrChange>
      </w:pPr>
      <w:ins w:id="4532" w:author="Caree2" w:date="2017-04-01T12:07:00Z">
        <w:r w:rsidRPr="00880017">
          <w:rPr>
            <w:color w:val="008080"/>
            <w:rPrChange w:id="4533" w:author="Caree2" w:date="2017-04-02T07:54:00Z">
              <w:rPr/>
            </w:rPrChange>
          </w:rPr>
          <w:tab/>
          <w:t>public void setExpiryDate(LocalDate expiryDate) {</w:t>
        </w:r>
      </w:ins>
    </w:p>
    <w:p w:rsidR="00A425BE" w:rsidRPr="00880017" w:rsidRDefault="00A425BE" w:rsidP="00873481">
      <w:pPr>
        <w:rPr>
          <w:ins w:id="4534" w:author="Caree2" w:date="2017-04-01T12:07:00Z"/>
          <w:color w:val="008080"/>
          <w:rPrChange w:id="4535" w:author="Caree2" w:date="2017-04-02T07:54:00Z">
            <w:rPr>
              <w:ins w:id="4536" w:author="Caree2" w:date="2017-04-01T12:07:00Z"/>
            </w:rPr>
          </w:rPrChange>
        </w:rPr>
        <w:pPrChange w:id="4537" w:author="Caree2" w:date="2017-04-02T07:11:00Z">
          <w:pPr>
            <w:autoSpaceDE w:val="0"/>
            <w:autoSpaceDN w:val="0"/>
            <w:adjustRightInd w:val="0"/>
          </w:pPr>
        </w:pPrChange>
      </w:pPr>
      <w:ins w:id="4538" w:author="Caree2" w:date="2017-04-01T12:07:00Z">
        <w:r w:rsidRPr="00880017">
          <w:rPr>
            <w:color w:val="008080"/>
            <w:rPrChange w:id="4539" w:author="Caree2" w:date="2017-04-02T07:54:00Z">
              <w:rPr/>
            </w:rPrChange>
          </w:rPr>
          <w:tab/>
        </w:r>
        <w:r w:rsidRPr="00880017">
          <w:rPr>
            <w:color w:val="008080"/>
            <w:rPrChange w:id="4540" w:author="Caree2" w:date="2017-04-02T07:54:00Z">
              <w:rPr/>
            </w:rPrChange>
          </w:rPr>
          <w:tab/>
          <w:t>this.expiryDate = expiryDate;</w:t>
        </w:r>
      </w:ins>
    </w:p>
    <w:p w:rsidR="00A425BE" w:rsidRPr="00880017" w:rsidRDefault="00A425BE" w:rsidP="00873481">
      <w:pPr>
        <w:rPr>
          <w:ins w:id="4541" w:author="Caree2" w:date="2017-04-01T12:07:00Z"/>
          <w:color w:val="008080"/>
          <w:rPrChange w:id="4542" w:author="Caree2" w:date="2017-04-02T07:54:00Z">
            <w:rPr>
              <w:ins w:id="4543" w:author="Caree2" w:date="2017-04-01T12:07:00Z"/>
            </w:rPr>
          </w:rPrChange>
        </w:rPr>
        <w:pPrChange w:id="4544" w:author="Caree2" w:date="2017-04-02T07:11:00Z">
          <w:pPr>
            <w:autoSpaceDE w:val="0"/>
            <w:autoSpaceDN w:val="0"/>
            <w:adjustRightInd w:val="0"/>
          </w:pPr>
        </w:pPrChange>
      </w:pPr>
      <w:ins w:id="4545" w:author="Caree2" w:date="2017-04-01T12:07:00Z">
        <w:r w:rsidRPr="00880017">
          <w:rPr>
            <w:color w:val="008080"/>
            <w:rPrChange w:id="4546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547" w:author="Caree2" w:date="2017-04-01T12:07:00Z"/>
          <w:color w:val="008080"/>
          <w:rPrChange w:id="4548" w:author="Caree2" w:date="2017-04-02T07:54:00Z">
            <w:rPr>
              <w:ins w:id="4549" w:author="Caree2" w:date="2017-04-01T12:07:00Z"/>
            </w:rPr>
          </w:rPrChange>
        </w:rPr>
        <w:pPrChange w:id="4550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551" w:author="Caree2" w:date="2017-04-01T12:07:00Z"/>
          <w:color w:val="008080"/>
          <w:rPrChange w:id="4552" w:author="Caree2" w:date="2017-04-02T07:54:00Z">
            <w:rPr>
              <w:ins w:id="4553" w:author="Caree2" w:date="2017-04-01T12:07:00Z"/>
            </w:rPr>
          </w:rPrChange>
        </w:rPr>
        <w:pPrChange w:id="4554" w:author="Caree2" w:date="2017-04-02T07:11:00Z">
          <w:pPr>
            <w:autoSpaceDE w:val="0"/>
            <w:autoSpaceDN w:val="0"/>
            <w:adjustRightInd w:val="0"/>
          </w:pPr>
        </w:pPrChange>
      </w:pPr>
      <w:ins w:id="4555" w:author="Caree2" w:date="2017-04-01T12:07:00Z">
        <w:r w:rsidRPr="00880017">
          <w:rPr>
            <w:color w:val="008080"/>
            <w:rPrChange w:id="4556" w:author="Caree2" w:date="2017-04-02T07:54:00Z">
              <w:rPr/>
            </w:rPrChange>
          </w:rPr>
          <w:tab/>
          <w:t>public CartItem(long itemID, String cartItemName, LocalDate mfgDate, LocalDate expiryDate) {</w:t>
        </w:r>
      </w:ins>
    </w:p>
    <w:p w:rsidR="00A425BE" w:rsidRPr="00880017" w:rsidRDefault="00A425BE" w:rsidP="00873481">
      <w:pPr>
        <w:rPr>
          <w:ins w:id="4557" w:author="Caree2" w:date="2017-04-01T12:07:00Z"/>
          <w:color w:val="008080"/>
          <w:rPrChange w:id="4558" w:author="Caree2" w:date="2017-04-02T07:54:00Z">
            <w:rPr>
              <w:ins w:id="4559" w:author="Caree2" w:date="2017-04-01T12:07:00Z"/>
            </w:rPr>
          </w:rPrChange>
        </w:rPr>
        <w:pPrChange w:id="4560" w:author="Caree2" w:date="2017-04-02T07:11:00Z">
          <w:pPr>
            <w:autoSpaceDE w:val="0"/>
            <w:autoSpaceDN w:val="0"/>
            <w:adjustRightInd w:val="0"/>
          </w:pPr>
        </w:pPrChange>
      </w:pPr>
      <w:ins w:id="4561" w:author="Caree2" w:date="2017-04-01T12:07:00Z">
        <w:r w:rsidRPr="00880017">
          <w:rPr>
            <w:color w:val="008080"/>
            <w:rPrChange w:id="4562" w:author="Caree2" w:date="2017-04-02T07:54:00Z">
              <w:rPr/>
            </w:rPrChange>
          </w:rPr>
          <w:tab/>
        </w:r>
        <w:r w:rsidRPr="00880017">
          <w:rPr>
            <w:color w:val="008080"/>
            <w:rPrChange w:id="4563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873481">
      <w:pPr>
        <w:rPr>
          <w:ins w:id="4564" w:author="Caree2" w:date="2017-04-01T12:07:00Z"/>
          <w:color w:val="008080"/>
          <w:rPrChange w:id="4565" w:author="Caree2" w:date="2017-04-02T07:54:00Z">
            <w:rPr>
              <w:ins w:id="4566" w:author="Caree2" w:date="2017-04-01T12:07:00Z"/>
            </w:rPr>
          </w:rPrChange>
        </w:rPr>
        <w:pPrChange w:id="4567" w:author="Caree2" w:date="2017-04-02T07:11:00Z">
          <w:pPr>
            <w:autoSpaceDE w:val="0"/>
            <w:autoSpaceDN w:val="0"/>
            <w:adjustRightInd w:val="0"/>
          </w:pPr>
        </w:pPrChange>
      </w:pPr>
      <w:ins w:id="4568" w:author="Caree2" w:date="2017-04-01T12:07:00Z">
        <w:r w:rsidRPr="00880017">
          <w:rPr>
            <w:color w:val="008080"/>
            <w:rPrChange w:id="4569" w:author="Caree2" w:date="2017-04-02T07:54:00Z">
              <w:rPr/>
            </w:rPrChange>
          </w:rPr>
          <w:tab/>
        </w:r>
        <w:r w:rsidRPr="00880017">
          <w:rPr>
            <w:color w:val="008080"/>
            <w:rPrChange w:id="4570" w:author="Caree2" w:date="2017-04-02T07:54:00Z">
              <w:rPr/>
            </w:rPrChange>
          </w:rPr>
          <w:tab/>
          <w:t>this.itemID = itemID;</w:t>
        </w:r>
      </w:ins>
    </w:p>
    <w:p w:rsidR="00A425BE" w:rsidRPr="00880017" w:rsidRDefault="00A425BE" w:rsidP="00873481">
      <w:pPr>
        <w:rPr>
          <w:ins w:id="4571" w:author="Caree2" w:date="2017-04-01T12:07:00Z"/>
          <w:color w:val="008080"/>
          <w:rPrChange w:id="4572" w:author="Caree2" w:date="2017-04-02T07:54:00Z">
            <w:rPr>
              <w:ins w:id="4573" w:author="Caree2" w:date="2017-04-01T12:07:00Z"/>
            </w:rPr>
          </w:rPrChange>
        </w:rPr>
        <w:pPrChange w:id="4574" w:author="Caree2" w:date="2017-04-02T07:11:00Z">
          <w:pPr>
            <w:autoSpaceDE w:val="0"/>
            <w:autoSpaceDN w:val="0"/>
            <w:adjustRightInd w:val="0"/>
          </w:pPr>
        </w:pPrChange>
      </w:pPr>
      <w:ins w:id="4575" w:author="Caree2" w:date="2017-04-01T12:07:00Z">
        <w:r w:rsidRPr="00880017">
          <w:rPr>
            <w:color w:val="008080"/>
            <w:rPrChange w:id="4576" w:author="Caree2" w:date="2017-04-02T07:54:00Z">
              <w:rPr/>
            </w:rPrChange>
          </w:rPr>
          <w:tab/>
        </w:r>
        <w:r w:rsidRPr="00880017">
          <w:rPr>
            <w:color w:val="008080"/>
            <w:rPrChange w:id="4577" w:author="Caree2" w:date="2017-04-02T07:54:00Z">
              <w:rPr/>
            </w:rPrChange>
          </w:rPr>
          <w:tab/>
          <w:t>this.cartItemName = cartItemName;</w:t>
        </w:r>
      </w:ins>
    </w:p>
    <w:p w:rsidR="00A425BE" w:rsidRPr="00880017" w:rsidRDefault="00A425BE" w:rsidP="00873481">
      <w:pPr>
        <w:rPr>
          <w:ins w:id="4578" w:author="Caree2" w:date="2017-04-01T12:07:00Z"/>
          <w:color w:val="008080"/>
          <w:rPrChange w:id="4579" w:author="Caree2" w:date="2017-04-02T07:54:00Z">
            <w:rPr>
              <w:ins w:id="4580" w:author="Caree2" w:date="2017-04-01T12:07:00Z"/>
            </w:rPr>
          </w:rPrChange>
        </w:rPr>
        <w:pPrChange w:id="4581" w:author="Caree2" w:date="2017-04-02T07:11:00Z">
          <w:pPr>
            <w:autoSpaceDE w:val="0"/>
            <w:autoSpaceDN w:val="0"/>
            <w:adjustRightInd w:val="0"/>
          </w:pPr>
        </w:pPrChange>
      </w:pPr>
      <w:ins w:id="4582" w:author="Caree2" w:date="2017-04-01T12:07:00Z">
        <w:r w:rsidRPr="00880017">
          <w:rPr>
            <w:color w:val="008080"/>
            <w:rPrChange w:id="4583" w:author="Caree2" w:date="2017-04-02T07:54:00Z">
              <w:rPr/>
            </w:rPrChange>
          </w:rPr>
          <w:tab/>
        </w:r>
        <w:r w:rsidRPr="00880017">
          <w:rPr>
            <w:color w:val="008080"/>
            <w:rPrChange w:id="4584" w:author="Caree2" w:date="2017-04-02T07:54:00Z">
              <w:rPr/>
            </w:rPrChange>
          </w:rPr>
          <w:tab/>
          <w:t>this.mfgDate = mfgDate;</w:t>
        </w:r>
      </w:ins>
    </w:p>
    <w:p w:rsidR="00A425BE" w:rsidRPr="00880017" w:rsidRDefault="00A425BE" w:rsidP="00873481">
      <w:pPr>
        <w:rPr>
          <w:ins w:id="4585" w:author="Caree2" w:date="2017-04-01T12:07:00Z"/>
          <w:color w:val="008080"/>
          <w:rPrChange w:id="4586" w:author="Caree2" w:date="2017-04-02T07:54:00Z">
            <w:rPr>
              <w:ins w:id="4587" w:author="Caree2" w:date="2017-04-01T12:07:00Z"/>
            </w:rPr>
          </w:rPrChange>
        </w:rPr>
        <w:pPrChange w:id="4588" w:author="Caree2" w:date="2017-04-02T07:11:00Z">
          <w:pPr>
            <w:autoSpaceDE w:val="0"/>
            <w:autoSpaceDN w:val="0"/>
            <w:adjustRightInd w:val="0"/>
          </w:pPr>
        </w:pPrChange>
      </w:pPr>
      <w:ins w:id="4589" w:author="Caree2" w:date="2017-04-01T12:07:00Z">
        <w:r w:rsidRPr="00880017">
          <w:rPr>
            <w:color w:val="008080"/>
            <w:rPrChange w:id="4590" w:author="Caree2" w:date="2017-04-02T07:54:00Z">
              <w:rPr/>
            </w:rPrChange>
          </w:rPr>
          <w:tab/>
        </w:r>
        <w:r w:rsidRPr="00880017">
          <w:rPr>
            <w:color w:val="008080"/>
            <w:rPrChange w:id="4591" w:author="Caree2" w:date="2017-04-02T07:54:00Z">
              <w:rPr/>
            </w:rPrChange>
          </w:rPr>
          <w:tab/>
          <w:t>this.expiryDate = expiryDate;</w:t>
        </w:r>
      </w:ins>
    </w:p>
    <w:p w:rsidR="00A425BE" w:rsidRPr="00880017" w:rsidRDefault="00A425BE" w:rsidP="00873481">
      <w:pPr>
        <w:rPr>
          <w:ins w:id="4592" w:author="Caree2" w:date="2017-04-01T12:07:00Z"/>
          <w:color w:val="008080"/>
          <w:rPrChange w:id="4593" w:author="Caree2" w:date="2017-04-02T07:54:00Z">
            <w:rPr>
              <w:ins w:id="4594" w:author="Caree2" w:date="2017-04-01T12:07:00Z"/>
            </w:rPr>
          </w:rPrChange>
        </w:rPr>
        <w:pPrChange w:id="4595" w:author="Caree2" w:date="2017-04-02T07:11:00Z">
          <w:pPr>
            <w:autoSpaceDE w:val="0"/>
            <w:autoSpaceDN w:val="0"/>
            <w:adjustRightInd w:val="0"/>
          </w:pPr>
        </w:pPrChange>
      </w:pPr>
      <w:ins w:id="4596" w:author="Caree2" w:date="2017-04-01T12:07:00Z">
        <w:r w:rsidRPr="00880017">
          <w:rPr>
            <w:color w:val="008080"/>
            <w:rPrChange w:id="4597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598" w:author="Caree2" w:date="2017-04-01T12:07:00Z"/>
          <w:color w:val="008080"/>
          <w:rPrChange w:id="4599" w:author="Caree2" w:date="2017-04-02T07:54:00Z">
            <w:rPr>
              <w:ins w:id="4600" w:author="Caree2" w:date="2017-04-01T12:07:00Z"/>
            </w:rPr>
          </w:rPrChange>
        </w:rPr>
        <w:pPrChange w:id="4601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602" w:author="Caree2" w:date="2017-04-01T12:07:00Z"/>
          <w:color w:val="008080"/>
          <w:rPrChange w:id="4603" w:author="Caree2" w:date="2017-04-02T07:54:00Z">
            <w:rPr>
              <w:ins w:id="4604" w:author="Caree2" w:date="2017-04-01T12:07:00Z"/>
            </w:rPr>
          </w:rPrChange>
        </w:rPr>
        <w:pPrChange w:id="4605" w:author="Caree2" w:date="2017-04-02T07:11:00Z">
          <w:pPr>
            <w:autoSpaceDE w:val="0"/>
            <w:autoSpaceDN w:val="0"/>
            <w:adjustRightInd w:val="0"/>
          </w:pPr>
        </w:pPrChange>
      </w:pPr>
      <w:ins w:id="4606" w:author="Caree2" w:date="2017-04-01T12:07:00Z">
        <w:r w:rsidRPr="00880017">
          <w:rPr>
            <w:color w:val="008080"/>
            <w:rPrChange w:id="4607" w:author="Caree2" w:date="2017-04-02T07:54:00Z">
              <w:rPr/>
            </w:rPrChange>
          </w:rPr>
          <w:tab/>
          <w:t>public CartItem() {</w:t>
        </w:r>
      </w:ins>
    </w:p>
    <w:p w:rsidR="00A425BE" w:rsidRPr="00880017" w:rsidRDefault="00A425BE" w:rsidP="00873481">
      <w:pPr>
        <w:rPr>
          <w:ins w:id="4608" w:author="Caree2" w:date="2017-04-01T12:07:00Z"/>
          <w:color w:val="008080"/>
          <w:rPrChange w:id="4609" w:author="Caree2" w:date="2017-04-02T07:54:00Z">
            <w:rPr>
              <w:ins w:id="4610" w:author="Caree2" w:date="2017-04-01T12:07:00Z"/>
            </w:rPr>
          </w:rPrChange>
        </w:rPr>
        <w:pPrChange w:id="4611" w:author="Caree2" w:date="2017-04-02T07:11:00Z">
          <w:pPr>
            <w:autoSpaceDE w:val="0"/>
            <w:autoSpaceDN w:val="0"/>
            <w:adjustRightInd w:val="0"/>
          </w:pPr>
        </w:pPrChange>
      </w:pPr>
      <w:ins w:id="4612" w:author="Caree2" w:date="2017-04-01T12:07:00Z">
        <w:r w:rsidRPr="00880017">
          <w:rPr>
            <w:color w:val="008080"/>
            <w:rPrChange w:id="4613" w:author="Caree2" w:date="2017-04-02T07:54:00Z">
              <w:rPr/>
            </w:rPrChange>
          </w:rPr>
          <w:tab/>
        </w:r>
        <w:r w:rsidRPr="00880017">
          <w:rPr>
            <w:color w:val="008080"/>
            <w:rPrChange w:id="4614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873481">
      <w:pPr>
        <w:rPr>
          <w:ins w:id="4615" w:author="Caree2" w:date="2017-04-01T12:07:00Z"/>
          <w:color w:val="008080"/>
          <w:rPrChange w:id="4616" w:author="Caree2" w:date="2017-04-02T07:54:00Z">
            <w:rPr>
              <w:ins w:id="4617" w:author="Caree2" w:date="2017-04-01T12:07:00Z"/>
            </w:rPr>
          </w:rPrChange>
        </w:rPr>
        <w:pPrChange w:id="4618" w:author="Caree2" w:date="2017-04-02T07:11:00Z">
          <w:pPr>
            <w:autoSpaceDE w:val="0"/>
            <w:autoSpaceDN w:val="0"/>
            <w:adjustRightInd w:val="0"/>
          </w:pPr>
        </w:pPrChange>
      </w:pPr>
      <w:ins w:id="4619" w:author="Caree2" w:date="2017-04-01T12:07:00Z">
        <w:r w:rsidRPr="00880017">
          <w:rPr>
            <w:color w:val="008080"/>
            <w:rPrChange w:id="4620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621" w:author="Caree2" w:date="2017-04-01T12:07:00Z"/>
          <w:color w:val="008080"/>
          <w:rPrChange w:id="4622" w:author="Caree2" w:date="2017-04-02T07:54:00Z">
            <w:rPr>
              <w:ins w:id="4623" w:author="Caree2" w:date="2017-04-01T12:07:00Z"/>
            </w:rPr>
          </w:rPrChange>
        </w:rPr>
        <w:pPrChange w:id="4624" w:author="Caree2" w:date="2017-04-02T07:11:00Z">
          <w:pPr>
            <w:autoSpaceDE w:val="0"/>
            <w:autoSpaceDN w:val="0"/>
            <w:adjustRightInd w:val="0"/>
          </w:pPr>
        </w:pPrChange>
      </w:pPr>
    </w:p>
    <w:p w:rsidR="00A425BE" w:rsidRPr="00880017" w:rsidRDefault="00A425BE" w:rsidP="00873481">
      <w:pPr>
        <w:rPr>
          <w:ins w:id="4625" w:author="Caree2" w:date="2017-04-01T12:07:00Z"/>
          <w:color w:val="008080"/>
          <w:rPrChange w:id="4626" w:author="Caree2" w:date="2017-04-02T07:54:00Z">
            <w:rPr>
              <w:ins w:id="4627" w:author="Caree2" w:date="2017-04-01T12:07:00Z"/>
            </w:rPr>
          </w:rPrChange>
        </w:rPr>
        <w:pPrChange w:id="4628" w:author="Caree2" w:date="2017-04-02T07:11:00Z">
          <w:pPr>
            <w:autoSpaceDE w:val="0"/>
            <w:autoSpaceDN w:val="0"/>
            <w:adjustRightInd w:val="0"/>
          </w:pPr>
        </w:pPrChange>
      </w:pPr>
      <w:ins w:id="4629" w:author="Caree2" w:date="2017-04-01T12:07:00Z">
        <w:r w:rsidRPr="00880017">
          <w:rPr>
            <w:color w:val="008080"/>
            <w:rPrChange w:id="4630" w:author="Caree2" w:date="2017-04-02T07:54:00Z">
              <w:rPr/>
            </w:rPrChange>
          </w:rPr>
          <w:tab/>
          <w:t>@Override</w:t>
        </w:r>
      </w:ins>
    </w:p>
    <w:p w:rsidR="00A425BE" w:rsidRPr="00880017" w:rsidRDefault="00A425BE" w:rsidP="00873481">
      <w:pPr>
        <w:rPr>
          <w:ins w:id="4631" w:author="Caree2" w:date="2017-04-01T12:07:00Z"/>
          <w:color w:val="008080"/>
          <w:rPrChange w:id="4632" w:author="Caree2" w:date="2017-04-02T07:54:00Z">
            <w:rPr>
              <w:ins w:id="4633" w:author="Caree2" w:date="2017-04-01T12:07:00Z"/>
            </w:rPr>
          </w:rPrChange>
        </w:rPr>
        <w:pPrChange w:id="4634" w:author="Caree2" w:date="2017-04-02T07:11:00Z">
          <w:pPr>
            <w:autoSpaceDE w:val="0"/>
            <w:autoSpaceDN w:val="0"/>
            <w:adjustRightInd w:val="0"/>
          </w:pPr>
        </w:pPrChange>
      </w:pPr>
      <w:ins w:id="4635" w:author="Caree2" w:date="2017-04-01T12:07:00Z">
        <w:r w:rsidRPr="00880017">
          <w:rPr>
            <w:color w:val="008080"/>
            <w:rPrChange w:id="4636" w:author="Caree2" w:date="2017-04-02T07:54:00Z">
              <w:rPr/>
            </w:rPrChange>
          </w:rPr>
          <w:tab/>
          <w:t>public String toString() {</w:t>
        </w:r>
      </w:ins>
    </w:p>
    <w:p w:rsidR="00A425BE" w:rsidRPr="00880017" w:rsidRDefault="00A425BE" w:rsidP="00873481">
      <w:pPr>
        <w:rPr>
          <w:ins w:id="4637" w:author="Caree2" w:date="2017-04-01T12:07:00Z"/>
          <w:color w:val="008080"/>
          <w:rPrChange w:id="4638" w:author="Caree2" w:date="2017-04-02T07:54:00Z">
            <w:rPr>
              <w:ins w:id="4639" w:author="Caree2" w:date="2017-04-01T12:07:00Z"/>
            </w:rPr>
          </w:rPrChange>
        </w:rPr>
        <w:pPrChange w:id="4640" w:author="Caree2" w:date="2017-04-02T07:11:00Z">
          <w:pPr>
            <w:autoSpaceDE w:val="0"/>
            <w:autoSpaceDN w:val="0"/>
            <w:adjustRightInd w:val="0"/>
          </w:pPr>
        </w:pPrChange>
      </w:pPr>
      <w:ins w:id="4641" w:author="Caree2" w:date="2017-04-01T12:07:00Z">
        <w:r w:rsidRPr="00880017">
          <w:rPr>
            <w:color w:val="008080"/>
            <w:rPrChange w:id="4642" w:author="Caree2" w:date="2017-04-02T07:54:00Z">
              <w:rPr/>
            </w:rPrChange>
          </w:rPr>
          <w:tab/>
        </w:r>
        <w:r w:rsidRPr="00880017">
          <w:rPr>
            <w:color w:val="008080"/>
            <w:rPrChange w:id="4643" w:author="Caree2" w:date="2017-04-02T07:54:00Z">
              <w:rPr/>
            </w:rPrChange>
          </w:rPr>
          <w:tab/>
          <w:t>return "CartItem [itemID=" + itemID + ", cartItemName=" + cartItemName + ", mfgDate=" + mfgDate</w:t>
        </w:r>
      </w:ins>
    </w:p>
    <w:p w:rsidR="00A425BE" w:rsidRPr="00880017" w:rsidRDefault="00A425BE" w:rsidP="00873481">
      <w:pPr>
        <w:rPr>
          <w:ins w:id="4644" w:author="Caree2" w:date="2017-04-01T12:07:00Z"/>
          <w:color w:val="008080"/>
          <w:rPrChange w:id="4645" w:author="Caree2" w:date="2017-04-02T07:54:00Z">
            <w:rPr>
              <w:ins w:id="4646" w:author="Caree2" w:date="2017-04-01T12:07:00Z"/>
            </w:rPr>
          </w:rPrChange>
        </w:rPr>
        <w:pPrChange w:id="4647" w:author="Caree2" w:date="2017-04-02T07:11:00Z">
          <w:pPr>
            <w:autoSpaceDE w:val="0"/>
            <w:autoSpaceDN w:val="0"/>
            <w:adjustRightInd w:val="0"/>
          </w:pPr>
        </w:pPrChange>
      </w:pPr>
      <w:ins w:id="4648" w:author="Caree2" w:date="2017-04-01T12:07:00Z">
        <w:r w:rsidRPr="00880017">
          <w:rPr>
            <w:color w:val="008080"/>
            <w:rPrChange w:id="4649" w:author="Caree2" w:date="2017-04-02T07:54:00Z">
              <w:rPr/>
            </w:rPrChange>
          </w:rPr>
          <w:tab/>
        </w:r>
        <w:r w:rsidRPr="00880017">
          <w:rPr>
            <w:color w:val="008080"/>
            <w:rPrChange w:id="4650" w:author="Caree2" w:date="2017-04-02T07:54:00Z">
              <w:rPr/>
            </w:rPrChange>
          </w:rPr>
          <w:tab/>
        </w:r>
        <w:r w:rsidRPr="00880017">
          <w:rPr>
            <w:color w:val="008080"/>
            <w:rPrChange w:id="4651" w:author="Caree2" w:date="2017-04-02T07:54:00Z">
              <w:rPr/>
            </w:rPrChange>
          </w:rPr>
          <w:tab/>
        </w:r>
        <w:r w:rsidRPr="00880017">
          <w:rPr>
            <w:color w:val="008080"/>
            <w:rPrChange w:id="4652" w:author="Caree2" w:date="2017-04-02T07:54:00Z">
              <w:rPr/>
            </w:rPrChange>
          </w:rPr>
          <w:tab/>
          <w:t>+ ", expiryDate=" + expiryDate + "]";</w:t>
        </w:r>
      </w:ins>
    </w:p>
    <w:p w:rsidR="00A425BE" w:rsidRPr="00880017" w:rsidRDefault="00A425BE" w:rsidP="00873481">
      <w:pPr>
        <w:rPr>
          <w:ins w:id="4653" w:author="Caree2" w:date="2017-04-01T12:07:00Z"/>
          <w:color w:val="008080"/>
          <w:rPrChange w:id="4654" w:author="Caree2" w:date="2017-04-02T07:54:00Z">
            <w:rPr>
              <w:ins w:id="4655" w:author="Caree2" w:date="2017-04-01T12:07:00Z"/>
            </w:rPr>
          </w:rPrChange>
        </w:rPr>
        <w:pPrChange w:id="4656" w:author="Caree2" w:date="2017-04-02T07:11:00Z">
          <w:pPr>
            <w:autoSpaceDE w:val="0"/>
            <w:autoSpaceDN w:val="0"/>
            <w:adjustRightInd w:val="0"/>
          </w:pPr>
        </w:pPrChange>
      </w:pPr>
      <w:ins w:id="4657" w:author="Caree2" w:date="2017-04-01T12:07:00Z">
        <w:r w:rsidRPr="00880017">
          <w:rPr>
            <w:color w:val="008080"/>
            <w:rPrChange w:id="4658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659" w:author="Caree2" w:date="2017-04-01T12:07:00Z"/>
          <w:color w:val="008080"/>
          <w:rPrChange w:id="4660" w:author="Caree2" w:date="2017-04-02T07:54:00Z">
            <w:rPr>
              <w:ins w:id="4661" w:author="Caree2" w:date="2017-04-01T12:07:00Z"/>
            </w:rPr>
          </w:rPrChange>
        </w:rPr>
        <w:pPrChange w:id="4662" w:author="Caree2" w:date="2017-04-02T07:11:00Z">
          <w:pPr>
            <w:autoSpaceDE w:val="0"/>
            <w:autoSpaceDN w:val="0"/>
            <w:adjustRightInd w:val="0"/>
          </w:pPr>
        </w:pPrChange>
      </w:pPr>
      <w:ins w:id="4663" w:author="Caree2" w:date="2017-04-01T12:07:00Z">
        <w:r w:rsidRPr="00880017">
          <w:rPr>
            <w:color w:val="008080"/>
            <w:rPrChange w:id="4664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4665" w:author="Caree2" w:date="2017-04-01T12:07:00Z"/>
          <w:color w:val="008080"/>
          <w:rPrChange w:id="4666" w:author="Caree2" w:date="2017-04-02T07:54:00Z">
            <w:rPr>
              <w:ins w:id="4667" w:author="Caree2" w:date="2017-04-01T12:07:00Z"/>
            </w:rPr>
          </w:rPrChange>
        </w:rPr>
        <w:pPrChange w:id="4668" w:author="Caree2" w:date="2017-04-02T07:11:00Z">
          <w:pPr>
            <w:autoSpaceDE w:val="0"/>
            <w:autoSpaceDN w:val="0"/>
            <w:adjustRightInd w:val="0"/>
          </w:pPr>
        </w:pPrChange>
      </w:pPr>
      <w:ins w:id="4669" w:author="Caree2" w:date="2017-04-01T12:07:00Z">
        <w:r w:rsidRPr="00880017">
          <w:rPr>
            <w:color w:val="008080"/>
            <w:rPrChange w:id="4670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4671" w:author="Caree2" w:date="2017-04-01T12:07:00Z"/>
          <w:color w:val="008080"/>
          <w:rPrChange w:id="4672" w:author="Caree2" w:date="2017-04-02T07:54:00Z">
            <w:rPr>
              <w:ins w:id="4673" w:author="Caree2" w:date="2017-04-01T12:07:00Z"/>
            </w:rPr>
          </w:rPrChange>
        </w:rPr>
        <w:pPrChange w:id="4674" w:author="Caree2" w:date="2017-04-02T07:11:00Z">
          <w:pPr>
            <w:autoSpaceDE w:val="0"/>
            <w:autoSpaceDN w:val="0"/>
            <w:adjustRightInd w:val="0"/>
          </w:pPr>
        </w:pPrChange>
      </w:pPr>
      <w:ins w:id="4675" w:author="Caree2" w:date="2017-04-01T12:07:00Z">
        <w:r w:rsidRPr="00880017">
          <w:rPr>
            <w:color w:val="008080"/>
            <w:rPrChange w:id="4676" w:author="Caree2" w:date="2017-04-02T07:54:00Z">
              <w:rPr/>
            </w:rPrChange>
          </w:rPr>
          <w:t>}</w:t>
        </w:r>
      </w:ins>
    </w:p>
    <w:p w:rsidR="00A425BE" w:rsidRPr="00873481" w:rsidRDefault="00A425BE" w:rsidP="00873481">
      <w:pPr>
        <w:rPr>
          <w:ins w:id="4677" w:author="Caree2" w:date="2017-04-01T12:07:00Z"/>
          <w:rFonts w:ascii="Times New Roman" w:hAnsi="Times New Roman"/>
          <w:b/>
          <w:bCs/>
          <w:sz w:val="28"/>
          <w:rPrChange w:id="4678" w:author="Caree2" w:date="2017-04-02T07:11:00Z">
            <w:rPr>
              <w:ins w:id="4679" w:author="Caree2" w:date="2017-04-01T12:07:00Z"/>
              <w:rFonts w:ascii="Times New Roman" w:hAnsi="Times New Roman"/>
              <w:b/>
              <w:bCs/>
              <w:sz w:val="28"/>
            </w:rPr>
          </w:rPrChange>
        </w:rPr>
        <w:pPrChange w:id="4680" w:author="Caree2" w:date="2017-04-02T07:11:00Z">
          <w:pPr/>
        </w:pPrChange>
      </w:pPr>
      <w:ins w:id="4681" w:author="Caree2" w:date="2017-04-01T12:07:00Z">
        <w:r w:rsidRPr="00873481">
          <w:rPr>
            <w:rPrChange w:id="4682" w:author="Caree2" w:date="2017-04-02T07:11:00Z">
              <w:rPr/>
            </w:rPrChange>
          </w:rPr>
          <w:br w:type="page"/>
        </w:r>
      </w:ins>
    </w:p>
    <w:p w:rsidR="00A425BE" w:rsidRDefault="00A425BE" w:rsidP="00A425BE">
      <w:pPr>
        <w:pStyle w:val="StyleHeading114ptBoldUnderlineLeft"/>
        <w:rPr>
          <w:ins w:id="4683" w:author="Caree2" w:date="2017-04-01T12:07:00Z"/>
        </w:rPr>
      </w:pPr>
      <w:bookmarkStart w:id="4684" w:name="_Toc478888061"/>
      <w:ins w:id="4685" w:author="Caree2" w:date="2017-04-01T12:07:00Z">
        <w:r w:rsidRPr="00EA03DE">
          <w:lastRenderedPageBreak/>
          <w:t>1.</w:t>
        </w:r>
        <w:r>
          <w:t>1</w:t>
        </w:r>
      </w:ins>
      <w:ins w:id="4686" w:author="Caree2" w:date="2017-04-02T07:36:00Z">
        <w:r w:rsidR="00B72EBA">
          <w:t>9</w:t>
        </w:r>
      </w:ins>
      <w:ins w:id="4687" w:author="Caree2" w:date="2017-04-01T12:07:00Z">
        <w:r w:rsidRPr="00EA03DE">
          <w:t xml:space="preserve"> </w:t>
        </w:r>
        <w:r>
          <w:t xml:space="preserve">–Create the </w:t>
        </w:r>
      </w:ins>
      <w:ins w:id="4688" w:author="Caree2" w:date="2017-04-02T07:11:00Z">
        <w:r w:rsidR="00873481">
          <w:t xml:space="preserve">ShoppingCart  </w:t>
        </w:r>
      </w:ins>
      <w:ins w:id="4689" w:author="Caree2" w:date="2017-04-01T12:07:00Z">
        <w:r>
          <w:t xml:space="preserve">class in package </w:t>
        </w:r>
      </w:ins>
      <w:ins w:id="4690" w:author="Caree2" w:date="2017-04-02T07:36:00Z">
        <w:r w:rsidR="00B72EBA">
          <w:t>second</w:t>
        </w:r>
      </w:ins>
      <w:bookmarkEnd w:id="4684"/>
    </w:p>
    <w:p w:rsidR="00A425BE" w:rsidRDefault="00A425BE" w:rsidP="00926860">
      <w:pPr>
        <w:pStyle w:val="StyleHeading114ptBoldUnderlineLeft"/>
        <w:rPr>
          <w:ins w:id="4691" w:author="Caree2" w:date="2017-04-01T12:07:00Z"/>
        </w:rPr>
      </w:pPr>
    </w:p>
    <w:p w:rsidR="00A425BE" w:rsidRPr="00880017" w:rsidRDefault="00A425BE" w:rsidP="00873481">
      <w:pPr>
        <w:rPr>
          <w:ins w:id="4692" w:author="Caree2" w:date="2017-04-01T12:07:00Z"/>
          <w:color w:val="008080"/>
          <w:rPrChange w:id="4693" w:author="Caree2" w:date="2017-04-02T07:54:00Z">
            <w:rPr>
              <w:ins w:id="4694" w:author="Caree2" w:date="2017-04-01T12:07:00Z"/>
            </w:rPr>
          </w:rPrChange>
        </w:rPr>
        <w:pPrChange w:id="4695" w:author="Caree2" w:date="2017-04-02T07:11:00Z">
          <w:pPr>
            <w:pStyle w:val="StyleHeading114ptBoldUnderlineLeft"/>
          </w:pPr>
        </w:pPrChange>
      </w:pPr>
      <w:ins w:id="4696" w:author="Caree2" w:date="2017-04-01T12:07:00Z">
        <w:r w:rsidRPr="00880017">
          <w:rPr>
            <w:color w:val="008080"/>
            <w:rPrChange w:id="4697" w:author="Caree2" w:date="2017-04-02T07:54:00Z">
              <w:rPr/>
            </w:rPrChange>
          </w:rPr>
          <w:t>package com.rollingstone.springframework.basic.ioc.contructor.injection.collection.second;</w:t>
        </w:r>
      </w:ins>
    </w:p>
    <w:p w:rsidR="00A425BE" w:rsidRPr="00880017" w:rsidRDefault="00A425BE" w:rsidP="00873481">
      <w:pPr>
        <w:rPr>
          <w:ins w:id="4698" w:author="Caree2" w:date="2017-04-01T12:07:00Z"/>
          <w:color w:val="008080"/>
          <w:rPrChange w:id="4699" w:author="Caree2" w:date="2017-04-02T07:54:00Z">
            <w:rPr>
              <w:ins w:id="4700" w:author="Caree2" w:date="2017-04-01T12:07:00Z"/>
            </w:rPr>
          </w:rPrChange>
        </w:rPr>
        <w:pPrChange w:id="4701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702" w:author="Caree2" w:date="2017-04-01T12:07:00Z"/>
          <w:color w:val="008080"/>
          <w:rPrChange w:id="4703" w:author="Caree2" w:date="2017-04-02T07:54:00Z">
            <w:rPr>
              <w:ins w:id="4704" w:author="Caree2" w:date="2017-04-01T12:07:00Z"/>
            </w:rPr>
          </w:rPrChange>
        </w:rPr>
        <w:pPrChange w:id="4705" w:author="Caree2" w:date="2017-04-02T07:11:00Z">
          <w:pPr>
            <w:pStyle w:val="StyleHeading114ptBoldUnderlineLeft"/>
          </w:pPr>
        </w:pPrChange>
      </w:pPr>
      <w:ins w:id="4706" w:author="Caree2" w:date="2017-04-01T12:07:00Z">
        <w:r w:rsidRPr="00880017">
          <w:rPr>
            <w:color w:val="008080"/>
            <w:rPrChange w:id="4707" w:author="Caree2" w:date="2017-04-02T07:54:00Z">
              <w:rPr/>
            </w:rPrChange>
          </w:rPr>
          <w:t>import java.time.LocalDate;</w:t>
        </w:r>
      </w:ins>
    </w:p>
    <w:p w:rsidR="00A425BE" w:rsidRPr="00880017" w:rsidRDefault="00A425BE" w:rsidP="00873481">
      <w:pPr>
        <w:rPr>
          <w:ins w:id="4708" w:author="Caree2" w:date="2017-04-01T12:07:00Z"/>
          <w:color w:val="008080"/>
          <w:rPrChange w:id="4709" w:author="Caree2" w:date="2017-04-02T07:54:00Z">
            <w:rPr>
              <w:ins w:id="4710" w:author="Caree2" w:date="2017-04-01T12:07:00Z"/>
            </w:rPr>
          </w:rPrChange>
        </w:rPr>
        <w:pPrChange w:id="4711" w:author="Caree2" w:date="2017-04-02T07:11:00Z">
          <w:pPr>
            <w:pStyle w:val="StyleHeading114ptBoldUnderlineLeft"/>
          </w:pPr>
        </w:pPrChange>
      </w:pPr>
      <w:ins w:id="4712" w:author="Caree2" w:date="2017-04-01T12:07:00Z">
        <w:r w:rsidRPr="00880017">
          <w:rPr>
            <w:color w:val="008080"/>
            <w:rPrChange w:id="4713" w:author="Caree2" w:date="2017-04-02T07:54:00Z">
              <w:rPr/>
            </w:rPrChange>
          </w:rPr>
          <w:t>import java.util.ArrayList;</w:t>
        </w:r>
      </w:ins>
    </w:p>
    <w:p w:rsidR="00A425BE" w:rsidRPr="00880017" w:rsidRDefault="00A425BE" w:rsidP="00873481">
      <w:pPr>
        <w:rPr>
          <w:ins w:id="4714" w:author="Caree2" w:date="2017-04-01T12:07:00Z"/>
          <w:color w:val="008080"/>
          <w:rPrChange w:id="4715" w:author="Caree2" w:date="2017-04-02T07:54:00Z">
            <w:rPr>
              <w:ins w:id="4716" w:author="Caree2" w:date="2017-04-01T12:07:00Z"/>
            </w:rPr>
          </w:rPrChange>
        </w:rPr>
        <w:pPrChange w:id="4717" w:author="Caree2" w:date="2017-04-02T07:11:00Z">
          <w:pPr>
            <w:pStyle w:val="StyleHeading114ptBoldUnderlineLeft"/>
          </w:pPr>
        </w:pPrChange>
      </w:pPr>
      <w:ins w:id="4718" w:author="Caree2" w:date="2017-04-01T12:07:00Z">
        <w:r w:rsidRPr="00880017">
          <w:rPr>
            <w:color w:val="008080"/>
            <w:rPrChange w:id="4719" w:author="Caree2" w:date="2017-04-02T07:54:00Z">
              <w:rPr/>
            </w:rPrChange>
          </w:rPr>
          <w:t>import java.util.List;</w:t>
        </w:r>
      </w:ins>
    </w:p>
    <w:p w:rsidR="00A425BE" w:rsidRPr="00880017" w:rsidRDefault="00A425BE" w:rsidP="00873481">
      <w:pPr>
        <w:rPr>
          <w:ins w:id="4720" w:author="Caree2" w:date="2017-04-01T12:07:00Z"/>
          <w:color w:val="008080"/>
          <w:rPrChange w:id="4721" w:author="Caree2" w:date="2017-04-02T07:54:00Z">
            <w:rPr>
              <w:ins w:id="4722" w:author="Caree2" w:date="2017-04-01T12:07:00Z"/>
            </w:rPr>
          </w:rPrChange>
        </w:rPr>
        <w:pPrChange w:id="4723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724" w:author="Caree2" w:date="2017-04-01T12:07:00Z"/>
          <w:color w:val="008080"/>
          <w:rPrChange w:id="4725" w:author="Caree2" w:date="2017-04-02T07:54:00Z">
            <w:rPr>
              <w:ins w:id="4726" w:author="Caree2" w:date="2017-04-01T12:07:00Z"/>
            </w:rPr>
          </w:rPrChange>
        </w:rPr>
        <w:pPrChange w:id="4727" w:author="Caree2" w:date="2017-04-02T07:11:00Z">
          <w:pPr>
            <w:pStyle w:val="StyleHeading114ptBoldUnderlineLeft"/>
          </w:pPr>
        </w:pPrChange>
      </w:pPr>
      <w:ins w:id="4728" w:author="Caree2" w:date="2017-04-01T12:07:00Z">
        <w:r w:rsidRPr="00880017">
          <w:rPr>
            <w:color w:val="008080"/>
            <w:rPrChange w:id="4729" w:author="Caree2" w:date="2017-04-02T07:54:00Z">
              <w:rPr/>
            </w:rPrChange>
          </w:rPr>
          <w:t>public class ShoppingCart {</w:t>
        </w:r>
      </w:ins>
    </w:p>
    <w:p w:rsidR="00A425BE" w:rsidRPr="00880017" w:rsidRDefault="00A425BE" w:rsidP="00873481">
      <w:pPr>
        <w:rPr>
          <w:ins w:id="4730" w:author="Caree2" w:date="2017-04-01T12:07:00Z"/>
          <w:color w:val="008080"/>
          <w:rPrChange w:id="4731" w:author="Caree2" w:date="2017-04-02T07:54:00Z">
            <w:rPr>
              <w:ins w:id="4732" w:author="Caree2" w:date="2017-04-01T12:07:00Z"/>
            </w:rPr>
          </w:rPrChange>
        </w:rPr>
        <w:pPrChange w:id="4733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734" w:author="Caree2" w:date="2017-04-01T12:07:00Z"/>
          <w:color w:val="008080"/>
          <w:rPrChange w:id="4735" w:author="Caree2" w:date="2017-04-02T07:54:00Z">
            <w:rPr>
              <w:ins w:id="4736" w:author="Caree2" w:date="2017-04-01T12:07:00Z"/>
            </w:rPr>
          </w:rPrChange>
        </w:rPr>
        <w:pPrChange w:id="4737" w:author="Caree2" w:date="2017-04-02T07:11:00Z">
          <w:pPr>
            <w:pStyle w:val="StyleHeading114ptBoldUnderlineLeft"/>
          </w:pPr>
        </w:pPrChange>
      </w:pPr>
      <w:ins w:id="4738" w:author="Caree2" w:date="2017-04-01T12:07:00Z">
        <w:r w:rsidRPr="00880017">
          <w:rPr>
            <w:color w:val="008080"/>
            <w:rPrChange w:id="4739" w:author="Caree2" w:date="2017-04-02T07:54:00Z">
              <w:rPr/>
            </w:rPrChange>
          </w:rPr>
          <w:tab/>
          <w:t>private long shoppingCartId;</w:t>
        </w:r>
      </w:ins>
    </w:p>
    <w:p w:rsidR="00A425BE" w:rsidRPr="00880017" w:rsidRDefault="00A425BE" w:rsidP="00873481">
      <w:pPr>
        <w:rPr>
          <w:ins w:id="4740" w:author="Caree2" w:date="2017-04-01T12:07:00Z"/>
          <w:color w:val="008080"/>
          <w:rPrChange w:id="4741" w:author="Caree2" w:date="2017-04-02T07:54:00Z">
            <w:rPr>
              <w:ins w:id="4742" w:author="Caree2" w:date="2017-04-01T12:07:00Z"/>
            </w:rPr>
          </w:rPrChange>
        </w:rPr>
        <w:pPrChange w:id="4743" w:author="Caree2" w:date="2017-04-02T07:11:00Z">
          <w:pPr>
            <w:pStyle w:val="StyleHeading114ptBoldUnderlineLeft"/>
          </w:pPr>
        </w:pPrChange>
      </w:pPr>
      <w:ins w:id="4744" w:author="Caree2" w:date="2017-04-01T12:07:00Z">
        <w:r w:rsidRPr="00880017">
          <w:rPr>
            <w:color w:val="008080"/>
            <w:rPrChange w:id="4745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4746" w:author="Caree2" w:date="2017-04-01T12:07:00Z"/>
          <w:color w:val="008080"/>
          <w:rPrChange w:id="4747" w:author="Caree2" w:date="2017-04-02T07:54:00Z">
            <w:rPr>
              <w:ins w:id="4748" w:author="Caree2" w:date="2017-04-01T12:07:00Z"/>
            </w:rPr>
          </w:rPrChange>
        </w:rPr>
        <w:pPrChange w:id="4749" w:author="Caree2" w:date="2017-04-02T07:11:00Z">
          <w:pPr>
            <w:pStyle w:val="StyleHeading114ptBoldUnderlineLeft"/>
          </w:pPr>
        </w:pPrChange>
      </w:pPr>
      <w:ins w:id="4750" w:author="Caree2" w:date="2017-04-01T12:07:00Z">
        <w:r w:rsidRPr="00880017">
          <w:rPr>
            <w:color w:val="008080"/>
            <w:rPrChange w:id="4751" w:author="Caree2" w:date="2017-04-02T07:54:00Z">
              <w:rPr/>
            </w:rPrChange>
          </w:rPr>
          <w:tab/>
          <w:t>private LocalDate cartDate;</w:t>
        </w:r>
      </w:ins>
    </w:p>
    <w:p w:rsidR="00A425BE" w:rsidRPr="00880017" w:rsidRDefault="00A425BE" w:rsidP="00873481">
      <w:pPr>
        <w:rPr>
          <w:ins w:id="4752" w:author="Caree2" w:date="2017-04-01T12:07:00Z"/>
          <w:color w:val="008080"/>
          <w:rPrChange w:id="4753" w:author="Caree2" w:date="2017-04-02T07:54:00Z">
            <w:rPr>
              <w:ins w:id="4754" w:author="Caree2" w:date="2017-04-01T12:07:00Z"/>
            </w:rPr>
          </w:rPrChange>
        </w:rPr>
        <w:pPrChange w:id="4755" w:author="Caree2" w:date="2017-04-02T07:11:00Z">
          <w:pPr>
            <w:pStyle w:val="StyleHeading114ptBoldUnderlineLeft"/>
          </w:pPr>
        </w:pPrChange>
      </w:pPr>
      <w:ins w:id="4756" w:author="Caree2" w:date="2017-04-01T12:07:00Z">
        <w:r w:rsidRPr="00880017">
          <w:rPr>
            <w:color w:val="008080"/>
            <w:rPrChange w:id="4757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4758" w:author="Caree2" w:date="2017-04-01T12:07:00Z"/>
          <w:color w:val="008080"/>
          <w:rPrChange w:id="4759" w:author="Caree2" w:date="2017-04-02T07:54:00Z">
            <w:rPr>
              <w:ins w:id="4760" w:author="Caree2" w:date="2017-04-01T12:07:00Z"/>
            </w:rPr>
          </w:rPrChange>
        </w:rPr>
        <w:pPrChange w:id="4761" w:author="Caree2" w:date="2017-04-02T07:11:00Z">
          <w:pPr>
            <w:pStyle w:val="StyleHeading114ptBoldUnderlineLeft"/>
          </w:pPr>
        </w:pPrChange>
      </w:pPr>
      <w:ins w:id="4762" w:author="Caree2" w:date="2017-04-01T12:07:00Z">
        <w:r w:rsidRPr="00880017">
          <w:rPr>
            <w:color w:val="008080"/>
            <w:rPrChange w:id="4763" w:author="Caree2" w:date="2017-04-02T07:54:00Z">
              <w:rPr/>
            </w:rPrChange>
          </w:rPr>
          <w:tab/>
          <w:t>private List&lt;String&gt; cartItems = new ArrayList&lt;String&gt;();</w:t>
        </w:r>
      </w:ins>
    </w:p>
    <w:p w:rsidR="00A425BE" w:rsidRPr="00880017" w:rsidRDefault="00A425BE" w:rsidP="00873481">
      <w:pPr>
        <w:rPr>
          <w:ins w:id="4764" w:author="Caree2" w:date="2017-04-01T12:07:00Z"/>
          <w:color w:val="008080"/>
          <w:rPrChange w:id="4765" w:author="Caree2" w:date="2017-04-02T07:54:00Z">
            <w:rPr>
              <w:ins w:id="4766" w:author="Caree2" w:date="2017-04-01T12:07:00Z"/>
            </w:rPr>
          </w:rPrChange>
        </w:rPr>
        <w:pPrChange w:id="4767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768" w:author="Caree2" w:date="2017-04-01T12:07:00Z"/>
          <w:color w:val="008080"/>
          <w:rPrChange w:id="4769" w:author="Caree2" w:date="2017-04-02T07:54:00Z">
            <w:rPr>
              <w:ins w:id="4770" w:author="Caree2" w:date="2017-04-01T12:07:00Z"/>
            </w:rPr>
          </w:rPrChange>
        </w:rPr>
        <w:pPrChange w:id="4771" w:author="Caree2" w:date="2017-04-02T07:11:00Z">
          <w:pPr>
            <w:pStyle w:val="StyleHeading114ptBoldUnderlineLeft"/>
          </w:pPr>
        </w:pPrChange>
      </w:pPr>
      <w:ins w:id="4772" w:author="Caree2" w:date="2017-04-01T12:07:00Z">
        <w:r w:rsidRPr="00880017">
          <w:rPr>
            <w:color w:val="008080"/>
            <w:rPrChange w:id="4773" w:author="Caree2" w:date="2017-04-02T07:54:00Z">
              <w:rPr/>
            </w:rPrChange>
          </w:rPr>
          <w:tab/>
          <w:t>public long getShoppingCartId() {</w:t>
        </w:r>
      </w:ins>
    </w:p>
    <w:p w:rsidR="00A425BE" w:rsidRPr="00880017" w:rsidRDefault="00A425BE" w:rsidP="00873481">
      <w:pPr>
        <w:rPr>
          <w:ins w:id="4774" w:author="Caree2" w:date="2017-04-01T12:07:00Z"/>
          <w:color w:val="008080"/>
          <w:rPrChange w:id="4775" w:author="Caree2" w:date="2017-04-02T07:54:00Z">
            <w:rPr>
              <w:ins w:id="4776" w:author="Caree2" w:date="2017-04-01T12:07:00Z"/>
            </w:rPr>
          </w:rPrChange>
        </w:rPr>
        <w:pPrChange w:id="4777" w:author="Caree2" w:date="2017-04-02T07:11:00Z">
          <w:pPr>
            <w:pStyle w:val="StyleHeading114ptBoldUnderlineLeft"/>
          </w:pPr>
        </w:pPrChange>
      </w:pPr>
      <w:ins w:id="4778" w:author="Caree2" w:date="2017-04-01T12:07:00Z">
        <w:r w:rsidRPr="00880017">
          <w:rPr>
            <w:color w:val="008080"/>
            <w:rPrChange w:id="4779" w:author="Caree2" w:date="2017-04-02T07:54:00Z">
              <w:rPr/>
            </w:rPrChange>
          </w:rPr>
          <w:tab/>
        </w:r>
        <w:r w:rsidRPr="00880017">
          <w:rPr>
            <w:color w:val="008080"/>
            <w:rPrChange w:id="4780" w:author="Caree2" w:date="2017-04-02T07:54:00Z">
              <w:rPr/>
            </w:rPrChange>
          </w:rPr>
          <w:tab/>
          <w:t>return shoppingCartId;</w:t>
        </w:r>
      </w:ins>
    </w:p>
    <w:p w:rsidR="00A425BE" w:rsidRPr="00880017" w:rsidRDefault="00A425BE" w:rsidP="00873481">
      <w:pPr>
        <w:rPr>
          <w:ins w:id="4781" w:author="Caree2" w:date="2017-04-01T12:07:00Z"/>
          <w:color w:val="008080"/>
          <w:rPrChange w:id="4782" w:author="Caree2" w:date="2017-04-02T07:54:00Z">
            <w:rPr>
              <w:ins w:id="4783" w:author="Caree2" w:date="2017-04-01T12:07:00Z"/>
            </w:rPr>
          </w:rPrChange>
        </w:rPr>
        <w:pPrChange w:id="4784" w:author="Caree2" w:date="2017-04-02T07:11:00Z">
          <w:pPr>
            <w:pStyle w:val="StyleHeading114ptBoldUnderlineLeft"/>
          </w:pPr>
        </w:pPrChange>
      </w:pPr>
      <w:ins w:id="4785" w:author="Caree2" w:date="2017-04-01T12:07:00Z">
        <w:r w:rsidRPr="00880017">
          <w:rPr>
            <w:color w:val="008080"/>
            <w:rPrChange w:id="4786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787" w:author="Caree2" w:date="2017-04-01T12:07:00Z"/>
          <w:color w:val="008080"/>
          <w:rPrChange w:id="4788" w:author="Caree2" w:date="2017-04-02T07:54:00Z">
            <w:rPr>
              <w:ins w:id="4789" w:author="Caree2" w:date="2017-04-01T12:07:00Z"/>
            </w:rPr>
          </w:rPrChange>
        </w:rPr>
        <w:pPrChange w:id="4790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791" w:author="Caree2" w:date="2017-04-01T12:07:00Z"/>
          <w:color w:val="008080"/>
          <w:rPrChange w:id="4792" w:author="Caree2" w:date="2017-04-02T07:54:00Z">
            <w:rPr>
              <w:ins w:id="4793" w:author="Caree2" w:date="2017-04-01T12:07:00Z"/>
            </w:rPr>
          </w:rPrChange>
        </w:rPr>
        <w:pPrChange w:id="4794" w:author="Caree2" w:date="2017-04-02T07:11:00Z">
          <w:pPr>
            <w:pStyle w:val="StyleHeading114ptBoldUnderlineLeft"/>
          </w:pPr>
        </w:pPrChange>
      </w:pPr>
      <w:ins w:id="4795" w:author="Caree2" w:date="2017-04-01T12:07:00Z">
        <w:r w:rsidRPr="00880017">
          <w:rPr>
            <w:color w:val="008080"/>
            <w:rPrChange w:id="4796" w:author="Caree2" w:date="2017-04-02T07:54:00Z">
              <w:rPr/>
            </w:rPrChange>
          </w:rPr>
          <w:tab/>
          <w:t>public void setShoppingCartId(long shoppingCartId) {</w:t>
        </w:r>
      </w:ins>
    </w:p>
    <w:p w:rsidR="00A425BE" w:rsidRPr="00880017" w:rsidRDefault="00A425BE" w:rsidP="00873481">
      <w:pPr>
        <w:rPr>
          <w:ins w:id="4797" w:author="Caree2" w:date="2017-04-01T12:07:00Z"/>
          <w:color w:val="008080"/>
          <w:rPrChange w:id="4798" w:author="Caree2" w:date="2017-04-02T07:54:00Z">
            <w:rPr>
              <w:ins w:id="4799" w:author="Caree2" w:date="2017-04-01T12:07:00Z"/>
            </w:rPr>
          </w:rPrChange>
        </w:rPr>
        <w:pPrChange w:id="4800" w:author="Caree2" w:date="2017-04-02T07:11:00Z">
          <w:pPr>
            <w:pStyle w:val="StyleHeading114ptBoldUnderlineLeft"/>
          </w:pPr>
        </w:pPrChange>
      </w:pPr>
      <w:ins w:id="4801" w:author="Caree2" w:date="2017-04-01T12:07:00Z">
        <w:r w:rsidRPr="00880017">
          <w:rPr>
            <w:color w:val="008080"/>
            <w:rPrChange w:id="4802" w:author="Caree2" w:date="2017-04-02T07:54:00Z">
              <w:rPr/>
            </w:rPrChange>
          </w:rPr>
          <w:tab/>
        </w:r>
        <w:r w:rsidRPr="00880017">
          <w:rPr>
            <w:color w:val="008080"/>
            <w:rPrChange w:id="4803" w:author="Caree2" w:date="2017-04-02T07:54:00Z">
              <w:rPr/>
            </w:rPrChange>
          </w:rPr>
          <w:tab/>
          <w:t>this.shoppingCartId = shoppingCartId;</w:t>
        </w:r>
      </w:ins>
    </w:p>
    <w:p w:rsidR="00A425BE" w:rsidRPr="00880017" w:rsidRDefault="00A425BE" w:rsidP="00873481">
      <w:pPr>
        <w:rPr>
          <w:ins w:id="4804" w:author="Caree2" w:date="2017-04-01T12:07:00Z"/>
          <w:color w:val="008080"/>
          <w:rPrChange w:id="4805" w:author="Caree2" w:date="2017-04-02T07:54:00Z">
            <w:rPr>
              <w:ins w:id="4806" w:author="Caree2" w:date="2017-04-01T12:07:00Z"/>
            </w:rPr>
          </w:rPrChange>
        </w:rPr>
        <w:pPrChange w:id="4807" w:author="Caree2" w:date="2017-04-02T07:11:00Z">
          <w:pPr>
            <w:pStyle w:val="StyleHeading114ptBoldUnderlineLeft"/>
          </w:pPr>
        </w:pPrChange>
      </w:pPr>
      <w:ins w:id="4808" w:author="Caree2" w:date="2017-04-01T12:07:00Z">
        <w:r w:rsidRPr="00880017">
          <w:rPr>
            <w:color w:val="008080"/>
            <w:rPrChange w:id="4809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810" w:author="Caree2" w:date="2017-04-01T12:07:00Z"/>
          <w:color w:val="008080"/>
          <w:rPrChange w:id="4811" w:author="Caree2" w:date="2017-04-02T07:54:00Z">
            <w:rPr>
              <w:ins w:id="4812" w:author="Caree2" w:date="2017-04-01T12:07:00Z"/>
            </w:rPr>
          </w:rPrChange>
        </w:rPr>
        <w:pPrChange w:id="4813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814" w:author="Caree2" w:date="2017-04-01T12:07:00Z"/>
          <w:color w:val="008080"/>
          <w:rPrChange w:id="4815" w:author="Caree2" w:date="2017-04-02T07:54:00Z">
            <w:rPr>
              <w:ins w:id="4816" w:author="Caree2" w:date="2017-04-01T12:07:00Z"/>
            </w:rPr>
          </w:rPrChange>
        </w:rPr>
        <w:pPrChange w:id="4817" w:author="Caree2" w:date="2017-04-02T07:11:00Z">
          <w:pPr>
            <w:pStyle w:val="StyleHeading114ptBoldUnderlineLeft"/>
          </w:pPr>
        </w:pPrChange>
      </w:pPr>
      <w:ins w:id="4818" w:author="Caree2" w:date="2017-04-01T12:07:00Z">
        <w:r w:rsidRPr="00880017">
          <w:rPr>
            <w:color w:val="008080"/>
            <w:rPrChange w:id="4819" w:author="Caree2" w:date="2017-04-02T07:54:00Z">
              <w:rPr/>
            </w:rPrChange>
          </w:rPr>
          <w:tab/>
          <w:t>public LocalDate getCartDate() {</w:t>
        </w:r>
      </w:ins>
    </w:p>
    <w:p w:rsidR="00A425BE" w:rsidRPr="00880017" w:rsidRDefault="00A425BE" w:rsidP="00873481">
      <w:pPr>
        <w:rPr>
          <w:ins w:id="4820" w:author="Caree2" w:date="2017-04-01T12:07:00Z"/>
          <w:color w:val="008080"/>
          <w:rPrChange w:id="4821" w:author="Caree2" w:date="2017-04-02T07:54:00Z">
            <w:rPr>
              <w:ins w:id="4822" w:author="Caree2" w:date="2017-04-01T12:07:00Z"/>
            </w:rPr>
          </w:rPrChange>
        </w:rPr>
        <w:pPrChange w:id="4823" w:author="Caree2" w:date="2017-04-02T07:11:00Z">
          <w:pPr>
            <w:pStyle w:val="StyleHeading114ptBoldUnderlineLeft"/>
          </w:pPr>
        </w:pPrChange>
      </w:pPr>
      <w:ins w:id="4824" w:author="Caree2" w:date="2017-04-01T12:07:00Z">
        <w:r w:rsidRPr="00880017">
          <w:rPr>
            <w:color w:val="008080"/>
            <w:rPrChange w:id="4825" w:author="Caree2" w:date="2017-04-02T07:54:00Z">
              <w:rPr/>
            </w:rPrChange>
          </w:rPr>
          <w:tab/>
        </w:r>
        <w:r w:rsidRPr="00880017">
          <w:rPr>
            <w:color w:val="008080"/>
            <w:rPrChange w:id="4826" w:author="Caree2" w:date="2017-04-02T07:54:00Z">
              <w:rPr/>
            </w:rPrChange>
          </w:rPr>
          <w:tab/>
          <w:t>return cartDate;</w:t>
        </w:r>
      </w:ins>
    </w:p>
    <w:p w:rsidR="00A425BE" w:rsidRPr="00880017" w:rsidRDefault="00A425BE" w:rsidP="00873481">
      <w:pPr>
        <w:rPr>
          <w:ins w:id="4827" w:author="Caree2" w:date="2017-04-01T12:07:00Z"/>
          <w:color w:val="008080"/>
          <w:rPrChange w:id="4828" w:author="Caree2" w:date="2017-04-02T07:54:00Z">
            <w:rPr>
              <w:ins w:id="4829" w:author="Caree2" w:date="2017-04-01T12:07:00Z"/>
            </w:rPr>
          </w:rPrChange>
        </w:rPr>
        <w:pPrChange w:id="4830" w:author="Caree2" w:date="2017-04-02T07:11:00Z">
          <w:pPr>
            <w:pStyle w:val="StyleHeading114ptBoldUnderlineLeft"/>
          </w:pPr>
        </w:pPrChange>
      </w:pPr>
      <w:ins w:id="4831" w:author="Caree2" w:date="2017-04-01T12:07:00Z">
        <w:r w:rsidRPr="00880017">
          <w:rPr>
            <w:color w:val="008080"/>
            <w:rPrChange w:id="4832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833" w:author="Caree2" w:date="2017-04-01T12:07:00Z"/>
          <w:color w:val="008080"/>
          <w:rPrChange w:id="4834" w:author="Caree2" w:date="2017-04-02T07:54:00Z">
            <w:rPr>
              <w:ins w:id="4835" w:author="Caree2" w:date="2017-04-01T12:07:00Z"/>
            </w:rPr>
          </w:rPrChange>
        </w:rPr>
        <w:pPrChange w:id="4836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837" w:author="Caree2" w:date="2017-04-01T12:07:00Z"/>
          <w:color w:val="008080"/>
          <w:rPrChange w:id="4838" w:author="Caree2" w:date="2017-04-02T07:54:00Z">
            <w:rPr>
              <w:ins w:id="4839" w:author="Caree2" w:date="2017-04-01T12:07:00Z"/>
            </w:rPr>
          </w:rPrChange>
        </w:rPr>
        <w:pPrChange w:id="4840" w:author="Caree2" w:date="2017-04-02T07:11:00Z">
          <w:pPr>
            <w:pStyle w:val="StyleHeading114ptBoldUnderlineLeft"/>
          </w:pPr>
        </w:pPrChange>
      </w:pPr>
      <w:ins w:id="4841" w:author="Caree2" w:date="2017-04-01T12:07:00Z">
        <w:r w:rsidRPr="00880017">
          <w:rPr>
            <w:color w:val="008080"/>
            <w:rPrChange w:id="4842" w:author="Caree2" w:date="2017-04-02T07:54:00Z">
              <w:rPr/>
            </w:rPrChange>
          </w:rPr>
          <w:tab/>
          <w:t>public void setCartDate(LocalDate cartDate) {</w:t>
        </w:r>
      </w:ins>
    </w:p>
    <w:p w:rsidR="00A425BE" w:rsidRPr="00880017" w:rsidRDefault="00A425BE" w:rsidP="00873481">
      <w:pPr>
        <w:rPr>
          <w:ins w:id="4843" w:author="Caree2" w:date="2017-04-01T12:07:00Z"/>
          <w:color w:val="008080"/>
          <w:rPrChange w:id="4844" w:author="Caree2" w:date="2017-04-02T07:54:00Z">
            <w:rPr>
              <w:ins w:id="4845" w:author="Caree2" w:date="2017-04-01T12:07:00Z"/>
            </w:rPr>
          </w:rPrChange>
        </w:rPr>
        <w:pPrChange w:id="4846" w:author="Caree2" w:date="2017-04-02T07:11:00Z">
          <w:pPr>
            <w:pStyle w:val="StyleHeading114ptBoldUnderlineLeft"/>
          </w:pPr>
        </w:pPrChange>
      </w:pPr>
      <w:ins w:id="4847" w:author="Caree2" w:date="2017-04-01T12:07:00Z">
        <w:r w:rsidRPr="00880017">
          <w:rPr>
            <w:color w:val="008080"/>
            <w:rPrChange w:id="4848" w:author="Caree2" w:date="2017-04-02T07:54:00Z">
              <w:rPr/>
            </w:rPrChange>
          </w:rPr>
          <w:tab/>
        </w:r>
        <w:r w:rsidRPr="00880017">
          <w:rPr>
            <w:color w:val="008080"/>
            <w:rPrChange w:id="4849" w:author="Caree2" w:date="2017-04-02T07:54:00Z">
              <w:rPr/>
            </w:rPrChange>
          </w:rPr>
          <w:tab/>
          <w:t>this.cartDate = cartDate;</w:t>
        </w:r>
      </w:ins>
    </w:p>
    <w:p w:rsidR="00A425BE" w:rsidRPr="00880017" w:rsidRDefault="00A425BE" w:rsidP="00873481">
      <w:pPr>
        <w:rPr>
          <w:ins w:id="4850" w:author="Caree2" w:date="2017-04-01T12:07:00Z"/>
          <w:color w:val="008080"/>
          <w:rPrChange w:id="4851" w:author="Caree2" w:date="2017-04-02T07:54:00Z">
            <w:rPr>
              <w:ins w:id="4852" w:author="Caree2" w:date="2017-04-01T12:07:00Z"/>
            </w:rPr>
          </w:rPrChange>
        </w:rPr>
        <w:pPrChange w:id="4853" w:author="Caree2" w:date="2017-04-02T07:11:00Z">
          <w:pPr>
            <w:pStyle w:val="StyleHeading114ptBoldUnderlineLeft"/>
          </w:pPr>
        </w:pPrChange>
      </w:pPr>
      <w:ins w:id="4854" w:author="Caree2" w:date="2017-04-01T12:07:00Z">
        <w:r w:rsidRPr="00880017">
          <w:rPr>
            <w:color w:val="008080"/>
            <w:rPrChange w:id="4855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856" w:author="Caree2" w:date="2017-04-01T12:07:00Z"/>
          <w:color w:val="008080"/>
          <w:rPrChange w:id="4857" w:author="Caree2" w:date="2017-04-02T07:54:00Z">
            <w:rPr>
              <w:ins w:id="4858" w:author="Caree2" w:date="2017-04-01T12:07:00Z"/>
            </w:rPr>
          </w:rPrChange>
        </w:rPr>
        <w:pPrChange w:id="4859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860" w:author="Caree2" w:date="2017-04-01T12:07:00Z"/>
          <w:color w:val="008080"/>
          <w:rPrChange w:id="4861" w:author="Caree2" w:date="2017-04-02T07:54:00Z">
            <w:rPr>
              <w:ins w:id="4862" w:author="Caree2" w:date="2017-04-01T12:07:00Z"/>
            </w:rPr>
          </w:rPrChange>
        </w:rPr>
        <w:pPrChange w:id="4863" w:author="Caree2" w:date="2017-04-02T07:11:00Z">
          <w:pPr>
            <w:pStyle w:val="StyleHeading114ptBoldUnderlineLeft"/>
          </w:pPr>
        </w:pPrChange>
      </w:pPr>
      <w:ins w:id="4864" w:author="Caree2" w:date="2017-04-01T12:07:00Z">
        <w:r w:rsidRPr="00880017">
          <w:rPr>
            <w:color w:val="008080"/>
            <w:rPrChange w:id="4865" w:author="Caree2" w:date="2017-04-02T07:54:00Z">
              <w:rPr/>
            </w:rPrChange>
          </w:rPr>
          <w:tab/>
          <w:t>public List&lt;String&gt; getCartItems() {</w:t>
        </w:r>
      </w:ins>
    </w:p>
    <w:p w:rsidR="00A425BE" w:rsidRPr="00880017" w:rsidRDefault="00A425BE" w:rsidP="00873481">
      <w:pPr>
        <w:rPr>
          <w:ins w:id="4866" w:author="Caree2" w:date="2017-04-01T12:07:00Z"/>
          <w:color w:val="008080"/>
          <w:rPrChange w:id="4867" w:author="Caree2" w:date="2017-04-02T07:54:00Z">
            <w:rPr>
              <w:ins w:id="4868" w:author="Caree2" w:date="2017-04-01T12:07:00Z"/>
            </w:rPr>
          </w:rPrChange>
        </w:rPr>
        <w:pPrChange w:id="4869" w:author="Caree2" w:date="2017-04-02T07:11:00Z">
          <w:pPr>
            <w:pStyle w:val="StyleHeading114ptBoldUnderlineLeft"/>
          </w:pPr>
        </w:pPrChange>
      </w:pPr>
      <w:ins w:id="4870" w:author="Caree2" w:date="2017-04-01T12:07:00Z">
        <w:r w:rsidRPr="00880017">
          <w:rPr>
            <w:color w:val="008080"/>
            <w:rPrChange w:id="4871" w:author="Caree2" w:date="2017-04-02T07:54:00Z">
              <w:rPr/>
            </w:rPrChange>
          </w:rPr>
          <w:tab/>
        </w:r>
        <w:r w:rsidRPr="00880017">
          <w:rPr>
            <w:color w:val="008080"/>
            <w:rPrChange w:id="4872" w:author="Caree2" w:date="2017-04-02T07:54:00Z">
              <w:rPr/>
            </w:rPrChange>
          </w:rPr>
          <w:tab/>
          <w:t>return cartItems;</w:t>
        </w:r>
      </w:ins>
    </w:p>
    <w:p w:rsidR="00A425BE" w:rsidRPr="00880017" w:rsidRDefault="00A425BE" w:rsidP="00873481">
      <w:pPr>
        <w:rPr>
          <w:ins w:id="4873" w:author="Caree2" w:date="2017-04-01T12:07:00Z"/>
          <w:color w:val="008080"/>
          <w:rPrChange w:id="4874" w:author="Caree2" w:date="2017-04-02T07:54:00Z">
            <w:rPr>
              <w:ins w:id="4875" w:author="Caree2" w:date="2017-04-01T12:07:00Z"/>
            </w:rPr>
          </w:rPrChange>
        </w:rPr>
        <w:pPrChange w:id="4876" w:author="Caree2" w:date="2017-04-02T07:11:00Z">
          <w:pPr>
            <w:pStyle w:val="StyleHeading114ptBoldUnderlineLeft"/>
          </w:pPr>
        </w:pPrChange>
      </w:pPr>
      <w:ins w:id="4877" w:author="Caree2" w:date="2017-04-01T12:07:00Z">
        <w:r w:rsidRPr="00880017">
          <w:rPr>
            <w:color w:val="008080"/>
            <w:rPrChange w:id="4878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879" w:author="Caree2" w:date="2017-04-01T12:07:00Z"/>
          <w:color w:val="008080"/>
          <w:rPrChange w:id="4880" w:author="Caree2" w:date="2017-04-02T07:54:00Z">
            <w:rPr>
              <w:ins w:id="4881" w:author="Caree2" w:date="2017-04-01T12:07:00Z"/>
            </w:rPr>
          </w:rPrChange>
        </w:rPr>
        <w:pPrChange w:id="4882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883" w:author="Caree2" w:date="2017-04-01T12:07:00Z"/>
          <w:color w:val="008080"/>
          <w:rPrChange w:id="4884" w:author="Caree2" w:date="2017-04-02T07:54:00Z">
            <w:rPr>
              <w:ins w:id="4885" w:author="Caree2" w:date="2017-04-01T12:07:00Z"/>
            </w:rPr>
          </w:rPrChange>
        </w:rPr>
        <w:pPrChange w:id="4886" w:author="Caree2" w:date="2017-04-02T07:11:00Z">
          <w:pPr>
            <w:pStyle w:val="StyleHeading114ptBoldUnderlineLeft"/>
          </w:pPr>
        </w:pPrChange>
      </w:pPr>
      <w:ins w:id="4887" w:author="Caree2" w:date="2017-04-01T12:07:00Z">
        <w:r w:rsidRPr="00880017">
          <w:rPr>
            <w:color w:val="008080"/>
            <w:rPrChange w:id="4888" w:author="Caree2" w:date="2017-04-02T07:54:00Z">
              <w:rPr/>
            </w:rPrChange>
          </w:rPr>
          <w:tab/>
          <w:t>public void setCartItems(List&lt;String&gt; cartItems) {</w:t>
        </w:r>
      </w:ins>
    </w:p>
    <w:p w:rsidR="00A425BE" w:rsidRPr="00880017" w:rsidRDefault="00A425BE" w:rsidP="00873481">
      <w:pPr>
        <w:rPr>
          <w:ins w:id="4889" w:author="Caree2" w:date="2017-04-01T12:07:00Z"/>
          <w:color w:val="008080"/>
          <w:rPrChange w:id="4890" w:author="Caree2" w:date="2017-04-02T07:54:00Z">
            <w:rPr>
              <w:ins w:id="4891" w:author="Caree2" w:date="2017-04-01T12:07:00Z"/>
            </w:rPr>
          </w:rPrChange>
        </w:rPr>
        <w:pPrChange w:id="4892" w:author="Caree2" w:date="2017-04-02T07:11:00Z">
          <w:pPr>
            <w:pStyle w:val="StyleHeading114ptBoldUnderlineLeft"/>
          </w:pPr>
        </w:pPrChange>
      </w:pPr>
      <w:ins w:id="4893" w:author="Caree2" w:date="2017-04-01T12:07:00Z">
        <w:r w:rsidRPr="00880017">
          <w:rPr>
            <w:color w:val="008080"/>
            <w:rPrChange w:id="4894" w:author="Caree2" w:date="2017-04-02T07:54:00Z">
              <w:rPr/>
            </w:rPrChange>
          </w:rPr>
          <w:tab/>
        </w:r>
        <w:r w:rsidRPr="00880017">
          <w:rPr>
            <w:color w:val="008080"/>
            <w:rPrChange w:id="4895" w:author="Caree2" w:date="2017-04-02T07:54:00Z">
              <w:rPr/>
            </w:rPrChange>
          </w:rPr>
          <w:tab/>
          <w:t>this.cartItems = cartItems;</w:t>
        </w:r>
      </w:ins>
    </w:p>
    <w:p w:rsidR="00A425BE" w:rsidRPr="00880017" w:rsidRDefault="00A425BE" w:rsidP="00873481">
      <w:pPr>
        <w:rPr>
          <w:ins w:id="4896" w:author="Caree2" w:date="2017-04-01T12:07:00Z"/>
          <w:color w:val="008080"/>
          <w:rPrChange w:id="4897" w:author="Caree2" w:date="2017-04-02T07:54:00Z">
            <w:rPr>
              <w:ins w:id="4898" w:author="Caree2" w:date="2017-04-01T12:07:00Z"/>
            </w:rPr>
          </w:rPrChange>
        </w:rPr>
        <w:pPrChange w:id="4899" w:author="Caree2" w:date="2017-04-02T07:11:00Z">
          <w:pPr>
            <w:pStyle w:val="StyleHeading114ptBoldUnderlineLeft"/>
          </w:pPr>
        </w:pPrChange>
      </w:pPr>
      <w:ins w:id="4900" w:author="Caree2" w:date="2017-04-01T12:07:00Z">
        <w:r w:rsidRPr="00880017">
          <w:rPr>
            <w:color w:val="008080"/>
            <w:rPrChange w:id="4901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902" w:author="Caree2" w:date="2017-04-01T12:07:00Z"/>
          <w:color w:val="008080"/>
          <w:rPrChange w:id="4903" w:author="Caree2" w:date="2017-04-02T07:54:00Z">
            <w:rPr>
              <w:ins w:id="4904" w:author="Caree2" w:date="2017-04-01T12:07:00Z"/>
            </w:rPr>
          </w:rPrChange>
        </w:rPr>
        <w:pPrChange w:id="4905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906" w:author="Caree2" w:date="2017-04-01T12:07:00Z"/>
          <w:color w:val="008080"/>
          <w:rPrChange w:id="4907" w:author="Caree2" w:date="2017-04-02T07:54:00Z">
            <w:rPr>
              <w:ins w:id="4908" w:author="Caree2" w:date="2017-04-01T12:07:00Z"/>
            </w:rPr>
          </w:rPrChange>
        </w:rPr>
        <w:pPrChange w:id="4909" w:author="Caree2" w:date="2017-04-02T07:11:00Z">
          <w:pPr>
            <w:pStyle w:val="StyleHeading114ptBoldUnderlineLeft"/>
          </w:pPr>
        </w:pPrChange>
      </w:pPr>
      <w:ins w:id="4910" w:author="Caree2" w:date="2017-04-01T12:07:00Z">
        <w:r w:rsidRPr="00880017">
          <w:rPr>
            <w:color w:val="008080"/>
            <w:rPrChange w:id="4911" w:author="Caree2" w:date="2017-04-02T07:54:00Z">
              <w:rPr/>
            </w:rPrChange>
          </w:rPr>
          <w:tab/>
          <w:t>public ShoppingCart(long shoppingCartId, LocalDate cartDate, List&lt;String&gt; cartItems) {</w:t>
        </w:r>
      </w:ins>
    </w:p>
    <w:p w:rsidR="00A425BE" w:rsidRPr="00880017" w:rsidRDefault="00A425BE" w:rsidP="00873481">
      <w:pPr>
        <w:rPr>
          <w:ins w:id="4912" w:author="Caree2" w:date="2017-04-01T12:07:00Z"/>
          <w:color w:val="008080"/>
          <w:rPrChange w:id="4913" w:author="Caree2" w:date="2017-04-02T07:54:00Z">
            <w:rPr>
              <w:ins w:id="4914" w:author="Caree2" w:date="2017-04-01T12:07:00Z"/>
            </w:rPr>
          </w:rPrChange>
        </w:rPr>
        <w:pPrChange w:id="4915" w:author="Caree2" w:date="2017-04-02T07:11:00Z">
          <w:pPr>
            <w:pStyle w:val="StyleHeading114ptBoldUnderlineLeft"/>
          </w:pPr>
        </w:pPrChange>
      </w:pPr>
      <w:ins w:id="4916" w:author="Caree2" w:date="2017-04-01T12:07:00Z">
        <w:r w:rsidRPr="00880017">
          <w:rPr>
            <w:color w:val="008080"/>
            <w:rPrChange w:id="4917" w:author="Caree2" w:date="2017-04-02T07:54:00Z">
              <w:rPr/>
            </w:rPrChange>
          </w:rPr>
          <w:tab/>
        </w:r>
        <w:r w:rsidRPr="00880017">
          <w:rPr>
            <w:color w:val="008080"/>
            <w:rPrChange w:id="4918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873481">
      <w:pPr>
        <w:rPr>
          <w:ins w:id="4919" w:author="Caree2" w:date="2017-04-01T12:07:00Z"/>
          <w:color w:val="008080"/>
          <w:rPrChange w:id="4920" w:author="Caree2" w:date="2017-04-02T07:54:00Z">
            <w:rPr>
              <w:ins w:id="4921" w:author="Caree2" w:date="2017-04-01T12:07:00Z"/>
            </w:rPr>
          </w:rPrChange>
        </w:rPr>
        <w:pPrChange w:id="4922" w:author="Caree2" w:date="2017-04-02T07:11:00Z">
          <w:pPr>
            <w:pStyle w:val="StyleHeading114ptBoldUnderlineLeft"/>
          </w:pPr>
        </w:pPrChange>
      </w:pPr>
      <w:ins w:id="4923" w:author="Caree2" w:date="2017-04-01T12:07:00Z">
        <w:r w:rsidRPr="00880017">
          <w:rPr>
            <w:color w:val="008080"/>
            <w:rPrChange w:id="4924" w:author="Caree2" w:date="2017-04-02T07:54:00Z">
              <w:rPr/>
            </w:rPrChange>
          </w:rPr>
          <w:tab/>
        </w:r>
        <w:r w:rsidRPr="00880017">
          <w:rPr>
            <w:color w:val="008080"/>
            <w:rPrChange w:id="4925" w:author="Caree2" w:date="2017-04-02T07:54:00Z">
              <w:rPr/>
            </w:rPrChange>
          </w:rPr>
          <w:tab/>
          <w:t>this.shoppingCartId = shoppingCartId;</w:t>
        </w:r>
      </w:ins>
    </w:p>
    <w:p w:rsidR="00A425BE" w:rsidRPr="00880017" w:rsidRDefault="00A425BE" w:rsidP="00873481">
      <w:pPr>
        <w:rPr>
          <w:ins w:id="4926" w:author="Caree2" w:date="2017-04-01T12:07:00Z"/>
          <w:color w:val="008080"/>
          <w:rPrChange w:id="4927" w:author="Caree2" w:date="2017-04-02T07:54:00Z">
            <w:rPr>
              <w:ins w:id="4928" w:author="Caree2" w:date="2017-04-01T12:07:00Z"/>
            </w:rPr>
          </w:rPrChange>
        </w:rPr>
        <w:pPrChange w:id="4929" w:author="Caree2" w:date="2017-04-02T07:11:00Z">
          <w:pPr>
            <w:pStyle w:val="StyleHeading114ptBoldUnderlineLeft"/>
          </w:pPr>
        </w:pPrChange>
      </w:pPr>
      <w:ins w:id="4930" w:author="Caree2" w:date="2017-04-01T12:07:00Z">
        <w:r w:rsidRPr="00880017">
          <w:rPr>
            <w:color w:val="008080"/>
            <w:rPrChange w:id="4931" w:author="Caree2" w:date="2017-04-02T07:54:00Z">
              <w:rPr/>
            </w:rPrChange>
          </w:rPr>
          <w:lastRenderedPageBreak/>
          <w:tab/>
        </w:r>
        <w:r w:rsidRPr="00880017">
          <w:rPr>
            <w:color w:val="008080"/>
            <w:rPrChange w:id="4932" w:author="Caree2" w:date="2017-04-02T07:54:00Z">
              <w:rPr/>
            </w:rPrChange>
          </w:rPr>
          <w:tab/>
          <w:t>this.cartDate = cartDate;</w:t>
        </w:r>
      </w:ins>
    </w:p>
    <w:p w:rsidR="00A425BE" w:rsidRPr="00880017" w:rsidRDefault="00A425BE" w:rsidP="00873481">
      <w:pPr>
        <w:rPr>
          <w:ins w:id="4933" w:author="Caree2" w:date="2017-04-01T12:07:00Z"/>
          <w:color w:val="008080"/>
          <w:rPrChange w:id="4934" w:author="Caree2" w:date="2017-04-02T07:54:00Z">
            <w:rPr>
              <w:ins w:id="4935" w:author="Caree2" w:date="2017-04-01T12:07:00Z"/>
            </w:rPr>
          </w:rPrChange>
        </w:rPr>
        <w:pPrChange w:id="4936" w:author="Caree2" w:date="2017-04-02T07:11:00Z">
          <w:pPr>
            <w:pStyle w:val="StyleHeading114ptBoldUnderlineLeft"/>
          </w:pPr>
        </w:pPrChange>
      </w:pPr>
      <w:ins w:id="4937" w:author="Caree2" w:date="2017-04-01T12:07:00Z">
        <w:r w:rsidRPr="00880017">
          <w:rPr>
            <w:color w:val="008080"/>
            <w:rPrChange w:id="4938" w:author="Caree2" w:date="2017-04-02T07:54:00Z">
              <w:rPr/>
            </w:rPrChange>
          </w:rPr>
          <w:tab/>
        </w:r>
        <w:r w:rsidRPr="00880017">
          <w:rPr>
            <w:color w:val="008080"/>
            <w:rPrChange w:id="4939" w:author="Caree2" w:date="2017-04-02T07:54:00Z">
              <w:rPr/>
            </w:rPrChange>
          </w:rPr>
          <w:tab/>
          <w:t>this.cartItems = cartItems;</w:t>
        </w:r>
      </w:ins>
    </w:p>
    <w:p w:rsidR="00A425BE" w:rsidRPr="00880017" w:rsidRDefault="00A425BE" w:rsidP="00873481">
      <w:pPr>
        <w:rPr>
          <w:ins w:id="4940" w:author="Caree2" w:date="2017-04-01T12:07:00Z"/>
          <w:color w:val="008080"/>
          <w:rPrChange w:id="4941" w:author="Caree2" w:date="2017-04-02T07:54:00Z">
            <w:rPr>
              <w:ins w:id="4942" w:author="Caree2" w:date="2017-04-01T12:07:00Z"/>
            </w:rPr>
          </w:rPrChange>
        </w:rPr>
        <w:pPrChange w:id="4943" w:author="Caree2" w:date="2017-04-02T07:11:00Z">
          <w:pPr>
            <w:pStyle w:val="StyleHeading114ptBoldUnderlineLeft"/>
          </w:pPr>
        </w:pPrChange>
      </w:pPr>
      <w:ins w:id="4944" w:author="Caree2" w:date="2017-04-01T12:07:00Z">
        <w:r w:rsidRPr="00880017">
          <w:rPr>
            <w:color w:val="008080"/>
            <w:rPrChange w:id="4945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946" w:author="Caree2" w:date="2017-04-01T12:07:00Z"/>
          <w:color w:val="008080"/>
          <w:rPrChange w:id="4947" w:author="Caree2" w:date="2017-04-02T07:54:00Z">
            <w:rPr>
              <w:ins w:id="4948" w:author="Caree2" w:date="2017-04-01T12:07:00Z"/>
            </w:rPr>
          </w:rPrChange>
        </w:rPr>
        <w:pPrChange w:id="4949" w:author="Caree2" w:date="2017-04-02T07:11:00Z">
          <w:pPr>
            <w:pStyle w:val="StyleHeading114ptBoldUnderlineLeft"/>
          </w:pPr>
        </w:pPrChange>
      </w:pPr>
      <w:ins w:id="4950" w:author="Caree2" w:date="2017-04-01T12:07:00Z">
        <w:r w:rsidRPr="00880017">
          <w:rPr>
            <w:color w:val="008080"/>
            <w:rPrChange w:id="4951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4952" w:author="Caree2" w:date="2017-04-01T12:07:00Z"/>
          <w:color w:val="008080"/>
          <w:rPrChange w:id="4953" w:author="Caree2" w:date="2017-04-02T07:54:00Z">
            <w:rPr>
              <w:ins w:id="4954" w:author="Caree2" w:date="2017-04-01T12:07:00Z"/>
            </w:rPr>
          </w:rPrChange>
        </w:rPr>
        <w:pPrChange w:id="4955" w:author="Caree2" w:date="2017-04-02T07:11:00Z">
          <w:pPr>
            <w:pStyle w:val="StyleHeading114ptBoldUnderlineLeft"/>
          </w:pPr>
        </w:pPrChange>
      </w:pPr>
      <w:ins w:id="4956" w:author="Caree2" w:date="2017-04-01T12:07:00Z">
        <w:r w:rsidRPr="00880017">
          <w:rPr>
            <w:color w:val="008080"/>
            <w:rPrChange w:id="4957" w:author="Caree2" w:date="2017-04-02T07:54:00Z">
              <w:rPr/>
            </w:rPrChange>
          </w:rPr>
          <w:tab/>
          <w:t>public ShoppingCart(long shoppingCartId) {</w:t>
        </w:r>
      </w:ins>
    </w:p>
    <w:p w:rsidR="00A425BE" w:rsidRPr="00880017" w:rsidRDefault="00A425BE" w:rsidP="00873481">
      <w:pPr>
        <w:rPr>
          <w:ins w:id="4958" w:author="Caree2" w:date="2017-04-01T12:07:00Z"/>
          <w:color w:val="008080"/>
          <w:rPrChange w:id="4959" w:author="Caree2" w:date="2017-04-02T07:54:00Z">
            <w:rPr>
              <w:ins w:id="4960" w:author="Caree2" w:date="2017-04-01T12:07:00Z"/>
            </w:rPr>
          </w:rPrChange>
        </w:rPr>
        <w:pPrChange w:id="4961" w:author="Caree2" w:date="2017-04-02T07:11:00Z">
          <w:pPr>
            <w:pStyle w:val="StyleHeading114ptBoldUnderlineLeft"/>
          </w:pPr>
        </w:pPrChange>
      </w:pPr>
      <w:ins w:id="4962" w:author="Caree2" w:date="2017-04-01T12:07:00Z">
        <w:r w:rsidRPr="00880017">
          <w:rPr>
            <w:color w:val="008080"/>
            <w:rPrChange w:id="4963" w:author="Caree2" w:date="2017-04-02T07:54:00Z">
              <w:rPr/>
            </w:rPrChange>
          </w:rPr>
          <w:tab/>
        </w:r>
        <w:r w:rsidRPr="00880017">
          <w:rPr>
            <w:color w:val="008080"/>
            <w:rPrChange w:id="4964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873481">
      <w:pPr>
        <w:rPr>
          <w:ins w:id="4965" w:author="Caree2" w:date="2017-04-01T12:07:00Z"/>
          <w:color w:val="008080"/>
          <w:rPrChange w:id="4966" w:author="Caree2" w:date="2017-04-02T07:54:00Z">
            <w:rPr>
              <w:ins w:id="4967" w:author="Caree2" w:date="2017-04-01T12:07:00Z"/>
            </w:rPr>
          </w:rPrChange>
        </w:rPr>
        <w:pPrChange w:id="4968" w:author="Caree2" w:date="2017-04-02T07:11:00Z">
          <w:pPr>
            <w:pStyle w:val="StyleHeading114ptBoldUnderlineLeft"/>
          </w:pPr>
        </w:pPrChange>
      </w:pPr>
      <w:ins w:id="4969" w:author="Caree2" w:date="2017-04-01T12:07:00Z">
        <w:r w:rsidRPr="00880017">
          <w:rPr>
            <w:color w:val="008080"/>
            <w:rPrChange w:id="4970" w:author="Caree2" w:date="2017-04-02T07:54:00Z">
              <w:rPr/>
            </w:rPrChange>
          </w:rPr>
          <w:tab/>
        </w:r>
        <w:r w:rsidRPr="00880017">
          <w:rPr>
            <w:color w:val="008080"/>
            <w:rPrChange w:id="4971" w:author="Caree2" w:date="2017-04-02T07:54:00Z">
              <w:rPr/>
            </w:rPrChange>
          </w:rPr>
          <w:tab/>
          <w:t>this.shoppingCartId = shoppingCartId;</w:t>
        </w:r>
      </w:ins>
    </w:p>
    <w:p w:rsidR="00A425BE" w:rsidRPr="00880017" w:rsidRDefault="00A425BE" w:rsidP="00873481">
      <w:pPr>
        <w:rPr>
          <w:ins w:id="4972" w:author="Caree2" w:date="2017-04-01T12:07:00Z"/>
          <w:color w:val="008080"/>
          <w:rPrChange w:id="4973" w:author="Caree2" w:date="2017-04-02T07:54:00Z">
            <w:rPr>
              <w:ins w:id="4974" w:author="Caree2" w:date="2017-04-01T12:07:00Z"/>
            </w:rPr>
          </w:rPrChange>
        </w:rPr>
        <w:pPrChange w:id="4975" w:author="Caree2" w:date="2017-04-02T07:11:00Z">
          <w:pPr>
            <w:pStyle w:val="StyleHeading114ptBoldUnderlineLeft"/>
          </w:pPr>
        </w:pPrChange>
      </w:pPr>
      <w:ins w:id="4976" w:author="Caree2" w:date="2017-04-01T12:07:00Z">
        <w:r w:rsidRPr="00880017">
          <w:rPr>
            <w:color w:val="008080"/>
            <w:rPrChange w:id="4977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4978" w:author="Caree2" w:date="2017-04-01T12:07:00Z"/>
          <w:color w:val="008080"/>
          <w:rPrChange w:id="4979" w:author="Caree2" w:date="2017-04-02T07:54:00Z">
            <w:rPr>
              <w:ins w:id="4980" w:author="Caree2" w:date="2017-04-01T12:07:00Z"/>
            </w:rPr>
          </w:rPrChange>
        </w:rPr>
        <w:pPrChange w:id="4981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4982" w:author="Caree2" w:date="2017-04-01T12:07:00Z"/>
          <w:color w:val="008080"/>
          <w:rPrChange w:id="4983" w:author="Caree2" w:date="2017-04-02T07:54:00Z">
            <w:rPr>
              <w:ins w:id="4984" w:author="Caree2" w:date="2017-04-01T12:07:00Z"/>
            </w:rPr>
          </w:rPrChange>
        </w:rPr>
        <w:pPrChange w:id="4985" w:author="Caree2" w:date="2017-04-02T07:11:00Z">
          <w:pPr>
            <w:pStyle w:val="StyleHeading114ptBoldUnderlineLeft"/>
          </w:pPr>
        </w:pPrChange>
      </w:pPr>
      <w:ins w:id="4986" w:author="Caree2" w:date="2017-04-01T12:07:00Z">
        <w:r w:rsidRPr="00880017">
          <w:rPr>
            <w:color w:val="008080"/>
            <w:rPrChange w:id="4987" w:author="Caree2" w:date="2017-04-02T07:54:00Z">
              <w:rPr/>
            </w:rPrChange>
          </w:rPr>
          <w:tab/>
          <w:t>public ShoppingCart() {</w:t>
        </w:r>
      </w:ins>
    </w:p>
    <w:p w:rsidR="00A425BE" w:rsidRPr="00880017" w:rsidRDefault="00A425BE" w:rsidP="00873481">
      <w:pPr>
        <w:rPr>
          <w:ins w:id="4988" w:author="Caree2" w:date="2017-04-01T12:07:00Z"/>
          <w:color w:val="008080"/>
          <w:rPrChange w:id="4989" w:author="Caree2" w:date="2017-04-02T07:54:00Z">
            <w:rPr>
              <w:ins w:id="4990" w:author="Caree2" w:date="2017-04-01T12:07:00Z"/>
            </w:rPr>
          </w:rPrChange>
        </w:rPr>
        <w:pPrChange w:id="4991" w:author="Caree2" w:date="2017-04-02T07:11:00Z">
          <w:pPr>
            <w:pStyle w:val="StyleHeading114ptBoldUnderlineLeft"/>
          </w:pPr>
        </w:pPrChange>
      </w:pPr>
      <w:ins w:id="4992" w:author="Caree2" w:date="2017-04-01T12:07:00Z">
        <w:r w:rsidRPr="00880017">
          <w:rPr>
            <w:color w:val="008080"/>
            <w:rPrChange w:id="4993" w:author="Caree2" w:date="2017-04-02T07:54:00Z">
              <w:rPr/>
            </w:rPrChange>
          </w:rPr>
          <w:tab/>
        </w:r>
        <w:r w:rsidRPr="00880017">
          <w:rPr>
            <w:color w:val="008080"/>
            <w:rPrChange w:id="4994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873481">
      <w:pPr>
        <w:rPr>
          <w:ins w:id="4995" w:author="Caree2" w:date="2017-04-01T12:07:00Z"/>
          <w:color w:val="008080"/>
          <w:rPrChange w:id="4996" w:author="Caree2" w:date="2017-04-02T07:54:00Z">
            <w:rPr>
              <w:ins w:id="4997" w:author="Caree2" w:date="2017-04-01T12:07:00Z"/>
            </w:rPr>
          </w:rPrChange>
        </w:rPr>
        <w:pPrChange w:id="4998" w:author="Caree2" w:date="2017-04-02T07:11:00Z">
          <w:pPr>
            <w:pStyle w:val="StyleHeading114ptBoldUnderlineLeft"/>
          </w:pPr>
        </w:pPrChange>
      </w:pPr>
      <w:ins w:id="4999" w:author="Caree2" w:date="2017-04-01T12:07:00Z">
        <w:r w:rsidRPr="00880017">
          <w:rPr>
            <w:color w:val="008080"/>
            <w:rPrChange w:id="5000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001" w:author="Caree2" w:date="2017-04-01T12:07:00Z"/>
          <w:color w:val="008080"/>
          <w:rPrChange w:id="5002" w:author="Caree2" w:date="2017-04-02T07:54:00Z">
            <w:rPr>
              <w:ins w:id="5003" w:author="Caree2" w:date="2017-04-01T12:07:00Z"/>
            </w:rPr>
          </w:rPrChange>
        </w:rPr>
        <w:pPrChange w:id="5004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005" w:author="Caree2" w:date="2017-04-01T12:07:00Z"/>
          <w:color w:val="008080"/>
          <w:rPrChange w:id="5006" w:author="Caree2" w:date="2017-04-02T07:54:00Z">
            <w:rPr>
              <w:ins w:id="5007" w:author="Caree2" w:date="2017-04-01T12:07:00Z"/>
            </w:rPr>
          </w:rPrChange>
        </w:rPr>
        <w:pPrChange w:id="5008" w:author="Caree2" w:date="2017-04-02T07:11:00Z">
          <w:pPr>
            <w:pStyle w:val="StyleHeading114ptBoldUnderlineLeft"/>
          </w:pPr>
        </w:pPrChange>
      </w:pPr>
      <w:ins w:id="5009" w:author="Caree2" w:date="2017-04-01T12:07:00Z">
        <w:r w:rsidRPr="00880017">
          <w:rPr>
            <w:color w:val="008080"/>
            <w:rPrChange w:id="5010" w:author="Caree2" w:date="2017-04-02T07:54:00Z">
              <w:rPr/>
            </w:rPrChange>
          </w:rPr>
          <w:tab/>
          <w:t>@Override</w:t>
        </w:r>
      </w:ins>
    </w:p>
    <w:p w:rsidR="00A425BE" w:rsidRPr="00880017" w:rsidRDefault="00A425BE" w:rsidP="00873481">
      <w:pPr>
        <w:rPr>
          <w:ins w:id="5011" w:author="Caree2" w:date="2017-04-01T12:07:00Z"/>
          <w:color w:val="008080"/>
          <w:rPrChange w:id="5012" w:author="Caree2" w:date="2017-04-02T07:54:00Z">
            <w:rPr>
              <w:ins w:id="5013" w:author="Caree2" w:date="2017-04-01T12:07:00Z"/>
            </w:rPr>
          </w:rPrChange>
        </w:rPr>
        <w:pPrChange w:id="5014" w:author="Caree2" w:date="2017-04-02T07:11:00Z">
          <w:pPr>
            <w:pStyle w:val="StyleHeading114ptBoldUnderlineLeft"/>
          </w:pPr>
        </w:pPrChange>
      </w:pPr>
      <w:ins w:id="5015" w:author="Caree2" w:date="2017-04-01T12:07:00Z">
        <w:r w:rsidRPr="00880017">
          <w:rPr>
            <w:color w:val="008080"/>
            <w:rPrChange w:id="5016" w:author="Caree2" w:date="2017-04-02T07:54:00Z">
              <w:rPr/>
            </w:rPrChange>
          </w:rPr>
          <w:tab/>
          <w:t>public String toString() {</w:t>
        </w:r>
      </w:ins>
    </w:p>
    <w:p w:rsidR="00A425BE" w:rsidRPr="00880017" w:rsidRDefault="00A425BE" w:rsidP="00873481">
      <w:pPr>
        <w:rPr>
          <w:ins w:id="5017" w:author="Caree2" w:date="2017-04-01T12:07:00Z"/>
          <w:color w:val="008080"/>
          <w:rPrChange w:id="5018" w:author="Caree2" w:date="2017-04-02T07:54:00Z">
            <w:rPr>
              <w:ins w:id="5019" w:author="Caree2" w:date="2017-04-01T12:07:00Z"/>
            </w:rPr>
          </w:rPrChange>
        </w:rPr>
        <w:pPrChange w:id="5020" w:author="Caree2" w:date="2017-04-02T07:11:00Z">
          <w:pPr>
            <w:pStyle w:val="StyleHeading114ptBoldUnderlineLeft"/>
          </w:pPr>
        </w:pPrChange>
      </w:pPr>
      <w:ins w:id="5021" w:author="Caree2" w:date="2017-04-01T12:07:00Z">
        <w:r w:rsidRPr="00880017">
          <w:rPr>
            <w:color w:val="008080"/>
            <w:rPrChange w:id="5022" w:author="Caree2" w:date="2017-04-02T07:54:00Z">
              <w:rPr/>
            </w:rPrChange>
          </w:rPr>
          <w:tab/>
        </w:r>
        <w:r w:rsidRPr="00880017">
          <w:rPr>
            <w:color w:val="008080"/>
            <w:rPrChange w:id="5023" w:author="Caree2" w:date="2017-04-02T07:54:00Z">
              <w:rPr/>
            </w:rPrChange>
          </w:rPr>
          <w:tab/>
          <w:t>return "ShoppingCart [shoppingCartId=" + shoppingCartId + ", cartDate=" + cartDate + ", cartItems=" + cartItems</w:t>
        </w:r>
      </w:ins>
    </w:p>
    <w:p w:rsidR="00A425BE" w:rsidRPr="00880017" w:rsidRDefault="00A425BE" w:rsidP="00873481">
      <w:pPr>
        <w:rPr>
          <w:ins w:id="5024" w:author="Caree2" w:date="2017-04-01T12:07:00Z"/>
          <w:color w:val="008080"/>
          <w:rPrChange w:id="5025" w:author="Caree2" w:date="2017-04-02T07:54:00Z">
            <w:rPr>
              <w:ins w:id="5026" w:author="Caree2" w:date="2017-04-01T12:07:00Z"/>
            </w:rPr>
          </w:rPrChange>
        </w:rPr>
        <w:pPrChange w:id="5027" w:author="Caree2" w:date="2017-04-02T07:11:00Z">
          <w:pPr>
            <w:pStyle w:val="StyleHeading114ptBoldUnderlineLeft"/>
          </w:pPr>
        </w:pPrChange>
      </w:pPr>
      <w:ins w:id="5028" w:author="Caree2" w:date="2017-04-01T12:07:00Z">
        <w:r w:rsidRPr="00880017">
          <w:rPr>
            <w:color w:val="008080"/>
            <w:rPrChange w:id="5029" w:author="Caree2" w:date="2017-04-02T07:54:00Z">
              <w:rPr/>
            </w:rPrChange>
          </w:rPr>
          <w:tab/>
        </w:r>
        <w:r w:rsidRPr="00880017">
          <w:rPr>
            <w:color w:val="008080"/>
            <w:rPrChange w:id="5030" w:author="Caree2" w:date="2017-04-02T07:54:00Z">
              <w:rPr/>
            </w:rPrChange>
          </w:rPr>
          <w:tab/>
        </w:r>
        <w:r w:rsidRPr="00880017">
          <w:rPr>
            <w:color w:val="008080"/>
            <w:rPrChange w:id="5031" w:author="Caree2" w:date="2017-04-02T07:54:00Z">
              <w:rPr/>
            </w:rPrChange>
          </w:rPr>
          <w:tab/>
        </w:r>
        <w:r w:rsidRPr="00880017">
          <w:rPr>
            <w:color w:val="008080"/>
            <w:rPrChange w:id="5032" w:author="Caree2" w:date="2017-04-02T07:54:00Z">
              <w:rPr/>
            </w:rPrChange>
          </w:rPr>
          <w:tab/>
          <w:t>+ "]";</w:t>
        </w:r>
      </w:ins>
    </w:p>
    <w:p w:rsidR="00A425BE" w:rsidRPr="00880017" w:rsidRDefault="00A425BE" w:rsidP="00873481">
      <w:pPr>
        <w:rPr>
          <w:ins w:id="5033" w:author="Caree2" w:date="2017-04-01T12:07:00Z"/>
          <w:color w:val="008080"/>
          <w:rPrChange w:id="5034" w:author="Caree2" w:date="2017-04-02T07:54:00Z">
            <w:rPr>
              <w:ins w:id="5035" w:author="Caree2" w:date="2017-04-01T12:07:00Z"/>
            </w:rPr>
          </w:rPrChange>
        </w:rPr>
        <w:pPrChange w:id="5036" w:author="Caree2" w:date="2017-04-02T07:11:00Z">
          <w:pPr>
            <w:pStyle w:val="StyleHeading114ptBoldUnderlineLeft"/>
          </w:pPr>
        </w:pPrChange>
      </w:pPr>
      <w:ins w:id="5037" w:author="Caree2" w:date="2017-04-01T12:07:00Z">
        <w:r w:rsidRPr="00880017">
          <w:rPr>
            <w:color w:val="008080"/>
            <w:rPrChange w:id="5038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039" w:author="Caree2" w:date="2017-04-01T12:07:00Z"/>
          <w:color w:val="008080"/>
          <w:rPrChange w:id="5040" w:author="Caree2" w:date="2017-04-02T07:54:00Z">
            <w:rPr>
              <w:ins w:id="5041" w:author="Caree2" w:date="2017-04-01T12:07:00Z"/>
            </w:rPr>
          </w:rPrChange>
        </w:rPr>
        <w:pPrChange w:id="5042" w:author="Caree2" w:date="2017-04-02T07:11:00Z">
          <w:pPr>
            <w:pStyle w:val="StyleHeading114ptBoldUnderlineLeft"/>
          </w:pPr>
        </w:pPrChange>
      </w:pPr>
      <w:ins w:id="5043" w:author="Caree2" w:date="2017-04-01T12:07:00Z">
        <w:r w:rsidRPr="00880017">
          <w:rPr>
            <w:color w:val="008080"/>
            <w:rPrChange w:id="5044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5045" w:author="Caree2" w:date="2017-04-01T12:07:00Z"/>
          <w:color w:val="008080"/>
          <w:rPrChange w:id="5046" w:author="Caree2" w:date="2017-04-02T07:54:00Z">
            <w:rPr>
              <w:ins w:id="5047" w:author="Caree2" w:date="2017-04-01T12:07:00Z"/>
            </w:rPr>
          </w:rPrChange>
        </w:rPr>
        <w:pPrChange w:id="5048" w:author="Caree2" w:date="2017-04-02T07:11:00Z">
          <w:pPr>
            <w:pStyle w:val="StyleHeading114ptBoldUnderlineLeft"/>
          </w:pPr>
        </w:pPrChange>
      </w:pPr>
      <w:ins w:id="5049" w:author="Caree2" w:date="2017-04-01T12:07:00Z">
        <w:r w:rsidRPr="00880017">
          <w:rPr>
            <w:color w:val="008080"/>
            <w:rPrChange w:id="5050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5051" w:author="Caree2" w:date="2017-04-01T12:07:00Z"/>
          <w:color w:val="008080"/>
          <w:rPrChange w:id="5052" w:author="Caree2" w:date="2017-04-02T07:54:00Z">
            <w:rPr>
              <w:ins w:id="5053" w:author="Caree2" w:date="2017-04-01T12:07:00Z"/>
            </w:rPr>
          </w:rPrChange>
        </w:rPr>
        <w:pPrChange w:id="5054" w:author="Caree2" w:date="2017-04-02T07:11:00Z">
          <w:pPr>
            <w:pStyle w:val="StyleHeading114ptBoldUnderlineLeft"/>
          </w:pPr>
        </w:pPrChange>
      </w:pPr>
      <w:ins w:id="5055" w:author="Caree2" w:date="2017-04-01T12:07:00Z">
        <w:r w:rsidRPr="00880017">
          <w:rPr>
            <w:color w:val="008080"/>
            <w:rPrChange w:id="5056" w:author="Caree2" w:date="2017-04-02T07:54:00Z">
              <w:rPr/>
            </w:rPrChange>
          </w:rPr>
          <w:t>}</w:t>
        </w:r>
      </w:ins>
    </w:p>
    <w:p w:rsidR="00A425BE" w:rsidRPr="00880017" w:rsidRDefault="00A425BE" w:rsidP="00873481">
      <w:pPr>
        <w:rPr>
          <w:ins w:id="5057" w:author="Caree2" w:date="2017-04-01T12:07:00Z"/>
          <w:color w:val="008080"/>
          <w:rPrChange w:id="5058" w:author="Caree2" w:date="2017-04-02T07:54:00Z">
            <w:rPr>
              <w:ins w:id="5059" w:author="Caree2" w:date="2017-04-01T12:07:00Z"/>
              <w:rFonts w:ascii="Times New Roman" w:hAnsi="Times New Roman"/>
              <w:b/>
              <w:bCs/>
              <w:color w:val="000000"/>
              <w:sz w:val="28"/>
              <w:szCs w:val="20"/>
            </w:rPr>
          </w:rPrChange>
        </w:rPr>
        <w:pPrChange w:id="5060" w:author="Caree2" w:date="2017-04-02T07:11:00Z">
          <w:pPr/>
        </w:pPrChange>
      </w:pPr>
      <w:ins w:id="5061" w:author="Caree2" w:date="2017-04-01T12:07:00Z">
        <w:r w:rsidRPr="00880017">
          <w:rPr>
            <w:color w:val="008080"/>
            <w:rPrChange w:id="5062" w:author="Caree2" w:date="2017-04-02T07:54:00Z">
              <w:rPr/>
            </w:rPrChange>
          </w:rPr>
          <w:br w:type="page"/>
        </w:r>
      </w:ins>
    </w:p>
    <w:p w:rsidR="00A425BE" w:rsidRDefault="00A425BE" w:rsidP="00A425BE">
      <w:pPr>
        <w:pStyle w:val="StyleHeading114ptBoldUnderlineLeft"/>
        <w:rPr>
          <w:ins w:id="5063" w:author="Caree2" w:date="2017-04-01T12:07:00Z"/>
        </w:rPr>
      </w:pPr>
      <w:bookmarkStart w:id="5064" w:name="_Toc478888062"/>
      <w:ins w:id="5065" w:author="Caree2" w:date="2017-04-01T12:07:00Z">
        <w:r w:rsidRPr="00EA03DE">
          <w:lastRenderedPageBreak/>
          <w:t>1.</w:t>
        </w:r>
      </w:ins>
      <w:ins w:id="5066" w:author="Caree2" w:date="2017-04-02T07:37:00Z">
        <w:r w:rsidR="00225A3C">
          <w:t>20</w:t>
        </w:r>
      </w:ins>
      <w:ins w:id="5067" w:author="Caree2" w:date="2017-04-01T12:07:00Z">
        <w:r w:rsidRPr="00EA03DE">
          <w:t xml:space="preserve"> </w:t>
        </w:r>
        <w:r>
          <w:t xml:space="preserve">–Create the </w:t>
        </w:r>
      </w:ins>
      <w:ins w:id="5068" w:author="Caree2" w:date="2017-04-02T07:11:00Z">
        <w:r w:rsidR="00873481">
          <w:t xml:space="preserve">ShoppingCartWithItemObjects  </w:t>
        </w:r>
      </w:ins>
      <w:ins w:id="5069" w:author="Caree2" w:date="2017-04-01T12:07:00Z">
        <w:r>
          <w:t xml:space="preserve">class in package </w:t>
        </w:r>
      </w:ins>
      <w:ins w:id="5070" w:author="Caree2" w:date="2017-04-02T07:37:00Z">
        <w:r w:rsidR="00B72EBA">
          <w:t>second</w:t>
        </w:r>
      </w:ins>
      <w:bookmarkEnd w:id="5064"/>
    </w:p>
    <w:p w:rsidR="00A425BE" w:rsidRDefault="00A425BE" w:rsidP="00A425BE">
      <w:pPr>
        <w:pStyle w:val="StyleHeading114ptBoldUnderlineLeft"/>
        <w:rPr>
          <w:ins w:id="5071" w:author="Caree2" w:date="2017-04-01T12:08:00Z"/>
        </w:rPr>
      </w:pPr>
    </w:p>
    <w:p w:rsidR="00A425BE" w:rsidRPr="00880017" w:rsidRDefault="00A425BE" w:rsidP="00873481">
      <w:pPr>
        <w:rPr>
          <w:ins w:id="5072" w:author="Caree2" w:date="2017-04-01T12:08:00Z"/>
          <w:color w:val="008080"/>
          <w:rPrChange w:id="5073" w:author="Caree2" w:date="2017-04-02T07:54:00Z">
            <w:rPr>
              <w:ins w:id="5074" w:author="Caree2" w:date="2017-04-01T12:08:00Z"/>
            </w:rPr>
          </w:rPrChange>
        </w:rPr>
        <w:pPrChange w:id="5075" w:author="Caree2" w:date="2017-04-02T07:11:00Z">
          <w:pPr>
            <w:pStyle w:val="StyleHeading114ptBoldUnderlineLeft"/>
          </w:pPr>
        </w:pPrChange>
      </w:pPr>
      <w:ins w:id="5076" w:author="Caree2" w:date="2017-04-01T12:08:00Z">
        <w:r w:rsidRPr="00880017">
          <w:rPr>
            <w:color w:val="008080"/>
            <w:rPrChange w:id="5077" w:author="Caree2" w:date="2017-04-02T07:54:00Z">
              <w:rPr/>
            </w:rPrChange>
          </w:rPr>
          <w:t>package com.rollingstone.springframework.basic.ioc.contructor.injection.collection.second;</w:t>
        </w:r>
      </w:ins>
    </w:p>
    <w:p w:rsidR="00A425BE" w:rsidRPr="00880017" w:rsidRDefault="00A425BE" w:rsidP="00873481">
      <w:pPr>
        <w:rPr>
          <w:ins w:id="5078" w:author="Caree2" w:date="2017-04-01T12:08:00Z"/>
          <w:color w:val="008080"/>
          <w:rPrChange w:id="5079" w:author="Caree2" w:date="2017-04-02T07:54:00Z">
            <w:rPr>
              <w:ins w:id="5080" w:author="Caree2" w:date="2017-04-01T12:08:00Z"/>
            </w:rPr>
          </w:rPrChange>
        </w:rPr>
        <w:pPrChange w:id="5081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082" w:author="Caree2" w:date="2017-04-01T12:08:00Z"/>
          <w:color w:val="008080"/>
          <w:rPrChange w:id="5083" w:author="Caree2" w:date="2017-04-02T07:54:00Z">
            <w:rPr>
              <w:ins w:id="5084" w:author="Caree2" w:date="2017-04-01T12:08:00Z"/>
            </w:rPr>
          </w:rPrChange>
        </w:rPr>
        <w:pPrChange w:id="5085" w:author="Caree2" w:date="2017-04-02T07:11:00Z">
          <w:pPr>
            <w:pStyle w:val="StyleHeading114ptBoldUnderlineLeft"/>
          </w:pPr>
        </w:pPrChange>
      </w:pPr>
      <w:ins w:id="5086" w:author="Caree2" w:date="2017-04-01T12:08:00Z">
        <w:r w:rsidRPr="00880017">
          <w:rPr>
            <w:color w:val="008080"/>
            <w:rPrChange w:id="5087" w:author="Caree2" w:date="2017-04-02T07:54:00Z">
              <w:rPr/>
            </w:rPrChange>
          </w:rPr>
          <w:t>import java.time.LocalDate;</w:t>
        </w:r>
      </w:ins>
    </w:p>
    <w:p w:rsidR="00A425BE" w:rsidRPr="00880017" w:rsidRDefault="00A425BE" w:rsidP="00873481">
      <w:pPr>
        <w:rPr>
          <w:ins w:id="5088" w:author="Caree2" w:date="2017-04-01T12:08:00Z"/>
          <w:color w:val="008080"/>
          <w:rPrChange w:id="5089" w:author="Caree2" w:date="2017-04-02T07:54:00Z">
            <w:rPr>
              <w:ins w:id="5090" w:author="Caree2" w:date="2017-04-01T12:08:00Z"/>
            </w:rPr>
          </w:rPrChange>
        </w:rPr>
        <w:pPrChange w:id="5091" w:author="Caree2" w:date="2017-04-02T07:11:00Z">
          <w:pPr>
            <w:pStyle w:val="StyleHeading114ptBoldUnderlineLeft"/>
          </w:pPr>
        </w:pPrChange>
      </w:pPr>
      <w:ins w:id="5092" w:author="Caree2" w:date="2017-04-01T12:08:00Z">
        <w:r w:rsidRPr="00880017">
          <w:rPr>
            <w:color w:val="008080"/>
            <w:rPrChange w:id="5093" w:author="Caree2" w:date="2017-04-02T07:54:00Z">
              <w:rPr/>
            </w:rPrChange>
          </w:rPr>
          <w:t>import java.util.ArrayList;</w:t>
        </w:r>
      </w:ins>
    </w:p>
    <w:p w:rsidR="00A425BE" w:rsidRPr="00880017" w:rsidRDefault="00A425BE" w:rsidP="00873481">
      <w:pPr>
        <w:rPr>
          <w:ins w:id="5094" w:author="Caree2" w:date="2017-04-01T12:08:00Z"/>
          <w:color w:val="008080"/>
          <w:rPrChange w:id="5095" w:author="Caree2" w:date="2017-04-02T07:54:00Z">
            <w:rPr>
              <w:ins w:id="5096" w:author="Caree2" w:date="2017-04-01T12:08:00Z"/>
            </w:rPr>
          </w:rPrChange>
        </w:rPr>
        <w:pPrChange w:id="5097" w:author="Caree2" w:date="2017-04-02T07:11:00Z">
          <w:pPr>
            <w:pStyle w:val="StyleHeading114ptBoldUnderlineLeft"/>
          </w:pPr>
        </w:pPrChange>
      </w:pPr>
      <w:ins w:id="5098" w:author="Caree2" w:date="2017-04-01T12:08:00Z">
        <w:r w:rsidRPr="00880017">
          <w:rPr>
            <w:color w:val="008080"/>
            <w:rPrChange w:id="5099" w:author="Caree2" w:date="2017-04-02T07:54:00Z">
              <w:rPr/>
            </w:rPrChange>
          </w:rPr>
          <w:t>import java.util.List;</w:t>
        </w:r>
      </w:ins>
    </w:p>
    <w:p w:rsidR="00A425BE" w:rsidRPr="00880017" w:rsidRDefault="00A425BE" w:rsidP="00873481">
      <w:pPr>
        <w:rPr>
          <w:ins w:id="5100" w:author="Caree2" w:date="2017-04-01T12:08:00Z"/>
          <w:color w:val="008080"/>
          <w:rPrChange w:id="5101" w:author="Caree2" w:date="2017-04-02T07:54:00Z">
            <w:rPr>
              <w:ins w:id="5102" w:author="Caree2" w:date="2017-04-01T12:08:00Z"/>
            </w:rPr>
          </w:rPrChange>
        </w:rPr>
        <w:pPrChange w:id="5103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104" w:author="Caree2" w:date="2017-04-01T12:08:00Z"/>
          <w:color w:val="008080"/>
          <w:rPrChange w:id="5105" w:author="Caree2" w:date="2017-04-02T07:54:00Z">
            <w:rPr>
              <w:ins w:id="5106" w:author="Caree2" w:date="2017-04-01T12:08:00Z"/>
            </w:rPr>
          </w:rPrChange>
        </w:rPr>
        <w:pPrChange w:id="5107" w:author="Caree2" w:date="2017-04-02T07:11:00Z">
          <w:pPr>
            <w:pStyle w:val="StyleHeading114ptBoldUnderlineLeft"/>
          </w:pPr>
        </w:pPrChange>
      </w:pPr>
      <w:ins w:id="5108" w:author="Caree2" w:date="2017-04-01T12:08:00Z">
        <w:r w:rsidRPr="00880017">
          <w:rPr>
            <w:color w:val="008080"/>
            <w:rPrChange w:id="5109" w:author="Caree2" w:date="2017-04-02T07:54:00Z">
              <w:rPr/>
            </w:rPrChange>
          </w:rPr>
          <w:t>public class ShoppingCartWithItemObjects {</w:t>
        </w:r>
      </w:ins>
    </w:p>
    <w:p w:rsidR="00A425BE" w:rsidRPr="00880017" w:rsidRDefault="00A425BE" w:rsidP="00873481">
      <w:pPr>
        <w:rPr>
          <w:ins w:id="5110" w:author="Caree2" w:date="2017-04-01T12:08:00Z"/>
          <w:color w:val="008080"/>
          <w:rPrChange w:id="5111" w:author="Caree2" w:date="2017-04-02T07:54:00Z">
            <w:rPr>
              <w:ins w:id="5112" w:author="Caree2" w:date="2017-04-01T12:08:00Z"/>
            </w:rPr>
          </w:rPrChange>
        </w:rPr>
        <w:pPrChange w:id="5113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114" w:author="Caree2" w:date="2017-04-01T12:08:00Z"/>
          <w:color w:val="008080"/>
          <w:rPrChange w:id="5115" w:author="Caree2" w:date="2017-04-02T07:54:00Z">
            <w:rPr>
              <w:ins w:id="5116" w:author="Caree2" w:date="2017-04-01T12:08:00Z"/>
            </w:rPr>
          </w:rPrChange>
        </w:rPr>
        <w:pPrChange w:id="5117" w:author="Caree2" w:date="2017-04-02T07:11:00Z">
          <w:pPr>
            <w:pStyle w:val="StyleHeading114ptBoldUnderlineLeft"/>
          </w:pPr>
        </w:pPrChange>
      </w:pPr>
      <w:ins w:id="5118" w:author="Caree2" w:date="2017-04-01T12:08:00Z">
        <w:r w:rsidRPr="00880017">
          <w:rPr>
            <w:color w:val="008080"/>
            <w:rPrChange w:id="5119" w:author="Caree2" w:date="2017-04-02T07:54:00Z">
              <w:rPr/>
            </w:rPrChange>
          </w:rPr>
          <w:tab/>
          <w:t>private long shoppingCartId;</w:t>
        </w:r>
      </w:ins>
    </w:p>
    <w:p w:rsidR="00A425BE" w:rsidRPr="00880017" w:rsidRDefault="00A425BE" w:rsidP="00873481">
      <w:pPr>
        <w:rPr>
          <w:ins w:id="5120" w:author="Caree2" w:date="2017-04-01T12:08:00Z"/>
          <w:color w:val="008080"/>
          <w:rPrChange w:id="5121" w:author="Caree2" w:date="2017-04-02T07:54:00Z">
            <w:rPr>
              <w:ins w:id="5122" w:author="Caree2" w:date="2017-04-01T12:08:00Z"/>
            </w:rPr>
          </w:rPrChange>
        </w:rPr>
        <w:pPrChange w:id="5123" w:author="Caree2" w:date="2017-04-02T07:11:00Z">
          <w:pPr>
            <w:pStyle w:val="StyleHeading114ptBoldUnderlineLeft"/>
          </w:pPr>
        </w:pPrChange>
      </w:pPr>
      <w:ins w:id="5124" w:author="Caree2" w:date="2017-04-01T12:08:00Z">
        <w:r w:rsidRPr="00880017">
          <w:rPr>
            <w:color w:val="008080"/>
            <w:rPrChange w:id="5125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5126" w:author="Caree2" w:date="2017-04-01T12:08:00Z"/>
          <w:color w:val="008080"/>
          <w:rPrChange w:id="5127" w:author="Caree2" w:date="2017-04-02T07:54:00Z">
            <w:rPr>
              <w:ins w:id="5128" w:author="Caree2" w:date="2017-04-01T12:08:00Z"/>
            </w:rPr>
          </w:rPrChange>
        </w:rPr>
        <w:pPrChange w:id="5129" w:author="Caree2" w:date="2017-04-02T07:11:00Z">
          <w:pPr>
            <w:pStyle w:val="StyleHeading114ptBoldUnderlineLeft"/>
          </w:pPr>
        </w:pPrChange>
      </w:pPr>
      <w:ins w:id="5130" w:author="Caree2" w:date="2017-04-01T12:08:00Z">
        <w:r w:rsidRPr="00880017">
          <w:rPr>
            <w:color w:val="008080"/>
            <w:rPrChange w:id="5131" w:author="Caree2" w:date="2017-04-02T07:54:00Z">
              <w:rPr/>
            </w:rPrChange>
          </w:rPr>
          <w:tab/>
          <w:t>private LocalDate cartDate;</w:t>
        </w:r>
      </w:ins>
    </w:p>
    <w:p w:rsidR="00A425BE" w:rsidRPr="00880017" w:rsidRDefault="00A425BE" w:rsidP="00873481">
      <w:pPr>
        <w:rPr>
          <w:ins w:id="5132" w:author="Caree2" w:date="2017-04-01T12:08:00Z"/>
          <w:color w:val="008080"/>
          <w:rPrChange w:id="5133" w:author="Caree2" w:date="2017-04-02T07:54:00Z">
            <w:rPr>
              <w:ins w:id="5134" w:author="Caree2" w:date="2017-04-01T12:08:00Z"/>
            </w:rPr>
          </w:rPrChange>
        </w:rPr>
        <w:pPrChange w:id="5135" w:author="Caree2" w:date="2017-04-02T07:11:00Z">
          <w:pPr>
            <w:pStyle w:val="StyleHeading114ptBoldUnderlineLeft"/>
          </w:pPr>
        </w:pPrChange>
      </w:pPr>
      <w:ins w:id="5136" w:author="Caree2" w:date="2017-04-01T12:08:00Z">
        <w:r w:rsidRPr="00880017">
          <w:rPr>
            <w:color w:val="008080"/>
            <w:rPrChange w:id="5137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5138" w:author="Caree2" w:date="2017-04-01T12:08:00Z"/>
          <w:color w:val="008080"/>
          <w:rPrChange w:id="5139" w:author="Caree2" w:date="2017-04-02T07:54:00Z">
            <w:rPr>
              <w:ins w:id="5140" w:author="Caree2" w:date="2017-04-01T12:08:00Z"/>
            </w:rPr>
          </w:rPrChange>
        </w:rPr>
        <w:pPrChange w:id="5141" w:author="Caree2" w:date="2017-04-02T07:11:00Z">
          <w:pPr>
            <w:pStyle w:val="StyleHeading114ptBoldUnderlineLeft"/>
          </w:pPr>
        </w:pPrChange>
      </w:pPr>
      <w:ins w:id="5142" w:author="Caree2" w:date="2017-04-01T12:08:00Z">
        <w:r w:rsidRPr="00880017">
          <w:rPr>
            <w:color w:val="008080"/>
            <w:rPrChange w:id="5143" w:author="Caree2" w:date="2017-04-02T07:54:00Z">
              <w:rPr/>
            </w:rPrChange>
          </w:rPr>
          <w:tab/>
          <w:t>private List&lt;CartItem&gt; cartItems = new ArrayList&lt;CartItem&gt;();</w:t>
        </w:r>
      </w:ins>
    </w:p>
    <w:p w:rsidR="00A425BE" w:rsidRPr="00880017" w:rsidRDefault="00A425BE" w:rsidP="00873481">
      <w:pPr>
        <w:rPr>
          <w:ins w:id="5144" w:author="Caree2" w:date="2017-04-01T12:08:00Z"/>
          <w:color w:val="008080"/>
          <w:rPrChange w:id="5145" w:author="Caree2" w:date="2017-04-02T07:54:00Z">
            <w:rPr>
              <w:ins w:id="5146" w:author="Caree2" w:date="2017-04-01T12:08:00Z"/>
            </w:rPr>
          </w:rPrChange>
        </w:rPr>
        <w:pPrChange w:id="5147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148" w:author="Caree2" w:date="2017-04-01T12:08:00Z"/>
          <w:color w:val="008080"/>
          <w:rPrChange w:id="5149" w:author="Caree2" w:date="2017-04-02T07:54:00Z">
            <w:rPr>
              <w:ins w:id="5150" w:author="Caree2" w:date="2017-04-01T12:08:00Z"/>
            </w:rPr>
          </w:rPrChange>
        </w:rPr>
        <w:pPrChange w:id="5151" w:author="Caree2" w:date="2017-04-02T07:11:00Z">
          <w:pPr>
            <w:pStyle w:val="StyleHeading114ptBoldUnderlineLeft"/>
          </w:pPr>
        </w:pPrChange>
      </w:pPr>
      <w:ins w:id="5152" w:author="Caree2" w:date="2017-04-01T12:08:00Z">
        <w:r w:rsidRPr="00880017">
          <w:rPr>
            <w:color w:val="008080"/>
            <w:rPrChange w:id="5153" w:author="Caree2" w:date="2017-04-02T07:54:00Z">
              <w:rPr/>
            </w:rPrChange>
          </w:rPr>
          <w:tab/>
          <w:t>public long getShoppingCartId() {</w:t>
        </w:r>
      </w:ins>
    </w:p>
    <w:p w:rsidR="00A425BE" w:rsidRPr="00880017" w:rsidRDefault="00A425BE" w:rsidP="00873481">
      <w:pPr>
        <w:rPr>
          <w:ins w:id="5154" w:author="Caree2" w:date="2017-04-01T12:08:00Z"/>
          <w:color w:val="008080"/>
          <w:rPrChange w:id="5155" w:author="Caree2" w:date="2017-04-02T07:54:00Z">
            <w:rPr>
              <w:ins w:id="5156" w:author="Caree2" w:date="2017-04-01T12:08:00Z"/>
            </w:rPr>
          </w:rPrChange>
        </w:rPr>
        <w:pPrChange w:id="5157" w:author="Caree2" w:date="2017-04-02T07:11:00Z">
          <w:pPr>
            <w:pStyle w:val="StyleHeading114ptBoldUnderlineLeft"/>
          </w:pPr>
        </w:pPrChange>
      </w:pPr>
      <w:ins w:id="5158" w:author="Caree2" w:date="2017-04-01T12:08:00Z">
        <w:r w:rsidRPr="00880017">
          <w:rPr>
            <w:color w:val="008080"/>
            <w:rPrChange w:id="5159" w:author="Caree2" w:date="2017-04-02T07:54:00Z">
              <w:rPr/>
            </w:rPrChange>
          </w:rPr>
          <w:tab/>
        </w:r>
        <w:r w:rsidRPr="00880017">
          <w:rPr>
            <w:color w:val="008080"/>
            <w:rPrChange w:id="5160" w:author="Caree2" w:date="2017-04-02T07:54:00Z">
              <w:rPr/>
            </w:rPrChange>
          </w:rPr>
          <w:tab/>
          <w:t>return shoppingCartId;</w:t>
        </w:r>
      </w:ins>
    </w:p>
    <w:p w:rsidR="00A425BE" w:rsidRPr="00880017" w:rsidRDefault="00A425BE" w:rsidP="00873481">
      <w:pPr>
        <w:rPr>
          <w:ins w:id="5161" w:author="Caree2" w:date="2017-04-01T12:08:00Z"/>
          <w:color w:val="008080"/>
          <w:rPrChange w:id="5162" w:author="Caree2" w:date="2017-04-02T07:54:00Z">
            <w:rPr>
              <w:ins w:id="5163" w:author="Caree2" w:date="2017-04-01T12:08:00Z"/>
            </w:rPr>
          </w:rPrChange>
        </w:rPr>
        <w:pPrChange w:id="5164" w:author="Caree2" w:date="2017-04-02T07:11:00Z">
          <w:pPr>
            <w:pStyle w:val="StyleHeading114ptBoldUnderlineLeft"/>
          </w:pPr>
        </w:pPrChange>
      </w:pPr>
      <w:ins w:id="5165" w:author="Caree2" w:date="2017-04-01T12:08:00Z">
        <w:r w:rsidRPr="00880017">
          <w:rPr>
            <w:color w:val="008080"/>
            <w:rPrChange w:id="5166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167" w:author="Caree2" w:date="2017-04-01T12:08:00Z"/>
          <w:color w:val="008080"/>
          <w:rPrChange w:id="5168" w:author="Caree2" w:date="2017-04-02T07:54:00Z">
            <w:rPr>
              <w:ins w:id="5169" w:author="Caree2" w:date="2017-04-01T12:08:00Z"/>
            </w:rPr>
          </w:rPrChange>
        </w:rPr>
        <w:pPrChange w:id="5170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171" w:author="Caree2" w:date="2017-04-01T12:08:00Z"/>
          <w:color w:val="008080"/>
          <w:rPrChange w:id="5172" w:author="Caree2" w:date="2017-04-02T07:54:00Z">
            <w:rPr>
              <w:ins w:id="5173" w:author="Caree2" w:date="2017-04-01T12:08:00Z"/>
            </w:rPr>
          </w:rPrChange>
        </w:rPr>
        <w:pPrChange w:id="5174" w:author="Caree2" w:date="2017-04-02T07:11:00Z">
          <w:pPr>
            <w:pStyle w:val="StyleHeading114ptBoldUnderlineLeft"/>
          </w:pPr>
        </w:pPrChange>
      </w:pPr>
      <w:ins w:id="5175" w:author="Caree2" w:date="2017-04-01T12:08:00Z">
        <w:r w:rsidRPr="00880017">
          <w:rPr>
            <w:color w:val="008080"/>
            <w:rPrChange w:id="5176" w:author="Caree2" w:date="2017-04-02T07:54:00Z">
              <w:rPr/>
            </w:rPrChange>
          </w:rPr>
          <w:tab/>
          <w:t>public void setShoppingCartId(long shoppingCartId) {</w:t>
        </w:r>
      </w:ins>
    </w:p>
    <w:p w:rsidR="00A425BE" w:rsidRPr="00880017" w:rsidRDefault="00A425BE" w:rsidP="00873481">
      <w:pPr>
        <w:rPr>
          <w:ins w:id="5177" w:author="Caree2" w:date="2017-04-01T12:08:00Z"/>
          <w:color w:val="008080"/>
          <w:rPrChange w:id="5178" w:author="Caree2" w:date="2017-04-02T07:54:00Z">
            <w:rPr>
              <w:ins w:id="5179" w:author="Caree2" w:date="2017-04-01T12:08:00Z"/>
            </w:rPr>
          </w:rPrChange>
        </w:rPr>
        <w:pPrChange w:id="5180" w:author="Caree2" w:date="2017-04-02T07:11:00Z">
          <w:pPr>
            <w:pStyle w:val="StyleHeading114ptBoldUnderlineLeft"/>
          </w:pPr>
        </w:pPrChange>
      </w:pPr>
      <w:ins w:id="5181" w:author="Caree2" w:date="2017-04-01T12:08:00Z">
        <w:r w:rsidRPr="00880017">
          <w:rPr>
            <w:color w:val="008080"/>
            <w:rPrChange w:id="5182" w:author="Caree2" w:date="2017-04-02T07:54:00Z">
              <w:rPr/>
            </w:rPrChange>
          </w:rPr>
          <w:tab/>
        </w:r>
        <w:r w:rsidRPr="00880017">
          <w:rPr>
            <w:color w:val="008080"/>
            <w:rPrChange w:id="5183" w:author="Caree2" w:date="2017-04-02T07:54:00Z">
              <w:rPr/>
            </w:rPrChange>
          </w:rPr>
          <w:tab/>
          <w:t>this.shoppingCartId = shoppingCartId;</w:t>
        </w:r>
      </w:ins>
    </w:p>
    <w:p w:rsidR="00A425BE" w:rsidRPr="00880017" w:rsidRDefault="00A425BE" w:rsidP="00873481">
      <w:pPr>
        <w:rPr>
          <w:ins w:id="5184" w:author="Caree2" w:date="2017-04-01T12:08:00Z"/>
          <w:color w:val="008080"/>
          <w:rPrChange w:id="5185" w:author="Caree2" w:date="2017-04-02T07:54:00Z">
            <w:rPr>
              <w:ins w:id="5186" w:author="Caree2" w:date="2017-04-01T12:08:00Z"/>
            </w:rPr>
          </w:rPrChange>
        </w:rPr>
        <w:pPrChange w:id="5187" w:author="Caree2" w:date="2017-04-02T07:11:00Z">
          <w:pPr>
            <w:pStyle w:val="StyleHeading114ptBoldUnderlineLeft"/>
          </w:pPr>
        </w:pPrChange>
      </w:pPr>
      <w:ins w:id="5188" w:author="Caree2" w:date="2017-04-01T12:08:00Z">
        <w:r w:rsidRPr="00880017">
          <w:rPr>
            <w:color w:val="008080"/>
            <w:rPrChange w:id="5189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190" w:author="Caree2" w:date="2017-04-01T12:08:00Z"/>
          <w:color w:val="008080"/>
          <w:rPrChange w:id="5191" w:author="Caree2" w:date="2017-04-02T07:54:00Z">
            <w:rPr>
              <w:ins w:id="5192" w:author="Caree2" w:date="2017-04-01T12:08:00Z"/>
            </w:rPr>
          </w:rPrChange>
        </w:rPr>
        <w:pPrChange w:id="5193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194" w:author="Caree2" w:date="2017-04-01T12:08:00Z"/>
          <w:color w:val="008080"/>
          <w:rPrChange w:id="5195" w:author="Caree2" w:date="2017-04-02T07:54:00Z">
            <w:rPr>
              <w:ins w:id="5196" w:author="Caree2" w:date="2017-04-01T12:08:00Z"/>
            </w:rPr>
          </w:rPrChange>
        </w:rPr>
        <w:pPrChange w:id="5197" w:author="Caree2" w:date="2017-04-02T07:11:00Z">
          <w:pPr>
            <w:pStyle w:val="StyleHeading114ptBoldUnderlineLeft"/>
          </w:pPr>
        </w:pPrChange>
      </w:pPr>
      <w:ins w:id="5198" w:author="Caree2" w:date="2017-04-01T12:08:00Z">
        <w:r w:rsidRPr="00880017">
          <w:rPr>
            <w:color w:val="008080"/>
            <w:rPrChange w:id="5199" w:author="Caree2" w:date="2017-04-02T07:54:00Z">
              <w:rPr/>
            </w:rPrChange>
          </w:rPr>
          <w:tab/>
          <w:t>public LocalDate getCartDate() {</w:t>
        </w:r>
      </w:ins>
    </w:p>
    <w:p w:rsidR="00A425BE" w:rsidRPr="00880017" w:rsidRDefault="00A425BE" w:rsidP="00873481">
      <w:pPr>
        <w:rPr>
          <w:ins w:id="5200" w:author="Caree2" w:date="2017-04-01T12:08:00Z"/>
          <w:color w:val="008080"/>
          <w:rPrChange w:id="5201" w:author="Caree2" w:date="2017-04-02T07:54:00Z">
            <w:rPr>
              <w:ins w:id="5202" w:author="Caree2" w:date="2017-04-01T12:08:00Z"/>
            </w:rPr>
          </w:rPrChange>
        </w:rPr>
        <w:pPrChange w:id="5203" w:author="Caree2" w:date="2017-04-02T07:11:00Z">
          <w:pPr>
            <w:pStyle w:val="StyleHeading114ptBoldUnderlineLeft"/>
          </w:pPr>
        </w:pPrChange>
      </w:pPr>
      <w:ins w:id="5204" w:author="Caree2" w:date="2017-04-01T12:08:00Z">
        <w:r w:rsidRPr="00880017">
          <w:rPr>
            <w:color w:val="008080"/>
            <w:rPrChange w:id="5205" w:author="Caree2" w:date="2017-04-02T07:54:00Z">
              <w:rPr/>
            </w:rPrChange>
          </w:rPr>
          <w:tab/>
        </w:r>
        <w:r w:rsidRPr="00880017">
          <w:rPr>
            <w:color w:val="008080"/>
            <w:rPrChange w:id="5206" w:author="Caree2" w:date="2017-04-02T07:54:00Z">
              <w:rPr/>
            </w:rPrChange>
          </w:rPr>
          <w:tab/>
          <w:t>return cartDate;</w:t>
        </w:r>
      </w:ins>
    </w:p>
    <w:p w:rsidR="00A425BE" w:rsidRPr="00880017" w:rsidRDefault="00A425BE" w:rsidP="00873481">
      <w:pPr>
        <w:rPr>
          <w:ins w:id="5207" w:author="Caree2" w:date="2017-04-01T12:08:00Z"/>
          <w:color w:val="008080"/>
          <w:rPrChange w:id="5208" w:author="Caree2" w:date="2017-04-02T07:54:00Z">
            <w:rPr>
              <w:ins w:id="5209" w:author="Caree2" w:date="2017-04-01T12:08:00Z"/>
            </w:rPr>
          </w:rPrChange>
        </w:rPr>
        <w:pPrChange w:id="5210" w:author="Caree2" w:date="2017-04-02T07:11:00Z">
          <w:pPr>
            <w:pStyle w:val="StyleHeading114ptBoldUnderlineLeft"/>
          </w:pPr>
        </w:pPrChange>
      </w:pPr>
      <w:ins w:id="5211" w:author="Caree2" w:date="2017-04-01T12:08:00Z">
        <w:r w:rsidRPr="00880017">
          <w:rPr>
            <w:color w:val="008080"/>
            <w:rPrChange w:id="5212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213" w:author="Caree2" w:date="2017-04-01T12:08:00Z"/>
          <w:color w:val="008080"/>
          <w:rPrChange w:id="5214" w:author="Caree2" w:date="2017-04-02T07:54:00Z">
            <w:rPr>
              <w:ins w:id="5215" w:author="Caree2" w:date="2017-04-01T12:08:00Z"/>
            </w:rPr>
          </w:rPrChange>
        </w:rPr>
        <w:pPrChange w:id="5216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217" w:author="Caree2" w:date="2017-04-01T12:08:00Z"/>
          <w:color w:val="008080"/>
          <w:rPrChange w:id="5218" w:author="Caree2" w:date="2017-04-02T07:54:00Z">
            <w:rPr>
              <w:ins w:id="5219" w:author="Caree2" w:date="2017-04-01T12:08:00Z"/>
            </w:rPr>
          </w:rPrChange>
        </w:rPr>
        <w:pPrChange w:id="5220" w:author="Caree2" w:date="2017-04-02T07:11:00Z">
          <w:pPr>
            <w:pStyle w:val="StyleHeading114ptBoldUnderlineLeft"/>
          </w:pPr>
        </w:pPrChange>
      </w:pPr>
      <w:ins w:id="5221" w:author="Caree2" w:date="2017-04-01T12:08:00Z">
        <w:r w:rsidRPr="00880017">
          <w:rPr>
            <w:color w:val="008080"/>
            <w:rPrChange w:id="5222" w:author="Caree2" w:date="2017-04-02T07:54:00Z">
              <w:rPr/>
            </w:rPrChange>
          </w:rPr>
          <w:tab/>
          <w:t>public void setCartDate(LocalDate cartDate) {</w:t>
        </w:r>
      </w:ins>
    </w:p>
    <w:p w:rsidR="00A425BE" w:rsidRPr="00880017" w:rsidRDefault="00A425BE" w:rsidP="00873481">
      <w:pPr>
        <w:rPr>
          <w:ins w:id="5223" w:author="Caree2" w:date="2017-04-01T12:08:00Z"/>
          <w:color w:val="008080"/>
          <w:rPrChange w:id="5224" w:author="Caree2" w:date="2017-04-02T07:54:00Z">
            <w:rPr>
              <w:ins w:id="5225" w:author="Caree2" w:date="2017-04-01T12:08:00Z"/>
            </w:rPr>
          </w:rPrChange>
        </w:rPr>
        <w:pPrChange w:id="5226" w:author="Caree2" w:date="2017-04-02T07:11:00Z">
          <w:pPr>
            <w:pStyle w:val="StyleHeading114ptBoldUnderlineLeft"/>
          </w:pPr>
        </w:pPrChange>
      </w:pPr>
      <w:ins w:id="5227" w:author="Caree2" w:date="2017-04-01T12:08:00Z">
        <w:r w:rsidRPr="00880017">
          <w:rPr>
            <w:color w:val="008080"/>
            <w:rPrChange w:id="5228" w:author="Caree2" w:date="2017-04-02T07:54:00Z">
              <w:rPr/>
            </w:rPrChange>
          </w:rPr>
          <w:tab/>
        </w:r>
        <w:r w:rsidRPr="00880017">
          <w:rPr>
            <w:color w:val="008080"/>
            <w:rPrChange w:id="5229" w:author="Caree2" w:date="2017-04-02T07:54:00Z">
              <w:rPr/>
            </w:rPrChange>
          </w:rPr>
          <w:tab/>
          <w:t>this.cartDate = cartDate;</w:t>
        </w:r>
      </w:ins>
    </w:p>
    <w:p w:rsidR="00A425BE" w:rsidRPr="00880017" w:rsidRDefault="00A425BE" w:rsidP="00873481">
      <w:pPr>
        <w:rPr>
          <w:ins w:id="5230" w:author="Caree2" w:date="2017-04-01T12:08:00Z"/>
          <w:color w:val="008080"/>
          <w:rPrChange w:id="5231" w:author="Caree2" w:date="2017-04-02T07:54:00Z">
            <w:rPr>
              <w:ins w:id="5232" w:author="Caree2" w:date="2017-04-01T12:08:00Z"/>
            </w:rPr>
          </w:rPrChange>
        </w:rPr>
        <w:pPrChange w:id="5233" w:author="Caree2" w:date="2017-04-02T07:11:00Z">
          <w:pPr>
            <w:pStyle w:val="StyleHeading114ptBoldUnderlineLeft"/>
          </w:pPr>
        </w:pPrChange>
      </w:pPr>
      <w:ins w:id="5234" w:author="Caree2" w:date="2017-04-01T12:08:00Z">
        <w:r w:rsidRPr="00880017">
          <w:rPr>
            <w:color w:val="008080"/>
            <w:rPrChange w:id="5235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236" w:author="Caree2" w:date="2017-04-01T12:08:00Z"/>
          <w:color w:val="008080"/>
          <w:rPrChange w:id="5237" w:author="Caree2" w:date="2017-04-02T07:54:00Z">
            <w:rPr>
              <w:ins w:id="5238" w:author="Caree2" w:date="2017-04-01T12:08:00Z"/>
            </w:rPr>
          </w:rPrChange>
        </w:rPr>
        <w:pPrChange w:id="5239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240" w:author="Caree2" w:date="2017-04-01T12:08:00Z"/>
          <w:color w:val="008080"/>
          <w:rPrChange w:id="5241" w:author="Caree2" w:date="2017-04-02T07:54:00Z">
            <w:rPr>
              <w:ins w:id="5242" w:author="Caree2" w:date="2017-04-01T12:08:00Z"/>
            </w:rPr>
          </w:rPrChange>
        </w:rPr>
        <w:pPrChange w:id="5243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244" w:author="Caree2" w:date="2017-04-01T12:08:00Z"/>
          <w:color w:val="008080"/>
          <w:rPrChange w:id="5245" w:author="Caree2" w:date="2017-04-02T07:54:00Z">
            <w:rPr>
              <w:ins w:id="5246" w:author="Caree2" w:date="2017-04-01T12:08:00Z"/>
            </w:rPr>
          </w:rPrChange>
        </w:rPr>
        <w:pPrChange w:id="5247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248" w:author="Caree2" w:date="2017-04-01T12:08:00Z"/>
          <w:color w:val="008080"/>
          <w:rPrChange w:id="5249" w:author="Caree2" w:date="2017-04-02T07:54:00Z">
            <w:rPr>
              <w:ins w:id="5250" w:author="Caree2" w:date="2017-04-01T12:08:00Z"/>
            </w:rPr>
          </w:rPrChange>
        </w:rPr>
        <w:pPrChange w:id="5251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252" w:author="Caree2" w:date="2017-04-01T12:08:00Z"/>
          <w:color w:val="008080"/>
          <w:rPrChange w:id="5253" w:author="Caree2" w:date="2017-04-02T07:54:00Z">
            <w:rPr>
              <w:ins w:id="5254" w:author="Caree2" w:date="2017-04-01T12:08:00Z"/>
            </w:rPr>
          </w:rPrChange>
        </w:rPr>
        <w:pPrChange w:id="5255" w:author="Caree2" w:date="2017-04-02T07:11:00Z">
          <w:pPr>
            <w:pStyle w:val="StyleHeading114ptBoldUnderlineLeft"/>
          </w:pPr>
        </w:pPrChange>
      </w:pPr>
      <w:ins w:id="5256" w:author="Caree2" w:date="2017-04-01T12:08:00Z">
        <w:r w:rsidRPr="00880017">
          <w:rPr>
            <w:color w:val="008080"/>
            <w:rPrChange w:id="5257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5258" w:author="Caree2" w:date="2017-04-01T12:08:00Z"/>
          <w:color w:val="008080"/>
          <w:rPrChange w:id="5259" w:author="Caree2" w:date="2017-04-02T07:54:00Z">
            <w:rPr>
              <w:ins w:id="5260" w:author="Caree2" w:date="2017-04-01T12:08:00Z"/>
            </w:rPr>
          </w:rPrChange>
        </w:rPr>
        <w:pPrChange w:id="5261" w:author="Caree2" w:date="2017-04-02T07:11:00Z">
          <w:pPr>
            <w:pStyle w:val="StyleHeading114ptBoldUnderlineLeft"/>
          </w:pPr>
        </w:pPrChange>
      </w:pPr>
      <w:ins w:id="5262" w:author="Caree2" w:date="2017-04-01T12:08:00Z">
        <w:r w:rsidRPr="00880017">
          <w:rPr>
            <w:color w:val="008080"/>
            <w:rPrChange w:id="5263" w:author="Caree2" w:date="2017-04-02T07:54:00Z">
              <w:rPr/>
            </w:rPrChange>
          </w:rPr>
          <w:tab/>
          <w:t>public List&lt;CartItem&gt; getCartItems() {</w:t>
        </w:r>
      </w:ins>
    </w:p>
    <w:p w:rsidR="00A425BE" w:rsidRPr="00880017" w:rsidRDefault="00A425BE" w:rsidP="00873481">
      <w:pPr>
        <w:rPr>
          <w:ins w:id="5264" w:author="Caree2" w:date="2017-04-01T12:08:00Z"/>
          <w:color w:val="008080"/>
          <w:rPrChange w:id="5265" w:author="Caree2" w:date="2017-04-02T07:54:00Z">
            <w:rPr>
              <w:ins w:id="5266" w:author="Caree2" w:date="2017-04-01T12:08:00Z"/>
            </w:rPr>
          </w:rPrChange>
        </w:rPr>
        <w:pPrChange w:id="5267" w:author="Caree2" w:date="2017-04-02T07:11:00Z">
          <w:pPr>
            <w:pStyle w:val="StyleHeading114ptBoldUnderlineLeft"/>
          </w:pPr>
        </w:pPrChange>
      </w:pPr>
      <w:ins w:id="5268" w:author="Caree2" w:date="2017-04-01T12:08:00Z">
        <w:r w:rsidRPr="00880017">
          <w:rPr>
            <w:color w:val="008080"/>
            <w:rPrChange w:id="5269" w:author="Caree2" w:date="2017-04-02T07:54:00Z">
              <w:rPr/>
            </w:rPrChange>
          </w:rPr>
          <w:tab/>
        </w:r>
        <w:r w:rsidRPr="00880017">
          <w:rPr>
            <w:color w:val="008080"/>
            <w:rPrChange w:id="5270" w:author="Caree2" w:date="2017-04-02T07:54:00Z">
              <w:rPr/>
            </w:rPrChange>
          </w:rPr>
          <w:tab/>
          <w:t>return cartItems;</w:t>
        </w:r>
      </w:ins>
    </w:p>
    <w:p w:rsidR="00A425BE" w:rsidRPr="00880017" w:rsidRDefault="00A425BE" w:rsidP="00873481">
      <w:pPr>
        <w:rPr>
          <w:ins w:id="5271" w:author="Caree2" w:date="2017-04-01T12:08:00Z"/>
          <w:color w:val="008080"/>
          <w:rPrChange w:id="5272" w:author="Caree2" w:date="2017-04-02T07:54:00Z">
            <w:rPr>
              <w:ins w:id="5273" w:author="Caree2" w:date="2017-04-01T12:08:00Z"/>
            </w:rPr>
          </w:rPrChange>
        </w:rPr>
        <w:pPrChange w:id="5274" w:author="Caree2" w:date="2017-04-02T07:11:00Z">
          <w:pPr>
            <w:pStyle w:val="StyleHeading114ptBoldUnderlineLeft"/>
          </w:pPr>
        </w:pPrChange>
      </w:pPr>
      <w:ins w:id="5275" w:author="Caree2" w:date="2017-04-01T12:08:00Z">
        <w:r w:rsidRPr="00880017">
          <w:rPr>
            <w:color w:val="008080"/>
            <w:rPrChange w:id="5276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277" w:author="Caree2" w:date="2017-04-01T12:08:00Z"/>
          <w:color w:val="008080"/>
          <w:rPrChange w:id="5278" w:author="Caree2" w:date="2017-04-02T07:54:00Z">
            <w:rPr>
              <w:ins w:id="5279" w:author="Caree2" w:date="2017-04-01T12:08:00Z"/>
            </w:rPr>
          </w:rPrChange>
        </w:rPr>
        <w:pPrChange w:id="5280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281" w:author="Caree2" w:date="2017-04-01T12:08:00Z"/>
          <w:color w:val="008080"/>
          <w:rPrChange w:id="5282" w:author="Caree2" w:date="2017-04-02T07:54:00Z">
            <w:rPr>
              <w:ins w:id="5283" w:author="Caree2" w:date="2017-04-01T12:08:00Z"/>
            </w:rPr>
          </w:rPrChange>
        </w:rPr>
        <w:pPrChange w:id="5284" w:author="Caree2" w:date="2017-04-02T07:11:00Z">
          <w:pPr>
            <w:pStyle w:val="StyleHeading114ptBoldUnderlineLeft"/>
          </w:pPr>
        </w:pPrChange>
      </w:pPr>
      <w:ins w:id="5285" w:author="Caree2" w:date="2017-04-01T12:08:00Z">
        <w:r w:rsidRPr="00880017">
          <w:rPr>
            <w:color w:val="008080"/>
            <w:rPrChange w:id="5286" w:author="Caree2" w:date="2017-04-02T07:54:00Z">
              <w:rPr/>
            </w:rPrChange>
          </w:rPr>
          <w:tab/>
          <w:t>public void setCartItems(List&lt;CartItem&gt; cartItems) {</w:t>
        </w:r>
      </w:ins>
    </w:p>
    <w:p w:rsidR="00A425BE" w:rsidRPr="00880017" w:rsidRDefault="00A425BE" w:rsidP="00873481">
      <w:pPr>
        <w:rPr>
          <w:ins w:id="5287" w:author="Caree2" w:date="2017-04-01T12:08:00Z"/>
          <w:color w:val="008080"/>
          <w:rPrChange w:id="5288" w:author="Caree2" w:date="2017-04-02T07:54:00Z">
            <w:rPr>
              <w:ins w:id="5289" w:author="Caree2" w:date="2017-04-01T12:08:00Z"/>
            </w:rPr>
          </w:rPrChange>
        </w:rPr>
        <w:pPrChange w:id="5290" w:author="Caree2" w:date="2017-04-02T07:11:00Z">
          <w:pPr>
            <w:pStyle w:val="StyleHeading114ptBoldUnderlineLeft"/>
          </w:pPr>
        </w:pPrChange>
      </w:pPr>
      <w:ins w:id="5291" w:author="Caree2" w:date="2017-04-01T12:08:00Z">
        <w:r w:rsidRPr="00880017">
          <w:rPr>
            <w:color w:val="008080"/>
            <w:rPrChange w:id="5292" w:author="Caree2" w:date="2017-04-02T07:54:00Z">
              <w:rPr/>
            </w:rPrChange>
          </w:rPr>
          <w:tab/>
        </w:r>
        <w:r w:rsidRPr="00880017">
          <w:rPr>
            <w:color w:val="008080"/>
            <w:rPrChange w:id="5293" w:author="Caree2" w:date="2017-04-02T07:54:00Z">
              <w:rPr/>
            </w:rPrChange>
          </w:rPr>
          <w:tab/>
          <w:t>this.cartItems = cartItems;</w:t>
        </w:r>
      </w:ins>
    </w:p>
    <w:p w:rsidR="00A425BE" w:rsidRPr="00880017" w:rsidRDefault="00A425BE" w:rsidP="00873481">
      <w:pPr>
        <w:rPr>
          <w:ins w:id="5294" w:author="Caree2" w:date="2017-04-01T12:08:00Z"/>
          <w:color w:val="008080"/>
          <w:rPrChange w:id="5295" w:author="Caree2" w:date="2017-04-02T07:54:00Z">
            <w:rPr>
              <w:ins w:id="5296" w:author="Caree2" w:date="2017-04-01T12:08:00Z"/>
            </w:rPr>
          </w:rPrChange>
        </w:rPr>
        <w:pPrChange w:id="5297" w:author="Caree2" w:date="2017-04-02T07:11:00Z">
          <w:pPr>
            <w:pStyle w:val="StyleHeading114ptBoldUnderlineLeft"/>
          </w:pPr>
        </w:pPrChange>
      </w:pPr>
      <w:ins w:id="5298" w:author="Caree2" w:date="2017-04-01T12:08:00Z">
        <w:r w:rsidRPr="00880017">
          <w:rPr>
            <w:color w:val="008080"/>
            <w:rPrChange w:id="5299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300" w:author="Caree2" w:date="2017-04-01T12:08:00Z"/>
          <w:color w:val="008080"/>
          <w:rPrChange w:id="5301" w:author="Caree2" w:date="2017-04-02T07:54:00Z">
            <w:rPr>
              <w:ins w:id="5302" w:author="Caree2" w:date="2017-04-01T12:08:00Z"/>
            </w:rPr>
          </w:rPrChange>
        </w:rPr>
        <w:pPrChange w:id="5303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304" w:author="Caree2" w:date="2017-04-01T12:08:00Z"/>
          <w:color w:val="008080"/>
          <w:rPrChange w:id="5305" w:author="Caree2" w:date="2017-04-02T07:54:00Z">
            <w:rPr>
              <w:ins w:id="5306" w:author="Caree2" w:date="2017-04-01T12:08:00Z"/>
            </w:rPr>
          </w:rPrChange>
        </w:rPr>
        <w:pPrChange w:id="5307" w:author="Caree2" w:date="2017-04-02T07:11:00Z">
          <w:pPr>
            <w:pStyle w:val="StyleHeading114ptBoldUnderlineLeft"/>
          </w:pPr>
        </w:pPrChange>
      </w:pPr>
      <w:ins w:id="5308" w:author="Caree2" w:date="2017-04-01T12:08:00Z">
        <w:r w:rsidRPr="00880017">
          <w:rPr>
            <w:color w:val="008080"/>
            <w:rPrChange w:id="5309" w:author="Caree2" w:date="2017-04-02T07:54:00Z">
              <w:rPr/>
            </w:rPrChange>
          </w:rPr>
          <w:lastRenderedPageBreak/>
          <w:tab/>
          <w:t>public ShoppingCartWithItemObjects(long shoppingCartId, LocalDate cartDate, List&lt;CartItem&gt; cartItems) {</w:t>
        </w:r>
      </w:ins>
    </w:p>
    <w:p w:rsidR="00A425BE" w:rsidRPr="00880017" w:rsidRDefault="00A425BE" w:rsidP="00873481">
      <w:pPr>
        <w:rPr>
          <w:ins w:id="5310" w:author="Caree2" w:date="2017-04-01T12:08:00Z"/>
          <w:color w:val="008080"/>
          <w:rPrChange w:id="5311" w:author="Caree2" w:date="2017-04-02T07:54:00Z">
            <w:rPr>
              <w:ins w:id="5312" w:author="Caree2" w:date="2017-04-01T12:08:00Z"/>
            </w:rPr>
          </w:rPrChange>
        </w:rPr>
        <w:pPrChange w:id="5313" w:author="Caree2" w:date="2017-04-02T07:11:00Z">
          <w:pPr>
            <w:pStyle w:val="StyleHeading114ptBoldUnderlineLeft"/>
          </w:pPr>
        </w:pPrChange>
      </w:pPr>
      <w:ins w:id="5314" w:author="Caree2" w:date="2017-04-01T12:08:00Z">
        <w:r w:rsidRPr="00880017">
          <w:rPr>
            <w:color w:val="008080"/>
            <w:rPrChange w:id="5315" w:author="Caree2" w:date="2017-04-02T07:54:00Z">
              <w:rPr/>
            </w:rPrChange>
          </w:rPr>
          <w:tab/>
        </w:r>
        <w:r w:rsidRPr="00880017">
          <w:rPr>
            <w:color w:val="008080"/>
            <w:rPrChange w:id="5316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873481">
      <w:pPr>
        <w:rPr>
          <w:ins w:id="5317" w:author="Caree2" w:date="2017-04-01T12:08:00Z"/>
          <w:color w:val="008080"/>
          <w:rPrChange w:id="5318" w:author="Caree2" w:date="2017-04-02T07:54:00Z">
            <w:rPr>
              <w:ins w:id="5319" w:author="Caree2" w:date="2017-04-01T12:08:00Z"/>
            </w:rPr>
          </w:rPrChange>
        </w:rPr>
        <w:pPrChange w:id="5320" w:author="Caree2" w:date="2017-04-02T07:11:00Z">
          <w:pPr>
            <w:pStyle w:val="StyleHeading114ptBoldUnderlineLeft"/>
          </w:pPr>
        </w:pPrChange>
      </w:pPr>
      <w:ins w:id="5321" w:author="Caree2" w:date="2017-04-01T12:08:00Z">
        <w:r w:rsidRPr="00880017">
          <w:rPr>
            <w:color w:val="008080"/>
            <w:rPrChange w:id="5322" w:author="Caree2" w:date="2017-04-02T07:54:00Z">
              <w:rPr/>
            </w:rPrChange>
          </w:rPr>
          <w:tab/>
        </w:r>
        <w:r w:rsidRPr="00880017">
          <w:rPr>
            <w:color w:val="008080"/>
            <w:rPrChange w:id="5323" w:author="Caree2" w:date="2017-04-02T07:54:00Z">
              <w:rPr/>
            </w:rPrChange>
          </w:rPr>
          <w:tab/>
          <w:t>this.shoppingCartId = shoppingCartId;</w:t>
        </w:r>
      </w:ins>
    </w:p>
    <w:p w:rsidR="00A425BE" w:rsidRPr="00880017" w:rsidRDefault="00A425BE" w:rsidP="00873481">
      <w:pPr>
        <w:rPr>
          <w:ins w:id="5324" w:author="Caree2" w:date="2017-04-01T12:08:00Z"/>
          <w:color w:val="008080"/>
          <w:rPrChange w:id="5325" w:author="Caree2" w:date="2017-04-02T07:54:00Z">
            <w:rPr>
              <w:ins w:id="5326" w:author="Caree2" w:date="2017-04-01T12:08:00Z"/>
            </w:rPr>
          </w:rPrChange>
        </w:rPr>
        <w:pPrChange w:id="5327" w:author="Caree2" w:date="2017-04-02T07:11:00Z">
          <w:pPr>
            <w:pStyle w:val="StyleHeading114ptBoldUnderlineLeft"/>
          </w:pPr>
        </w:pPrChange>
      </w:pPr>
      <w:ins w:id="5328" w:author="Caree2" w:date="2017-04-01T12:08:00Z">
        <w:r w:rsidRPr="00880017">
          <w:rPr>
            <w:color w:val="008080"/>
            <w:rPrChange w:id="5329" w:author="Caree2" w:date="2017-04-02T07:54:00Z">
              <w:rPr/>
            </w:rPrChange>
          </w:rPr>
          <w:tab/>
        </w:r>
        <w:r w:rsidRPr="00880017">
          <w:rPr>
            <w:color w:val="008080"/>
            <w:rPrChange w:id="5330" w:author="Caree2" w:date="2017-04-02T07:54:00Z">
              <w:rPr/>
            </w:rPrChange>
          </w:rPr>
          <w:tab/>
          <w:t>this.cartDate = cartDate;</w:t>
        </w:r>
      </w:ins>
    </w:p>
    <w:p w:rsidR="00A425BE" w:rsidRPr="00880017" w:rsidRDefault="00A425BE" w:rsidP="00873481">
      <w:pPr>
        <w:rPr>
          <w:ins w:id="5331" w:author="Caree2" w:date="2017-04-01T12:08:00Z"/>
          <w:color w:val="008080"/>
          <w:rPrChange w:id="5332" w:author="Caree2" w:date="2017-04-02T07:54:00Z">
            <w:rPr>
              <w:ins w:id="5333" w:author="Caree2" w:date="2017-04-01T12:08:00Z"/>
            </w:rPr>
          </w:rPrChange>
        </w:rPr>
        <w:pPrChange w:id="5334" w:author="Caree2" w:date="2017-04-02T07:11:00Z">
          <w:pPr>
            <w:pStyle w:val="StyleHeading114ptBoldUnderlineLeft"/>
          </w:pPr>
        </w:pPrChange>
      </w:pPr>
      <w:ins w:id="5335" w:author="Caree2" w:date="2017-04-01T12:08:00Z">
        <w:r w:rsidRPr="00880017">
          <w:rPr>
            <w:color w:val="008080"/>
            <w:rPrChange w:id="5336" w:author="Caree2" w:date="2017-04-02T07:54:00Z">
              <w:rPr/>
            </w:rPrChange>
          </w:rPr>
          <w:tab/>
        </w:r>
        <w:r w:rsidRPr="00880017">
          <w:rPr>
            <w:color w:val="008080"/>
            <w:rPrChange w:id="5337" w:author="Caree2" w:date="2017-04-02T07:54:00Z">
              <w:rPr/>
            </w:rPrChange>
          </w:rPr>
          <w:tab/>
          <w:t>this.cartItems = cartItems;</w:t>
        </w:r>
      </w:ins>
    </w:p>
    <w:p w:rsidR="00A425BE" w:rsidRPr="00880017" w:rsidRDefault="00A425BE" w:rsidP="00873481">
      <w:pPr>
        <w:rPr>
          <w:ins w:id="5338" w:author="Caree2" w:date="2017-04-01T12:08:00Z"/>
          <w:color w:val="008080"/>
          <w:rPrChange w:id="5339" w:author="Caree2" w:date="2017-04-02T07:54:00Z">
            <w:rPr>
              <w:ins w:id="5340" w:author="Caree2" w:date="2017-04-01T12:08:00Z"/>
            </w:rPr>
          </w:rPrChange>
        </w:rPr>
        <w:pPrChange w:id="5341" w:author="Caree2" w:date="2017-04-02T07:11:00Z">
          <w:pPr>
            <w:pStyle w:val="StyleHeading114ptBoldUnderlineLeft"/>
          </w:pPr>
        </w:pPrChange>
      </w:pPr>
      <w:ins w:id="5342" w:author="Caree2" w:date="2017-04-01T12:08:00Z">
        <w:r w:rsidRPr="00880017">
          <w:rPr>
            <w:color w:val="008080"/>
            <w:rPrChange w:id="5343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344" w:author="Caree2" w:date="2017-04-01T12:08:00Z"/>
          <w:color w:val="008080"/>
          <w:rPrChange w:id="5345" w:author="Caree2" w:date="2017-04-02T07:54:00Z">
            <w:rPr>
              <w:ins w:id="5346" w:author="Caree2" w:date="2017-04-01T12:08:00Z"/>
            </w:rPr>
          </w:rPrChange>
        </w:rPr>
        <w:pPrChange w:id="5347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348" w:author="Caree2" w:date="2017-04-01T12:08:00Z"/>
          <w:color w:val="008080"/>
          <w:rPrChange w:id="5349" w:author="Caree2" w:date="2017-04-02T07:54:00Z">
            <w:rPr>
              <w:ins w:id="5350" w:author="Caree2" w:date="2017-04-01T12:08:00Z"/>
            </w:rPr>
          </w:rPrChange>
        </w:rPr>
        <w:pPrChange w:id="5351" w:author="Caree2" w:date="2017-04-02T07:11:00Z">
          <w:pPr>
            <w:pStyle w:val="StyleHeading114ptBoldUnderlineLeft"/>
          </w:pPr>
        </w:pPrChange>
      </w:pPr>
      <w:ins w:id="5352" w:author="Caree2" w:date="2017-04-01T12:08:00Z">
        <w:r w:rsidRPr="00880017">
          <w:rPr>
            <w:color w:val="008080"/>
            <w:rPrChange w:id="5353" w:author="Caree2" w:date="2017-04-02T07:54:00Z">
              <w:rPr/>
            </w:rPrChange>
          </w:rPr>
          <w:tab/>
          <w:t>public ShoppingCartWithItemObjects(long shoppingCartId) {</w:t>
        </w:r>
      </w:ins>
    </w:p>
    <w:p w:rsidR="00A425BE" w:rsidRPr="00880017" w:rsidRDefault="00A425BE" w:rsidP="00873481">
      <w:pPr>
        <w:rPr>
          <w:ins w:id="5354" w:author="Caree2" w:date="2017-04-01T12:08:00Z"/>
          <w:color w:val="008080"/>
          <w:rPrChange w:id="5355" w:author="Caree2" w:date="2017-04-02T07:54:00Z">
            <w:rPr>
              <w:ins w:id="5356" w:author="Caree2" w:date="2017-04-01T12:08:00Z"/>
            </w:rPr>
          </w:rPrChange>
        </w:rPr>
        <w:pPrChange w:id="5357" w:author="Caree2" w:date="2017-04-02T07:11:00Z">
          <w:pPr>
            <w:pStyle w:val="StyleHeading114ptBoldUnderlineLeft"/>
          </w:pPr>
        </w:pPrChange>
      </w:pPr>
      <w:ins w:id="5358" w:author="Caree2" w:date="2017-04-01T12:08:00Z">
        <w:r w:rsidRPr="00880017">
          <w:rPr>
            <w:color w:val="008080"/>
            <w:rPrChange w:id="5359" w:author="Caree2" w:date="2017-04-02T07:54:00Z">
              <w:rPr/>
            </w:rPrChange>
          </w:rPr>
          <w:tab/>
        </w:r>
        <w:r w:rsidRPr="00880017">
          <w:rPr>
            <w:color w:val="008080"/>
            <w:rPrChange w:id="5360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873481">
      <w:pPr>
        <w:rPr>
          <w:ins w:id="5361" w:author="Caree2" w:date="2017-04-01T12:08:00Z"/>
          <w:color w:val="008080"/>
          <w:rPrChange w:id="5362" w:author="Caree2" w:date="2017-04-02T07:54:00Z">
            <w:rPr>
              <w:ins w:id="5363" w:author="Caree2" w:date="2017-04-01T12:08:00Z"/>
            </w:rPr>
          </w:rPrChange>
        </w:rPr>
        <w:pPrChange w:id="5364" w:author="Caree2" w:date="2017-04-02T07:11:00Z">
          <w:pPr>
            <w:pStyle w:val="StyleHeading114ptBoldUnderlineLeft"/>
          </w:pPr>
        </w:pPrChange>
      </w:pPr>
      <w:ins w:id="5365" w:author="Caree2" w:date="2017-04-01T12:08:00Z">
        <w:r w:rsidRPr="00880017">
          <w:rPr>
            <w:color w:val="008080"/>
            <w:rPrChange w:id="5366" w:author="Caree2" w:date="2017-04-02T07:54:00Z">
              <w:rPr/>
            </w:rPrChange>
          </w:rPr>
          <w:tab/>
        </w:r>
        <w:r w:rsidRPr="00880017">
          <w:rPr>
            <w:color w:val="008080"/>
            <w:rPrChange w:id="5367" w:author="Caree2" w:date="2017-04-02T07:54:00Z">
              <w:rPr/>
            </w:rPrChange>
          </w:rPr>
          <w:tab/>
          <w:t>this.shoppingCartId = shoppingCartId;</w:t>
        </w:r>
      </w:ins>
    </w:p>
    <w:p w:rsidR="00A425BE" w:rsidRPr="00880017" w:rsidRDefault="00A425BE" w:rsidP="00873481">
      <w:pPr>
        <w:rPr>
          <w:ins w:id="5368" w:author="Caree2" w:date="2017-04-01T12:08:00Z"/>
          <w:color w:val="008080"/>
          <w:rPrChange w:id="5369" w:author="Caree2" w:date="2017-04-02T07:54:00Z">
            <w:rPr>
              <w:ins w:id="5370" w:author="Caree2" w:date="2017-04-01T12:08:00Z"/>
            </w:rPr>
          </w:rPrChange>
        </w:rPr>
        <w:pPrChange w:id="5371" w:author="Caree2" w:date="2017-04-02T07:11:00Z">
          <w:pPr>
            <w:pStyle w:val="StyleHeading114ptBoldUnderlineLeft"/>
          </w:pPr>
        </w:pPrChange>
      </w:pPr>
      <w:ins w:id="5372" w:author="Caree2" w:date="2017-04-01T12:08:00Z">
        <w:r w:rsidRPr="00880017">
          <w:rPr>
            <w:color w:val="008080"/>
            <w:rPrChange w:id="5373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374" w:author="Caree2" w:date="2017-04-01T12:08:00Z"/>
          <w:color w:val="008080"/>
          <w:rPrChange w:id="5375" w:author="Caree2" w:date="2017-04-02T07:54:00Z">
            <w:rPr>
              <w:ins w:id="5376" w:author="Caree2" w:date="2017-04-01T12:08:00Z"/>
            </w:rPr>
          </w:rPrChange>
        </w:rPr>
        <w:pPrChange w:id="5377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378" w:author="Caree2" w:date="2017-04-01T12:08:00Z"/>
          <w:color w:val="008080"/>
          <w:rPrChange w:id="5379" w:author="Caree2" w:date="2017-04-02T07:54:00Z">
            <w:rPr>
              <w:ins w:id="5380" w:author="Caree2" w:date="2017-04-01T12:08:00Z"/>
            </w:rPr>
          </w:rPrChange>
        </w:rPr>
        <w:pPrChange w:id="5381" w:author="Caree2" w:date="2017-04-02T07:11:00Z">
          <w:pPr>
            <w:pStyle w:val="StyleHeading114ptBoldUnderlineLeft"/>
          </w:pPr>
        </w:pPrChange>
      </w:pPr>
      <w:ins w:id="5382" w:author="Caree2" w:date="2017-04-01T12:08:00Z">
        <w:r w:rsidRPr="00880017">
          <w:rPr>
            <w:color w:val="008080"/>
            <w:rPrChange w:id="5383" w:author="Caree2" w:date="2017-04-02T07:54:00Z">
              <w:rPr/>
            </w:rPrChange>
          </w:rPr>
          <w:tab/>
          <w:t>public ShoppingCartWithItemObjects() {</w:t>
        </w:r>
      </w:ins>
    </w:p>
    <w:p w:rsidR="00A425BE" w:rsidRPr="00880017" w:rsidRDefault="00A425BE" w:rsidP="00873481">
      <w:pPr>
        <w:rPr>
          <w:ins w:id="5384" w:author="Caree2" w:date="2017-04-01T12:08:00Z"/>
          <w:color w:val="008080"/>
          <w:rPrChange w:id="5385" w:author="Caree2" w:date="2017-04-02T07:54:00Z">
            <w:rPr>
              <w:ins w:id="5386" w:author="Caree2" w:date="2017-04-01T12:08:00Z"/>
            </w:rPr>
          </w:rPrChange>
        </w:rPr>
        <w:pPrChange w:id="5387" w:author="Caree2" w:date="2017-04-02T07:11:00Z">
          <w:pPr>
            <w:pStyle w:val="StyleHeading114ptBoldUnderlineLeft"/>
          </w:pPr>
        </w:pPrChange>
      </w:pPr>
      <w:ins w:id="5388" w:author="Caree2" w:date="2017-04-01T12:08:00Z">
        <w:r w:rsidRPr="00880017">
          <w:rPr>
            <w:color w:val="008080"/>
            <w:rPrChange w:id="5389" w:author="Caree2" w:date="2017-04-02T07:54:00Z">
              <w:rPr/>
            </w:rPrChange>
          </w:rPr>
          <w:tab/>
        </w:r>
        <w:r w:rsidRPr="00880017">
          <w:rPr>
            <w:color w:val="008080"/>
            <w:rPrChange w:id="5390" w:author="Caree2" w:date="2017-04-02T07:54:00Z">
              <w:rPr/>
            </w:rPrChange>
          </w:rPr>
          <w:tab/>
          <w:t>super();</w:t>
        </w:r>
      </w:ins>
    </w:p>
    <w:p w:rsidR="00A425BE" w:rsidRPr="00880017" w:rsidRDefault="00A425BE" w:rsidP="00873481">
      <w:pPr>
        <w:rPr>
          <w:ins w:id="5391" w:author="Caree2" w:date="2017-04-01T12:08:00Z"/>
          <w:color w:val="008080"/>
          <w:rPrChange w:id="5392" w:author="Caree2" w:date="2017-04-02T07:54:00Z">
            <w:rPr>
              <w:ins w:id="5393" w:author="Caree2" w:date="2017-04-01T12:08:00Z"/>
            </w:rPr>
          </w:rPrChange>
        </w:rPr>
        <w:pPrChange w:id="5394" w:author="Caree2" w:date="2017-04-02T07:11:00Z">
          <w:pPr>
            <w:pStyle w:val="StyleHeading114ptBoldUnderlineLeft"/>
          </w:pPr>
        </w:pPrChange>
      </w:pPr>
      <w:ins w:id="5395" w:author="Caree2" w:date="2017-04-01T12:08:00Z">
        <w:r w:rsidRPr="00880017">
          <w:rPr>
            <w:color w:val="008080"/>
            <w:rPrChange w:id="5396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397" w:author="Caree2" w:date="2017-04-01T12:08:00Z"/>
          <w:color w:val="008080"/>
          <w:rPrChange w:id="5398" w:author="Caree2" w:date="2017-04-02T07:54:00Z">
            <w:rPr>
              <w:ins w:id="5399" w:author="Caree2" w:date="2017-04-01T12:08:00Z"/>
            </w:rPr>
          </w:rPrChange>
        </w:rPr>
        <w:pPrChange w:id="5400" w:author="Caree2" w:date="2017-04-02T07:11:00Z">
          <w:pPr>
            <w:pStyle w:val="StyleHeading114ptBoldUnderlineLeft"/>
          </w:pPr>
        </w:pPrChange>
      </w:pPr>
    </w:p>
    <w:p w:rsidR="00A425BE" w:rsidRPr="00880017" w:rsidRDefault="00A425BE" w:rsidP="00873481">
      <w:pPr>
        <w:rPr>
          <w:ins w:id="5401" w:author="Caree2" w:date="2017-04-01T12:08:00Z"/>
          <w:color w:val="008080"/>
          <w:rPrChange w:id="5402" w:author="Caree2" w:date="2017-04-02T07:54:00Z">
            <w:rPr>
              <w:ins w:id="5403" w:author="Caree2" w:date="2017-04-01T12:08:00Z"/>
            </w:rPr>
          </w:rPrChange>
        </w:rPr>
        <w:pPrChange w:id="5404" w:author="Caree2" w:date="2017-04-02T07:11:00Z">
          <w:pPr>
            <w:pStyle w:val="StyleHeading114ptBoldUnderlineLeft"/>
          </w:pPr>
        </w:pPrChange>
      </w:pPr>
      <w:ins w:id="5405" w:author="Caree2" w:date="2017-04-01T12:08:00Z">
        <w:r w:rsidRPr="00880017">
          <w:rPr>
            <w:color w:val="008080"/>
            <w:rPrChange w:id="5406" w:author="Caree2" w:date="2017-04-02T07:54:00Z">
              <w:rPr/>
            </w:rPrChange>
          </w:rPr>
          <w:tab/>
          <w:t>@Override</w:t>
        </w:r>
      </w:ins>
    </w:p>
    <w:p w:rsidR="00A425BE" w:rsidRPr="00880017" w:rsidRDefault="00A425BE" w:rsidP="00873481">
      <w:pPr>
        <w:rPr>
          <w:ins w:id="5407" w:author="Caree2" w:date="2017-04-01T12:08:00Z"/>
          <w:color w:val="008080"/>
          <w:rPrChange w:id="5408" w:author="Caree2" w:date="2017-04-02T07:54:00Z">
            <w:rPr>
              <w:ins w:id="5409" w:author="Caree2" w:date="2017-04-01T12:08:00Z"/>
            </w:rPr>
          </w:rPrChange>
        </w:rPr>
        <w:pPrChange w:id="5410" w:author="Caree2" w:date="2017-04-02T07:11:00Z">
          <w:pPr>
            <w:pStyle w:val="StyleHeading114ptBoldUnderlineLeft"/>
          </w:pPr>
        </w:pPrChange>
      </w:pPr>
      <w:ins w:id="5411" w:author="Caree2" w:date="2017-04-01T12:08:00Z">
        <w:r w:rsidRPr="00880017">
          <w:rPr>
            <w:color w:val="008080"/>
            <w:rPrChange w:id="5412" w:author="Caree2" w:date="2017-04-02T07:54:00Z">
              <w:rPr/>
            </w:rPrChange>
          </w:rPr>
          <w:tab/>
          <w:t>public String toString() {</w:t>
        </w:r>
      </w:ins>
    </w:p>
    <w:p w:rsidR="00A425BE" w:rsidRPr="00880017" w:rsidRDefault="00A425BE" w:rsidP="00873481">
      <w:pPr>
        <w:rPr>
          <w:ins w:id="5413" w:author="Caree2" w:date="2017-04-01T12:08:00Z"/>
          <w:color w:val="008080"/>
          <w:rPrChange w:id="5414" w:author="Caree2" w:date="2017-04-02T07:54:00Z">
            <w:rPr>
              <w:ins w:id="5415" w:author="Caree2" w:date="2017-04-01T12:08:00Z"/>
            </w:rPr>
          </w:rPrChange>
        </w:rPr>
        <w:pPrChange w:id="5416" w:author="Caree2" w:date="2017-04-02T07:11:00Z">
          <w:pPr>
            <w:pStyle w:val="StyleHeading114ptBoldUnderlineLeft"/>
          </w:pPr>
        </w:pPrChange>
      </w:pPr>
      <w:ins w:id="5417" w:author="Caree2" w:date="2017-04-01T12:08:00Z">
        <w:r w:rsidRPr="00880017">
          <w:rPr>
            <w:color w:val="008080"/>
            <w:rPrChange w:id="5418" w:author="Caree2" w:date="2017-04-02T07:54:00Z">
              <w:rPr/>
            </w:rPrChange>
          </w:rPr>
          <w:tab/>
        </w:r>
        <w:r w:rsidRPr="00880017">
          <w:rPr>
            <w:color w:val="008080"/>
            <w:rPrChange w:id="5419" w:author="Caree2" w:date="2017-04-02T07:54:00Z">
              <w:rPr/>
            </w:rPrChange>
          </w:rPr>
          <w:tab/>
          <w:t>return "ShoppingCart [shoppingCartId=" + shoppingCartId + ", cartDate=" + cartDate + ", cartItems=" + cartItems</w:t>
        </w:r>
      </w:ins>
    </w:p>
    <w:p w:rsidR="00A425BE" w:rsidRPr="00880017" w:rsidRDefault="00A425BE" w:rsidP="00873481">
      <w:pPr>
        <w:rPr>
          <w:ins w:id="5420" w:author="Caree2" w:date="2017-04-01T12:08:00Z"/>
          <w:color w:val="008080"/>
          <w:rPrChange w:id="5421" w:author="Caree2" w:date="2017-04-02T07:54:00Z">
            <w:rPr>
              <w:ins w:id="5422" w:author="Caree2" w:date="2017-04-01T12:08:00Z"/>
            </w:rPr>
          </w:rPrChange>
        </w:rPr>
        <w:pPrChange w:id="5423" w:author="Caree2" w:date="2017-04-02T07:11:00Z">
          <w:pPr>
            <w:pStyle w:val="StyleHeading114ptBoldUnderlineLeft"/>
          </w:pPr>
        </w:pPrChange>
      </w:pPr>
      <w:ins w:id="5424" w:author="Caree2" w:date="2017-04-01T12:08:00Z">
        <w:r w:rsidRPr="00880017">
          <w:rPr>
            <w:color w:val="008080"/>
            <w:rPrChange w:id="5425" w:author="Caree2" w:date="2017-04-02T07:54:00Z">
              <w:rPr/>
            </w:rPrChange>
          </w:rPr>
          <w:tab/>
        </w:r>
        <w:r w:rsidRPr="00880017">
          <w:rPr>
            <w:color w:val="008080"/>
            <w:rPrChange w:id="5426" w:author="Caree2" w:date="2017-04-02T07:54:00Z">
              <w:rPr/>
            </w:rPrChange>
          </w:rPr>
          <w:tab/>
        </w:r>
        <w:r w:rsidRPr="00880017">
          <w:rPr>
            <w:color w:val="008080"/>
            <w:rPrChange w:id="5427" w:author="Caree2" w:date="2017-04-02T07:54:00Z">
              <w:rPr/>
            </w:rPrChange>
          </w:rPr>
          <w:tab/>
        </w:r>
        <w:r w:rsidRPr="00880017">
          <w:rPr>
            <w:color w:val="008080"/>
            <w:rPrChange w:id="5428" w:author="Caree2" w:date="2017-04-02T07:54:00Z">
              <w:rPr/>
            </w:rPrChange>
          </w:rPr>
          <w:tab/>
          <w:t>+ "]";</w:t>
        </w:r>
      </w:ins>
    </w:p>
    <w:p w:rsidR="00A425BE" w:rsidRPr="00880017" w:rsidRDefault="00A425BE" w:rsidP="00873481">
      <w:pPr>
        <w:rPr>
          <w:ins w:id="5429" w:author="Caree2" w:date="2017-04-01T12:08:00Z"/>
          <w:color w:val="008080"/>
          <w:rPrChange w:id="5430" w:author="Caree2" w:date="2017-04-02T07:54:00Z">
            <w:rPr>
              <w:ins w:id="5431" w:author="Caree2" w:date="2017-04-01T12:08:00Z"/>
            </w:rPr>
          </w:rPrChange>
        </w:rPr>
        <w:pPrChange w:id="5432" w:author="Caree2" w:date="2017-04-02T07:11:00Z">
          <w:pPr>
            <w:pStyle w:val="StyleHeading114ptBoldUnderlineLeft"/>
          </w:pPr>
        </w:pPrChange>
      </w:pPr>
      <w:ins w:id="5433" w:author="Caree2" w:date="2017-04-01T12:08:00Z">
        <w:r w:rsidRPr="00880017">
          <w:rPr>
            <w:color w:val="008080"/>
            <w:rPrChange w:id="5434" w:author="Caree2" w:date="2017-04-02T07:54:00Z">
              <w:rPr/>
            </w:rPrChange>
          </w:rPr>
          <w:tab/>
          <w:t>}</w:t>
        </w:r>
      </w:ins>
    </w:p>
    <w:p w:rsidR="00A425BE" w:rsidRPr="00880017" w:rsidRDefault="00A425BE" w:rsidP="00873481">
      <w:pPr>
        <w:rPr>
          <w:ins w:id="5435" w:author="Caree2" w:date="2017-04-01T12:08:00Z"/>
          <w:color w:val="008080"/>
          <w:rPrChange w:id="5436" w:author="Caree2" w:date="2017-04-02T07:54:00Z">
            <w:rPr>
              <w:ins w:id="5437" w:author="Caree2" w:date="2017-04-01T12:08:00Z"/>
            </w:rPr>
          </w:rPrChange>
        </w:rPr>
        <w:pPrChange w:id="5438" w:author="Caree2" w:date="2017-04-02T07:11:00Z">
          <w:pPr>
            <w:pStyle w:val="StyleHeading114ptBoldUnderlineLeft"/>
          </w:pPr>
        </w:pPrChange>
      </w:pPr>
      <w:ins w:id="5439" w:author="Caree2" w:date="2017-04-01T12:08:00Z">
        <w:r w:rsidRPr="00880017">
          <w:rPr>
            <w:color w:val="008080"/>
            <w:rPrChange w:id="5440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5441" w:author="Caree2" w:date="2017-04-01T12:08:00Z"/>
          <w:color w:val="008080"/>
          <w:rPrChange w:id="5442" w:author="Caree2" w:date="2017-04-02T07:54:00Z">
            <w:rPr>
              <w:ins w:id="5443" w:author="Caree2" w:date="2017-04-01T12:08:00Z"/>
            </w:rPr>
          </w:rPrChange>
        </w:rPr>
        <w:pPrChange w:id="5444" w:author="Caree2" w:date="2017-04-02T07:11:00Z">
          <w:pPr>
            <w:pStyle w:val="StyleHeading114ptBoldUnderlineLeft"/>
          </w:pPr>
        </w:pPrChange>
      </w:pPr>
      <w:ins w:id="5445" w:author="Caree2" w:date="2017-04-01T12:08:00Z">
        <w:r w:rsidRPr="00880017">
          <w:rPr>
            <w:color w:val="008080"/>
            <w:rPrChange w:id="5446" w:author="Caree2" w:date="2017-04-02T07:54:00Z">
              <w:rPr/>
            </w:rPrChange>
          </w:rPr>
          <w:tab/>
        </w:r>
      </w:ins>
    </w:p>
    <w:p w:rsidR="00A425BE" w:rsidRPr="00880017" w:rsidRDefault="00A425BE" w:rsidP="00873481">
      <w:pPr>
        <w:rPr>
          <w:ins w:id="5447" w:author="Caree2" w:date="2017-04-01T12:08:00Z"/>
          <w:color w:val="008080"/>
          <w:rPrChange w:id="5448" w:author="Caree2" w:date="2017-04-02T07:54:00Z">
            <w:rPr>
              <w:ins w:id="5449" w:author="Caree2" w:date="2017-04-01T12:08:00Z"/>
            </w:rPr>
          </w:rPrChange>
        </w:rPr>
        <w:pPrChange w:id="5450" w:author="Caree2" w:date="2017-04-02T07:11:00Z">
          <w:pPr>
            <w:pStyle w:val="StyleHeading114ptBoldUnderlineLeft"/>
          </w:pPr>
        </w:pPrChange>
      </w:pPr>
      <w:ins w:id="5451" w:author="Caree2" w:date="2017-04-01T12:08:00Z">
        <w:r w:rsidRPr="00880017">
          <w:rPr>
            <w:color w:val="008080"/>
            <w:rPrChange w:id="5452" w:author="Caree2" w:date="2017-04-02T07:54:00Z">
              <w:rPr/>
            </w:rPrChange>
          </w:rPr>
          <w:t>}</w:t>
        </w:r>
      </w:ins>
    </w:p>
    <w:p w:rsidR="00A425BE" w:rsidRDefault="00A425BE" w:rsidP="00873481">
      <w:pPr>
        <w:rPr>
          <w:ins w:id="5453" w:author="Caree2" w:date="2017-04-01T12:08:00Z"/>
          <w:rFonts w:ascii="Times New Roman" w:hAnsi="Times New Roman"/>
          <w:b/>
          <w:bCs/>
          <w:color w:val="000000"/>
          <w:sz w:val="28"/>
          <w:szCs w:val="20"/>
        </w:rPr>
        <w:pPrChange w:id="5454" w:author="Caree2" w:date="2017-04-02T07:11:00Z">
          <w:pPr/>
        </w:pPrChange>
      </w:pPr>
      <w:ins w:id="5455" w:author="Caree2" w:date="2017-04-01T12:08:00Z">
        <w:r>
          <w:br w:type="page"/>
        </w:r>
      </w:ins>
    </w:p>
    <w:p w:rsidR="00A425BE" w:rsidRDefault="00A425BE" w:rsidP="00A425BE">
      <w:pPr>
        <w:pStyle w:val="StyleHeading114ptBoldUnderlineLeft"/>
        <w:rPr>
          <w:ins w:id="5456" w:author="Caree2" w:date="2017-04-01T12:08:00Z"/>
        </w:rPr>
      </w:pPr>
    </w:p>
    <w:p w:rsidR="00A425BE" w:rsidRDefault="00A425BE" w:rsidP="00A425BE">
      <w:pPr>
        <w:pStyle w:val="StyleHeading114ptBoldUnderlineLeft"/>
        <w:rPr>
          <w:ins w:id="5457" w:author="Caree2" w:date="2017-04-01T12:08:00Z"/>
        </w:rPr>
      </w:pPr>
      <w:bookmarkStart w:id="5458" w:name="_Toc478888063"/>
      <w:ins w:id="5459" w:author="Caree2" w:date="2017-04-01T12:08:00Z">
        <w:r w:rsidRPr="00EA03DE">
          <w:t>1.</w:t>
        </w:r>
      </w:ins>
      <w:ins w:id="5460" w:author="Caree2" w:date="2017-04-02T07:30:00Z">
        <w:r w:rsidR="00E047DB">
          <w:t>2</w:t>
        </w:r>
      </w:ins>
      <w:ins w:id="5461" w:author="Caree2" w:date="2017-04-02T07:37:00Z">
        <w:r w:rsidR="00225A3C">
          <w:t>1</w:t>
        </w:r>
      </w:ins>
      <w:ins w:id="5462" w:author="Caree2" w:date="2017-04-01T12:08:00Z">
        <w:r w:rsidRPr="00EA03DE">
          <w:t xml:space="preserve"> </w:t>
        </w:r>
        <w:r>
          <w:t xml:space="preserve">–Create the </w:t>
        </w:r>
      </w:ins>
      <w:ins w:id="5463" w:author="Caree2" w:date="2017-04-02T07:11:00Z">
        <w:r w:rsidR="00794346">
          <w:t xml:space="preserve">TestSimpleSpringIOC  </w:t>
        </w:r>
      </w:ins>
      <w:ins w:id="5464" w:author="Caree2" w:date="2017-04-01T12:08:00Z">
        <w:r>
          <w:t xml:space="preserve">class in package </w:t>
        </w:r>
      </w:ins>
      <w:ins w:id="5465" w:author="Caree2" w:date="2017-04-02T07:12:00Z">
        <w:r w:rsidR="00794346">
          <w:t>second</w:t>
        </w:r>
      </w:ins>
      <w:bookmarkEnd w:id="5458"/>
    </w:p>
    <w:p w:rsidR="00A425BE" w:rsidRDefault="00A425BE" w:rsidP="00A425BE">
      <w:pPr>
        <w:pStyle w:val="StyleHeading114ptBoldUnderlineLeft"/>
        <w:rPr>
          <w:ins w:id="5466" w:author="Caree2" w:date="2017-04-01T12:08:00Z"/>
        </w:rPr>
      </w:pPr>
    </w:p>
    <w:p w:rsidR="00A425BE" w:rsidRDefault="00A425BE" w:rsidP="00A425BE">
      <w:pPr>
        <w:pStyle w:val="StyleHeading114ptBoldUnderlineLeft"/>
        <w:rPr>
          <w:ins w:id="5467" w:author="Caree2" w:date="2017-04-01T12:08:00Z"/>
        </w:rPr>
      </w:pPr>
    </w:p>
    <w:p w:rsidR="00A425BE" w:rsidRPr="00880017" w:rsidRDefault="00A425BE" w:rsidP="0019773E">
      <w:pPr>
        <w:rPr>
          <w:ins w:id="5468" w:author="Caree2" w:date="2017-04-01T12:08:00Z"/>
          <w:color w:val="008080"/>
          <w:rPrChange w:id="5469" w:author="Caree2" w:date="2017-04-02T07:54:00Z">
            <w:rPr>
              <w:ins w:id="5470" w:author="Caree2" w:date="2017-04-01T12:08:00Z"/>
            </w:rPr>
          </w:rPrChange>
        </w:rPr>
        <w:pPrChange w:id="5471" w:author="Caree2" w:date="2017-04-02T07:12:00Z">
          <w:pPr>
            <w:pStyle w:val="StyleHeading114ptBoldUnderlineLeft"/>
          </w:pPr>
        </w:pPrChange>
      </w:pPr>
      <w:ins w:id="5472" w:author="Caree2" w:date="2017-04-01T12:08:00Z">
        <w:r w:rsidRPr="00880017">
          <w:rPr>
            <w:color w:val="008080"/>
            <w:rPrChange w:id="5473" w:author="Caree2" w:date="2017-04-02T07:54:00Z">
              <w:rPr/>
            </w:rPrChange>
          </w:rPr>
          <w:t>package com.rollingstone.springframework.basic.ioc.contructor.injection.collection.second;</w:t>
        </w:r>
      </w:ins>
    </w:p>
    <w:p w:rsidR="00A425BE" w:rsidRPr="00880017" w:rsidRDefault="00A425BE" w:rsidP="0019773E">
      <w:pPr>
        <w:rPr>
          <w:ins w:id="5474" w:author="Caree2" w:date="2017-04-01T12:08:00Z"/>
          <w:color w:val="008080"/>
          <w:rPrChange w:id="5475" w:author="Caree2" w:date="2017-04-02T07:54:00Z">
            <w:rPr>
              <w:ins w:id="5476" w:author="Caree2" w:date="2017-04-01T12:08:00Z"/>
            </w:rPr>
          </w:rPrChange>
        </w:rPr>
        <w:pPrChange w:id="5477" w:author="Caree2" w:date="2017-04-02T07:12:00Z">
          <w:pPr>
            <w:pStyle w:val="StyleHeading114ptBoldUnderlineLeft"/>
          </w:pPr>
        </w:pPrChange>
      </w:pPr>
    </w:p>
    <w:p w:rsidR="00A425BE" w:rsidRPr="00880017" w:rsidRDefault="00A425BE" w:rsidP="0019773E">
      <w:pPr>
        <w:rPr>
          <w:ins w:id="5478" w:author="Caree2" w:date="2017-04-01T12:08:00Z"/>
          <w:color w:val="008080"/>
          <w:rPrChange w:id="5479" w:author="Caree2" w:date="2017-04-02T07:54:00Z">
            <w:rPr>
              <w:ins w:id="5480" w:author="Caree2" w:date="2017-04-01T12:08:00Z"/>
            </w:rPr>
          </w:rPrChange>
        </w:rPr>
        <w:pPrChange w:id="5481" w:author="Caree2" w:date="2017-04-02T07:12:00Z">
          <w:pPr>
            <w:pStyle w:val="StyleHeading114ptBoldUnderlineLeft"/>
          </w:pPr>
        </w:pPrChange>
      </w:pPr>
      <w:ins w:id="5482" w:author="Caree2" w:date="2017-04-01T12:08:00Z">
        <w:r w:rsidRPr="00880017">
          <w:rPr>
            <w:color w:val="008080"/>
            <w:rPrChange w:id="5483" w:author="Caree2" w:date="2017-04-02T07:54:00Z">
              <w:rPr/>
            </w:rPrChange>
          </w:rPr>
          <w:t>import org.slf4j.Logger;</w:t>
        </w:r>
      </w:ins>
    </w:p>
    <w:p w:rsidR="00A425BE" w:rsidRPr="00880017" w:rsidRDefault="00A425BE" w:rsidP="0019773E">
      <w:pPr>
        <w:rPr>
          <w:ins w:id="5484" w:author="Caree2" w:date="2017-04-01T12:08:00Z"/>
          <w:color w:val="008080"/>
          <w:rPrChange w:id="5485" w:author="Caree2" w:date="2017-04-02T07:54:00Z">
            <w:rPr>
              <w:ins w:id="5486" w:author="Caree2" w:date="2017-04-01T12:08:00Z"/>
            </w:rPr>
          </w:rPrChange>
        </w:rPr>
        <w:pPrChange w:id="5487" w:author="Caree2" w:date="2017-04-02T07:12:00Z">
          <w:pPr>
            <w:pStyle w:val="StyleHeading114ptBoldUnderlineLeft"/>
          </w:pPr>
        </w:pPrChange>
      </w:pPr>
      <w:ins w:id="5488" w:author="Caree2" w:date="2017-04-01T12:08:00Z">
        <w:r w:rsidRPr="00880017">
          <w:rPr>
            <w:color w:val="008080"/>
            <w:rPrChange w:id="5489" w:author="Caree2" w:date="2017-04-02T07:54:00Z">
              <w:rPr/>
            </w:rPrChange>
          </w:rPr>
          <w:t>import org.slf4j.LoggerFactory;</w:t>
        </w:r>
      </w:ins>
    </w:p>
    <w:p w:rsidR="00A425BE" w:rsidRPr="00880017" w:rsidRDefault="00A425BE" w:rsidP="0019773E">
      <w:pPr>
        <w:rPr>
          <w:ins w:id="5490" w:author="Caree2" w:date="2017-04-01T12:08:00Z"/>
          <w:color w:val="008080"/>
          <w:rPrChange w:id="5491" w:author="Caree2" w:date="2017-04-02T07:54:00Z">
            <w:rPr>
              <w:ins w:id="5492" w:author="Caree2" w:date="2017-04-01T12:08:00Z"/>
            </w:rPr>
          </w:rPrChange>
        </w:rPr>
        <w:pPrChange w:id="5493" w:author="Caree2" w:date="2017-04-02T07:12:00Z">
          <w:pPr>
            <w:pStyle w:val="StyleHeading114ptBoldUnderlineLeft"/>
          </w:pPr>
        </w:pPrChange>
      </w:pPr>
      <w:ins w:id="5494" w:author="Caree2" w:date="2017-04-01T12:08:00Z">
        <w:r w:rsidRPr="00880017">
          <w:rPr>
            <w:color w:val="008080"/>
            <w:rPrChange w:id="5495" w:author="Caree2" w:date="2017-04-02T07:54:00Z">
              <w:rPr/>
            </w:rPrChange>
          </w:rPr>
          <w:t>import org.springframework.beans.factory.BeanFactory;</w:t>
        </w:r>
      </w:ins>
    </w:p>
    <w:p w:rsidR="00A425BE" w:rsidRPr="00880017" w:rsidRDefault="00A425BE" w:rsidP="0019773E">
      <w:pPr>
        <w:rPr>
          <w:ins w:id="5496" w:author="Caree2" w:date="2017-04-01T12:08:00Z"/>
          <w:color w:val="008080"/>
          <w:rPrChange w:id="5497" w:author="Caree2" w:date="2017-04-02T07:54:00Z">
            <w:rPr>
              <w:ins w:id="5498" w:author="Caree2" w:date="2017-04-01T12:08:00Z"/>
            </w:rPr>
          </w:rPrChange>
        </w:rPr>
        <w:pPrChange w:id="5499" w:author="Caree2" w:date="2017-04-02T07:12:00Z">
          <w:pPr>
            <w:pStyle w:val="StyleHeading114ptBoldUnderlineLeft"/>
          </w:pPr>
        </w:pPrChange>
      </w:pPr>
      <w:ins w:id="5500" w:author="Caree2" w:date="2017-04-01T12:08:00Z">
        <w:r w:rsidRPr="00880017">
          <w:rPr>
            <w:color w:val="008080"/>
            <w:rPrChange w:id="5501" w:author="Caree2" w:date="2017-04-02T07:54:00Z">
              <w:rPr/>
            </w:rPrChange>
          </w:rPr>
          <w:t>import org.springframework.beans.factory.xml.XmlBeanFactory;</w:t>
        </w:r>
      </w:ins>
    </w:p>
    <w:p w:rsidR="00A425BE" w:rsidRPr="00880017" w:rsidRDefault="00A425BE" w:rsidP="0019773E">
      <w:pPr>
        <w:rPr>
          <w:ins w:id="5502" w:author="Caree2" w:date="2017-04-01T12:08:00Z"/>
          <w:color w:val="008080"/>
          <w:rPrChange w:id="5503" w:author="Caree2" w:date="2017-04-02T07:54:00Z">
            <w:rPr>
              <w:ins w:id="5504" w:author="Caree2" w:date="2017-04-01T12:08:00Z"/>
            </w:rPr>
          </w:rPrChange>
        </w:rPr>
        <w:pPrChange w:id="5505" w:author="Caree2" w:date="2017-04-02T07:12:00Z">
          <w:pPr>
            <w:pStyle w:val="StyleHeading114ptBoldUnderlineLeft"/>
          </w:pPr>
        </w:pPrChange>
      </w:pPr>
      <w:ins w:id="5506" w:author="Caree2" w:date="2017-04-01T12:08:00Z">
        <w:r w:rsidRPr="00880017">
          <w:rPr>
            <w:color w:val="008080"/>
            <w:rPrChange w:id="5507" w:author="Caree2" w:date="2017-04-02T07:54:00Z">
              <w:rPr/>
            </w:rPrChange>
          </w:rPr>
          <w:t>import org.springframework.core.io.ClassPathResource;</w:t>
        </w:r>
      </w:ins>
    </w:p>
    <w:p w:rsidR="00A425BE" w:rsidRPr="00880017" w:rsidRDefault="00A425BE" w:rsidP="0019773E">
      <w:pPr>
        <w:rPr>
          <w:ins w:id="5508" w:author="Caree2" w:date="2017-04-01T12:08:00Z"/>
          <w:color w:val="008080"/>
          <w:rPrChange w:id="5509" w:author="Caree2" w:date="2017-04-02T07:54:00Z">
            <w:rPr>
              <w:ins w:id="5510" w:author="Caree2" w:date="2017-04-01T12:08:00Z"/>
            </w:rPr>
          </w:rPrChange>
        </w:rPr>
        <w:pPrChange w:id="5511" w:author="Caree2" w:date="2017-04-02T07:12:00Z">
          <w:pPr>
            <w:pStyle w:val="StyleHeading114ptBoldUnderlineLeft"/>
          </w:pPr>
        </w:pPrChange>
      </w:pPr>
      <w:ins w:id="5512" w:author="Caree2" w:date="2017-04-01T12:08:00Z">
        <w:r w:rsidRPr="00880017">
          <w:rPr>
            <w:color w:val="008080"/>
            <w:rPrChange w:id="5513" w:author="Caree2" w:date="2017-04-02T07:54:00Z">
              <w:rPr/>
            </w:rPrChange>
          </w:rPr>
          <w:t>import org.springframework.core.io.Resource;</w:t>
        </w:r>
      </w:ins>
    </w:p>
    <w:p w:rsidR="00A425BE" w:rsidRPr="00880017" w:rsidRDefault="00A425BE" w:rsidP="0019773E">
      <w:pPr>
        <w:rPr>
          <w:ins w:id="5514" w:author="Caree2" w:date="2017-04-01T12:08:00Z"/>
          <w:color w:val="008080"/>
          <w:rPrChange w:id="5515" w:author="Caree2" w:date="2017-04-02T07:54:00Z">
            <w:rPr>
              <w:ins w:id="5516" w:author="Caree2" w:date="2017-04-01T12:08:00Z"/>
            </w:rPr>
          </w:rPrChange>
        </w:rPr>
        <w:pPrChange w:id="5517" w:author="Caree2" w:date="2017-04-02T07:12:00Z">
          <w:pPr>
            <w:pStyle w:val="StyleHeading114ptBoldUnderlineLeft"/>
          </w:pPr>
        </w:pPrChange>
      </w:pPr>
    </w:p>
    <w:p w:rsidR="00A425BE" w:rsidRPr="00880017" w:rsidRDefault="00A425BE" w:rsidP="0019773E">
      <w:pPr>
        <w:rPr>
          <w:ins w:id="5518" w:author="Caree2" w:date="2017-04-01T12:08:00Z"/>
          <w:color w:val="008080"/>
          <w:rPrChange w:id="5519" w:author="Caree2" w:date="2017-04-02T07:54:00Z">
            <w:rPr>
              <w:ins w:id="5520" w:author="Caree2" w:date="2017-04-01T12:08:00Z"/>
            </w:rPr>
          </w:rPrChange>
        </w:rPr>
        <w:pPrChange w:id="5521" w:author="Caree2" w:date="2017-04-02T07:12:00Z">
          <w:pPr>
            <w:pStyle w:val="StyleHeading114ptBoldUnderlineLeft"/>
          </w:pPr>
        </w:pPrChange>
      </w:pPr>
      <w:ins w:id="5522" w:author="Caree2" w:date="2017-04-01T12:08:00Z">
        <w:r w:rsidRPr="00880017">
          <w:rPr>
            <w:color w:val="008080"/>
            <w:rPrChange w:id="5523" w:author="Caree2" w:date="2017-04-02T07:54:00Z">
              <w:rPr/>
            </w:rPrChange>
          </w:rPr>
          <w:t>import com.rollingstone.springframework.basic.ioc.real.life.examples.fourth.Dolphins;</w:t>
        </w:r>
      </w:ins>
    </w:p>
    <w:p w:rsidR="00A425BE" w:rsidRPr="00880017" w:rsidRDefault="00A425BE" w:rsidP="0019773E">
      <w:pPr>
        <w:rPr>
          <w:ins w:id="5524" w:author="Caree2" w:date="2017-04-01T12:08:00Z"/>
          <w:color w:val="008080"/>
          <w:rPrChange w:id="5525" w:author="Caree2" w:date="2017-04-02T07:54:00Z">
            <w:rPr>
              <w:ins w:id="5526" w:author="Caree2" w:date="2017-04-01T12:08:00Z"/>
            </w:rPr>
          </w:rPrChange>
        </w:rPr>
        <w:pPrChange w:id="5527" w:author="Caree2" w:date="2017-04-02T07:12:00Z">
          <w:pPr>
            <w:pStyle w:val="StyleHeading114ptBoldUnderlineLeft"/>
          </w:pPr>
        </w:pPrChange>
      </w:pPr>
    </w:p>
    <w:p w:rsidR="00A425BE" w:rsidRPr="00880017" w:rsidRDefault="00A425BE" w:rsidP="0019773E">
      <w:pPr>
        <w:rPr>
          <w:ins w:id="5528" w:author="Caree2" w:date="2017-04-01T12:08:00Z"/>
          <w:color w:val="008080"/>
          <w:rPrChange w:id="5529" w:author="Caree2" w:date="2017-04-02T07:54:00Z">
            <w:rPr>
              <w:ins w:id="5530" w:author="Caree2" w:date="2017-04-01T12:08:00Z"/>
            </w:rPr>
          </w:rPrChange>
        </w:rPr>
        <w:pPrChange w:id="5531" w:author="Caree2" w:date="2017-04-02T07:12:00Z">
          <w:pPr>
            <w:pStyle w:val="StyleHeading114ptBoldUnderlineLeft"/>
          </w:pPr>
        </w:pPrChange>
      </w:pPr>
      <w:ins w:id="5532" w:author="Caree2" w:date="2017-04-01T12:08:00Z">
        <w:r w:rsidRPr="00880017">
          <w:rPr>
            <w:color w:val="008080"/>
            <w:rPrChange w:id="5533" w:author="Caree2" w:date="2017-04-02T07:54:00Z">
              <w:rPr/>
            </w:rPrChange>
          </w:rPr>
          <w:t>public class TestSimpleSpringIOC {</w:t>
        </w:r>
      </w:ins>
    </w:p>
    <w:p w:rsidR="00A425BE" w:rsidRPr="00880017" w:rsidRDefault="00A425BE" w:rsidP="0019773E">
      <w:pPr>
        <w:rPr>
          <w:ins w:id="5534" w:author="Caree2" w:date="2017-04-01T12:08:00Z"/>
          <w:color w:val="008080"/>
          <w:rPrChange w:id="5535" w:author="Caree2" w:date="2017-04-02T07:54:00Z">
            <w:rPr>
              <w:ins w:id="5536" w:author="Caree2" w:date="2017-04-01T12:08:00Z"/>
            </w:rPr>
          </w:rPrChange>
        </w:rPr>
        <w:pPrChange w:id="5537" w:author="Caree2" w:date="2017-04-02T07:12:00Z">
          <w:pPr>
            <w:pStyle w:val="StyleHeading114ptBoldUnderlineLeft"/>
          </w:pPr>
        </w:pPrChange>
      </w:pPr>
    </w:p>
    <w:p w:rsidR="00A425BE" w:rsidRPr="00880017" w:rsidRDefault="00A425BE" w:rsidP="0019773E">
      <w:pPr>
        <w:rPr>
          <w:ins w:id="5538" w:author="Caree2" w:date="2017-04-01T12:08:00Z"/>
          <w:color w:val="008080"/>
          <w:rPrChange w:id="5539" w:author="Caree2" w:date="2017-04-02T07:54:00Z">
            <w:rPr>
              <w:ins w:id="5540" w:author="Caree2" w:date="2017-04-01T12:08:00Z"/>
            </w:rPr>
          </w:rPrChange>
        </w:rPr>
        <w:pPrChange w:id="5541" w:author="Caree2" w:date="2017-04-02T07:12:00Z">
          <w:pPr>
            <w:pStyle w:val="StyleHeading114ptBoldUnderlineLeft"/>
          </w:pPr>
        </w:pPrChange>
      </w:pPr>
      <w:ins w:id="5542" w:author="Caree2" w:date="2017-04-01T12:08:00Z">
        <w:r w:rsidRPr="00880017">
          <w:rPr>
            <w:color w:val="008080"/>
            <w:rPrChange w:id="5543" w:author="Caree2" w:date="2017-04-02T07:54:00Z">
              <w:rPr/>
            </w:rPrChange>
          </w:rPr>
          <w:tab/>
          <w:t>private static final Logger logger = LoggerFactory.getLogger(TestSimpleSpringIOC.class);</w:t>
        </w:r>
      </w:ins>
    </w:p>
    <w:p w:rsidR="00A425BE" w:rsidRPr="00880017" w:rsidRDefault="00A425BE" w:rsidP="0019773E">
      <w:pPr>
        <w:rPr>
          <w:ins w:id="5544" w:author="Caree2" w:date="2017-04-01T12:08:00Z"/>
          <w:color w:val="008080"/>
          <w:rPrChange w:id="5545" w:author="Caree2" w:date="2017-04-02T07:54:00Z">
            <w:rPr>
              <w:ins w:id="5546" w:author="Caree2" w:date="2017-04-01T12:08:00Z"/>
            </w:rPr>
          </w:rPrChange>
        </w:rPr>
        <w:pPrChange w:id="5547" w:author="Caree2" w:date="2017-04-02T07:12:00Z">
          <w:pPr>
            <w:pStyle w:val="StyleHeading114ptBoldUnderlineLeft"/>
          </w:pPr>
        </w:pPrChange>
      </w:pPr>
    </w:p>
    <w:p w:rsidR="00A425BE" w:rsidRPr="00880017" w:rsidRDefault="00A425BE" w:rsidP="0019773E">
      <w:pPr>
        <w:rPr>
          <w:ins w:id="5548" w:author="Caree2" w:date="2017-04-01T12:08:00Z"/>
          <w:color w:val="008080"/>
          <w:rPrChange w:id="5549" w:author="Caree2" w:date="2017-04-02T07:54:00Z">
            <w:rPr>
              <w:ins w:id="5550" w:author="Caree2" w:date="2017-04-01T12:08:00Z"/>
            </w:rPr>
          </w:rPrChange>
        </w:rPr>
        <w:pPrChange w:id="5551" w:author="Caree2" w:date="2017-04-02T07:12:00Z">
          <w:pPr>
            <w:pStyle w:val="StyleHeading114ptBoldUnderlineLeft"/>
          </w:pPr>
        </w:pPrChange>
      </w:pPr>
      <w:ins w:id="5552" w:author="Caree2" w:date="2017-04-01T12:08:00Z">
        <w:r w:rsidRPr="00880017">
          <w:rPr>
            <w:color w:val="008080"/>
            <w:rPrChange w:id="5553" w:author="Caree2" w:date="2017-04-02T07:54:00Z">
              <w:rPr/>
            </w:rPrChange>
          </w:rPr>
          <w:tab/>
        </w:r>
      </w:ins>
    </w:p>
    <w:p w:rsidR="00A425BE" w:rsidRPr="00880017" w:rsidRDefault="00A425BE" w:rsidP="0019773E">
      <w:pPr>
        <w:rPr>
          <w:ins w:id="5554" w:author="Caree2" w:date="2017-04-01T12:08:00Z"/>
          <w:color w:val="008080"/>
          <w:rPrChange w:id="5555" w:author="Caree2" w:date="2017-04-02T07:54:00Z">
            <w:rPr>
              <w:ins w:id="5556" w:author="Caree2" w:date="2017-04-01T12:08:00Z"/>
            </w:rPr>
          </w:rPrChange>
        </w:rPr>
        <w:pPrChange w:id="5557" w:author="Caree2" w:date="2017-04-02T07:12:00Z">
          <w:pPr>
            <w:pStyle w:val="StyleHeading114ptBoldUnderlineLeft"/>
          </w:pPr>
        </w:pPrChange>
      </w:pPr>
      <w:ins w:id="5558" w:author="Caree2" w:date="2017-04-01T12:08:00Z">
        <w:r w:rsidRPr="00880017">
          <w:rPr>
            <w:color w:val="008080"/>
            <w:rPrChange w:id="5559" w:author="Caree2" w:date="2017-04-02T07:54:00Z">
              <w:rPr/>
            </w:rPrChange>
          </w:rPr>
          <w:tab/>
          <w:t xml:space="preserve">public static void main(String[] args) {  </w:t>
        </w:r>
      </w:ins>
    </w:p>
    <w:p w:rsidR="00A425BE" w:rsidRPr="00880017" w:rsidRDefault="00A425BE" w:rsidP="0019773E">
      <w:pPr>
        <w:rPr>
          <w:ins w:id="5560" w:author="Caree2" w:date="2017-04-01T12:08:00Z"/>
          <w:color w:val="008080"/>
          <w:rPrChange w:id="5561" w:author="Caree2" w:date="2017-04-02T07:54:00Z">
            <w:rPr>
              <w:ins w:id="5562" w:author="Caree2" w:date="2017-04-01T12:08:00Z"/>
            </w:rPr>
          </w:rPrChange>
        </w:rPr>
        <w:pPrChange w:id="5563" w:author="Caree2" w:date="2017-04-02T07:12:00Z">
          <w:pPr>
            <w:pStyle w:val="StyleHeading114ptBoldUnderlineLeft"/>
          </w:pPr>
        </w:pPrChange>
      </w:pPr>
      <w:ins w:id="5564" w:author="Caree2" w:date="2017-04-01T12:08:00Z">
        <w:r w:rsidRPr="00880017">
          <w:rPr>
            <w:color w:val="008080"/>
            <w:rPrChange w:id="5565" w:author="Caree2" w:date="2017-04-02T07:54:00Z">
              <w:rPr/>
            </w:rPrChange>
          </w:rPr>
          <w:t xml:space="preserve">        </w:t>
        </w:r>
      </w:ins>
    </w:p>
    <w:p w:rsidR="00A425BE" w:rsidRPr="00880017" w:rsidRDefault="00A425BE" w:rsidP="0019773E">
      <w:pPr>
        <w:rPr>
          <w:ins w:id="5566" w:author="Caree2" w:date="2017-04-01T12:08:00Z"/>
          <w:color w:val="008080"/>
          <w:rPrChange w:id="5567" w:author="Caree2" w:date="2017-04-02T07:54:00Z">
            <w:rPr>
              <w:ins w:id="5568" w:author="Caree2" w:date="2017-04-01T12:08:00Z"/>
            </w:rPr>
          </w:rPrChange>
        </w:rPr>
        <w:pPrChange w:id="5569" w:author="Caree2" w:date="2017-04-02T07:12:00Z">
          <w:pPr>
            <w:pStyle w:val="StyleHeading114ptBoldUnderlineLeft"/>
          </w:pPr>
        </w:pPrChange>
      </w:pPr>
      <w:ins w:id="5570" w:author="Caree2" w:date="2017-04-01T12:08:00Z">
        <w:r w:rsidRPr="00880017">
          <w:rPr>
            <w:color w:val="008080"/>
            <w:rPrChange w:id="5571" w:author="Caree2" w:date="2017-04-02T07:54:00Z">
              <w:rPr/>
            </w:rPrChange>
          </w:rPr>
          <w:t xml:space="preserve">        Resource r=new ClassPathResource("applicationContext-constructor-arg-collection-list.xml");  </w:t>
        </w:r>
      </w:ins>
    </w:p>
    <w:p w:rsidR="00A425BE" w:rsidRPr="00880017" w:rsidRDefault="00A425BE" w:rsidP="0019773E">
      <w:pPr>
        <w:rPr>
          <w:ins w:id="5572" w:author="Caree2" w:date="2017-04-01T12:08:00Z"/>
          <w:color w:val="008080"/>
          <w:rPrChange w:id="5573" w:author="Caree2" w:date="2017-04-02T07:54:00Z">
            <w:rPr>
              <w:ins w:id="5574" w:author="Caree2" w:date="2017-04-01T12:08:00Z"/>
            </w:rPr>
          </w:rPrChange>
        </w:rPr>
        <w:pPrChange w:id="5575" w:author="Caree2" w:date="2017-04-02T07:12:00Z">
          <w:pPr>
            <w:pStyle w:val="StyleHeading114ptBoldUnderlineLeft"/>
          </w:pPr>
        </w:pPrChange>
      </w:pPr>
      <w:ins w:id="5576" w:author="Caree2" w:date="2017-04-01T12:08:00Z">
        <w:r w:rsidRPr="00880017">
          <w:rPr>
            <w:color w:val="008080"/>
            <w:rPrChange w:id="5577" w:author="Caree2" w:date="2017-04-02T07:54:00Z">
              <w:rPr/>
            </w:rPrChange>
          </w:rPr>
          <w:t xml:space="preserve">        BeanFactory factory=new XmlBeanFactory(r);  </w:t>
        </w:r>
      </w:ins>
    </w:p>
    <w:p w:rsidR="00A425BE" w:rsidRPr="00880017" w:rsidRDefault="00A425BE" w:rsidP="0019773E">
      <w:pPr>
        <w:rPr>
          <w:ins w:id="5578" w:author="Caree2" w:date="2017-04-01T12:08:00Z"/>
          <w:color w:val="008080"/>
          <w:rPrChange w:id="5579" w:author="Caree2" w:date="2017-04-02T07:54:00Z">
            <w:rPr>
              <w:ins w:id="5580" w:author="Caree2" w:date="2017-04-01T12:08:00Z"/>
            </w:rPr>
          </w:rPrChange>
        </w:rPr>
        <w:pPrChange w:id="5581" w:author="Caree2" w:date="2017-04-02T07:12:00Z">
          <w:pPr>
            <w:pStyle w:val="StyleHeading114ptBoldUnderlineLeft"/>
          </w:pPr>
        </w:pPrChange>
      </w:pPr>
      <w:ins w:id="5582" w:author="Caree2" w:date="2017-04-01T12:08:00Z">
        <w:r w:rsidRPr="00880017">
          <w:rPr>
            <w:color w:val="008080"/>
            <w:rPrChange w:id="5583" w:author="Caree2" w:date="2017-04-02T07:54:00Z">
              <w:rPr/>
            </w:rPrChange>
          </w:rPr>
          <w:t xml:space="preserve">          </w:t>
        </w:r>
      </w:ins>
    </w:p>
    <w:p w:rsidR="00A425BE" w:rsidRPr="00880017" w:rsidRDefault="00A425BE" w:rsidP="0019773E">
      <w:pPr>
        <w:rPr>
          <w:ins w:id="5584" w:author="Caree2" w:date="2017-04-01T12:08:00Z"/>
          <w:color w:val="008080"/>
          <w:rPrChange w:id="5585" w:author="Caree2" w:date="2017-04-02T07:54:00Z">
            <w:rPr>
              <w:ins w:id="5586" w:author="Caree2" w:date="2017-04-01T12:08:00Z"/>
            </w:rPr>
          </w:rPrChange>
        </w:rPr>
        <w:pPrChange w:id="5587" w:author="Caree2" w:date="2017-04-02T07:12:00Z">
          <w:pPr>
            <w:pStyle w:val="StyleHeading114ptBoldUnderlineLeft"/>
          </w:pPr>
        </w:pPrChange>
      </w:pPr>
      <w:ins w:id="5588" w:author="Caree2" w:date="2017-04-01T12:08:00Z">
        <w:r w:rsidRPr="00880017">
          <w:rPr>
            <w:color w:val="008080"/>
            <w:rPrChange w:id="5589" w:author="Caree2" w:date="2017-04-02T07:54:00Z">
              <w:rPr/>
            </w:rPrChange>
          </w:rPr>
          <w:t xml:space="preserve">        ShoppingCart  cartOfStrings =(ShoppingCart)factory.getBean("cartOfStrings");  </w:t>
        </w:r>
      </w:ins>
    </w:p>
    <w:p w:rsidR="00A425BE" w:rsidRPr="00880017" w:rsidRDefault="00A425BE" w:rsidP="0019773E">
      <w:pPr>
        <w:rPr>
          <w:ins w:id="5590" w:author="Caree2" w:date="2017-04-01T12:08:00Z"/>
          <w:color w:val="008080"/>
          <w:rPrChange w:id="5591" w:author="Caree2" w:date="2017-04-02T07:54:00Z">
            <w:rPr>
              <w:ins w:id="5592" w:author="Caree2" w:date="2017-04-01T12:08:00Z"/>
            </w:rPr>
          </w:rPrChange>
        </w:rPr>
        <w:pPrChange w:id="5593" w:author="Caree2" w:date="2017-04-02T07:12:00Z">
          <w:pPr>
            <w:pStyle w:val="StyleHeading114ptBoldUnderlineLeft"/>
          </w:pPr>
        </w:pPrChange>
      </w:pPr>
      <w:ins w:id="5594" w:author="Caree2" w:date="2017-04-01T12:08:00Z">
        <w:r w:rsidRPr="00880017">
          <w:rPr>
            <w:color w:val="008080"/>
            <w:rPrChange w:id="5595" w:author="Caree2" w:date="2017-04-02T07:54:00Z">
              <w:rPr/>
            </w:rPrChange>
          </w:rPr>
          <w:t xml:space="preserve">        logger.info(cartOfStrings.toString());  </w:t>
        </w:r>
      </w:ins>
    </w:p>
    <w:p w:rsidR="00A425BE" w:rsidRPr="00880017" w:rsidRDefault="00A425BE" w:rsidP="0019773E">
      <w:pPr>
        <w:rPr>
          <w:ins w:id="5596" w:author="Caree2" w:date="2017-04-01T12:08:00Z"/>
          <w:color w:val="008080"/>
          <w:rPrChange w:id="5597" w:author="Caree2" w:date="2017-04-02T07:54:00Z">
            <w:rPr>
              <w:ins w:id="5598" w:author="Caree2" w:date="2017-04-01T12:08:00Z"/>
            </w:rPr>
          </w:rPrChange>
        </w:rPr>
        <w:pPrChange w:id="5599" w:author="Caree2" w:date="2017-04-02T07:12:00Z">
          <w:pPr>
            <w:pStyle w:val="StyleHeading114ptBoldUnderlineLeft"/>
          </w:pPr>
        </w:pPrChange>
      </w:pPr>
      <w:ins w:id="5600" w:author="Caree2" w:date="2017-04-01T12:08:00Z">
        <w:r w:rsidRPr="00880017">
          <w:rPr>
            <w:color w:val="008080"/>
            <w:rPrChange w:id="5601" w:author="Caree2" w:date="2017-04-02T07:54:00Z">
              <w:rPr/>
            </w:rPrChange>
          </w:rPr>
          <w:t xml:space="preserve">        </w:t>
        </w:r>
      </w:ins>
    </w:p>
    <w:p w:rsidR="00A425BE" w:rsidRPr="00880017" w:rsidRDefault="00A425BE" w:rsidP="0019773E">
      <w:pPr>
        <w:rPr>
          <w:ins w:id="5602" w:author="Caree2" w:date="2017-04-01T12:08:00Z"/>
          <w:color w:val="008080"/>
          <w:rPrChange w:id="5603" w:author="Caree2" w:date="2017-04-02T07:54:00Z">
            <w:rPr>
              <w:ins w:id="5604" w:author="Caree2" w:date="2017-04-01T12:08:00Z"/>
            </w:rPr>
          </w:rPrChange>
        </w:rPr>
        <w:pPrChange w:id="5605" w:author="Caree2" w:date="2017-04-02T07:12:00Z">
          <w:pPr>
            <w:pStyle w:val="StyleHeading114ptBoldUnderlineLeft"/>
          </w:pPr>
        </w:pPrChange>
      </w:pPr>
      <w:ins w:id="5606" w:author="Caree2" w:date="2017-04-01T12:08:00Z">
        <w:r w:rsidRPr="00880017">
          <w:rPr>
            <w:color w:val="008080"/>
            <w:rPrChange w:id="5607" w:author="Caree2" w:date="2017-04-02T07:54:00Z">
              <w:rPr/>
            </w:rPrChange>
          </w:rPr>
          <w:t xml:space="preserve">        </w:t>
        </w:r>
      </w:ins>
    </w:p>
    <w:p w:rsidR="00A425BE" w:rsidRPr="00880017" w:rsidRDefault="00A425BE" w:rsidP="0019773E">
      <w:pPr>
        <w:rPr>
          <w:ins w:id="5608" w:author="Caree2" w:date="2017-04-01T12:08:00Z"/>
          <w:color w:val="008080"/>
          <w:rPrChange w:id="5609" w:author="Caree2" w:date="2017-04-02T07:54:00Z">
            <w:rPr>
              <w:ins w:id="5610" w:author="Caree2" w:date="2017-04-01T12:08:00Z"/>
            </w:rPr>
          </w:rPrChange>
        </w:rPr>
        <w:pPrChange w:id="5611" w:author="Caree2" w:date="2017-04-02T07:12:00Z">
          <w:pPr>
            <w:pStyle w:val="StyleHeading114ptBoldUnderlineLeft"/>
          </w:pPr>
        </w:pPrChange>
      </w:pPr>
      <w:ins w:id="5612" w:author="Caree2" w:date="2017-04-01T12:08:00Z">
        <w:r w:rsidRPr="00880017">
          <w:rPr>
            <w:color w:val="008080"/>
            <w:rPrChange w:id="5613" w:author="Caree2" w:date="2017-04-02T07:54:00Z">
              <w:rPr/>
            </w:rPrChange>
          </w:rPr>
          <w:t xml:space="preserve">        ShoppingCartWithItemObjects  cartOfObjects =(ShoppingCartWithItemObjects)factory.getBean("cartOfObjects");  </w:t>
        </w:r>
      </w:ins>
    </w:p>
    <w:p w:rsidR="00A425BE" w:rsidRPr="00880017" w:rsidRDefault="00A425BE" w:rsidP="0019773E">
      <w:pPr>
        <w:rPr>
          <w:ins w:id="5614" w:author="Caree2" w:date="2017-04-01T12:08:00Z"/>
          <w:color w:val="008080"/>
          <w:rPrChange w:id="5615" w:author="Caree2" w:date="2017-04-02T07:54:00Z">
            <w:rPr>
              <w:ins w:id="5616" w:author="Caree2" w:date="2017-04-01T12:08:00Z"/>
            </w:rPr>
          </w:rPrChange>
        </w:rPr>
        <w:pPrChange w:id="5617" w:author="Caree2" w:date="2017-04-02T07:12:00Z">
          <w:pPr>
            <w:pStyle w:val="StyleHeading114ptBoldUnderlineLeft"/>
          </w:pPr>
        </w:pPrChange>
      </w:pPr>
      <w:ins w:id="5618" w:author="Caree2" w:date="2017-04-01T12:08:00Z">
        <w:r w:rsidRPr="00880017">
          <w:rPr>
            <w:color w:val="008080"/>
            <w:rPrChange w:id="5619" w:author="Caree2" w:date="2017-04-02T07:54:00Z">
              <w:rPr/>
            </w:rPrChange>
          </w:rPr>
          <w:t xml:space="preserve">        logger.info(cartOfObjects.toString());  </w:t>
        </w:r>
      </w:ins>
    </w:p>
    <w:p w:rsidR="00A425BE" w:rsidRPr="00880017" w:rsidRDefault="00A425BE" w:rsidP="0019773E">
      <w:pPr>
        <w:rPr>
          <w:ins w:id="5620" w:author="Caree2" w:date="2017-04-01T12:08:00Z"/>
          <w:color w:val="008080"/>
          <w:rPrChange w:id="5621" w:author="Caree2" w:date="2017-04-02T07:54:00Z">
            <w:rPr>
              <w:ins w:id="5622" w:author="Caree2" w:date="2017-04-01T12:08:00Z"/>
            </w:rPr>
          </w:rPrChange>
        </w:rPr>
        <w:pPrChange w:id="5623" w:author="Caree2" w:date="2017-04-02T07:12:00Z">
          <w:pPr>
            <w:pStyle w:val="StyleHeading114ptBoldUnderlineLeft"/>
          </w:pPr>
        </w:pPrChange>
      </w:pPr>
      <w:ins w:id="5624" w:author="Caree2" w:date="2017-04-01T12:08:00Z">
        <w:r w:rsidRPr="00880017">
          <w:rPr>
            <w:color w:val="008080"/>
            <w:rPrChange w:id="5625" w:author="Caree2" w:date="2017-04-02T07:54:00Z">
              <w:rPr/>
            </w:rPrChange>
          </w:rPr>
          <w:t xml:space="preserve">          </w:t>
        </w:r>
      </w:ins>
    </w:p>
    <w:p w:rsidR="00A425BE" w:rsidRPr="00880017" w:rsidRDefault="00A425BE" w:rsidP="0019773E">
      <w:pPr>
        <w:rPr>
          <w:ins w:id="5626" w:author="Caree2" w:date="2017-04-01T12:08:00Z"/>
          <w:color w:val="008080"/>
          <w:rPrChange w:id="5627" w:author="Caree2" w:date="2017-04-02T07:54:00Z">
            <w:rPr>
              <w:ins w:id="5628" w:author="Caree2" w:date="2017-04-01T12:08:00Z"/>
            </w:rPr>
          </w:rPrChange>
        </w:rPr>
        <w:pPrChange w:id="5629" w:author="Caree2" w:date="2017-04-02T07:12:00Z">
          <w:pPr>
            <w:pStyle w:val="StyleHeading114ptBoldUnderlineLeft"/>
          </w:pPr>
        </w:pPrChange>
      </w:pPr>
      <w:ins w:id="5630" w:author="Caree2" w:date="2017-04-01T12:08:00Z">
        <w:r w:rsidRPr="00880017">
          <w:rPr>
            <w:color w:val="008080"/>
            <w:rPrChange w:id="5631" w:author="Caree2" w:date="2017-04-02T07:54:00Z">
              <w:rPr/>
            </w:rPrChange>
          </w:rPr>
          <w:t xml:space="preserve">    }  </w:t>
        </w:r>
      </w:ins>
    </w:p>
    <w:p w:rsidR="00A425BE" w:rsidRPr="00880017" w:rsidRDefault="00A425BE" w:rsidP="0019773E">
      <w:pPr>
        <w:rPr>
          <w:ins w:id="5632" w:author="Caree2" w:date="2017-04-01T12:06:00Z"/>
          <w:color w:val="008080"/>
          <w:rPrChange w:id="5633" w:author="Caree2" w:date="2017-04-02T07:54:00Z">
            <w:rPr>
              <w:ins w:id="5634" w:author="Caree2" w:date="2017-04-01T12:06:00Z"/>
            </w:rPr>
          </w:rPrChange>
        </w:rPr>
        <w:pPrChange w:id="5635" w:author="Caree2" w:date="2017-04-02T07:12:00Z">
          <w:pPr>
            <w:pStyle w:val="StyleHeading114ptBoldUnderlineLeft"/>
          </w:pPr>
        </w:pPrChange>
      </w:pPr>
      <w:ins w:id="5636" w:author="Caree2" w:date="2017-04-01T12:08:00Z">
        <w:r w:rsidRPr="00880017">
          <w:rPr>
            <w:color w:val="008080"/>
            <w:rPrChange w:id="5637" w:author="Caree2" w:date="2017-04-02T07:54:00Z">
              <w:rPr/>
            </w:rPrChange>
          </w:rPr>
          <w:t>}</w:t>
        </w:r>
      </w:ins>
    </w:p>
    <w:p w:rsidR="00E047DB" w:rsidRDefault="00E047DB">
      <w:pPr>
        <w:rPr>
          <w:ins w:id="5638" w:author="Caree2" w:date="2017-04-02T07:30:00Z"/>
          <w:rFonts w:ascii="Times New Roman" w:hAnsi="Times New Roman"/>
          <w:b/>
          <w:bCs/>
          <w:color w:val="000000"/>
          <w:sz w:val="28"/>
          <w:szCs w:val="20"/>
        </w:rPr>
      </w:pPr>
      <w:ins w:id="5639" w:author="Caree2" w:date="2017-04-02T07:30:00Z">
        <w:r>
          <w:br w:type="page"/>
        </w:r>
      </w:ins>
    </w:p>
    <w:p w:rsidR="0019773E" w:rsidRDefault="0019773E" w:rsidP="0019773E">
      <w:pPr>
        <w:pStyle w:val="StyleHeading114ptBoldUnderlineLeft"/>
        <w:rPr>
          <w:ins w:id="5640" w:author="Caree2" w:date="2017-04-02T07:12:00Z"/>
        </w:rPr>
      </w:pPr>
      <w:bookmarkStart w:id="5641" w:name="_Toc478888064"/>
      <w:ins w:id="5642" w:author="Caree2" w:date="2017-04-02T07:12:00Z">
        <w:r w:rsidRPr="00EA03DE">
          <w:lastRenderedPageBreak/>
          <w:t>1.</w:t>
        </w:r>
      </w:ins>
      <w:ins w:id="5643" w:author="Caree2" w:date="2017-04-02T07:30:00Z">
        <w:r w:rsidR="00E047DB">
          <w:t>2</w:t>
        </w:r>
      </w:ins>
      <w:ins w:id="5644" w:author="Caree2" w:date="2017-04-02T07:37:00Z">
        <w:r w:rsidR="00225A3C">
          <w:t>2</w:t>
        </w:r>
      </w:ins>
      <w:ins w:id="5645" w:author="Caree2" w:date="2017-04-02T07:12:00Z">
        <w:r w:rsidRPr="00EA03DE">
          <w:t xml:space="preserve"> </w:t>
        </w:r>
        <w:r>
          <w:t>–Create the TestSpringIOCMap  class in package second</w:t>
        </w:r>
        <w:bookmarkEnd w:id="5641"/>
      </w:ins>
    </w:p>
    <w:p w:rsidR="0019773E" w:rsidRDefault="0019773E" w:rsidP="00D43C03">
      <w:pPr>
        <w:pStyle w:val="StyleHeading114ptBoldUnderlineLeft"/>
        <w:rPr>
          <w:ins w:id="5646" w:author="Caree2" w:date="2017-04-02T07:12:00Z"/>
        </w:rPr>
      </w:pPr>
    </w:p>
    <w:p w:rsidR="00D43C03" w:rsidRPr="00880017" w:rsidRDefault="00D43C03" w:rsidP="00D21C7D">
      <w:pPr>
        <w:rPr>
          <w:ins w:id="5647" w:author="Caree2" w:date="2017-04-01T12:08:00Z"/>
          <w:color w:val="008080"/>
          <w:rPrChange w:id="5648" w:author="Caree2" w:date="2017-04-02T07:54:00Z">
            <w:rPr>
              <w:ins w:id="5649" w:author="Caree2" w:date="2017-04-01T12:08:00Z"/>
            </w:rPr>
          </w:rPrChange>
        </w:rPr>
        <w:pPrChange w:id="5650" w:author="Caree2" w:date="2017-04-02T07:13:00Z">
          <w:pPr>
            <w:pStyle w:val="StyleHeading114ptBoldUnderlineLeft"/>
          </w:pPr>
        </w:pPrChange>
      </w:pPr>
      <w:ins w:id="5651" w:author="Caree2" w:date="2017-04-01T12:08:00Z">
        <w:r w:rsidRPr="00880017">
          <w:rPr>
            <w:color w:val="008080"/>
            <w:rPrChange w:id="5652" w:author="Caree2" w:date="2017-04-02T07:54:00Z">
              <w:rPr/>
            </w:rPrChange>
          </w:rPr>
          <w:t>package com.rollingstone.springframework.basic.ioc.contructor.injection.collection.second;</w:t>
        </w:r>
      </w:ins>
    </w:p>
    <w:p w:rsidR="00D43C03" w:rsidRPr="00880017" w:rsidRDefault="00D43C03" w:rsidP="00D21C7D">
      <w:pPr>
        <w:rPr>
          <w:ins w:id="5653" w:author="Caree2" w:date="2017-04-01T12:08:00Z"/>
          <w:color w:val="008080"/>
          <w:rPrChange w:id="5654" w:author="Caree2" w:date="2017-04-02T07:54:00Z">
            <w:rPr>
              <w:ins w:id="5655" w:author="Caree2" w:date="2017-04-01T12:08:00Z"/>
            </w:rPr>
          </w:rPrChange>
        </w:rPr>
        <w:pPrChange w:id="5656" w:author="Caree2" w:date="2017-04-02T07:13:00Z">
          <w:pPr>
            <w:pStyle w:val="StyleHeading114ptBoldUnderlineLeft"/>
          </w:pPr>
        </w:pPrChange>
      </w:pPr>
    </w:p>
    <w:p w:rsidR="00D43C03" w:rsidRPr="00880017" w:rsidRDefault="00D43C03" w:rsidP="00D21C7D">
      <w:pPr>
        <w:rPr>
          <w:ins w:id="5657" w:author="Caree2" w:date="2017-04-01T12:08:00Z"/>
          <w:color w:val="008080"/>
          <w:rPrChange w:id="5658" w:author="Caree2" w:date="2017-04-02T07:54:00Z">
            <w:rPr>
              <w:ins w:id="5659" w:author="Caree2" w:date="2017-04-01T12:08:00Z"/>
            </w:rPr>
          </w:rPrChange>
        </w:rPr>
        <w:pPrChange w:id="5660" w:author="Caree2" w:date="2017-04-02T07:13:00Z">
          <w:pPr>
            <w:pStyle w:val="StyleHeading114ptBoldUnderlineLeft"/>
          </w:pPr>
        </w:pPrChange>
      </w:pPr>
      <w:ins w:id="5661" w:author="Caree2" w:date="2017-04-01T12:08:00Z">
        <w:r w:rsidRPr="00880017">
          <w:rPr>
            <w:color w:val="008080"/>
            <w:rPrChange w:id="5662" w:author="Caree2" w:date="2017-04-02T07:54:00Z">
              <w:rPr/>
            </w:rPrChange>
          </w:rPr>
          <w:t>import org.slf4j.Logger;</w:t>
        </w:r>
      </w:ins>
    </w:p>
    <w:p w:rsidR="00D43C03" w:rsidRPr="00880017" w:rsidRDefault="00D43C03" w:rsidP="00D21C7D">
      <w:pPr>
        <w:rPr>
          <w:ins w:id="5663" w:author="Caree2" w:date="2017-04-01T12:08:00Z"/>
          <w:color w:val="008080"/>
          <w:rPrChange w:id="5664" w:author="Caree2" w:date="2017-04-02T07:54:00Z">
            <w:rPr>
              <w:ins w:id="5665" w:author="Caree2" w:date="2017-04-01T12:08:00Z"/>
            </w:rPr>
          </w:rPrChange>
        </w:rPr>
        <w:pPrChange w:id="5666" w:author="Caree2" w:date="2017-04-02T07:13:00Z">
          <w:pPr>
            <w:pStyle w:val="StyleHeading114ptBoldUnderlineLeft"/>
          </w:pPr>
        </w:pPrChange>
      </w:pPr>
      <w:ins w:id="5667" w:author="Caree2" w:date="2017-04-01T12:08:00Z">
        <w:r w:rsidRPr="00880017">
          <w:rPr>
            <w:color w:val="008080"/>
            <w:rPrChange w:id="5668" w:author="Caree2" w:date="2017-04-02T07:54:00Z">
              <w:rPr/>
            </w:rPrChange>
          </w:rPr>
          <w:t>import org.slf4j.LoggerFactory;</w:t>
        </w:r>
      </w:ins>
    </w:p>
    <w:p w:rsidR="00D43C03" w:rsidRPr="00880017" w:rsidRDefault="00D43C03" w:rsidP="00D21C7D">
      <w:pPr>
        <w:rPr>
          <w:ins w:id="5669" w:author="Caree2" w:date="2017-04-01T12:08:00Z"/>
          <w:color w:val="008080"/>
          <w:rPrChange w:id="5670" w:author="Caree2" w:date="2017-04-02T07:54:00Z">
            <w:rPr>
              <w:ins w:id="5671" w:author="Caree2" w:date="2017-04-01T12:08:00Z"/>
            </w:rPr>
          </w:rPrChange>
        </w:rPr>
        <w:pPrChange w:id="5672" w:author="Caree2" w:date="2017-04-02T07:13:00Z">
          <w:pPr>
            <w:pStyle w:val="StyleHeading114ptBoldUnderlineLeft"/>
          </w:pPr>
        </w:pPrChange>
      </w:pPr>
      <w:ins w:id="5673" w:author="Caree2" w:date="2017-04-01T12:08:00Z">
        <w:r w:rsidRPr="00880017">
          <w:rPr>
            <w:color w:val="008080"/>
            <w:rPrChange w:id="5674" w:author="Caree2" w:date="2017-04-02T07:54:00Z">
              <w:rPr/>
            </w:rPrChange>
          </w:rPr>
          <w:t>import org.springframework.beans.factory.BeanFactory;</w:t>
        </w:r>
      </w:ins>
    </w:p>
    <w:p w:rsidR="00D43C03" w:rsidRPr="00880017" w:rsidRDefault="00D43C03" w:rsidP="00D21C7D">
      <w:pPr>
        <w:rPr>
          <w:ins w:id="5675" w:author="Caree2" w:date="2017-04-01T12:08:00Z"/>
          <w:color w:val="008080"/>
          <w:rPrChange w:id="5676" w:author="Caree2" w:date="2017-04-02T07:54:00Z">
            <w:rPr>
              <w:ins w:id="5677" w:author="Caree2" w:date="2017-04-01T12:08:00Z"/>
            </w:rPr>
          </w:rPrChange>
        </w:rPr>
        <w:pPrChange w:id="5678" w:author="Caree2" w:date="2017-04-02T07:13:00Z">
          <w:pPr>
            <w:pStyle w:val="StyleHeading114ptBoldUnderlineLeft"/>
          </w:pPr>
        </w:pPrChange>
      </w:pPr>
      <w:ins w:id="5679" w:author="Caree2" w:date="2017-04-01T12:08:00Z">
        <w:r w:rsidRPr="00880017">
          <w:rPr>
            <w:color w:val="008080"/>
            <w:rPrChange w:id="5680" w:author="Caree2" w:date="2017-04-02T07:54:00Z">
              <w:rPr/>
            </w:rPrChange>
          </w:rPr>
          <w:t>import org.springframework.beans.factory.xml.XmlBeanFactory;</w:t>
        </w:r>
      </w:ins>
    </w:p>
    <w:p w:rsidR="00D43C03" w:rsidRPr="00880017" w:rsidRDefault="00D43C03" w:rsidP="00D21C7D">
      <w:pPr>
        <w:rPr>
          <w:ins w:id="5681" w:author="Caree2" w:date="2017-04-01T12:08:00Z"/>
          <w:color w:val="008080"/>
          <w:rPrChange w:id="5682" w:author="Caree2" w:date="2017-04-02T07:54:00Z">
            <w:rPr>
              <w:ins w:id="5683" w:author="Caree2" w:date="2017-04-01T12:08:00Z"/>
            </w:rPr>
          </w:rPrChange>
        </w:rPr>
        <w:pPrChange w:id="5684" w:author="Caree2" w:date="2017-04-02T07:13:00Z">
          <w:pPr>
            <w:pStyle w:val="StyleHeading114ptBoldUnderlineLeft"/>
          </w:pPr>
        </w:pPrChange>
      </w:pPr>
      <w:ins w:id="5685" w:author="Caree2" w:date="2017-04-01T12:08:00Z">
        <w:r w:rsidRPr="00880017">
          <w:rPr>
            <w:color w:val="008080"/>
            <w:rPrChange w:id="5686" w:author="Caree2" w:date="2017-04-02T07:54:00Z">
              <w:rPr/>
            </w:rPrChange>
          </w:rPr>
          <w:t>import org.springframework.core.io.ClassPathResource;</w:t>
        </w:r>
      </w:ins>
    </w:p>
    <w:p w:rsidR="00D43C03" w:rsidRPr="00880017" w:rsidRDefault="00D43C03" w:rsidP="00D21C7D">
      <w:pPr>
        <w:rPr>
          <w:ins w:id="5687" w:author="Caree2" w:date="2017-04-01T12:08:00Z"/>
          <w:color w:val="008080"/>
          <w:rPrChange w:id="5688" w:author="Caree2" w:date="2017-04-02T07:54:00Z">
            <w:rPr>
              <w:ins w:id="5689" w:author="Caree2" w:date="2017-04-01T12:08:00Z"/>
            </w:rPr>
          </w:rPrChange>
        </w:rPr>
        <w:pPrChange w:id="5690" w:author="Caree2" w:date="2017-04-02T07:13:00Z">
          <w:pPr>
            <w:pStyle w:val="StyleHeading114ptBoldUnderlineLeft"/>
          </w:pPr>
        </w:pPrChange>
      </w:pPr>
      <w:ins w:id="5691" w:author="Caree2" w:date="2017-04-01T12:08:00Z">
        <w:r w:rsidRPr="00880017">
          <w:rPr>
            <w:color w:val="008080"/>
            <w:rPrChange w:id="5692" w:author="Caree2" w:date="2017-04-02T07:54:00Z">
              <w:rPr/>
            </w:rPrChange>
          </w:rPr>
          <w:t>import org.springframework.core.io.Resource;</w:t>
        </w:r>
      </w:ins>
    </w:p>
    <w:p w:rsidR="00D43C03" w:rsidRPr="00880017" w:rsidRDefault="00D43C03" w:rsidP="00D21C7D">
      <w:pPr>
        <w:rPr>
          <w:ins w:id="5693" w:author="Caree2" w:date="2017-04-01T12:08:00Z"/>
          <w:color w:val="008080"/>
          <w:rPrChange w:id="5694" w:author="Caree2" w:date="2017-04-02T07:54:00Z">
            <w:rPr>
              <w:ins w:id="5695" w:author="Caree2" w:date="2017-04-01T12:08:00Z"/>
            </w:rPr>
          </w:rPrChange>
        </w:rPr>
        <w:pPrChange w:id="5696" w:author="Caree2" w:date="2017-04-02T07:13:00Z">
          <w:pPr>
            <w:pStyle w:val="StyleHeading114ptBoldUnderlineLeft"/>
          </w:pPr>
        </w:pPrChange>
      </w:pPr>
    </w:p>
    <w:p w:rsidR="00D43C03" w:rsidRPr="00880017" w:rsidRDefault="00D43C03" w:rsidP="00D21C7D">
      <w:pPr>
        <w:rPr>
          <w:ins w:id="5697" w:author="Caree2" w:date="2017-04-01T12:08:00Z"/>
          <w:color w:val="008080"/>
          <w:rPrChange w:id="5698" w:author="Caree2" w:date="2017-04-02T07:54:00Z">
            <w:rPr>
              <w:ins w:id="5699" w:author="Caree2" w:date="2017-04-01T12:08:00Z"/>
            </w:rPr>
          </w:rPrChange>
        </w:rPr>
        <w:pPrChange w:id="5700" w:author="Caree2" w:date="2017-04-02T07:13:00Z">
          <w:pPr>
            <w:pStyle w:val="StyleHeading114ptBoldUnderlineLeft"/>
          </w:pPr>
        </w:pPrChange>
      </w:pPr>
      <w:ins w:id="5701" w:author="Caree2" w:date="2017-04-01T12:08:00Z">
        <w:r w:rsidRPr="00880017">
          <w:rPr>
            <w:color w:val="008080"/>
            <w:rPrChange w:id="5702" w:author="Caree2" w:date="2017-04-02T07:54:00Z">
              <w:rPr/>
            </w:rPrChange>
          </w:rPr>
          <w:t>import com.rollingstone.springframework.basic.ioc.real.life.examples.fourth.Dolphins;</w:t>
        </w:r>
      </w:ins>
    </w:p>
    <w:p w:rsidR="00D43C03" w:rsidRPr="00880017" w:rsidRDefault="00D43C03" w:rsidP="00D21C7D">
      <w:pPr>
        <w:rPr>
          <w:ins w:id="5703" w:author="Caree2" w:date="2017-04-01T12:08:00Z"/>
          <w:color w:val="008080"/>
          <w:rPrChange w:id="5704" w:author="Caree2" w:date="2017-04-02T07:54:00Z">
            <w:rPr>
              <w:ins w:id="5705" w:author="Caree2" w:date="2017-04-01T12:08:00Z"/>
            </w:rPr>
          </w:rPrChange>
        </w:rPr>
        <w:pPrChange w:id="5706" w:author="Caree2" w:date="2017-04-02T07:13:00Z">
          <w:pPr>
            <w:pStyle w:val="StyleHeading114ptBoldUnderlineLeft"/>
          </w:pPr>
        </w:pPrChange>
      </w:pPr>
    </w:p>
    <w:p w:rsidR="00D43C03" w:rsidRPr="00880017" w:rsidRDefault="00D43C03" w:rsidP="00D21C7D">
      <w:pPr>
        <w:rPr>
          <w:ins w:id="5707" w:author="Caree2" w:date="2017-04-01T12:08:00Z"/>
          <w:color w:val="008080"/>
          <w:rPrChange w:id="5708" w:author="Caree2" w:date="2017-04-02T07:54:00Z">
            <w:rPr>
              <w:ins w:id="5709" w:author="Caree2" w:date="2017-04-01T12:08:00Z"/>
            </w:rPr>
          </w:rPrChange>
        </w:rPr>
        <w:pPrChange w:id="5710" w:author="Caree2" w:date="2017-04-02T07:13:00Z">
          <w:pPr>
            <w:pStyle w:val="StyleHeading114ptBoldUnderlineLeft"/>
          </w:pPr>
        </w:pPrChange>
      </w:pPr>
      <w:ins w:id="5711" w:author="Caree2" w:date="2017-04-01T12:08:00Z">
        <w:r w:rsidRPr="00880017">
          <w:rPr>
            <w:color w:val="008080"/>
            <w:rPrChange w:id="5712" w:author="Caree2" w:date="2017-04-02T07:54:00Z">
              <w:rPr/>
            </w:rPrChange>
          </w:rPr>
          <w:t>public class TestSpringIOCMap {</w:t>
        </w:r>
      </w:ins>
    </w:p>
    <w:p w:rsidR="00D43C03" w:rsidRPr="00880017" w:rsidRDefault="00D43C03" w:rsidP="00D21C7D">
      <w:pPr>
        <w:rPr>
          <w:ins w:id="5713" w:author="Caree2" w:date="2017-04-01T12:08:00Z"/>
          <w:color w:val="008080"/>
          <w:rPrChange w:id="5714" w:author="Caree2" w:date="2017-04-02T07:54:00Z">
            <w:rPr>
              <w:ins w:id="5715" w:author="Caree2" w:date="2017-04-01T12:08:00Z"/>
            </w:rPr>
          </w:rPrChange>
        </w:rPr>
        <w:pPrChange w:id="5716" w:author="Caree2" w:date="2017-04-02T07:13:00Z">
          <w:pPr>
            <w:pStyle w:val="StyleHeading114ptBoldUnderlineLeft"/>
          </w:pPr>
        </w:pPrChange>
      </w:pPr>
    </w:p>
    <w:p w:rsidR="00D43C03" w:rsidRPr="00880017" w:rsidRDefault="00D43C03" w:rsidP="00D21C7D">
      <w:pPr>
        <w:rPr>
          <w:ins w:id="5717" w:author="Caree2" w:date="2017-04-01T12:08:00Z"/>
          <w:color w:val="008080"/>
          <w:rPrChange w:id="5718" w:author="Caree2" w:date="2017-04-02T07:54:00Z">
            <w:rPr>
              <w:ins w:id="5719" w:author="Caree2" w:date="2017-04-01T12:08:00Z"/>
            </w:rPr>
          </w:rPrChange>
        </w:rPr>
        <w:pPrChange w:id="5720" w:author="Caree2" w:date="2017-04-02T07:13:00Z">
          <w:pPr>
            <w:pStyle w:val="StyleHeading114ptBoldUnderlineLeft"/>
          </w:pPr>
        </w:pPrChange>
      </w:pPr>
      <w:ins w:id="5721" w:author="Caree2" w:date="2017-04-01T12:08:00Z">
        <w:r w:rsidRPr="00880017">
          <w:rPr>
            <w:color w:val="008080"/>
            <w:rPrChange w:id="5722" w:author="Caree2" w:date="2017-04-02T07:54:00Z">
              <w:rPr/>
            </w:rPrChange>
          </w:rPr>
          <w:tab/>
          <w:t>private static final Logger logger = LoggerFactory.getLogger(TestSpringIOCMap.class);</w:t>
        </w:r>
      </w:ins>
    </w:p>
    <w:p w:rsidR="00D43C03" w:rsidRPr="00880017" w:rsidRDefault="00D43C03" w:rsidP="00D21C7D">
      <w:pPr>
        <w:rPr>
          <w:ins w:id="5723" w:author="Caree2" w:date="2017-04-01T12:08:00Z"/>
          <w:color w:val="008080"/>
          <w:rPrChange w:id="5724" w:author="Caree2" w:date="2017-04-02T07:54:00Z">
            <w:rPr>
              <w:ins w:id="5725" w:author="Caree2" w:date="2017-04-01T12:08:00Z"/>
            </w:rPr>
          </w:rPrChange>
        </w:rPr>
        <w:pPrChange w:id="5726" w:author="Caree2" w:date="2017-04-02T07:13:00Z">
          <w:pPr>
            <w:pStyle w:val="StyleHeading114ptBoldUnderlineLeft"/>
          </w:pPr>
        </w:pPrChange>
      </w:pPr>
    </w:p>
    <w:p w:rsidR="00D43C03" w:rsidRPr="00880017" w:rsidRDefault="00D43C03" w:rsidP="00D21C7D">
      <w:pPr>
        <w:rPr>
          <w:ins w:id="5727" w:author="Caree2" w:date="2017-04-01T12:08:00Z"/>
          <w:color w:val="008080"/>
          <w:rPrChange w:id="5728" w:author="Caree2" w:date="2017-04-02T07:54:00Z">
            <w:rPr>
              <w:ins w:id="5729" w:author="Caree2" w:date="2017-04-01T12:08:00Z"/>
            </w:rPr>
          </w:rPrChange>
        </w:rPr>
        <w:pPrChange w:id="5730" w:author="Caree2" w:date="2017-04-02T07:13:00Z">
          <w:pPr>
            <w:pStyle w:val="StyleHeading114ptBoldUnderlineLeft"/>
          </w:pPr>
        </w:pPrChange>
      </w:pPr>
      <w:ins w:id="5731" w:author="Caree2" w:date="2017-04-01T12:08:00Z">
        <w:r w:rsidRPr="00880017">
          <w:rPr>
            <w:color w:val="008080"/>
            <w:rPrChange w:id="5732" w:author="Caree2" w:date="2017-04-02T07:54:00Z">
              <w:rPr/>
            </w:rPrChange>
          </w:rPr>
          <w:tab/>
        </w:r>
      </w:ins>
    </w:p>
    <w:p w:rsidR="00D43C03" w:rsidRPr="00880017" w:rsidRDefault="00D43C03" w:rsidP="00D21C7D">
      <w:pPr>
        <w:rPr>
          <w:ins w:id="5733" w:author="Caree2" w:date="2017-04-01T12:08:00Z"/>
          <w:color w:val="008080"/>
          <w:rPrChange w:id="5734" w:author="Caree2" w:date="2017-04-02T07:54:00Z">
            <w:rPr>
              <w:ins w:id="5735" w:author="Caree2" w:date="2017-04-01T12:08:00Z"/>
            </w:rPr>
          </w:rPrChange>
        </w:rPr>
        <w:pPrChange w:id="5736" w:author="Caree2" w:date="2017-04-02T07:13:00Z">
          <w:pPr>
            <w:pStyle w:val="StyleHeading114ptBoldUnderlineLeft"/>
          </w:pPr>
        </w:pPrChange>
      </w:pPr>
      <w:ins w:id="5737" w:author="Caree2" w:date="2017-04-01T12:08:00Z">
        <w:r w:rsidRPr="00880017">
          <w:rPr>
            <w:color w:val="008080"/>
            <w:rPrChange w:id="5738" w:author="Caree2" w:date="2017-04-02T07:54:00Z">
              <w:rPr/>
            </w:rPrChange>
          </w:rPr>
          <w:tab/>
          <w:t xml:space="preserve">public static void main(String[] args) {  </w:t>
        </w:r>
      </w:ins>
    </w:p>
    <w:p w:rsidR="00D43C03" w:rsidRPr="00880017" w:rsidRDefault="00D43C03" w:rsidP="00D21C7D">
      <w:pPr>
        <w:rPr>
          <w:ins w:id="5739" w:author="Caree2" w:date="2017-04-01T12:08:00Z"/>
          <w:color w:val="008080"/>
          <w:rPrChange w:id="5740" w:author="Caree2" w:date="2017-04-02T07:54:00Z">
            <w:rPr>
              <w:ins w:id="5741" w:author="Caree2" w:date="2017-04-01T12:08:00Z"/>
            </w:rPr>
          </w:rPrChange>
        </w:rPr>
        <w:pPrChange w:id="5742" w:author="Caree2" w:date="2017-04-02T07:13:00Z">
          <w:pPr>
            <w:pStyle w:val="StyleHeading114ptBoldUnderlineLeft"/>
          </w:pPr>
        </w:pPrChange>
      </w:pPr>
      <w:ins w:id="5743" w:author="Caree2" w:date="2017-04-01T12:08:00Z">
        <w:r w:rsidRPr="00880017">
          <w:rPr>
            <w:color w:val="008080"/>
            <w:rPrChange w:id="5744" w:author="Caree2" w:date="2017-04-02T07:54:00Z">
              <w:rPr/>
            </w:rPrChange>
          </w:rPr>
          <w:t xml:space="preserve">        </w:t>
        </w:r>
      </w:ins>
    </w:p>
    <w:p w:rsidR="00D43C03" w:rsidRPr="00880017" w:rsidRDefault="00D43C03" w:rsidP="00D21C7D">
      <w:pPr>
        <w:rPr>
          <w:ins w:id="5745" w:author="Caree2" w:date="2017-04-01T12:08:00Z"/>
          <w:color w:val="008080"/>
          <w:rPrChange w:id="5746" w:author="Caree2" w:date="2017-04-02T07:54:00Z">
            <w:rPr>
              <w:ins w:id="5747" w:author="Caree2" w:date="2017-04-01T12:08:00Z"/>
            </w:rPr>
          </w:rPrChange>
        </w:rPr>
        <w:pPrChange w:id="5748" w:author="Caree2" w:date="2017-04-02T07:13:00Z">
          <w:pPr>
            <w:pStyle w:val="StyleHeading114ptBoldUnderlineLeft"/>
          </w:pPr>
        </w:pPrChange>
      </w:pPr>
      <w:ins w:id="5749" w:author="Caree2" w:date="2017-04-01T12:08:00Z">
        <w:r w:rsidRPr="00880017">
          <w:rPr>
            <w:color w:val="008080"/>
            <w:rPrChange w:id="5750" w:author="Caree2" w:date="2017-04-02T07:54:00Z">
              <w:rPr/>
            </w:rPrChange>
          </w:rPr>
          <w:t xml:space="preserve">        Resource r=new ClassPathResource("applicationContext-constructor-arg-collection-map.xml");  </w:t>
        </w:r>
      </w:ins>
    </w:p>
    <w:p w:rsidR="00D43C03" w:rsidRPr="00880017" w:rsidRDefault="00D43C03" w:rsidP="00D21C7D">
      <w:pPr>
        <w:rPr>
          <w:ins w:id="5751" w:author="Caree2" w:date="2017-04-01T12:08:00Z"/>
          <w:color w:val="008080"/>
          <w:rPrChange w:id="5752" w:author="Caree2" w:date="2017-04-02T07:54:00Z">
            <w:rPr>
              <w:ins w:id="5753" w:author="Caree2" w:date="2017-04-01T12:08:00Z"/>
            </w:rPr>
          </w:rPrChange>
        </w:rPr>
        <w:pPrChange w:id="5754" w:author="Caree2" w:date="2017-04-02T07:13:00Z">
          <w:pPr>
            <w:pStyle w:val="StyleHeading114ptBoldUnderlineLeft"/>
          </w:pPr>
        </w:pPrChange>
      </w:pPr>
      <w:ins w:id="5755" w:author="Caree2" w:date="2017-04-01T12:08:00Z">
        <w:r w:rsidRPr="00880017">
          <w:rPr>
            <w:color w:val="008080"/>
            <w:rPrChange w:id="5756" w:author="Caree2" w:date="2017-04-02T07:54:00Z">
              <w:rPr/>
            </w:rPrChange>
          </w:rPr>
          <w:t xml:space="preserve">        BeanFactory factory=new XmlBeanFactory(r);  </w:t>
        </w:r>
      </w:ins>
    </w:p>
    <w:p w:rsidR="00D43C03" w:rsidRPr="00880017" w:rsidRDefault="00D43C03" w:rsidP="00D21C7D">
      <w:pPr>
        <w:rPr>
          <w:ins w:id="5757" w:author="Caree2" w:date="2017-04-01T12:08:00Z"/>
          <w:color w:val="008080"/>
          <w:rPrChange w:id="5758" w:author="Caree2" w:date="2017-04-02T07:54:00Z">
            <w:rPr>
              <w:ins w:id="5759" w:author="Caree2" w:date="2017-04-01T12:08:00Z"/>
            </w:rPr>
          </w:rPrChange>
        </w:rPr>
        <w:pPrChange w:id="5760" w:author="Caree2" w:date="2017-04-02T07:13:00Z">
          <w:pPr>
            <w:pStyle w:val="StyleHeading114ptBoldUnderlineLeft"/>
          </w:pPr>
        </w:pPrChange>
      </w:pPr>
      <w:ins w:id="5761" w:author="Caree2" w:date="2017-04-01T12:08:00Z">
        <w:r w:rsidRPr="00880017">
          <w:rPr>
            <w:color w:val="008080"/>
            <w:rPrChange w:id="5762" w:author="Caree2" w:date="2017-04-02T07:54:00Z">
              <w:rPr/>
            </w:rPrChange>
          </w:rPr>
          <w:t xml:space="preserve">          </w:t>
        </w:r>
      </w:ins>
    </w:p>
    <w:p w:rsidR="00D43C03" w:rsidRPr="00880017" w:rsidRDefault="00D43C03" w:rsidP="00D21C7D">
      <w:pPr>
        <w:rPr>
          <w:ins w:id="5763" w:author="Caree2" w:date="2017-04-01T12:08:00Z"/>
          <w:color w:val="008080"/>
          <w:rPrChange w:id="5764" w:author="Caree2" w:date="2017-04-02T07:54:00Z">
            <w:rPr>
              <w:ins w:id="5765" w:author="Caree2" w:date="2017-04-01T12:08:00Z"/>
            </w:rPr>
          </w:rPrChange>
        </w:rPr>
        <w:pPrChange w:id="5766" w:author="Caree2" w:date="2017-04-02T07:13:00Z">
          <w:pPr>
            <w:pStyle w:val="StyleHeading114ptBoldUnderlineLeft"/>
          </w:pPr>
        </w:pPrChange>
      </w:pPr>
      <w:ins w:id="5767" w:author="Caree2" w:date="2017-04-01T12:08:00Z">
        <w:r w:rsidRPr="00880017">
          <w:rPr>
            <w:color w:val="008080"/>
            <w:rPrChange w:id="5768" w:author="Caree2" w:date="2017-04-02T07:54:00Z">
              <w:rPr/>
            </w:rPrChange>
          </w:rPr>
          <w:t xml:space="preserve">        CarOwner  carOwner =(CarOwner)factory.getBean("ownerCarMapOfStrings");  </w:t>
        </w:r>
      </w:ins>
    </w:p>
    <w:p w:rsidR="00D43C03" w:rsidRPr="00880017" w:rsidRDefault="00D43C03" w:rsidP="00D21C7D">
      <w:pPr>
        <w:rPr>
          <w:ins w:id="5769" w:author="Caree2" w:date="2017-04-01T12:08:00Z"/>
          <w:color w:val="008080"/>
          <w:rPrChange w:id="5770" w:author="Caree2" w:date="2017-04-02T07:54:00Z">
            <w:rPr>
              <w:ins w:id="5771" w:author="Caree2" w:date="2017-04-01T12:08:00Z"/>
            </w:rPr>
          </w:rPrChange>
        </w:rPr>
        <w:pPrChange w:id="5772" w:author="Caree2" w:date="2017-04-02T07:13:00Z">
          <w:pPr>
            <w:pStyle w:val="StyleHeading114ptBoldUnderlineLeft"/>
          </w:pPr>
        </w:pPrChange>
      </w:pPr>
      <w:ins w:id="5773" w:author="Caree2" w:date="2017-04-01T12:08:00Z">
        <w:r w:rsidRPr="00880017">
          <w:rPr>
            <w:color w:val="008080"/>
            <w:rPrChange w:id="5774" w:author="Caree2" w:date="2017-04-02T07:54:00Z">
              <w:rPr/>
            </w:rPrChange>
          </w:rPr>
          <w:t xml:space="preserve">        logger.info(carOwner.toString());  </w:t>
        </w:r>
      </w:ins>
    </w:p>
    <w:p w:rsidR="00D43C03" w:rsidRPr="00880017" w:rsidRDefault="00D43C03" w:rsidP="00D21C7D">
      <w:pPr>
        <w:rPr>
          <w:ins w:id="5775" w:author="Caree2" w:date="2017-04-01T12:08:00Z"/>
          <w:color w:val="008080"/>
          <w:rPrChange w:id="5776" w:author="Caree2" w:date="2017-04-02T07:54:00Z">
            <w:rPr>
              <w:ins w:id="5777" w:author="Caree2" w:date="2017-04-01T12:08:00Z"/>
            </w:rPr>
          </w:rPrChange>
        </w:rPr>
        <w:pPrChange w:id="5778" w:author="Caree2" w:date="2017-04-02T07:13:00Z">
          <w:pPr>
            <w:pStyle w:val="StyleHeading114ptBoldUnderlineLeft"/>
          </w:pPr>
        </w:pPrChange>
      </w:pPr>
      <w:ins w:id="5779" w:author="Caree2" w:date="2017-04-01T12:08:00Z">
        <w:r w:rsidRPr="00880017">
          <w:rPr>
            <w:color w:val="008080"/>
            <w:rPrChange w:id="5780" w:author="Caree2" w:date="2017-04-02T07:54:00Z">
              <w:rPr/>
            </w:rPrChange>
          </w:rPr>
          <w:t xml:space="preserve">        </w:t>
        </w:r>
      </w:ins>
    </w:p>
    <w:p w:rsidR="00D43C03" w:rsidRPr="00880017" w:rsidRDefault="00D43C03" w:rsidP="00D21C7D">
      <w:pPr>
        <w:rPr>
          <w:ins w:id="5781" w:author="Caree2" w:date="2017-04-01T12:08:00Z"/>
          <w:color w:val="008080"/>
          <w:rPrChange w:id="5782" w:author="Caree2" w:date="2017-04-02T07:54:00Z">
            <w:rPr>
              <w:ins w:id="5783" w:author="Caree2" w:date="2017-04-01T12:08:00Z"/>
            </w:rPr>
          </w:rPrChange>
        </w:rPr>
        <w:pPrChange w:id="5784" w:author="Caree2" w:date="2017-04-02T07:13:00Z">
          <w:pPr>
            <w:pStyle w:val="StyleHeading114ptBoldUnderlineLeft"/>
          </w:pPr>
        </w:pPrChange>
      </w:pPr>
      <w:ins w:id="5785" w:author="Caree2" w:date="2017-04-01T12:08:00Z">
        <w:r w:rsidRPr="00880017">
          <w:rPr>
            <w:color w:val="008080"/>
            <w:rPrChange w:id="5786" w:author="Caree2" w:date="2017-04-02T07:54:00Z">
              <w:rPr/>
            </w:rPrChange>
          </w:rPr>
          <w:t xml:space="preserve">        </w:t>
        </w:r>
      </w:ins>
    </w:p>
    <w:p w:rsidR="00D43C03" w:rsidRPr="00880017" w:rsidRDefault="00D43C03" w:rsidP="00D21C7D">
      <w:pPr>
        <w:rPr>
          <w:ins w:id="5787" w:author="Caree2" w:date="2017-04-01T12:08:00Z"/>
          <w:color w:val="008080"/>
          <w:rPrChange w:id="5788" w:author="Caree2" w:date="2017-04-02T07:54:00Z">
            <w:rPr>
              <w:ins w:id="5789" w:author="Caree2" w:date="2017-04-01T12:08:00Z"/>
            </w:rPr>
          </w:rPrChange>
        </w:rPr>
        <w:pPrChange w:id="5790" w:author="Caree2" w:date="2017-04-02T07:13:00Z">
          <w:pPr>
            <w:pStyle w:val="StyleHeading114ptBoldUnderlineLeft"/>
          </w:pPr>
        </w:pPrChange>
      </w:pPr>
      <w:ins w:id="5791" w:author="Caree2" w:date="2017-04-01T12:08:00Z">
        <w:r w:rsidRPr="00880017">
          <w:rPr>
            <w:color w:val="008080"/>
            <w:rPrChange w:id="5792" w:author="Caree2" w:date="2017-04-02T07:54:00Z">
              <w:rPr/>
            </w:rPrChange>
          </w:rPr>
          <w:t xml:space="preserve">        CarOwnerWithMapObjects  ownerCarMapOfObjects =(CarOwnerWithMapObjects)factory.getBean("ownerCarMapOfObjects");  </w:t>
        </w:r>
      </w:ins>
    </w:p>
    <w:p w:rsidR="00D43C03" w:rsidRPr="00880017" w:rsidRDefault="00D43C03" w:rsidP="00D21C7D">
      <w:pPr>
        <w:rPr>
          <w:ins w:id="5793" w:author="Caree2" w:date="2017-04-01T12:08:00Z"/>
          <w:color w:val="008080"/>
          <w:rPrChange w:id="5794" w:author="Caree2" w:date="2017-04-02T07:54:00Z">
            <w:rPr>
              <w:ins w:id="5795" w:author="Caree2" w:date="2017-04-01T12:08:00Z"/>
            </w:rPr>
          </w:rPrChange>
        </w:rPr>
        <w:pPrChange w:id="5796" w:author="Caree2" w:date="2017-04-02T07:13:00Z">
          <w:pPr>
            <w:pStyle w:val="StyleHeading114ptBoldUnderlineLeft"/>
          </w:pPr>
        </w:pPrChange>
      </w:pPr>
      <w:ins w:id="5797" w:author="Caree2" w:date="2017-04-01T12:08:00Z">
        <w:r w:rsidRPr="00880017">
          <w:rPr>
            <w:color w:val="008080"/>
            <w:rPrChange w:id="5798" w:author="Caree2" w:date="2017-04-02T07:54:00Z">
              <w:rPr/>
            </w:rPrChange>
          </w:rPr>
          <w:t xml:space="preserve">        logger.info(ownerCarMapOfObjects.toString());  </w:t>
        </w:r>
      </w:ins>
    </w:p>
    <w:p w:rsidR="00D43C03" w:rsidRPr="00880017" w:rsidRDefault="00D43C03" w:rsidP="00D21C7D">
      <w:pPr>
        <w:rPr>
          <w:ins w:id="5799" w:author="Caree2" w:date="2017-04-01T12:08:00Z"/>
          <w:color w:val="008080"/>
          <w:rPrChange w:id="5800" w:author="Caree2" w:date="2017-04-02T07:54:00Z">
            <w:rPr>
              <w:ins w:id="5801" w:author="Caree2" w:date="2017-04-01T12:08:00Z"/>
            </w:rPr>
          </w:rPrChange>
        </w:rPr>
        <w:pPrChange w:id="5802" w:author="Caree2" w:date="2017-04-02T07:13:00Z">
          <w:pPr>
            <w:pStyle w:val="StyleHeading114ptBoldUnderlineLeft"/>
          </w:pPr>
        </w:pPrChange>
      </w:pPr>
      <w:ins w:id="5803" w:author="Caree2" w:date="2017-04-01T12:08:00Z">
        <w:r w:rsidRPr="00880017">
          <w:rPr>
            <w:color w:val="008080"/>
            <w:rPrChange w:id="5804" w:author="Caree2" w:date="2017-04-02T07:54:00Z">
              <w:rPr/>
            </w:rPrChange>
          </w:rPr>
          <w:t xml:space="preserve">          </w:t>
        </w:r>
      </w:ins>
    </w:p>
    <w:p w:rsidR="00D43C03" w:rsidRPr="00880017" w:rsidRDefault="00D43C03" w:rsidP="00D21C7D">
      <w:pPr>
        <w:rPr>
          <w:ins w:id="5805" w:author="Caree2" w:date="2017-04-01T12:08:00Z"/>
          <w:color w:val="008080"/>
          <w:rPrChange w:id="5806" w:author="Caree2" w:date="2017-04-02T07:54:00Z">
            <w:rPr>
              <w:ins w:id="5807" w:author="Caree2" w:date="2017-04-01T12:08:00Z"/>
            </w:rPr>
          </w:rPrChange>
        </w:rPr>
        <w:pPrChange w:id="5808" w:author="Caree2" w:date="2017-04-02T07:13:00Z">
          <w:pPr>
            <w:pStyle w:val="StyleHeading114ptBoldUnderlineLeft"/>
          </w:pPr>
        </w:pPrChange>
      </w:pPr>
      <w:ins w:id="5809" w:author="Caree2" w:date="2017-04-01T12:08:00Z">
        <w:r w:rsidRPr="00880017">
          <w:rPr>
            <w:color w:val="008080"/>
            <w:rPrChange w:id="5810" w:author="Caree2" w:date="2017-04-02T07:54:00Z">
              <w:rPr/>
            </w:rPrChange>
          </w:rPr>
          <w:t xml:space="preserve">    }  </w:t>
        </w:r>
      </w:ins>
    </w:p>
    <w:p w:rsidR="00926860" w:rsidRPr="00880017" w:rsidRDefault="00D43C03" w:rsidP="00D21C7D">
      <w:pPr>
        <w:rPr>
          <w:ins w:id="5811" w:author="Caree2" w:date="2017-04-01T12:06:00Z"/>
          <w:color w:val="008080"/>
          <w:rPrChange w:id="5812" w:author="Caree2" w:date="2017-04-02T07:54:00Z">
            <w:rPr>
              <w:ins w:id="5813" w:author="Caree2" w:date="2017-04-01T12:06:00Z"/>
            </w:rPr>
          </w:rPrChange>
        </w:rPr>
        <w:pPrChange w:id="5814" w:author="Caree2" w:date="2017-04-02T07:13:00Z">
          <w:pPr>
            <w:pStyle w:val="StyleHeading114ptBoldUnderlineLeft"/>
          </w:pPr>
        </w:pPrChange>
      </w:pPr>
      <w:ins w:id="5815" w:author="Caree2" w:date="2017-04-01T12:08:00Z">
        <w:r w:rsidRPr="00880017">
          <w:rPr>
            <w:color w:val="008080"/>
            <w:rPrChange w:id="5816" w:author="Caree2" w:date="2017-04-02T07:54:00Z">
              <w:rPr/>
            </w:rPrChange>
          </w:rPr>
          <w:t>}</w:t>
        </w:r>
      </w:ins>
    </w:p>
    <w:p w:rsidR="0057222C" w:rsidRDefault="0057222C" w:rsidP="00D21C7D">
      <w:pPr>
        <w:rPr>
          <w:ins w:id="5817" w:author="Caree2" w:date="2017-04-01T12:06:00Z"/>
        </w:rPr>
        <w:pPrChange w:id="5818" w:author="Caree2" w:date="2017-04-02T07:13:00Z">
          <w:pPr>
            <w:pStyle w:val="StyleHeading114ptBoldUnderlineLeft"/>
          </w:pPr>
        </w:pPrChange>
      </w:pPr>
    </w:p>
    <w:p w:rsidR="00926860" w:rsidRDefault="00926860" w:rsidP="000D3448">
      <w:pPr>
        <w:pStyle w:val="StyleHeading114ptBoldUnderlineLeft"/>
      </w:pPr>
    </w:p>
    <w:p w:rsidR="006D003C" w:rsidRDefault="006D003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225A3C" w:rsidRDefault="00225A3C" w:rsidP="00225A3C">
      <w:pPr>
        <w:pStyle w:val="StyleHeading114ptBoldUnderlineLeft"/>
        <w:rPr>
          <w:ins w:id="5819" w:author="Caree2" w:date="2017-04-02T07:38:00Z"/>
        </w:rPr>
      </w:pPr>
      <w:bookmarkStart w:id="5820" w:name="_Toc478888065"/>
      <w:ins w:id="5821" w:author="Caree2" w:date="2017-04-02T07:37:00Z">
        <w:r w:rsidRPr="00EA03DE">
          <w:lastRenderedPageBreak/>
          <w:t>1.</w:t>
        </w:r>
      </w:ins>
      <w:ins w:id="5822" w:author="Caree2" w:date="2017-04-02T07:47:00Z">
        <w:r w:rsidR="00C547DB">
          <w:t>23</w:t>
        </w:r>
      </w:ins>
      <w:ins w:id="5823" w:author="Caree2" w:date="2017-04-02T07:37:00Z">
        <w:r w:rsidRPr="00EA03DE">
          <w:t xml:space="preserve"> </w:t>
        </w:r>
        <w:r>
          <w:t xml:space="preserve">–Create the </w:t>
        </w:r>
      </w:ins>
      <w:ins w:id="5824" w:author="Caree2" w:date="2017-04-02T07:38:00Z">
        <w:r w:rsidRPr="00225A3C">
          <w:rPr>
            <w:rPrChange w:id="5825" w:author="Caree2" w:date="2017-04-02T07:38:00Z">
              <w:rPr>
                <w:rFonts w:ascii="Consolas" w:hAnsi="Consolas" w:cs="Consolas"/>
                <w:color w:val="2A00FF"/>
                <w:sz w:val="20"/>
                <w:highlight w:val="blue"/>
              </w:rPr>
            </w:rPrChange>
          </w:rPr>
          <w:t>applicationContext-constructor-arg-collection-list.xml</w:t>
        </w:r>
        <w:r>
          <w:t xml:space="preserve"> </w:t>
        </w:r>
      </w:ins>
      <w:ins w:id="5826" w:author="Caree2" w:date="2017-04-02T07:37:00Z">
        <w:r>
          <w:t xml:space="preserve">in the </w:t>
        </w:r>
      </w:ins>
      <w:ins w:id="5827" w:author="Caree2" w:date="2017-04-02T08:55:00Z">
        <w:r w:rsidR="009A4D80">
          <w:t>resources folder</w:t>
        </w:r>
      </w:ins>
      <w:bookmarkEnd w:id="5820"/>
    </w:p>
    <w:p w:rsidR="00225A3C" w:rsidRDefault="00225A3C" w:rsidP="00225A3C">
      <w:pPr>
        <w:pStyle w:val="StyleHeading114ptBoldUnderlineLeft"/>
        <w:rPr>
          <w:ins w:id="5828" w:author="Caree2" w:date="2017-04-02T07:38:00Z"/>
        </w:rPr>
      </w:pPr>
    </w:p>
    <w:p w:rsidR="00225A3C" w:rsidRPr="00880017" w:rsidRDefault="00225A3C" w:rsidP="00880017">
      <w:pPr>
        <w:rPr>
          <w:ins w:id="5829" w:author="Caree2" w:date="2017-04-02T07:38:00Z"/>
          <w:color w:val="008080"/>
          <w:rPrChange w:id="5830" w:author="Caree2" w:date="2017-04-02T07:54:00Z">
            <w:rPr>
              <w:ins w:id="583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32" w:author="Caree2" w:date="2017-04-02T07:54:00Z">
          <w:pPr>
            <w:autoSpaceDE w:val="0"/>
            <w:autoSpaceDN w:val="0"/>
            <w:adjustRightInd w:val="0"/>
          </w:pPr>
        </w:pPrChange>
      </w:pPr>
      <w:ins w:id="5833" w:author="Caree2" w:date="2017-04-02T07:38:00Z">
        <w:r w:rsidRPr="00880017">
          <w:rPr>
            <w:color w:val="008080"/>
            <w:rPrChange w:id="5834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&lt;?xml version="1.0" encoding="UTF-8"?&gt;</w:t>
        </w:r>
      </w:ins>
    </w:p>
    <w:p w:rsidR="00225A3C" w:rsidRPr="00880017" w:rsidRDefault="00225A3C" w:rsidP="00880017">
      <w:pPr>
        <w:rPr>
          <w:ins w:id="5835" w:author="Caree2" w:date="2017-04-02T07:38:00Z"/>
          <w:color w:val="008080"/>
          <w:rPrChange w:id="5836" w:author="Caree2" w:date="2017-04-02T07:54:00Z">
            <w:rPr>
              <w:ins w:id="583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38" w:author="Caree2" w:date="2017-04-02T07:54:00Z">
          <w:pPr>
            <w:autoSpaceDE w:val="0"/>
            <w:autoSpaceDN w:val="0"/>
            <w:adjustRightInd w:val="0"/>
          </w:pPr>
        </w:pPrChange>
      </w:pPr>
      <w:ins w:id="5839" w:author="Caree2" w:date="2017-04-02T07:38:00Z">
        <w:r w:rsidRPr="00880017">
          <w:rPr>
            <w:color w:val="008080"/>
            <w:rPrChange w:id="5840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&lt;beans xmlns="http://www.springframework.org/schema/beans"</w:t>
        </w:r>
      </w:ins>
    </w:p>
    <w:p w:rsidR="00225A3C" w:rsidRPr="00880017" w:rsidRDefault="00225A3C" w:rsidP="00880017">
      <w:pPr>
        <w:rPr>
          <w:ins w:id="5841" w:author="Caree2" w:date="2017-04-02T07:38:00Z"/>
          <w:color w:val="008080"/>
          <w:rPrChange w:id="5842" w:author="Caree2" w:date="2017-04-02T07:54:00Z">
            <w:rPr>
              <w:ins w:id="584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44" w:author="Caree2" w:date="2017-04-02T07:54:00Z">
          <w:pPr>
            <w:autoSpaceDE w:val="0"/>
            <w:autoSpaceDN w:val="0"/>
            <w:adjustRightInd w:val="0"/>
          </w:pPr>
        </w:pPrChange>
      </w:pPr>
      <w:ins w:id="5845" w:author="Caree2" w:date="2017-04-02T07:38:00Z">
        <w:r w:rsidRPr="00880017">
          <w:rPr>
            <w:color w:val="008080"/>
            <w:rPrChange w:id="5846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xmlns:xsi="http://www.w3.org/2001/XMLSchema-instance" xmlns:aop="http://www.springframework.org/schema/aop"</w:t>
        </w:r>
      </w:ins>
    </w:p>
    <w:p w:rsidR="00225A3C" w:rsidRPr="00880017" w:rsidRDefault="00225A3C" w:rsidP="00880017">
      <w:pPr>
        <w:rPr>
          <w:ins w:id="5847" w:author="Caree2" w:date="2017-04-02T07:38:00Z"/>
          <w:color w:val="008080"/>
          <w:rPrChange w:id="5848" w:author="Caree2" w:date="2017-04-02T07:54:00Z">
            <w:rPr>
              <w:ins w:id="584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50" w:author="Caree2" w:date="2017-04-02T07:54:00Z">
          <w:pPr>
            <w:autoSpaceDE w:val="0"/>
            <w:autoSpaceDN w:val="0"/>
            <w:adjustRightInd w:val="0"/>
          </w:pPr>
        </w:pPrChange>
      </w:pPr>
      <w:ins w:id="5851" w:author="Caree2" w:date="2017-04-02T07:38:00Z">
        <w:r w:rsidRPr="00880017">
          <w:rPr>
            <w:color w:val="008080"/>
            <w:rPrChange w:id="5852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 xml:space="preserve">xsi:schemaLocation="http://www.springframework.org/schema/beans </w:t>
        </w:r>
      </w:ins>
    </w:p>
    <w:p w:rsidR="00225A3C" w:rsidRPr="00880017" w:rsidRDefault="00225A3C" w:rsidP="00880017">
      <w:pPr>
        <w:rPr>
          <w:ins w:id="5853" w:author="Caree2" w:date="2017-04-02T07:38:00Z"/>
          <w:color w:val="008080"/>
          <w:rPrChange w:id="5854" w:author="Caree2" w:date="2017-04-02T07:54:00Z">
            <w:rPr>
              <w:ins w:id="585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56" w:author="Caree2" w:date="2017-04-02T07:54:00Z">
          <w:pPr>
            <w:autoSpaceDE w:val="0"/>
            <w:autoSpaceDN w:val="0"/>
            <w:adjustRightInd w:val="0"/>
          </w:pPr>
        </w:pPrChange>
      </w:pPr>
      <w:ins w:id="5857" w:author="Caree2" w:date="2017-04-02T07:38:00Z">
        <w:r w:rsidRPr="00880017">
          <w:rPr>
            <w:color w:val="008080"/>
            <w:rPrChange w:id="5858" w:author="Caree2" w:date="2017-04-02T07:54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ab/>
          <w:t xml:space="preserve">   http://www.springframework.org/schema/beans/spring-beans.xsd </w:t>
        </w:r>
      </w:ins>
    </w:p>
    <w:p w:rsidR="00225A3C" w:rsidRPr="00880017" w:rsidRDefault="00225A3C" w:rsidP="00880017">
      <w:pPr>
        <w:rPr>
          <w:ins w:id="5859" w:author="Caree2" w:date="2017-04-02T07:38:00Z"/>
          <w:color w:val="008080"/>
          <w:rPrChange w:id="5860" w:author="Caree2" w:date="2017-04-02T07:54:00Z">
            <w:rPr>
              <w:ins w:id="586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62" w:author="Caree2" w:date="2017-04-02T07:54:00Z">
          <w:pPr>
            <w:autoSpaceDE w:val="0"/>
            <w:autoSpaceDN w:val="0"/>
            <w:adjustRightInd w:val="0"/>
          </w:pPr>
        </w:pPrChange>
      </w:pPr>
      <w:ins w:id="5863" w:author="Caree2" w:date="2017-04-02T07:38:00Z">
        <w:r w:rsidRPr="00880017">
          <w:rPr>
            <w:color w:val="008080"/>
            <w:rPrChange w:id="5864" w:author="Caree2" w:date="2017-04-02T07:54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ab/>
          <w:t xml:space="preserve">   http://www.springframework.org/schema/aop </w:t>
        </w:r>
      </w:ins>
    </w:p>
    <w:p w:rsidR="00225A3C" w:rsidRPr="00880017" w:rsidRDefault="00225A3C" w:rsidP="00880017">
      <w:pPr>
        <w:rPr>
          <w:ins w:id="5865" w:author="Caree2" w:date="2017-04-02T07:38:00Z"/>
          <w:color w:val="008080"/>
          <w:rPrChange w:id="5866" w:author="Caree2" w:date="2017-04-02T07:54:00Z">
            <w:rPr>
              <w:ins w:id="586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68" w:author="Caree2" w:date="2017-04-02T07:54:00Z">
          <w:pPr>
            <w:autoSpaceDE w:val="0"/>
            <w:autoSpaceDN w:val="0"/>
            <w:adjustRightInd w:val="0"/>
          </w:pPr>
        </w:pPrChange>
      </w:pPr>
      <w:ins w:id="5869" w:author="Caree2" w:date="2017-04-02T07:38:00Z">
        <w:r w:rsidRPr="00880017">
          <w:rPr>
            <w:color w:val="008080"/>
            <w:rPrChange w:id="5870" w:author="Caree2" w:date="2017-04-02T07:54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ab/>
          <w:t xml:space="preserve">   http://www.springframework.org/schema/aop/spring-aop.xsd"&gt;</w:t>
        </w:r>
      </w:ins>
    </w:p>
    <w:p w:rsidR="00225A3C" w:rsidRPr="00880017" w:rsidRDefault="00225A3C" w:rsidP="00880017">
      <w:pPr>
        <w:rPr>
          <w:ins w:id="5871" w:author="Caree2" w:date="2017-04-02T07:38:00Z"/>
          <w:color w:val="008080"/>
          <w:rPrChange w:id="5872" w:author="Caree2" w:date="2017-04-02T07:54:00Z">
            <w:rPr>
              <w:ins w:id="587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74" w:author="Caree2" w:date="2017-04-02T07:54:00Z">
          <w:pPr>
            <w:autoSpaceDE w:val="0"/>
            <w:autoSpaceDN w:val="0"/>
            <w:adjustRightInd w:val="0"/>
          </w:pPr>
        </w:pPrChange>
      </w:pPr>
    </w:p>
    <w:p w:rsidR="00225A3C" w:rsidRPr="00880017" w:rsidRDefault="00225A3C" w:rsidP="00880017">
      <w:pPr>
        <w:rPr>
          <w:ins w:id="5875" w:author="Caree2" w:date="2017-04-02T07:38:00Z"/>
          <w:color w:val="008080"/>
          <w:rPrChange w:id="5876" w:author="Caree2" w:date="2017-04-02T07:54:00Z">
            <w:rPr>
              <w:ins w:id="587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78" w:author="Caree2" w:date="2017-04-02T07:54:00Z">
          <w:pPr>
            <w:autoSpaceDE w:val="0"/>
            <w:autoSpaceDN w:val="0"/>
            <w:adjustRightInd w:val="0"/>
          </w:pPr>
        </w:pPrChange>
      </w:pPr>
      <w:ins w:id="5879" w:author="Caree2" w:date="2017-04-02T07:38:00Z">
        <w:r w:rsidRPr="00880017">
          <w:rPr>
            <w:color w:val="008080"/>
            <w:rPrChange w:id="5880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id="localDate01"</w:t>
        </w:r>
      </w:ins>
    </w:p>
    <w:p w:rsidR="00225A3C" w:rsidRPr="00880017" w:rsidRDefault="00225A3C" w:rsidP="00880017">
      <w:pPr>
        <w:rPr>
          <w:ins w:id="5881" w:author="Caree2" w:date="2017-04-02T07:38:00Z"/>
          <w:color w:val="008080"/>
          <w:rPrChange w:id="5882" w:author="Caree2" w:date="2017-04-02T07:54:00Z">
            <w:rPr>
              <w:ins w:id="588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84" w:author="Caree2" w:date="2017-04-02T07:54:00Z">
          <w:pPr>
            <w:autoSpaceDE w:val="0"/>
            <w:autoSpaceDN w:val="0"/>
            <w:adjustRightInd w:val="0"/>
          </w:pPr>
        </w:pPrChange>
      </w:pPr>
      <w:ins w:id="5885" w:author="Caree2" w:date="2017-04-02T07:38:00Z">
        <w:r w:rsidRPr="00880017">
          <w:rPr>
            <w:color w:val="008080"/>
            <w:rPrChange w:id="5886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887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225A3C" w:rsidRPr="00880017" w:rsidRDefault="00225A3C" w:rsidP="00880017">
      <w:pPr>
        <w:rPr>
          <w:ins w:id="5888" w:author="Caree2" w:date="2017-04-02T07:38:00Z"/>
          <w:color w:val="008080"/>
          <w:rPrChange w:id="5889" w:author="Caree2" w:date="2017-04-02T07:54:00Z">
            <w:rPr>
              <w:ins w:id="589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91" w:author="Caree2" w:date="2017-04-02T07:54:00Z">
          <w:pPr>
            <w:autoSpaceDE w:val="0"/>
            <w:autoSpaceDN w:val="0"/>
            <w:adjustRightInd w:val="0"/>
          </w:pPr>
        </w:pPrChange>
      </w:pPr>
      <w:ins w:id="5892" w:author="Caree2" w:date="2017-04-02T07:38:00Z">
        <w:r w:rsidRPr="00880017">
          <w:rPr>
            <w:color w:val="008080"/>
            <w:rPrChange w:id="5893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894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225A3C" w:rsidRPr="00880017" w:rsidRDefault="00225A3C" w:rsidP="00880017">
      <w:pPr>
        <w:rPr>
          <w:ins w:id="5895" w:author="Caree2" w:date="2017-04-02T07:38:00Z"/>
          <w:color w:val="008080"/>
          <w:rPrChange w:id="5896" w:author="Caree2" w:date="2017-04-02T07:54:00Z">
            <w:rPr>
              <w:ins w:id="589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898" w:author="Caree2" w:date="2017-04-02T07:54:00Z">
          <w:pPr>
            <w:autoSpaceDE w:val="0"/>
            <w:autoSpaceDN w:val="0"/>
            <w:adjustRightInd w:val="0"/>
          </w:pPr>
        </w:pPrChange>
      </w:pPr>
      <w:ins w:id="5899" w:author="Caree2" w:date="2017-04-02T07:38:00Z">
        <w:r w:rsidRPr="00880017">
          <w:rPr>
            <w:color w:val="008080"/>
            <w:rPrChange w:id="590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0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value="1975-01-14" /&gt;</w:t>
        </w:r>
      </w:ins>
    </w:p>
    <w:p w:rsidR="00225A3C" w:rsidRPr="00880017" w:rsidRDefault="00225A3C" w:rsidP="00880017">
      <w:pPr>
        <w:rPr>
          <w:ins w:id="5902" w:author="Caree2" w:date="2017-04-02T07:38:00Z"/>
          <w:color w:val="008080"/>
          <w:rPrChange w:id="5903" w:author="Caree2" w:date="2017-04-02T07:54:00Z">
            <w:rPr>
              <w:ins w:id="5904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05" w:author="Caree2" w:date="2017-04-02T07:54:00Z">
          <w:pPr>
            <w:autoSpaceDE w:val="0"/>
            <w:autoSpaceDN w:val="0"/>
            <w:adjustRightInd w:val="0"/>
          </w:pPr>
        </w:pPrChange>
      </w:pPr>
      <w:ins w:id="5906" w:author="Caree2" w:date="2017-04-02T07:38:00Z">
        <w:r w:rsidRPr="00880017">
          <w:rPr>
            <w:color w:val="008080"/>
            <w:rPrChange w:id="590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225A3C" w:rsidRPr="00880017" w:rsidRDefault="00225A3C" w:rsidP="00880017">
      <w:pPr>
        <w:rPr>
          <w:ins w:id="5908" w:author="Caree2" w:date="2017-04-02T07:38:00Z"/>
          <w:color w:val="008080"/>
          <w:rPrChange w:id="5909" w:author="Caree2" w:date="2017-04-02T07:54:00Z">
            <w:rPr>
              <w:ins w:id="591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11" w:author="Caree2" w:date="2017-04-02T07:54:00Z">
          <w:pPr>
            <w:autoSpaceDE w:val="0"/>
            <w:autoSpaceDN w:val="0"/>
            <w:adjustRightInd w:val="0"/>
          </w:pPr>
        </w:pPrChange>
      </w:pPr>
      <w:ins w:id="5912" w:author="Caree2" w:date="2017-04-02T07:38:00Z">
        <w:r w:rsidRPr="00880017">
          <w:rPr>
            <w:color w:val="008080"/>
            <w:rPrChange w:id="591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225A3C" w:rsidRPr="00880017" w:rsidRDefault="00225A3C" w:rsidP="00880017">
      <w:pPr>
        <w:rPr>
          <w:ins w:id="5914" w:author="Caree2" w:date="2017-04-02T07:38:00Z"/>
          <w:color w:val="008080"/>
          <w:rPrChange w:id="5915" w:author="Caree2" w:date="2017-04-02T07:54:00Z">
            <w:rPr>
              <w:ins w:id="591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17" w:author="Caree2" w:date="2017-04-02T07:54:00Z">
          <w:pPr>
            <w:autoSpaceDE w:val="0"/>
            <w:autoSpaceDN w:val="0"/>
            <w:adjustRightInd w:val="0"/>
          </w:pPr>
        </w:pPrChange>
      </w:pPr>
      <w:ins w:id="5918" w:author="Caree2" w:date="2017-04-02T07:38:00Z">
        <w:r w:rsidRPr="00880017">
          <w:rPr>
            <w:color w:val="008080"/>
            <w:rPrChange w:id="591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id="mfgDate"</w:t>
        </w:r>
      </w:ins>
    </w:p>
    <w:p w:rsidR="00225A3C" w:rsidRPr="00880017" w:rsidRDefault="00225A3C" w:rsidP="00880017">
      <w:pPr>
        <w:rPr>
          <w:ins w:id="5920" w:author="Caree2" w:date="2017-04-02T07:38:00Z"/>
          <w:color w:val="008080"/>
          <w:rPrChange w:id="5921" w:author="Caree2" w:date="2017-04-02T07:54:00Z">
            <w:rPr>
              <w:ins w:id="592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23" w:author="Caree2" w:date="2017-04-02T07:54:00Z">
          <w:pPr>
            <w:autoSpaceDE w:val="0"/>
            <w:autoSpaceDN w:val="0"/>
            <w:adjustRightInd w:val="0"/>
          </w:pPr>
        </w:pPrChange>
      </w:pPr>
      <w:ins w:id="5924" w:author="Caree2" w:date="2017-04-02T07:38:00Z">
        <w:r w:rsidRPr="00880017">
          <w:rPr>
            <w:color w:val="008080"/>
            <w:rPrChange w:id="5925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26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225A3C" w:rsidRPr="00880017" w:rsidRDefault="00225A3C" w:rsidP="00880017">
      <w:pPr>
        <w:rPr>
          <w:ins w:id="5927" w:author="Caree2" w:date="2017-04-02T07:38:00Z"/>
          <w:color w:val="008080"/>
          <w:rPrChange w:id="5928" w:author="Caree2" w:date="2017-04-02T07:54:00Z">
            <w:rPr>
              <w:ins w:id="592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30" w:author="Caree2" w:date="2017-04-02T07:54:00Z">
          <w:pPr>
            <w:autoSpaceDE w:val="0"/>
            <w:autoSpaceDN w:val="0"/>
            <w:adjustRightInd w:val="0"/>
          </w:pPr>
        </w:pPrChange>
      </w:pPr>
      <w:ins w:id="5931" w:author="Caree2" w:date="2017-04-02T07:38:00Z">
        <w:r w:rsidRPr="00880017">
          <w:rPr>
            <w:color w:val="008080"/>
            <w:rPrChange w:id="5932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33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225A3C" w:rsidRPr="00880017" w:rsidRDefault="00225A3C" w:rsidP="00880017">
      <w:pPr>
        <w:rPr>
          <w:ins w:id="5934" w:author="Caree2" w:date="2017-04-02T07:38:00Z"/>
          <w:color w:val="008080"/>
          <w:rPrChange w:id="5935" w:author="Caree2" w:date="2017-04-02T07:54:00Z">
            <w:rPr>
              <w:ins w:id="593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37" w:author="Caree2" w:date="2017-04-02T07:54:00Z">
          <w:pPr>
            <w:autoSpaceDE w:val="0"/>
            <w:autoSpaceDN w:val="0"/>
            <w:adjustRightInd w:val="0"/>
          </w:pPr>
        </w:pPrChange>
      </w:pPr>
      <w:ins w:id="5938" w:author="Caree2" w:date="2017-04-02T07:38:00Z">
        <w:r w:rsidRPr="00880017">
          <w:rPr>
            <w:color w:val="008080"/>
            <w:rPrChange w:id="593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4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value="2017-03-24" /&gt;</w:t>
        </w:r>
      </w:ins>
    </w:p>
    <w:p w:rsidR="00225A3C" w:rsidRPr="00880017" w:rsidRDefault="00225A3C" w:rsidP="00880017">
      <w:pPr>
        <w:rPr>
          <w:ins w:id="5941" w:author="Caree2" w:date="2017-04-02T07:38:00Z"/>
          <w:color w:val="008080"/>
          <w:rPrChange w:id="5942" w:author="Caree2" w:date="2017-04-02T07:54:00Z">
            <w:rPr>
              <w:ins w:id="594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44" w:author="Caree2" w:date="2017-04-02T07:54:00Z">
          <w:pPr>
            <w:autoSpaceDE w:val="0"/>
            <w:autoSpaceDN w:val="0"/>
            <w:adjustRightInd w:val="0"/>
          </w:pPr>
        </w:pPrChange>
      </w:pPr>
      <w:ins w:id="5945" w:author="Caree2" w:date="2017-04-02T07:38:00Z">
        <w:r w:rsidRPr="00880017">
          <w:rPr>
            <w:color w:val="008080"/>
            <w:rPrChange w:id="594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225A3C" w:rsidRPr="00880017" w:rsidRDefault="00225A3C" w:rsidP="00880017">
      <w:pPr>
        <w:rPr>
          <w:ins w:id="5947" w:author="Caree2" w:date="2017-04-02T07:38:00Z"/>
          <w:color w:val="008080"/>
          <w:rPrChange w:id="5948" w:author="Caree2" w:date="2017-04-02T07:54:00Z">
            <w:rPr>
              <w:ins w:id="594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50" w:author="Caree2" w:date="2017-04-02T07:54:00Z">
          <w:pPr>
            <w:autoSpaceDE w:val="0"/>
            <w:autoSpaceDN w:val="0"/>
            <w:adjustRightInd w:val="0"/>
          </w:pPr>
        </w:pPrChange>
      </w:pPr>
    </w:p>
    <w:p w:rsidR="00225A3C" w:rsidRPr="00880017" w:rsidRDefault="00225A3C" w:rsidP="00880017">
      <w:pPr>
        <w:rPr>
          <w:ins w:id="5951" w:author="Caree2" w:date="2017-04-02T07:38:00Z"/>
          <w:color w:val="008080"/>
          <w:rPrChange w:id="5952" w:author="Caree2" w:date="2017-04-02T07:54:00Z">
            <w:rPr>
              <w:ins w:id="595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54" w:author="Caree2" w:date="2017-04-02T07:54:00Z">
          <w:pPr>
            <w:autoSpaceDE w:val="0"/>
            <w:autoSpaceDN w:val="0"/>
            <w:adjustRightInd w:val="0"/>
          </w:pPr>
        </w:pPrChange>
      </w:pPr>
      <w:ins w:id="5955" w:author="Caree2" w:date="2017-04-02T07:38:00Z">
        <w:r w:rsidRPr="00880017">
          <w:rPr>
            <w:color w:val="008080"/>
            <w:rPrChange w:id="595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id="expDate"</w:t>
        </w:r>
      </w:ins>
    </w:p>
    <w:p w:rsidR="00225A3C" w:rsidRPr="00880017" w:rsidRDefault="00225A3C" w:rsidP="00880017">
      <w:pPr>
        <w:rPr>
          <w:ins w:id="5957" w:author="Caree2" w:date="2017-04-02T07:38:00Z"/>
          <w:color w:val="008080"/>
          <w:rPrChange w:id="5958" w:author="Caree2" w:date="2017-04-02T07:54:00Z">
            <w:rPr>
              <w:ins w:id="595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60" w:author="Caree2" w:date="2017-04-02T07:54:00Z">
          <w:pPr>
            <w:autoSpaceDE w:val="0"/>
            <w:autoSpaceDN w:val="0"/>
            <w:adjustRightInd w:val="0"/>
          </w:pPr>
        </w:pPrChange>
      </w:pPr>
      <w:ins w:id="5961" w:author="Caree2" w:date="2017-04-02T07:38:00Z">
        <w:r w:rsidRPr="00880017">
          <w:rPr>
            <w:color w:val="008080"/>
            <w:rPrChange w:id="5962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63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225A3C" w:rsidRPr="00880017" w:rsidRDefault="00225A3C" w:rsidP="00880017">
      <w:pPr>
        <w:rPr>
          <w:ins w:id="5964" w:author="Caree2" w:date="2017-04-02T07:38:00Z"/>
          <w:color w:val="008080"/>
          <w:rPrChange w:id="5965" w:author="Caree2" w:date="2017-04-02T07:54:00Z">
            <w:rPr>
              <w:ins w:id="596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67" w:author="Caree2" w:date="2017-04-02T07:54:00Z">
          <w:pPr>
            <w:autoSpaceDE w:val="0"/>
            <w:autoSpaceDN w:val="0"/>
            <w:adjustRightInd w:val="0"/>
          </w:pPr>
        </w:pPrChange>
      </w:pPr>
      <w:ins w:id="5968" w:author="Caree2" w:date="2017-04-02T07:38:00Z">
        <w:r w:rsidRPr="00880017">
          <w:rPr>
            <w:color w:val="008080"/>
            <w:rPrChange w:id="5969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70" w:author="Caree2" w:date="2017-04-02T07:54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225A3C" w:rsidRPr="00880017" w:rsidRDefault="00225A3C" w:rsidP="00880017">
      <w:pPr>
        <w:rPr>
          <w:ins w:id="5971" w:author="Caree2" w:date="2017-04-02T07:38:00Z"/>
          <w:color w:val="008080"/>
          <w:rPrChange w:id="5972" w:author="Caree2" w:date="2017-04-02T07:54:00Z">
            <w:rPr>
              <w:ins w:id="597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74" w:author="Caree2" w:date="2017-04-02T07:54:00Z">
          <w:pPr>
            <w:autoSpaceDE w:val="0"/>
            <w:autoSpaceDN w:val="0"/>
            <w:adjustRightInd w:val="0"/>
          </w:pPr>
        </w:pPrChange>
      </w:pPr>
      <w:ins w:id="5975" w:author="Caree2" w:date="2017-04-02T07:38:00Z">
        <w:r w:rsidRPr="00880017">
          <w:rPr>
            <w:color w:val="008080"/>
            <w:rPrChange w:id="597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597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value="2017-06-24" /&gt;</w:t>
        </w:r>
      </w:ins>
    </w:p>
    <w:p w:rsidR="00225A3C" w:rsidRPr="00880017" w:rsidRDefault="00225A3C" w:rsidP="00880017">
      <w:pPr>
        <w:rPr>
          <w:ins w:id="5978" w:author="Caree2" w:date="2017-04-02T07:38:00Z"/>
          <w:color w:val="008080"/>
          <w:rPrChange w:id="5979" w:author="Caree2" w:date="2017-04-02T07:54:00Z">
            <w:rPr>
              <w:ins w:id="598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81" w:author="Caree2" w:date="2017-04-02T07:54:00Z">
          <w:pPr>
            <w:autoSpaceDE w:val="0"/>
            <w:autoSpaceDN w:val="0"/>
            <w:adjustRightInd w:val="0"/>
          </w:pPr>
        </w:pPrChange>
      </w:pPr>
      <w:ins w:id="5982" w:author="Caree2" w:date="2017-04-02T07:38:00Z">
        <w:r w:rsidRPr="00880017">
          <w:rPr>
            <w:color w:val="008080"/>
            <w:rPrChange w:id="598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225A3C" w:rsidRPr="00880017" w:rsidRDefault="00225A3C" w:rsidP="00880017">
      <w:pPr>
        <w:rPr>
          <w:ins w:id="5984" w:author="Caree2" w:date="2017-04-02T07:38:00Z"/>
          <w:color w:val="008080"/>
          <w:rPrChange w:id="5985" w:author="Caree2" w:date="2017-04-02T07:54:00Z">
            <w:rPr>
              <w:ins w:id="598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87" w:author="Caree2" w:date="2017-04-02T07:54:00Z">
          <w:pPr>
            <w:autoSpaceDE w:val="0"/>
            <w:autoSpaceDN w:val="0"/>
            <w:adjustRightInd w:val="0"/>
          </w:pPr>
        </w:pPrChange>
      </w:pPr>
    </w:p>
    <w:p w:rsidR="00225A3C" w:rsidRPr="00880017" w:rsidRDefault="00225A3C" w:rsidP="00880017">
      <w:pPr>
        <w:rPr>
          <w:ins w:id="5988" w:author="Caree2" w:date="2017-04-02T07:38:00Z"/>
          <w:color w:val="008080"/>
          <w:rPrChange w:id="5989" w:author="Caree2" w:date="2017-04-02T07:54:00Z">
            <w:rPr>
              <w:ins w:id="599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91" w:author="Caree2" w:date="2017-04-02T07:54:00Z">
          <w:pPr>
            <w:autoSpaceDE w:val="0"/>
            <w:autoSpaceDN w:val="0"/>
            <w:adjustRightInd w:val="0"/>
          </w:pPr>
        </w:pPrChange>
      </w:pPr>
      <w:ins w:id="5992" w:author="Caree2" w:date="2017-04-02T07:38:00Z">
        <w:r w:rsidRPr="00880017">
          <w:rPr>
            <w:color w:val="008080"/>
            <w:rPrChange w:id="599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id="cartOfStrings" class="com.rollingstone.springframework.basic.ioc.contructor.injection.collection.ShoppingCart"&gt;</w:t>
        </w:r>
      </w:ins>
    </w:p>
    <w:p w:rsidR="00225A3C" w:rsidRPr="00880017" w:rsidRDefault="00225A3C" w:rsidP="00880017">
      <w:pPr>
        <w:rPr>
          <w:ins w:id="5994" w:author="Caree2" w:date="2017-04-02T07:38:00Z"/>
          <w:color w:val="008080"/>
          <w:rPrChange w:id="5995" w:author="Caree2" w:date="2017-04-02T07:54:00Z">
            <w:rPr>
              <w:ins w:id="599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5997" w:author="Caree2" w:date="2017-04-02T07:54:00Z">
          <w:pPr>
            <w:autoSpaceDE w:val="0"/>
            <w:autoSpaceDN w:val="0"/>
            <w:adjustRightInd w:val="0"/>
          </w:pPr>
        </w:pPrChange>
      </w:pPr>
      <w:ins w:id="5998" w:author="Caree2" w:date="2017-04-02T07:38:00Z">
        <w:r w:rsidRPr="00880017">
          <w:rPr>
            <w:color w:val="008080"/>
            <w:rPrChange w:id="599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0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value="01"&gt;&lt;/constructor-arg&gt;</w:t>
        </w:r>
      </w:ins>
    </w:p>
    <w:p w:rsidR="00225A3C" w:rsidRPr="00880017" w:rsidRDefault="00225A3C" w:rsidP="00880017">
      <w:pPr>
        <w:rPr>
          <w:ins w:id="6001" w:author="Caree2" w:date="2017-04-02T07:38:00Z"/>
          <w:color w:val="008080"/>
          <w:rPrChange w:id="6002" w:author="Caree2" w:date="2017-04-02T07:54:00Z">
            <w:rPr>
              <w:ins w:id="600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04" w:author="Caree2" w:date="2017-04-02T07:54:00Z">
          <w:pPr>
            <w:autoSpaceDE w:val="0"/>
            <w:autoSpaceDN w:val="0"/>
            <w:adjustRightInd w:val="0"/>
          </w:pPr>
        </w:pPrChange>
      </w:pPr>
      <w:ins w:id="6005" w:author="Caree2" w:date="2017-04-02T07:38:00Z">
        <w:r w:rsidRPr="00880017">
          <w:rPr>
            <w:color w:val="008080"/>
            <w:rPrChange w:id="600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0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&lt;constructor-arg&gt;</w:t>
        </w:r>
      </w:ins>
    </w:p>
    <w:p w:rsidR="00225A3C" w:rsidRPr="00880017" w:rsidRDefault="00225A3C" w:rsidP="00880017">
      <w:pPr>
        <w:rPr>
          <w:ins w:id="6008" w:author="Caree2" w:date="2017-04-02T07:38:00Z"/>
          <w:color w:val="008080"/>
          <w:rPrChange w:id="6009" w:author="Caree2" w:date="2017-04-02T07:54:00Z">
            <w:rPr>
              <w:ins w:id="601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11" w:author="Caree2" w:date="2017-04-02T07:54:00Z">
          <w:pPr>
            <w:autoSpaceDE w:val="0"/>
            <w:autoSpaceDN w:val="0"/>
            <w:adjustRightInd w:val="0"/>
          </w:pPr>
        </w:pPrChange>
      </w:pPr>
      <w:ins w:id="6012" w:author="Caree2" w:date="2017-04-02T07:38:00Z">
        <w:r w:rsidRPr="00880017">
          <w:rPr>
            <w:color w:val="008080"/>
            <w:rPrChange w:id="601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1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1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bean="localDate01"/&gt;</w:t>
        </w:r>
      </w:ins>
    </w:p>
    <w:p w:rsidR="00225A3C" w:rsidRPr="00880017" w:rsidRDefault="00225A3C" w:rsidP="00880017">
      <w:pPr>
        <w:rPr>
          <w:ins w:id="6016" w:author="Caree2" w:date="2017-04-02T07:38:00Z"/>
          <w:color w:val="008080"/>
          <w:rPrChange w:id="6017" w:author="Caree2" w:date="2017-04-02T07:54:00Z">
            <w:rPr>
              <w:ins w:id="601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19" w:author="Caree2" w:date="2017-04-02T07:54:00Z">
          <w:pPr>
            <w:autoSpaceDE w:val="0"/>
            <w:autoSpaceDN w:val="0"/>
            <w:adjustRightInd w:val="0"/>
          </w:pPr>
        </w:pPrChange>
      </w:pPr>
      <w:ins w:id="6020" w:author="Caree2" w:date="2017-04-02T07:38:00Z">
        <w:r w:rsidRPr="00880017">
          <w:rPr>
            <w:color w:val="008080"/>
            <w:rPrChange w:id="602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2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023" w:author="Caree2" w:date="2017-04-02T07:38:00Z"/>
          <w:color w:val="008080"/>
          <w:rPrChange w:id="6024" w:author="Caree2" w:date="2017-04-02T07:54:00Z">
            <w:rPr>
              <w:ins w:id="602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26" w:author="Caree2" w:date="2017-04-02T07:54:00Z">
          <w:pPr>
            <w:autoSpaceDE w:val="0"/>
            <w:autoSpaceDN w:val="0"/>
            <w:adjustRightInd w:val="0"/>
          </w:pPr>
        </w:pPrChange>
      </w:pPr>
      <w:ins w:id="6027" w:author="Caree2" w:date="2017-04-02T07:38:00Z">
        <w:r w:rsidRPr="00880017">
          <w:rPr>
            <w:color w:val="008080"/>
            <w:rPrChange w:id="602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2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&lt;constructor-arg&gt;</w:t>
        </w:r>
      </w:ins>
    </w:p>
    <w:p w:rsidR="00225A3C" w:rsidRPr="00880017" w:rsidRDefault="00225A3C" w:rsidP="00880017">
      <w:pPr>
        <w:rPr>
          <w:ins w:id="6030" w:author="Caree2" w:date="2017-04-02T07:38:00Z"/>
          <w:color w:val="008080"/>
          <w:rPrChange w:id="6031" w:author="Caree2" w:date="2017-04-02T07:54:00Z">
            <w:rPr>
              <w:ins w:id="603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33" w:author="Caree2" w:date="2017-04-02T07:54:00Z">
          <w:pPr>
            <w:autoSpaceDE w:val="0"/>
            <w:autoSpaceDN w:val="0"/>
            <w:adjustRightInd w:val="0"/>
          </w:pPr>
        </w:pPrChange>
      </w:pPr>
      <w:ins w:id="6034" w:author="Caree2" w:date="2017-04-02T07:38:00Z">
        <w:r w:rsidRPr="00880017">
          <w:rPr>
            <w:color w:val="008080"/>
            <w:rPrChange w:id="603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3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3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225A3C" w:rsidRPr="00880017" w:rsidRDefault="00225A3C" w:rsidP="00880017">
      <w:pPr>
        <w:rPr>
          <w:ins w:id="6038" w:author="Caree2" w:date="2017-04-02T07:38:00Z"/>
          <w:color w:val="008080"/>
          <w:rPrChange w:id="6039" w:author="Caree2" w:date="2017-04-02T07:54:00Z">
            <w:rPr>
              <w:ins w:id="604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41" w:author="Caree2" w:date="2017-04-02T07:54:00Z">
          <w:pPr>
            <w:autoSpaceDE w:val="0"/>
            <w:autoSpaceDN w:val="0"/>
            <w:adjustRightInd w:val="0"/>
          </w:pPr>
        </w:pPrChange>
      </w:pPr>
      <w:ins w:id="6042" w:author="Caree2" w:date="2017-04-02T07:38:00Z">
        <w:r w:rsidRPr="00880017">
          <w:rPr>
            <w:color w:val="008080"/>
            <w:rPrChange w:id="604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604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4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4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&lt;value&gt;Milk&lt;/value&gt;</w:t>
        </w:r>
      </w:ins>
    </w:p>
    <w:p w:rsidR="00225A3C" w:rsidRPr="00880017" w:rsidRDefault="00225A3C" w:rsidP="00880017">
      <w:pPr>
        <w:rPr>
          <w:ins w:id="6047" w:author="Caree2" w:date="2017-04-02T07:38:00Z"/>
          <w:color w:val="008080"/>
          <w:rPrChange w:id="6048" w:author="Caree2" w:date="2017-04-02T07:54:00Z">
            <w:rPr>
              <w:ins w:id="604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50" w:author="Caree2" w:date="2017-04-02T07:54:00Z">
          <w:pPr>
            <w:autoSpaceDE w:val="0"/>
            <w:autoSpaceDN w:val="0"/>
            <w:adjustRightInd w:val="0"/>
          </w:pPr>
        </w:pPrChange>
      </w:pPr>
      <w:ins w:id="6051" w:author="Caree2" w:date="2017-04-02T07:38:00Z">
        <w:r w:rsidRPr="00880017">
          <w:rPr>
            <w:color w:val="008080"/>
            <w:rPrChange w:id="605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5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5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5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&lt;value&gt;Potatoe&lt;/value&gt;</w:t>
        </w:r>
      </w:ins>
    </w:p>
    <w:p w:rsidR="00225A3C" w:rsidRPr="00880017" w:rsidRDefault="00225A3C" w:rsidP="00880017">
      <w:pPr>
        <w:rPr>
          <w:ins w:id="6056" w:author="Caree2" w:date="2017-04-02T07:38:00Z"/>
          <w:color w:val="008080"/>
          <w:rPrChange w:id="6057" w:author="Caree2" w:date="2017-04-02T07:54:00Z">
            <w:rPr>
              <w:ins w:id="605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59" w:author="Caree2" w:date="2017-04-02T07:54:00Z">
          <w:pPr>
            <w:autoSpaceDE w:val="0"/>
            <w:autoSpaceDN w:val="0"/>
            <w:adjustRightInd w:val="0"/>
          </w:pPr>
        </w:pPrChange>
      </w:pPr>
      <w:ins w:id="6060" w:author="Caree2" w:date="2017-04-02T07:38:00Z">
        <w:r w:rsidRPr="00880017">
          <w:rPr>
            <w:color w:val="008080"/>
            <w:rPrChange w:id="606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6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6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6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&lt;value&gt;Pizza&lt;/value&gt;</w:t>
        </w:r>
      </w:ins>
    </w:p>
    <w:p w:rsidR="00225A3C" w:rsidRPr="00880017" w:rsidRDefault="00225A3C" w:rsidP="00880017">
      <w:pPr>
        <w:rPr>
          <w:ins w:id="6065" w:author="Caree2" w:date="2017-04-02T07:38:00Z"/>
          <w:color w:val="008080"/>
          <w:rPrChange w:id="6066" w:author="Caree2" w:date="2017-04-02T07:54:00Z">
            <w:rPr>
              <w:ins w:id="606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68" w:author="Caree2" w:date="2017-04-02T07:54:00Z">
          <w:pPr>
            <w:autoSpaceDE w:val="0"/>
            <w:autoSpaceDN w:val="0"/>
            <w:adjustRightInd w:val="0"/>
          </w:pPr>
        </w:pPrChange>
      </w:pPr>
      <w:ins w:id="6069" w:author="Caree2" w:date="2017-04-02T07:38:00Z">
        <w:r w:rsidRPr="00880017">
          <w:rPr>
            <w:color w:val="008080"/>
            <w:rPrChange w:id="607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7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7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7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&lt;value&gt;Cookies&lt;/value&gt;</w:t>
        </w:r>
      </w:ins>
    </w:p>
    <w:p w:rsidR="00225A3C" w:rsidRPr="00880017" w:rsidRDefault="00225A3C" w:rsidP="00880017">
      <w:pPr>
        <w:rPr>
          <w:ins w:id="6074" w:author="Caree2" w:date="2017-04-02T07:38:00Z"/>
          <w:color w:val="008080"/>
          <w:rPrChange w:id="6075" w:author="Caree2" w:date="2017-04-02T07:54:00Z">
            <w:rPr>
              <w:ins w:id="607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77" w:author="Caree2" w:date="2017-04-02T07:54:00Z">
          <w:pPr>
            <w:autoSpaceDE w:val="0"/>
            <w:autoSpaceDN w:val="0"/>
            <w:adjustRightInd w:val="0"/>
          </w:pPr>
        </w:pPrChange>
      </w:pPr>
      <w:ins w:id="6078" w:author="Caree2" w:date="2017-04-02T07:38:00Z">
        <w:r w:rsidRPr="00880017">
          <w:rPr>
            <w:color w:val="008080"/>
            <w:rPrChange w:id="607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8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8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8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&lt;value&gt;Ice Cream&lt;/value&gt;</w:t>
        </w:r>
      </w:ins>
    </w:p>
    <w:p w:rsidR="00225A3C" w:rsidRPr="00880017" w:rsidRDefault="00225A3C" w:rsidP="00880017">
      <w:pPr>
        <w:rPr>
          <w:ins w:id="6083" w:author="Caree2" w:date="2017-04-02T07:38:00Z"/>
          <w:color w:val="008080"/>
          <w:rPrChange w:id="6084" w:author="Caree2" w:date="2017-04-02T07:54:00Z">
            <w:rPr>
              <w:ins w:id="608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86" w:author="Caree2" w:date="2017-04-02T07:54:00Z">
          <w:pPr>
            <w:autoSpaceDE w:val="0"/>
            <w:autoSpaceDN w:val="0"/>
            <w:adjustRightInd w:val="0"/>
          </w:pPr>
        </w:pPrChange>
      </w:pPr>
      <w:ins w:id="6087" w:author="Caree2" w:date="2017-04-02T07:38:00Z">
        <w:r w:rsidRPr="00880017">
          <w:rPr>
            <w:color w:val="008080"/>
            <w:rPrChange w:id="608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8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9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225A3C" w:rsidRPr="00880017" w:rsidRDefault="00225A3C" w:rsidP="00880017">
      <w:pPr>
        <w:rPr>
          <w:ins w:id="6091" w:author="Caree2" w:date="2017-04-02T07:38:00Z"/>
          <w:color w:val="008080"/>
          <w:rPrChange w:id="6092" w:author="Caree2" w:date="2017-04-02T07:54:00Z">
            <w:rPr>
              <w:ins w:id="609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094" w:author="Caree2" w:date="2017-04-02T07:54:00Z">
          <w:pPr>
            <w:autoSpaceDE w:val="0"/>
            <w:autoSpaceDN w:val="0"/>
            <w:adjustRightInd w:val="0"/>
          </w:pPr>
        </w:pPrChange>
      </w:pPr>
      <w:ins w:id="6095" w:author="Caree2" w:date="2017-04-02T07:38:00Z">
        <w:r w:rsidRPr="00880017">
          <w:rPr>
            <w:color w:val="008080"/>
            <w:rPrChange w:id="609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09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098" w:author="Caree2" w:date="2017-04-02T07:38:00Z"/>
          <w:color w:val="008080"/>
          <w:rPrChange w:id="6099" w:author="Caree2" w:date="2017-04-02T07:54:00Z">
            <w:rPr>
              <w:ins w:id="610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01" w:author="Caree2" w:date="2017-04-02T07:54:00Z">
          <w:pPr>
            <w:autoSpaceDE w:val="0"/>
            <w:autoSpaceDN w:val="0"/>
            <w:adjustRightInd w:val="0"/>
          </w:pPr>
        </w:pPrChange>
      </w:pPr>
      <w:ins w:id="6102" w:author="Caree2" w:date="2017-04-02T07:38:00Z">
        <w:r w:rsidRPr="00880017">
          <w:rPr>
            <w:color w:val="008080"/>
            <w:rPrChange w:id="610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225A3C" w:rsidRPr="00880017" w:rsidRDefault="00225A3C" w:rsidP="00880017">
      <w:pPr>
        <w:rPr>
          <w:ins w:id="6104" w:author="Caree2" w:date="2017-04-02T07:38:00Z"/>
          <w:color w:val="008080"/>
          <w:rPrChange w:id="6105" w:author="Caree2" w:date="2017-04-02T07:54:00Z">
            <w:rPr>
              <w:ins w:id="610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07" w:author="Caree2" w:date="2017-04-02T07:54:00Z">
          <w:pPr>
            <w:autoSpaceDE w:val="0"/>
            <w:autoSpaceDN w:val="0"/>
            <w:adjustRightInd w:val="0"/>
          </w:pPr>
        </w:pPrChange>
      </w:pPr>
      <w:ins w:id="6108" w:author="Caree2" w:date="2017-04-02T07:38:00Z">
        <w:r w:rsidRPr="00880017">
          <w:rPr>
            <w:color w:val="008080"/>
            <w:rPrChange w:id="610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225A3C" w:rsidRPr="00880017" w:rsidRDefault="00225A3C" w:rsidP="00880017">
      <w:pPr>
        <w:rPr>
          <w:ins w:id="6110" w:author="Caree2" w:date="2017-04-02T07:38:00Z"/>
          <w:color w:val="008080"/>
          <w:rPrChange w:id="6111" w:author="Caree2" w:date="2017-04-02T07:54:00Z">
            <w:rPr>
              <w:ins w:id="611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13" w:author="Caree2" w:date="2017-04-02T07:54:00Z">
          <w:pPr>
            <w:autoSpaceDE w:val="0"/>
            <w:autoSpaceDN w:val="0"/>
            <w:adjustRightInd w:val="0"/>
          </w:pPr>
        </w:pPrChange>
      </w:pPr>
      <w:ins w:id="6114" w:author="Caree2" w:date="2017-04-02T07:38:00Z">
        <w:r w:rsidRPr="00880017">
          <w:rPr>
            <w:color w:val="008080"/>
            <w:rPrChange w:id="611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id="cartOfObjects" class="com.rollingstone.springframework.basic.ioc.contructor.injection.collection.ShoppingCartWithItemObjects"&gt;</w:t>
        </w:r>
      </w:ins>
    </w:p>
    <w:p w:rsidR="00225A3C" w:rsidRPr="00880017" w:rsidRDefault="00225A3C" w:rsidP="00880017">
      <w:pPr>
        <w:rPr>
          <w:ins w:id="6116" w:author="Caree2" w:date="2017-04-02T07:38:00Z"/>
          <w:color w:val="008080"/>
          <w:rPrChange w:id="6117" w:author="Caree2" w:date="2017-04-02T07:54:00Z">
            <w:rPr>
              <w:ins w:id="611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19" w:author="Caree2" w:date="2017-04-02T07:54:00Z">
          <w:pPr>
            <w:autoSpaceDE w:val="0"/>
            <w:autoSpaceDN w:val="0"/>
            <w:adjustRightInd w:val="0"/>
          </w:pPr>
        </w:pPrChange>
      </w:pPr>
      <w:ins w:id="6120" w:author="Caree2" w:date="2017-04-02T07:38:00Z">
        <w:r w:rsidRPr="00880017">
          <w:rPr>
            <w:color w:val="008080"/>
            <w:rPrChange w:id="612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2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value="01"&gt;&lt;/constructor-arg&gt;</w:t>
        </w:r>
      </w:ins>
    </w:p>
    <w:p w:rsidR="00225A3C" w:rsidRPr="00880017" w:rsidRDefault="00225A3C" w:rsidP="00880017">
      <w:pPr>
        <w:rPr>
          <w:ins w:id="6123" w:author="Caree2" w:date="2017-04-02T07:38:00Z"/>
          <w:color w:val="008080"/>
          <w:rPrChange w:id="6124" w:author="Caree2" w:date="2017-04-02T07:54:00Z">
            <w:rPr>
              <w:ins w:id="612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26" w:author="Caree2" w:date="2017-04-02T07:54:00Z">
          <w:pPr>
            <w:autoSpaceDE w:val="0"/>
            <w:autoSpaceDN w:val="0"/>
            <w:adjustRightInd w:val="0"/>
          </w:pPr>
        </w:pPrChange>
      </w:pPr>
      <w:ins w:id="6127" w:author="Caree2" w:date="2017-04-02T07:38:00Z">
        <w:r w:rsidRPr="00880017">
          <w:rPr>
            <w:color w:val="008080"/>
            <w:rPrChange w:id="612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2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&lt;constructor-arg&gt;</w:t>
        </w:r>
      </w:ins>
    </w:p>
    <w:p w:rsidR="00225A3C" w:rsidRPr="00880017" w:rsidRDefault="00225A3C" w:rsidP="00880017">
      <w:pPr>
        <w:rPr>
          <w:ins w:id="6130" w:author="Caree2" w:date="2017-04-02T07:38:00Z"/>
          <w:color w:val="008080"/>
          <w:rPrChange w:id="6131" w:author="Caree2" w:date="2017-04-02T07:54:00Z">
            <w:rPr>
              <w:ins w:id="613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33" w:author="Caree2" w:date="2017-04-02T07:54:00Z">
          <w:pPr>
            <w:autoSpaceDE w:val="0"/>
            <w:autoSpaceDN w:val="0"/>
            <w:adjustRightInd w:val="0"/>
          </w:pPr>
        </w:pPrChange>
      </w:pPr>
      <w:ins w:id="6134" w:author="Caree2" w:date="2017-04-02T07:38:00Z">
        <w:r w:rsidRPr="00880017">
          <w:rPr>
            <w:color w:val="008080"/>
            <w:rPrChange w:id="613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3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3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bean="localDate01"/&gt;</w:t>
        </w:r>
      </w:ins>
    </w:p>
    <w:p w:rsidR="00225A3C" w:rsidRPr="00880017" w:rsidRDefault="00225A3C" w:rsidP="00880017">
      <w:pPr>
        <w:rPr>
          <w:ins w:id="6138" w:author="Caree2" w:date="2017-04-02T07:38:00Z"/>
          <w:color w:val="008080"/>
          <w:rPrChange w:id="6139" w:author="Caree2" w:date="2017-04-02T07:54:00Z">
            <w:rPr>
              <w:ins w:id="614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41" w:author="Caree2" w:date="2017-04-02T07:54:00Z">
          <w:pPr>
            <w:autoSpaceDE w:val="0"/>
            <w:autoSpaceDN w:val="0"/>
            <w:adjustRightInd w:val="0"/>
          </w:pPr>
        </w:pPrChange>
      </w:pPr>
      <w:ins w:id="6142" w:author="Caree2" w:date="2017-04-02T07:38:00Z">
        <w:r w:rsidRPr="00880017">
          <w:rPr>
            <w:color w:val="008080"/>
            <w:rPrChange w:id="614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4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145" w:author="Caree2" w:date="2017-04-02T07:38:00Z"/>
          <w:color w:val="008080"/>
          <w:rPrChange w:id="6146" w:author="Caree2" w:date="2017-04-02T07:54:00Z">
            <w:rPr>
              <w:ins w:id="614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48" w:author="Caree2" w:date="2017-04-02T07:54:00Z">
          <w:pPr>
            <w:autoSpaceDE w:val="0"/>
            <w:autoSpaceDN w:val="0"/>
            <w:adjustRightInd w:val="0"/>
          </w:pPr>
        </w:pPrChange>
      </w:pPr>
      <w:ins w:id="6149" w:author="Caree2" w:date="2017-04-02T07:38:00Z">
        <w:r w:rsidRPr="00880017">
          <w:rPr>
            <w:color w:val="008080"/>
            <w:rPrChange w:id="615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5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&lt;constructor-arg&gt;</w:t>
        </w:r>
      </w:ins>
    </w:p>
    <w:p w:rsidR="00225A3C" w:rsidRPr="00880017" w:rsidRDefault="00225A3C" w:rsidP="00880017">
      <w:pPr>
        <w:rPr>
          <w:ins w:id="6152" w:author="Caree2" w:date="2017-04-02T07:38:00Z"/>
          <w:color w:val="008080"/>
          <w:rPrChange w:id="6153" w:author="Caree2" w:date="2017-04-02T07:54:00Z">
            <w:rPr>
              <w:ins w:id="6154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55" w:author="Caree2" w:date="2017-04-02T07:54:00Z">
          <w:pPr>
            <w:autoSpaceDE w:val="0"/>
            <w:autoSpaceDN w:val="0"/>
            <w:adjustRightInd w:val="0"/>
          </w:pPr>
        </w:pPrChange>
      </w:pPr>
      <w:ins w:id="6156" w:author="Caree2" w:date="2017-04-02T07:38:00Z">
        <w:r w:rsidRPr="00880017">
          <w:rPr>
            <w:color w:val="008080"/>
            <w:rPrChange w:id="615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5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5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225A3C" w:rsidRPr="00880017" w:rsidRDefault="00225A3C" w:rsidP="00880017">
      <w:pPr>
        <w:rPr>
          <w:ins w:id="6160" w:author="Caree2" w:date="2017-04-02T07:38:00Z"/>
          <w:color w:val="008080"/>
          <w:rPrChange w:id="6161" w:author="Caree2" w:date="2017-04-02T07:54:00Z">
            <w:rPr>
              <w:ins w:id="616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63" w:author="Caree2" w:date="2017-04-02T07:54:00Z">
          <w:pPr>
            <w:autoSpaceDE w:val="0"/>
            <w:autoSpaceDN w:val="0"/>
            <w:adjustRightInd w:val="0"/>
          </w:pPr>
        </w:pPrChange>
      </w:pPr>
      <w:ins w:id="6164" w:author="Caree2" w:date="2017-04-02T07:38:00Z">
        <w:r w:rsidRPr="00880017">
          <w:rPr>
            <w:color w:val="008080"/>
            <w:rPrChange w:id="616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6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6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6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bean="milk" /&gt;</w:t>
        </w:r>
      </w:ins>
    </w:p>
    <w:p w:rsidR="00225A3C" w:rsidRPr="00880017" w:rsidRDefault="00225A3C" w:rsidP="00880017">
      <w:pPr>
        <w:rPr>
          <w:ins w:id="6169" w:author="Caree2" w:date="2017-04-02T07:38:00Z"/>
          <w:color w:val="008080"/>
          <w:rPrChange w:id="6170" w:author="Caree2" w:date="2017-04-02T07:54:00Z">
            <w:rPr>
              <w:ins w:id="617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72" w:author="Caree2" w:date="2017-04-02T07:54:00Z">
          <w:pPr>
            <w:autoSpaceDE w:val="0"/>
            <w:autoSpaceDN w:val="0"/>
            <w:adjustRightInd w:val="0"/>
          </w:pPr>
        </w:pPrChange>
      </w:pPr>
      <w:ins w:id="6173" w:author="Caree2" w:date="2017-04-02T07:38:00Z">
        <w:r w:rsidRPr="00880017">
          <w:rPr>
            <w:color w:val="008080"/>
            <w:rPrChange w:id="617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7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7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7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bean="potatoe" /&gt;</w:t>
        </w:r>
      </w:ins>
    </w:p>
    <w:p w:rsidR="00225A3C" w:rsidRPr="00880017" w:rsidRDefault="00225A3C" w:rsidP="00880017">
      <w:pPr>
        <w:rPr>
          <w:ins w:id="6178" w:author="Caree2" w:date="2017-04-02T07:38:00Z"/>
          <w:color w:val="008080"/>
          <w:rPrChange w:id="6179" w:author="Caree2" w:date="2017-04-02T07:54:00Z">
            <w:rPr>
              <w:ins w:id="618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81" w:author="Caree2" w:date="2017-04-02T07:54:00Z">
          <w:pPr>
            <w:autoSpaceDE w:val="0"/>
            <w:autoSpaceDN w:val="0"/>
            <w:adjustRightInd w:val="0"/>
          </w:pPr>
        </w:pPrChange>
      </w:pPr>
      <w:ins w:id="6182" w:author="Caree2" w:date="2017-04-02T07:38:00Z">
        <w:r w:rsidRPr="00880017">
          <w:rPr>
            <w:color w:val="008080"/>
            <w:rPrChange w:id="618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8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8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8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bean="pizza" /&gt;</w:t>
        </w:r>
      </w:ins>
    </w:p>
    <w:p w:rsidR="00225A3C" w:rsidRPr="00880017" w:rsidRDefault="00225A3C" w:rsidP="00880017">
      <w:pPr>
        <w:rPr>
          <w:ins w:id="6187" w:author="Caree2" w:date="2017-04-02T07:38:00Z"/>
          <w:color w:val="008080"/>
          <w:rPrChange w:id="6188" w:author="Caree2" w:date="2017-04-02T07:54:00Z">
            <w:rPr>
              <w:ins w:id="618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90" w:author="Caree2" w:date="2017-04-02T07:54:00Z">
          <w:pPr>
            <w:autoSpaceDE w:val="0"/>
            <w:autoSpaceDN w:val="0"/>
            <w:adjustRightInd w:val="0"/>
          </w:pPr>
        </w:pPrChange>
      </w:pPr>
      <w:ins w:id="6191" w:author="Caree2" w:date="2017-04-02T07:38:00Z">
        <w:r w:rsidRPr="00880017">
          <w:rPr>
            <w:color w:val="008080"/>
            <w:rPrChange w:id="619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9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9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19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bean="cookies" /&gt;</w:t>
        </w:r>
      </w:ins>
    </w:p>
    <w:p w:rsidR="00225A3C" w:rsidRPr="00880017" w:rsidRDefault="00225A3C" w:rsidP="00880017">
      <w:pPr>
        <w:rPr>
          <w:ins w:id="6196" w:author="Caree2" w:date="2017-04-02T07:38:00Z"/>
          <w:color w:val="008080"/>
          <w:rPrChange w:id="6197" w:author="Caree2" w:date="2017-04-02T07:54:00Z">
            <w:rPr>
              <w:ins w:id="619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199" w:author="Caree2" w:date="2017-04-02T07:54:00Z">
          <w:pPr>
            <w:autoSpaceDE w:val="0"/>
            <w:autoSpaceDN w:val="0"/>
            <w:adjustRightInd w:val="0"/>
          </w:pPr>
        </w:pPrChange>
      </w:pPr>
      <w:ins w:id="6200" w:author="Caree2" w:date="2017-04-02T07:38:00Z">
        <w:r w:rsidRPr="00880017">
          <w:rPr>
            <w:color w:val="008080"/>
            <w:rPrChange w:id="620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0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0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0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bean="icecream" /&gt;</w:t>
        </w:r>
      </w:ins>
    </w:p>
    <w:p w:rsidR="00225A3C" w:rsidRPr="00880017" w:rsidRDefault="00225A3C" w:rsidP="00880017">
      <w:pPr>
        <w:rPr>
          <w:ins w:id="6205" w:author="Caree2" w:date="2017-04-02T07:38:00Z"/>
          <w:color w:val="008080"/>
          <w:rPrChange w:id="6206" w:author="Caree2" w:date="2017-04-02T07:54:00Z">
            <w:rPr>
              <w:ins w:id="620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08" w:author="Caree2" w:date="2017-04-02T07:54:00Z">
          <w:pPr>
            <w:autoSpaceDE w:val="0"/>
            <w:autoSpaceDN w:val="0"/>
            <w:adjustRightInd w:val="0"/>
          </w:pPr>
        </w:pPrChange>
      </w:pPr>
      <w:ins w:id="6209" w:author="Caree2" w:date="2017-04-02T07:38:00Z">
        <w:r w:rsidRPr="00880017">
          <w:rPr>
            <w:color w:val="008080"/>
            <w:rPrChange w:id="621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1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1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225A3C" w:rsidRPr="00880017" w:rsidRDefault="00225A3C" w:rsidP="00880017">
      <w:pPr>
        <w:rPr>
          <w:ins w:id="6213" w:author="Caree2" w:date="2017-04-02T07:38:00Z"/>
          <w:color w:val="008080"/>
          <w:rPrChange w:id="6214" w:author="Caree2" w:date="2017-04-02T07:54:00Z">
            <w:rPr>
              <w:ins w:id="621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16" w:author="Caree2" w:date="2017-04-02T07:54:00Z">
          <w:pPr>
            <w:autoSpaceDE w:val="0"/>
            <w:autoSpaceDN w:val="0"/>
            <w:adjustRightInd w:val="0"/>
          </w:pPr>
        </w:pPrChange>
      </w:pPr>
      <w:ins w:id="6217" w:author="Caree2" w:date="2017-04-02T07:38:00Z">
        <w:r w:rsidRPr="00880017">
          <w:rPr>
            <w:color w:val="008080"/>
            <w:rPrChange w:id="621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1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220" w:author="Caree2" w:date="2017-04-02T07:38:00Z"/>
          <w:color w:val="008080"/>
          <w:rPrChange w:id="6221" w:author="Caree2" w:date="2017-04-02T07:54:00Z">
            <w:rPr>
              <w:ins w:id="622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23" w:author="Caree2" w:date="2017-04-02T07:54:00Z">
          <w:pPr>
            <w:autoSpaceDE w:val="0"/>
            <w:autoSpaceDN w:val="0"/>
            <w:adjustRightInd w:val="0"/>
          </w:pPr>
        </w:pPrChange>
      </w:pPr>
      <w:ins w:id="6224" w:author="Caree2" w:date="2017-04-02T07:38:00Z">
        <w:r w:rsidRPr="00880017">
          <w:rPr>
            <w:color w:val="008080"/>
            <w:rPrChange w:id="622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225A3C" w:rsidRPr="00880017" w:rsidRDefault="00225A3C" w:rsidP="00880017">
      <w:pPr>
        <w:rPr>
          <w:ins w:id="6226" w:author="Caree2" w:date="2017-04-02T07:38:00Z"/>
          <w:color w:val="008080"/>
          <w:rPrChange w:id="6227" w:author="Caree2" w:date="2017-04-02T07:54:00Z">
            <w:rPr>
              <w:ins w:id="622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29" w:author="Caree2" w:date="2017-04-02T07:54:00Z">
          <w:pPr>
            <w:autoSpaceDE w:val="0"/>
            <w:autoSpaceDN w:val="0"/>
            <w:adjustRightInd w:val="0"/>
          </w:pPr>
        </w:pPrChange>
      </w:pPr>
    </w:p>
    <w:p w:rsidR="00225A3C" w:rsidRPr="00880017" w:rsidRDefault="00225A3C" w:rsidP="00880017">
      <w:pPr>
        <w:rPr>
          <w:ins w:id="6230" w:author="Caree2" w:date="2017-04-02T07:38:00Z"/>
          <w:color w:val="008080"/>
          <w:rPrChange w:id="6231" w:author="Caree2" w:date="2017-04-02T07:54:00Z">
            <w:rPr>
              <w:ins w:id="623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33" w:author="Caree2" w:date="2017-04-02T07:54:00Z">
          <w:pPr>
            <w:autoSpaceDE w:val="0"/>
            <w:autoSpaceDN w:val="0"/>
            <w:adjustRightInd w:val="0"/>
          </w:pPr>
        </w:pPrChange>
      </w:pPr>
      <w:ins w:id="6234" w:author="Caree2" w:date="2017-04-02T07:38:00Z">
        <w:r w:rsidRPr="00880017">
          <w:rPr>
            <w:color w:val="008080"/>
            <w:rPrChange w:id="6235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id="milk" class="com.rollingstone.springframework.basic.ioc.contructor.injection.collection.CartItem"&gt;</w:t>
        </w:r>
      </w:ins>
    </w:p>
    <w:p w:rsidR="00225A3C" w:rsidRPr="00880017" w:rsidRDefault="00225A3C" w:rsidP="00880017">
      <w:pPr>
        <w:rPr>
          <w:ins w:id="6236" w:author="Caree2" w:date="2017-04-02T07:38:00Z"/>
          <w:color w:val="008080"/>
          <w:rPrChange w:id="6237" w:author="Caree2" w:date="2017-04-02T07:54:00Z">
            <w:rPr>
              <w:ins w:id="623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39" w:author="Caree2" w:date="2017-04-02T07:54:00Z">
          <w:pPr>
            <w:autoSpaceDE w:val="0"/>
            <w:autoSpaceDN w:val="0"/>
            <w:adjustRightInd w:val="0"/>
          </w:pPr>
        </w:pPrChange>
      </w:pPr>
      <w:ins w:id="6240" w:author="Caree2" w:date="2017-04-02T07:38:00Z">
        <w:r w:rsidRPr="00880017">
          <w:rPr>
            <w:color w:val="008080"/>
            <w:rPrChange w:id="624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4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value="01"&gt;&lt;/constructor-arg&gt;</w:t>
        </w:r>
      </w:ins>
    </w:p>
    <w:p w:rsidR="00225A3C" w:rsidRPr="00880017" w:rsidRDefault="00225A3C" w:rsidP="00880017">
      <w:pPr>
        <w:rPr>
          <w:ins w:id="6243" w:author="Caree2" w:date="2017-04-02T07:38:00Z"/>
          <w:color w:val="008080"/>
          <w:rPrChange w:id="6244" w:author="Caree2" w:date="2017-04-02T07:54:00Z">
            <w:rPr>
              <w:ins w:id="624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46" w:author="Caree2" w:date="2017-04-02T07:54:00Z">
          <w:pPr>
            <w:autoSpaceDE w:val="0"/>
            <w:autoSpaceDN w:val="0"/>
            <w:adjustRightInd w:val="0"/>
          </w:pPr>
        </w:pPrChange>
      </w:pPr>
      <w:ins w:id="6247" w:author="Caree2" w:date="2017-04-02T07:38:00Z">
        <w:r w:rsidRPr="00880017">
          <w:rPr>
            <w:color w:val="008080"/>
            <w:rPrChange w:id="624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4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value="Milk"&gt;&lt;/constructor-arg&gt;</w:t>
        </w:r>
      </w:ins>
    </w:p>
    <w:p w:rsidR="00225A3C" w:rsidRPr="00880017" w:rsidRDefault="00225A3C" w:rsidP="00880017">
      <w:pPr>
        <w:rPr>
          <w:ins w:id="6250" w:author="Caree2" w:date="2017-04-02T07:38:00Z"/>
          <w:color w:val="008080"/>
          <w:rPrChange w:id="6251" w:author="Caree2" w:date="2017-04-02T07:54:00Z">
            <w:rPr>
              <w:ins w:id="625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53" w:author="Caree2" w:date="2017-04-02T07:54:00Z">
          <w:pPr>
            <w:autoSpaceDE w:val="0"/>
            <w:autoSpaceDN w:val="0"/>
            <w:adjustRightInd w:val="0"/>
          </w:pPr>
        </w:pPrChange>
      </w:pPr>
      <w:ins w:id="6254" w:author="Caree2" w:date="2017-04-02T07:38:00Z">
        <w:r w:rsidRPr="00880017">
          <w:rPr>
            <w:color w:val="008080"/>
            <w:rPrChange w:id="625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5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index="2"&gt;</w:t>
        </w:r>
      </w:ins>
    </w:p>
    <w:p w:rsidR="00225A3C" w:rsidRPr="00880017" w:rsidRDefault="00225A3C" w:rsidP="00880017">
      <w:pPr>
        <w:rPr>
          <w:ins w:id="6257" w:author="Caree2" w:date="2017-04-02T07:38:00Z"/>
          <w:color w:val="008080"/>
          <w:rPrChange w:id="6258" w:author="Caree2" w:date="2017-04-02T07:54:00Z">
            <w:rPr>
              <w:ins w:id="625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60" w:author="Caree2" w:date="2017-04-02T07:54:00Z">
          <w:pPr>
            <w:autoSpaceDE w:val="0"/>
            <w:autoSpaceDN w:val="0"/>
            <w:adjustRightInd w:val="0"/>
          </w:pPr>
        </w:pPrChange>
      </w:pPr>
      <w:ins w:id="6261" w:author="Caree2" w:date="2017-04-02T07:38:00Z">
        <w:r w:rsidRPr="00880017">
          <w:rPr>
            <w:color w:val="008080"/>
            <w:rPrChange w:id="626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6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6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bean="mfgDate"/&gt;</w:t>
        </w:r>
      </w:ins>
    </w:p>
    <w:p w:rsidR="00225A3C" w:rsidRPr="00880017" w:rsidRDefault="00225A3C" w:rsidP="00880017">
      <w:pPr>
        <w:rPr>
          <w:ins w:id="6265" w:author="Caree2" w:date="2017-04-02T07:38:00Z"/>
          <w:color w:val="008080"/>
          <w:rPrChange w:id="6266" w:author="Caree2" w:date="2017-04-02T07:54:00Z">
            <w:rPr>
              <w:ins w:id="626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68" w:author="Caree2" w:date="2017-04-02T07:54:00Z">
          <w:pPr>
            <w:autoSpaceDE w:val="0"/>
            <w:autoSpaceDN w:val="0"/>
            <w:adjustRightInd w:val="0"/>
          </w:pPr>
        </w:pPrChange>
      </w:pPr>
      <w:ins w:id="6269" w:author="Caree2" w:date="2017-04-02T07:38:00Z">
        <w:r w:rsidRPr="00880017">
          <w:rPr>
            <w:color w:val="008080"/>
            <w:rPrChange w:id="627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7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272" w:author="Caree2" w:date="2017-04-02T07:38:00Z"/>
          <w:color w:val="008080"/>
          <w:rPrChange w:id="6273" w:author="Caree2" w:date="2017-04-02T07:54:00Z">
            <w:rPr>
              <w:ins w:id="6274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75" w:author="Caree2" w:date="2017-04-02T07:54:00Z">
          <w:pPr>
            <w:autoSpaceDE w:val="0"/>
            <w:autoSpaceDN w:val="0"/>
            <w:adjustRightInd w:val="0"/>
          </w:pPr>
        </w:pPrChange>
      </w:pPr>
      <w:ins w:id="6276" w:author="Caree2" w:date="2017-04-02T07:38:00Z">
        <w:r w:rsidRPr="00880017">
          <w:rPr>
            <w:color w:val="008080"/>
            <w:rPrChange w:id="627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7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225A3C" w:rsidRPr="00880017" w:rsidRDefault="00225A3C" w:rsidP="00880017">
      <w:pPr>
        <w:rPr>
          <w:ins w:id="6279" w:author="Caree2" w:date="2017-04-02T07:38:00Z"/>
          <w:color w:val="008080"/>
          <w:rPrChange w:id="6280" w:author="Caree2" w:date="2017-04-02T07:54:00Z">
            <w:rPr>
              <w:ins w:id="628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82" w:author="Caree2" w:date="2017-04-02T07:54:00Z">
          <w:pPr>
            <w:autoSpaceDE w:val="0"/>
            <w:autoSpaceDN w:val="0"/>
            <w:adjustRightInd w:val="0"/>
          </w:pPr>
        </w:pPrChange>
      </w:pPr>
      <w:ins w:id="6283" w:author="Caree2" w:date="2017-04-02T07:38:00Z">
        <w:r w:rsidRPr="00880017">
          <w:rPr>
            <w:color w:val="008080"/>
            <w:rPrChange w:id="628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8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8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bean="expDate"/&gt;</w:t>
        </w:r>
      </w:ins>
    </w:p>
    <w:p w:rsidR="00225A3C" w:rsidRPr="00880017" w:rsidRDefault="00225A3C" w:rsidP="00880017">
      <w:pPr>
        <w:rPr>
          <w:ins w:id="6287" w:author="Caree2" w:date="2017-04-02T07:38:00Z"/>
          <w:color w:val="008080"/>
          <w:rPrChange w:id="6288" w:author="Caree2" w:date="2017-04-02T07:54:00Z">
            <w:rPr>
              <w:ins w:id="628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90" w:author="Caree2" w:date="2017-04-02T07:54:00Z">
          <w:pPr>
            <w:autoSpaceDE w:val="0"/>
            <w:autoSpaceDN w:val="0"/>
            <w:adjustRightInd w:val="0"/>
          </w:pPr>
        </w:pPrChange>
      </w:pPr>
      <w:ins w:id="6291" w:author="Caree2" w:date="2017-04-02T07:38:00Z">
        <w:r w:rsidRPr="00880017">
          <w:rPr>
            <w:color w:val="008080"/>
            <w:rPrChange w:id="629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29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294" w:author="Caree2" w:date="2017-04-02T07:38:00Z"/>
          <w:color w:val="008080"/>
          <w:rPrChange w:id="6295" w:author="Caree2" w:date="2017-04-02T07:54:00Z">
            <w:rPr>
              <w:ins w:id="629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297" w:author="Caree2" w:date="2017-04-02T07:54:00Z">
          <w:pPr>
            <w:autoSpaceDE w:val="0"/>
            <w:autoSpaceDN w:val="0"/>
            <w:adjustRightInd w:val="0"/>
          </w:pPr>
        </w:pPrChange>
      </w:pPr>
      <w:ins w:id="6298" w:author="Caree2" w:date="2017-04-02T07:38:00Z">
        <w:r w:rsidRPr="00880017">
          <w:rPr>
            <w:color w:val="008080"/>
            <w:rPrChange w:id="6299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&lt;/bean&gt;</w:t>
        </w:r>
      </w:ins>
    </w:p>
    <w:p w:rsidR="00225A3C" w:rsidRPr="00880017" w:rsidRDefault="00225A3C" w:rsidP="00880017">
      <w:pPr>
        <w:rPr>
          <w:ins w:id="6300" w:author="Caree2" w:date="2017-04-02T07:38:00Z"/>
          <w:color w:val="008080"/>
          <w:rPrChange w:id="6301" w:author="Caree2" w:date="2017-04-02T07:54:00Z">
            <w:rPr>
              <w:ins w:id="630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03" w:author="Caree2" w:date="2017-04-02T07:54:00Z">
          <w:pPr>
            <w:autoSpaceDE w:val="0"/>
            <w:autoSpaceDN w:val="0"/>
            <w:adjustRightInd w:val="0"/>
          </w:pPr>
        </w:pPrChange>
      </w:pPr>
    </w:p>
    <w:p w:rsidR="00225A3C" w:rsidRPr="00880017" w:rsidRDefault="00225A3C" w:rsidP="00880017">
      <w:pPr>
        <w:rPr>
          <w:ins w:id="6304" w:author="Caree2" w:date="2017-04-02T07:38:00Z"/>
          <w:color w:val="008080"/>
          <w:rPrChange w:id="6305" w:author="Caree2" w:date="2017-04-02T07:54:00Z">
            <w:rPr>
              <w:ins w:id="630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07" w:author="Caree2" w:date="2017-04-02T07:54:00Z">
          <w:pPr>
            <w:autoSpaceDE w:val="0"/>
            <w:autoSpaceDN w:val="0"/>
            <w:adjustRightInd w:val="0"/>
          </w:pPr>
        </w:pPrChange>
      </w:pPr>
      <w:ins w:id="6308" w:author="Caree2" w:date="2017-04-02T07:38:00Z">
        <w:r w:rsidRPr="00880017">
          <w:rPr>
            <w:color w:val="008080"/>
            <w:rPrChange w:id="6309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id="potatoe" class="com.rollingstone.springframework.basic.ioc.contructor.injection.collection.CartItem"&gt;</w:t>
        </w:r>
      </w:ins>
    </w:p>
    <w:p w:rsidR="00225A3C" w:rsidRPr="00880017" w:rsidRDefault="00225A3C" w:rsidP="00880017">
      <w:pPr>
        <w:rPr>
          <w:ins w:id="6310" w:author="Caree2" w:date="2017-04-02T07:38:00Z"/>
          <w:color w:val="008080"/>
          <w:rPrChange w:id="6311" w:author="Caree2" w:date="2017-04-02T07:54:00Z">
            <w:rPr>
              <w:ins w:id="631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13" w:author="Caree2" w:date="2017-04-02T07:54:00Z">
          <w:pPr>
            <w:autoSpaceDE w:val="0"/>
            <w:autoSpaceDN w:val="0"/>
            <w:adjustRightInd w:val="0"/>
          </w:pPr>
        </w:pPrChange>
      </w:pPr>
      <w:ins w:id="6314" w:author="Caree2" w:date="2017-04-02T07:38:00Z">
        <w:r w:rsidRPr="00880017">
          <w:rPr>
            <w:color w:val="008080"/>
            <w:rPrChange w:id="631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1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value="02"&gt;&lt;/constructor-arg&gt;</w:t>
        </w:r>
      </w:ins>
    </w:p>
    <w:p w:rsidR="00225A3C" w:rsidRPr="00880017" w:rsidRDefault="00225A3C" w:rsidP="00880017">
      <w:pPr>
        <w:rPr>
          <w:ins w:id="6317" w:author="Caree2" w:date="2017-04-02T07:38:00Z"/>
          <w:color w:val="008080"/>
          <w:rPrChange w:id="6318" w:author="Caree2" w:date="2017-04-02T07:54:00Z">
            <w:rPr>
              <w:ins w:id="631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20" w:author="Caree2" w:date="2017-04-02T07:54:00Z">
          <w:pPr>
            <w:autoSpaceDE w:val="0"/>
            <w:autoSpaceDN w:val="0"/>
            <w:adjustRightInd w:val="0"/>
          </w:pPr>
        </w:pPrChange>
      </w:pPr>
      <w:ins w:id="6321" w:author="Caree2" w:date="2017-04-02T07:38:00Z">
        <w:r w:rsidRPr="00880017">
          <w:rPr>
            <w:color w:val="008080"/>
            <w:rPrChange w:id="632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2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value="Potatoe"&gt;&lt;/constructor-arg&gt;</w:t>
        </w:r>
      </w:ins>
    </w:p>
    <w:p w:rsidR="00225A3C" w:rsidRPr="00880017" w:rsidRDefault="00225A3C" w:rsidP="00880017">
      <w:pPr>
        <w:rPr>
          <w:ins w:id="6324" w:author="Caree2" w:date="2017-04-02T07:38:00Z"/>
          <w:color w:val="008080"/>
          <w:rPrChange w:id="6325" w:author="Caree2" w:date="2017-04-02T07:54:00Z">
            <w:rPr>
              <w:ins w:id="632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27" w:author="Caree2" w:date="2017-04-02T07:54:00Z">
          <w:pPr>
            <w:autoSpaceDE w:val="0"/>
            <w:autoSpaceDN w:val="0"/>
            <w:adjustRightInd w:val="0"/>
          </w:pPr>
        </w:pPrChange>
      </w:pPr>
      <w:ins w:id="6328" w:author="Caree2" w:date="2017-04-02T07:38:00Z">
        <w:r w:rsidRPr="00880017">
          <w:rPr>
            <w:color w:val="008080"/>
            <w:rPrChange w:id="632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633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3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index="2"&gt;</w:t>
        </w:r>
      </w:ins>
    </w:p>
    <w:p w:rsidR="00225A3C" w:rsidRPr="00880017" w:rsidRDefault="00225A3C" w:rsidP="00880017">
      <w:pPr>
        <w:rPr>
          <w:ins w:id="6332" w:author="Caree2" w:date="2017-04-02T07:38:00Z"/>
          <w:color w:val="008080"/>
          <w:rPrChange w:id="6333" w:author="Caree2" w:date="2017-04-02T07:54:00Z">
            <w:rPr>
              <w:ins w:id="6334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35" w:author="Caree2" w:date="2017-04-02T07:54:00Z">
          <w:pPr>
            <w:autoSpaceDE w:val="0"/>
            <w:autoSpaceDN w:val="0"/>
            <w:adjustRightInd w:val="0"/>
          </w:pPr>
        </w:pPrChange>
      </w:pPr>
      <w:ins w:id="6336" w:author="Caree2" w:date="2017-04-02T07:38:00Z">
        <w:r w:rsidRPr="00880017">
          <w:rPr>
            <w:color w:val="008080"/>
            <w:rPrChange w:id="633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3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3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bean="mfgDate"/&gt;</w:t>
        </w:r>
      </w:ins>
    </w:p>
    <w:p w:rsidR="00225A3C" w:rsidRPr="00880017" w:rsidRDefault="00225A3C" w:rsidP="00880017">
      <w:pPr>
        <w:rPr>
          <w:ins w:id="6340" w:author="Caree2" w:date="2017-04-02T07:38:00Z"/>
          <w:color w:val="008080"/>
          <w:rPrChange w:id="6341" w:author="Caree2" w:date="2017-04-02T07:54:00Z">
            <w:rPr>
              <w:ins w:id="634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43" w:author="Caree2" w:date="2017-04-02T07:54:00Z">
          <w:pPr>
            <w:autoSpaceDE w:val="0"/>
            <w:autoSpaceDN w:val="0"/>
            <w:adjustRightInd w:val="0"/>
          </w:pPr>
        </w:pPrChange>
      </w:pPr>
      <w:ins w:id="6344" w:author="Caree2" w:date="2017-04-02T07:38:00Z">
        <w:r w:rsidRPr="00880017">
          <w:rPr>
            <w:color w:val="008080"/>
            <w:rPrChange w:id="634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4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347" w:author="Caree2" w:date="2017-04-02T07:38:00Z"/>
          <w:color w:val="008080"/>
          <w:rPrChange w:id="6348" w:author="Caree2" w:date="2017-04-02T07:54:00Z">
            <w:rPr>
              <w:ins w:id="634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50" w:author="Caree2" w:date="2017-04-02T07:54:00Z">
          <w:pPr>
            <w:autoSpaceDE w:val="0"/>
            <w:autoSpaceDN w:val="0"/>
            <w:adjustRightInd w:val="0"/>
          </w:pPr>
        </w:pPrChange>
      </w:pPr>
      <w:ins w:id="6351" w:author="Caree2" w:date="2017-04-02T07:38:00Z">
        <w:r w:rsidRPr="00880017">
          <w:rPr>
            <w:color w:val="008080"/>
            <w:rPrChange w:id="635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5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225A3C" w:rsidRPr="00880017" w:rsidRDefault="00225A3C" w:rsidP="00880017">
      <w:pPr>
        <w:rPr>
          <w:ins w:id="6354" w:author="Caree2" w:date="2017-04-02T07:38:00Z"/>
          <w:color w:val="008080"/>
          <w:rPrChange w:id="6355" w:author="Caree2" w:date="2017-04-02T07:54:00Z">
            <w:rPr>
              <w:ins w:id="635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57" w:author="Caree2" w:date="2017-04-02T07:54:00Z">
          <w:pPr>
            <w:autoSpaceDE w:val="0"/>
            <w:autoSpaceDN w:val="0"/>
            <w:adjustRightInd w:val="0"/>
          </w:pPr>
        </w:pPrChange>
      </w:pPr>
      <w:ins w:id="6358" w:author="Caree2" w:date="2017-04-02T07:38:00Z">
        <w:r w:rsidRPr="00880017">
          <w:rPr>
            <w:color w:val="008080"/>
            <w:rPrChange w:id="635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6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6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bean="expDate"/&gt;</w:t>
        </w:r>
      </w:ins>
    </w:p>
    <w:p w:rsidR="00225A3C" w:rsidRPr="00880017" w:rsidRDefault="00225A3C" w:rsidP="00880017">
      <w:pPr>
        <w:rPr>
          <w:ins w:id="6362" w:author="Caree2" w:date="2017-04-02T07:38:00Z"/>
          <w:color w:val="008080"/>
          <w:rPrChange w:id="6363" w:author="Caree2" w:date="2017-04-02T07:54:00Z">
            <w:rPr>
              <w:ins w:id="6364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65" w:author="Caree2" w:date="2017-04-02T07:54:00Z">
          <w:pPr>
            <w:autoSpaceDE w:val="0"/>
            <w:autoSpaceDN w:val="0"/>
            <w:adjustRightInd w:val="0"/>
          </w:pPr>
        </w:pPrChange>
      </w:pPr>
      <w:ins w:id="6366" w:author="Caree2" w:date="2017-04-02T07:38:00Z">
        <w:r w:rsidRPr="00880017">
          <w:rPr>
            <w:color w:val="008080"/>
            <w:rPrChange w:id="636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6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369" w:author="Caree2" w:date="2017-04-02T07:38:00Z"/>
          <w:color w:val="008080"/>
          <w:rPrChange w:id="6370" w:author="Caree2" w:date="2017-04-02T07:54:00Z">
            <w:rPr>
              <w:ins w:id="637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72" w:author="Caree2" w:date="2017-04-02T07:54:00Z">
          <w:pPr>
            <w:autoSpaceDE w:val="0"/>
            <w:autoSpaceDN w:val="0"/>
            <w:adjustRightInd w:val="0"/>
          </w:pPr>
        </w:pPrChange>
      </w:pPr>
      <w:ins w:id="6373" w:author="Caree2" w:date="2017-04-02T07:38:00Z">
        <w:r w:rsidRPr="00880017">
          <w:rPr>
            <w:color w:val="008080"/>
            <w:rPrChange w:id="6374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&lt;/bean&gt;</w:t>
        </w:r>
      </w:ins>
    </w:p>
    <w:p w:rsidR="00225A3C" w:rsidRPr="00880017" w:rsidRDefault="00225A3C" w:rsidP="00880017">
      <w:pPr>
        <w:rPr>
          <w:ins w:id="6375" w:author="Caree2" w:date="2017-04-02T07:38:00Z"/>
          <w:color w:val="008080"/>
          <w:rPrChange w:id="6376" w:author="Caree2" w:date="2017-04-02T07:54:00Z">
            <w:rPr>
              <w:ins w:id="637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78" w:author="Caree2" w:date="2017-04-02T07:54:00Z">
          <w:pPr>
            <w:autoSpaceDE w:val="0"/>
            <w:autoSpaceDN w:val="0"/>
            <w:adjustRightInd w:val="0"/>
          </w:pPr>
        </w:pPrChange>
      </w:pPr>
    </w:p>
    <w:p w:rsidR="00225A3C" w:rsidRPr="00880017" w:rsidRDefault="00225A3C" w:rsidP="00880017">
      <w:pPr>
        <w:rPr>
          <w:ins w:id="6379" w:author="Caree2" w:date="2017-04-02T07:38:00Z"/>
          <w:color w:val="008080"/>
          <w:rPrChange w:id="6380" w:author="Caree2" w:date="2017-04-02T07:54:00Z">
            <w:rPr>
              <w:ins w:id="638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82" w:author="Caree2" w:date="2017-04-02T07:54:00Z">
          <w:pPr>
            <w:autoSpaceDE w:val="0"/>
            <w:autoSpaceDN w:val="0"/>
            <w:adjustRightInd w:val="0"/>
          </w:pPr>
        </w:pPrChange>
      </w:pPr>
      <w:ins w:id="6383" w:author="Caree2" w:date="2017-04-02T07:38:00Z">
        <w:r w:rsidRPr="00880017">
          <w:rPr>
            <w:color w:val="008080"/>
            <w:rPrChange w:id="6384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id="pizza" class="com.rollingstone.springframework.basic.ioc.contructor.injection.collection.CartItem"&gt;</w:t>
        </w:r>
      </w:ins>
    </w:p>
    <w:p w:rsidR="00225A3C" w:rsidRPr="00880017" w:rsidRDefault="00225A3C" w:rsidP="00880017">
      <w:pPr>
        <w:rPr>
          <w:ins w:id="6385" w:author="Caree2" w:date="2017-04-02T07:38:00Z"/>
          <w:color w:val="008080"/>
          <w:rPrChange w:id="6386" w:author="Caree2" w:date="2017-04-02T07:54:00Z">
            <w:rPr>
              <w:ins w:id="638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88" w:author="Caree2" w:date="2017-04-02T07:54:00Z">
          <w:pPr>
            <w:autoSpaceDE w:val="0"/>
            <w:autoSpaceDN w:val="0"/>
            <w:adjustRightInd w:val="0"/>
          </w:pPr>
        </w:pPrChange>
      </w:pPr>
      <w:ins w:id="6389" w:author="Caree2" w:date="2017-04-02T07:38:00Z">
        <w:r w:rsidRPr="00880017">
          <w:rPr>
            <w:color w:val="008080"/>
            <w:rPrChange w:id="639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9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value="03"&gt;&lt;/constructor-arg&gt;</w:t>
        </w:r>
      </w:ins>
    </w:p>
    <w:p w:rsidR="00225A3C" w:rsidRPr="00880017" w:rsidRDefault="00225A3C" w:rsidP="00880017">
      <w:pPr>
        <w:rPr>
          <w:ins w:id="6392" w:author="Caree2" w:date="2017-04-02T07:38:00Z"/>
          <w:color w:val="008080"/>
          <w:rPrChange w:id="6393" w:author="Caree2" w:date="2017-04-02T07:54:00Z">
            <w:rPr>
              <w:ins w:id="6394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395" w:author="Caree2" w:date="2017-04-02T07:54:00Z">
          <w:pPr>
            <w:autoSpaceDE w:val="0"/>
            <w:autoSpaceDN w:val="0"/>
            <w:adjustRightInd w:val="0"/>
          </w:pPr>
        </w:pPrChange>
      </w:pPr>
      <w:ins w:id="6396" w:author="Caree2" w:date="2017-04-02T07:38:00Z">
        <w:r w:rsidRPr="00880017">
          <w:rPr>
            <w:color w:val="008080"/>
            <w:rPrChange w:id="639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39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value="Pizza"&gt;&lt;/constructor-arg&gt;</w:t>
        </w:r>
      </w:ins>
    </w:p>
    <w:p w:rsidR="00225A3C" w:rsidRPr="00880017" w:rsidRDefault="00225A3C" w:rsidP="00880017">
      <w:pPr>
        <w:rPr>
          <w:ins w:id="6399" w:author="Caree2" w:date="2017-04-02T07:38:00Z"/>
          <w:color w:val="008080"/>
          <w:rPrChange w:id="6400" w:author="Caree2" w:date="2017-04-02T07:54:00Z">
            <w:rPr>
              <w:ins w:id="640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02" w:author="Caree2" w:date="2017-04-02T07:54:00Z">
          <w:pPr>
            <w:autoSpaceDE w:val="0"/>
            <w:autoSpaceDN w:val="0"/>
            <w:adjustRightInd w:val="0"/>
          </w:pPr>
        </w:pPrChange>
      </w:pPr>
      <w:ins w:id="6403" w:author="Caree2" w:date="2017-04-02T07:38:00Z">
        <w:r w:rsidRPr="00880017">
          <w:rPr>
            <w:color w:val="008080"/>
            <w:rPrChange w:id="640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0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index="2"&gt;</w:t>
        </w:r>
      </w:ins>
    </w:p>
    <w:p w:rsidR="00225A3C" w:rsidRPr="00880017" w:rsidRDefault="00225A3C" w:rsidP="00880017">
      <w:pPr>
        <w:rPr>
          <w:ins w:id="6406" w:author="Caree2" w:date="2017-04-02T07:38:00Z"/>
          <w:color w:val="008080"/>
          <w:rPrChange w:id="6407" w:author="Caree2" w:date="2017-04-02T07:54:00Z">
            <w:rPr>
              <w:ins w:id="640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09" w:author="Caree2" w:date="2017-04-02T07:54:00Z">
          <w:pPr>
            <w:autoSpaceDE w:val="0"/>
            <w:autoSpaceDN w:val="0"/>
            <w:adjustRightInd w:val="0"/>
          </w:pPr>
        </w:pPrChange>
      </w:pPr>
      <w:ins w:id="6410" w:author="Caree2" w:date="2017-04-02T07:38:00Z">
        <w:r w:rsidRPr="00880017">
          <w:rPr>
            <w:color w:val="008080"/>
            <w:rPrChange w:id="641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1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1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bean="mfgDate"/&gt;</w:t>
        </w:r>
      </w:ins>
    </w:p>
    <w:p w:rsidR="00225A3C" w:rsidRPr="00880017" w:rsidRDefault="00225A3C" w:rsidP="00880017">
      <w:pPr>
        <w:rPr>
          <w:ins w:id="6414" w:author="Caree2" w:date="2017-04-02T07:38:00Z"/>
          <w:color w:val="008080"/>
          <w:rPrChange w:id="6415" w:author="Caree2" w:date="2017-04-02T07:54:00Z">
            <w:rPr>
              <w:ins w:id="641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17" w:author="Caree2" w:date="2017-04-02T07:54:00Z">
          <w:pPr>
            <w:autoSpaceDE w:val="0"/>
            <w:autoSpaceDN w:val="0"/>
            <w:adjustRightInd w:val="0"/>
          </w:pPr>
        </w:pPrChange>
      </w:pPr>
      <w:ins w:id="6418" w:author="Caree2" w:date="2017-04-02T07:38:00Z">
        <w:r w:rsidRPr="00880017">
          <w:rPr>
            <w:color w:val="008080"/>
            <w:rPrChange w:id="641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2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421" w:author="Caree2" w:date="2017-04-02T07:38:00Z"/>
          <w:color w:val="008080"/>
          <w:rPrChange w:id="6422" w:author="Caree2" w:date="2017-04-02T07:54:00Z">
            <w:rPr>
              <w:ins w:id="642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24" w:author="Caree2" w:date="2017-04-02T07:54:00Z">
          <w:pPr>
            <w:autoSpaceDE w:val="0"/>
            <w:autoSpaceDN w:val="0"/>
            <w:adjustRightInd w:val="0"/>
          </w:pPr>
        </w:pPrChange>
      </w:pPr>
      <w:ins w:id="6425" w:author="Caree2" w:date="2017-04-02T07:38:00Z">
        <w:r w:rsidRPr="00880017">
          <w:rPr>
            <w:color w:val="008080"/>
            <w:rPrChange w:id="642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2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225A3C" w:rsidRPr="00880017" w:rsidRDefault="00225A3C" w:rsidP="00880017">
      <w:pPr>
        <w:rPr>
          <w:ins w:id="6428" w:author="Caree2" w:date="2017-04-02T07:38:00Z"/>
          <w:color w:val="008080"/>
          <w:rPrChange w:id="6429" w:author="Caree2" w:date="2017-04-02T07:54:00Z">
            <w:rPr>
              <w:ins w:id="643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31" w:author="Caree2" w:date="2017-04-02T07:54:00Z">
          <w:pPr>
            <w:autoSpaceDE w:val="0"/>
            <w:autoSpaceDN w:val="0"/>
            <w:adjustRightInd w:val="0"/>
          </w:pPr>
        </w:pPrChange>
      </w:pPr>
      <w:ins w:id="6432" w:author="Caree2" w:date="2017-04-02T07:38:00Z">
        <w:r w:rsidRPr="00880017">
          <w:rPr>
            <w:color w:val="008080"/>
            <w:rPrChange w:id="643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3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3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bean="expDate"/&gt;</w:t>
        </w:r>
      </w:ins>
    </w:p>
    <w:p w:rsidR="00225A3C" w:rsidRPr="00880017" w:rsidRDefault="00225A3C" w:rsidP="00880017">
      <w:pPr>
        <w:rPr>
          <w:ins w:id="6436" w:author="Caree2" w:date="2017-04-02T07:38:00Z"/>
          <w:color w:val="008080"/>
          <w:rPrChange w:id="6437" w:author="Caree2" w:date="2017-04-02T07:54:00Z">
            <w:rPr>
              <w:ins w:id="643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39" w:author="Caree2" w:date="2017-04-02T07:54:00Z">
          <w:pPr>
            <w:autoSpaceDE w:val="0"/>
            <w:autoSpaceDN w:val="0"/>
            <w:adjustRightInd w:val="0"/>
          </w:pPr>
        </w:pPrChange>
      </w:pPr>
      <w:ins w:id="6440" w:author="Caree2" w:date="2017-04-02T07:38:00Z">
        <w:r w:rsidRPr="00880017">
          <w:rPr>
            <w:color w:val="008080"/>
            <w:rPrChange w:id="644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4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443" w:author="Caree2" w:date="2017-04-02T07:38:00Z"/>
          <w:color w:val="008080"/>
          <w:rPrChange w:id="6444" w:author="Caree2" w:date="2017-04-02T07:54:00Z">
            <w:rPr>
              <w:ins w:id="644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46" w:author="Caree2" w:date="2017-04-02T07:54:00Z">
          <w:pPr>
            <w:autoSpaceDE w:val="0"/>
            <w:autoSpaceDN w:val="0"/>
            <w:adjustRightInd w:val="0"/>
          </w:pPr>
        </w:pPrChange>
      </w:pPr>
      <w:ins w:id="6447" w:author="Caree2" w:date="2017-04-02T07:38:00Z">
        <w:r w:rsidRPr="00880017">
          <w:rPr>
            <w:color w:val="008080"/>
            <w:rPrChange w:id="6448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&lt;/bean&gt;</w:t>
        </w:r>
      </w:ins>
    </w:p>
    <w:p w:rsidR="00225A3C" w:rsidRPr="00880017" w:rsidRDefault="00225A3C" w:rsidP="00880017">
      <w:pPr>
        <w:rPr>
          <w:ins w:id="6449" w:author="Caree2" w:date="2017-04-02T07:38:00Z"/>
          <w:color w:val="008080"/>
          <w:rPrChange w:id="6450" w:author="Caree2" w:date="2017-04-02T07:54:00Z">
            <w:rPr>
              <w:ins w:id="645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52" w:author="Caree2" w:date="2017-04-02T07:54:00Z">
          <w:pPr>
            <w:autoSpaceDE w:val="0"/>
            <w:autoSpaceDN w:val="0"/>
            <w:adjustRightInd w:val="0"/>
          </w:pPr>
        </w:pPrChange>
      </w:pPr>
    </w:p>
    <w:p w:rsidR="00225A3C" w:rsidRPr="00880017" w:rsidRDefault="00225A3C" w:rsidP="00880017">
      <w:pPr>
        <w:rPr>
          <w:ins w:id="6453" w:author="Caree2" w:date="2017-04-02T07:38:00Z"/>
          <w:color w:val="008080"/>
          <w:rPrChange w:id="6454" w:author="Caree2" w:date="2017-04-02T07:54:00Z">
            <w:rPr>
              <w:ins w:id="645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56" w:author="Caree2" w:date="2017-04-02T07:54:00Z">
          <w:pPr>
            <w:autoSpaceDE w:val="0"/>
            <w:autoSpaceDN w:val="0"/>
            <w:adjustRightInd w:val="0"/>
          </w:pPr>
        </w:pPrChange>
      </w:pPr>
      <w:ins w:id="6457" w:author="Caree2" w:date="2017-04-02T07:38:00Z">
        <w:r w:rsidRPr="00880017">
          <w:rPr>
            <w:color w:val="008080"/>
            <w:rPrChange w:id="6458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id="cookies" class="com.rollingstone.springframework.basic.ioc.contructor.injection.collection.CartItem"&gt;</w:t>
        </w:r>
      </w:ins>
    </w:p>
    <w:p w:rsidR="00225A3C" w:rsidRPr="00880017" w:rsidRDefault="00225A3C" w:rsidP="00880017">
      <w:pPr>
        <w:rPr>
          <w:ins w:id="6459" w:author="Caree2" w:date="2017-04-02T07:38:00Z"/>
          <w:color w:val="008080"/>
          <w:rPrChange w:id="6460" w:author="Caree2" w:date="2017-04-02T07:54:00Z">
            <w:rPr>
              <w:ins w:id="646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62" w:author="Caree2" w:date="2017-04-02T07:54:00Z">
          <w:pPr>
            <w:autoSpaceDE w:val="0"/>
            <w:autoSpaceDN w:val="0"/>
            <w:adjustRightInd w:val="0"/>
          </w:pPr>
        </w:pPrChange>
      </w:pPr>
      <w:ins w:id="6463" w:author="Caree2" w:date="2017-04-02T07:38:00Z">
        <w:r w:rsidRPr="00880017">
          <w:rPr>
            <w:color w:val="008080"/>
            <w:rPrChange w:id="646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6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value="04"&gt;&lt;/constructor-arg&gt;</w:t>
        </w:r>
      </w:ins>
    </w:p>
    <w:p w:rsidR="00225A3C" w:rsidRPr="00880017" w:rsidRDefault="00225A3C" w:rsidP="00880017">
      <w:pPr>
        <w:rPr>
          <w:ins w:id="6466" w:author="Caree2" w:date="2017-04-02T07:38:00Z"/>
          <w:color w:val="008080"/>
          <w:rPrChange w:id="6467" w:author="Caree2" w:date="2017-04-02T07:54:00Z">
            <w:rPr>
              <w:ins w:id="646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69" w:author="Caree2" w:date="2017-04-02T07:54:00Z">
          <w:pPr>
            <w:autoSpaceDE w:val="0"/>
            <w:autoSpaceDN w:val="0"/>
            <w:adjustRightInd w:val="0"/>
          </w:pPr>
        </w:pPrChange>
      </w:pPr>
      <w:ins w:id="6470" w:author="Caree2" w:date="2017-04-02T07:38:00Z">
        <w:r w:rsidRPr="00880017">
          <w:rPr>
            <w:color w:val="008080"/>
            <w:rPrChange w:id="647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7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value="Cookies"&gt;&lt;/constructor-arg&gt;</w:t>
        </w:r>
      </w:ins>
    </w:p>
    <w:p w:rsidR="00225A3C" w:rsidRPr="00880017" w:rsidRDefault="00225A3C" w:rsidP="00880017">
      <w:pPr>
        <w:rPr>
          <w:ins w:id="6473" w:author="Caree2" w:date="2017-04-02T07:38:00Z"/>
          <w:color w:val="008080"/>
          <w:rPrChange w:id="6474" w:author="Caree2" w:date="2017-04-02T07:54:00Z">
            <w:rPr>
              <w:ins w:id="647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76" w:author="Caree2" w:date="2017-04-02T07:54:00Z">
          <w:pPr>
            <w:autoSpaceDE w:val="0"/>
            <w:autoSpaceDN w:val="0"/>
            <w:adjustRightInd w:val="0"/>
          </w:pPr>
        </w:pPrChange>
      </w:pPr>
      <w:ins w:id="6477" w:author="Caree2" w:date="2017-04-02T07:38:00Z">
        <w:r w:rsidRPr="00880017">
          <w:rPr>
            <w:color w:val="008080"/>
            <w:rPrChange w:id="647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7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index="2"&gt;</w:t>
        </w:r>
      </w:ins>
    </w:p>
    <w:p w:rsidR="00225A3C" w:rsidRPr="00880017" w:rsidRDefault="00225A3C" w:rsidP="00880017">
      <w:pPr>
        <w:rPr>
          <w:ins w:id="6480" w:author="Caree2" w:date="2017-04-02T07:38:00Z"/>
          <w:color w:val="008080"/>
          <w:rPrChange w:id="6481" w:author="Caree2" w:date="2017-04-02T07:54:00Z">
            <w:rPr>
              <w:ins w:id="648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83" w:author="Caree2" w:date="2017-04-02T07:54:00Z">
          <w:pPr>
            <w:autoSpaceDE w:val="0"/>
            <w:autoSpaceDN w:val="0"/>
            <w:adjustRightInd w:val="0"/>
          </w:pPr>
        </w:pPrChange>
      </w:pPr>
      <w:ins w:id="6484" w:author="Caree2" w:date="2017-04-02T07:38:00Z">
        <w:r w:rsidRPr="00880017">
          <w:rPr>
            <w:color w:val="008080"/>
            <w:rPrChange w:id="648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8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8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bean="mfgDate"/&gt;</w:t>
        </w:r>
      </w:ins>
    </w:p>
    <w:p w:rsidR="00225A3C" w:rsidRPr="00880017" w:rsidRDefault="00225A3C" w:rsidP="00880017">
      <w:pPr>
        <w:rPr>
          <w:ins w:id="6488" w:author="Caree2" w:date="2017-04-02T07:38:00Z"/>
          <w:color w:val="008080"/>
          <w:rPrChange w:id="6489" w:author="Caree2" w:date="2017-04-02T07:54:00Z">
            <w:rPr>
              <w:ins w:id="6490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91" w:author="Caree2" w:date="2017-04-02T07:54:00Z">
          <w:pPr>
            <w:autoSpaceDE w:val="0"/>
            <w:autoSpaceDN w:val="0"/>
            <w:adjustRightInd w:val="0"/>
          </w:pPr>
        </w:pPrChange>
      </w:pPr>
      <w:ins w:id="6492" w:author="Caree2" w:date="2017-04-02T07:38:00Z">
        <w:r w:rsidRPr="00880017">
          <w:rPr>
            <w:color w:val="008080"/>
            <w:rPrChange w:id="649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49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495" w:author="Caree2" w:date="2017-04-02T07:38:00Z"/>
          <w:color w:val="008080"/>
          <w:rPrChange w:id="6496" w:author="Caree2" w:date="2017-04-02T07:54:00Z">
            <w:rPr>
              <w:ins w:id="6497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498" w:author="Caree2" w:date="2017-04-02T07:54:00Z">
          <w:pPr>
            <w:autoSpaceDE w:val="0"/>
            <w:autoSpaceDN w:val="0"/>
            <w:adjustRightInd w:val="0"/>
          </w:pPr>
        </w:pPrChange>
      </w:pPr>
      <w:ins w:id="6499" w:author="Caree2" w:date="2017-04-02T07:38:00Z">
        <w:r w:rsidRPr="00880017">
          <w:rPr>
            <w:color w:val="008080"/>
            <w:rPrChange w:id="650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0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225A3C" w:rsidRPr="00880017" w:rsidRDefault="00225A3C" w:rsidP="00880017">
      <w:pPr>
        <w:rPr>
          <w:ins w:id="6502" w:author="Caree2" w:date="2017-04-02T07:38:00Z"/>
          <w:color w:val="008080"/>
          <w:rPrChange w:id="6503" w:author="Caree2" w:date="2017-04-02T07:54:00Z">
            <w:rPr>
              <w:ins w:id="6504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05" w:author="Caree2" w:date="2017-04-02T07:54:00Z">
          <w:pPr>
            <w:autoSpaceDE w:val="0"/>
            <w:autoSpaceDN w:val="0"/>
            <w:adjustRightInd w:val="0"/>
          </w:pPr>
        </w:pPrChange>
      </w:pPr>
      <w:ins w:id="6506" w:author="Caree2" w:date="2017-04-02T07:38:00Z">
        <w:r w:rsidRPr="00880017">
          <w:rPr>
            <w:color w:val="008080"/>
            <w:rPrChange w:id="650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0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0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bean="expDate"/&gt;</w:t>
        </w:r>
      </w:ins>
    </w:p>
    <w:p w:rsidR="00225A3C" w:rsidRPr="00880017" w:rsidRDefault="00225A3C" w:rsidP="00880017">
      <w:pPr>
        <w:rPr>
          <w:ins w:id="6510" w:author="Caree2" w:date="2017-04-02T07:38:00Z"/>
          <w:color w:val="008080"/>
          <w:rPrChange w:id="6511" w:author="Caree2" w:date="2017-04-02T07:54:00Z">
            <w:rPr>
              <w:ins w:id="651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13" w:author="Caree2" w:date="2017-04-02T07:54:00Z">
          <w:pPr>
            <w:autoSpaceDE w:val="0"/>
            <w:autoSpaceDN w:val="0"/>
            <w:adjustRightInd w:val="0"/>
          </w:pPr>
        </w:pPrChange>
      </w:pPr>
      <w:ins w:id="6514" w:author="Caree2" w:date="2017-04-02T07:38:00Z">
        <w:r w:rsidRPr="00880017">
          <w:rPr>
            <w:color w:val="008080"/>
            <w:rPrChange w:id="651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1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517" w:author="Caree2" w:date="2017-04-02T07:38:00Z"/>
          <w:color w:val="008080"/>
          <w:rPrChange w:id="6518" w:author="Caree2" w:date="2017-04-02T07:54:00Z">
            <w:rPr>
              <w:ins w:id="651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20" w:author="Caree2" w:date="2017-04-02T07:54:00Z">
          <w:pPr>
            <w:autoSpaceDE w:val="0"/>
            <w:autoSpaceDN w:val="0"/>
            <w:adjustRightInd w:val="0"/>
          </w:pPr>
        </w:pPrChange>
      </w:pPr>
      <w:ins w:id="6521" w:author="Caree2" w:date="2017-04-02T07:38:00Z">
        <w:r w:rsidRPr="00880017">
          <w:rPr>
            <w:color w:val="008080"/>
            <w:rPrChange w:id="6522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&lt;/bean&gt;</w:t>
        </w:r>
      </w:ins>
    </w:p>
    <w:p w:rsidR="00225A3C" w:rsidRPr="00880017" w:rsidRDefault="00225A3C" w:rsidP="00880017">
      <w:pPr>
        <w:rPr>
          <w:ins w:id="6523" w:author="Caree2" w:date="2017-04-02T07:38:00Z"/>
          <w:color w:val="008080"/>
          <w:rPrChange w:id="6524" w:author="Caree2" w:date="2017-04-02T07:54:00Z">
            <w:rPr>
              <w:ins w:id="652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26" w:author="Caree2" w:date="2017-04-02T07:54:00Z">
          <w:pPr>
            <w:autoSpaceDE w:val="0"/>
            <w:autoSpaceDN w:val="0"/>
            <w:adjustRightInd w:val="0"/>
          </w:pPr>
        </w:pPrChange>
      </w:pPr>
    </w:p>
    <w:p w:rsidR="00225A3C" w:rsidRPr="00880017" w:rsidRDefault="00225A3C" w:rsidP="00880017">
      <w:pPr>
        <w:rPr>
          <w:ins w:id="6527" w:author="Caree2" w:date="2017-04-02T07:38:00Z"/>
          <w:color w:val="008080"/>
          <w:rPrChange w:id="6528" w:author="Caree2" w:date="2017-04-02T07:54:00Z">
            <w:rPr>
              <w:ins w:id="652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30" w:author="Caree2" w:date="2017-04-02T07:54:00Z">
          <w:pPr>
            <w:autoSpaceDE w:val="0"/>
            <w:autoSpaceDN w:val="0"/>
            <w:adjustRightInd w:val="0"/>
          </w:pPr>
        </w:pPrChange>
      </w:pPr>
      <w:ins w:id="6531" w:author="Caree2" w:date="2017-04-02T07:38:00Z">
        <w:r w:rsidRPr="00880017">
          <w:rPr>
            <w:color w:val="008080"/>
            <w:rPrChange w:id="6532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id="icecream" class="com.rollingstone.springframework.basic.ioc.contructor.injection.collection.CartItem"&gt;</w:t>
        </w:r>
      </w:ins>
    </w:p>
    <w:p w:rsidR="00225A3C" w:rsidRPr="00880017" w:rsidRDefault="00225A3C" w:rsidP="00880017">
      <w:pPr>
        <w:rPr>
          <w:ins w:id="6533" w:author="Caree2" w:date="2017-04-02T07:38:00Z"/>
          <w:color w:val="008080"/>
          <w:rPrChange w:id="6534" w:author="Caree2" w:date="2017-04-02T07:54:00Z">
            <w:rPr>
              <w:ins w:id="6535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36" w:author="Caree2" w:date="2017-04-02T07:54:00Z">
          <w:pPr>
            <w:autoSpaceDE w:val="0"/>
            <w:autoSpaceDN w:val="0"/>
            <w:adjustRightInd w:val="0"/>
          </w:pPr>
        </w:pPrChange>
      </w:pPr>
      <w:ins w:id="6537" w:author="Caree2" w:date="2017-04-02T07:38:00Z">
        <w:r w:rsidRPr="00880017">
          <w:rPr>
            <w:color w:val="008080"/>
            <w:rPrChange w:id="653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3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value="05"&gt;&lt;/constructor-arg&gt;</w:t>
        </w:r>
      </w:ins>
    </w:p>
    <w:p w:rsidR="00225A3C" w:rsidRPr="00880017" w:rsidRDefault="00225A3C" w:rsidP="00880017">
      <w:pPr>
        <w:rPr>
          <w:ins w:id="6540" w:author="Caree2" w:date="2017-04-02T07:38:00Z"/>
          <w:color w:val="008080"/>
          <w:rPrChange w:id="6541" w:author="Caree2" w:date="2017-04-02T07:54:00Z">
            <w:rPr>
              <w:ins w:id="6542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43" w:author="Caree2" w:date="2017-04-02T07:54:00Z">
          <w:pPr>
            <w:autoSpaceDE w:val="0"/>
            <w:autoSpaceDN w:val="0"/>
            <w:adjustRightInd w:val="0"/>
          </w:pPr>
        </w:pPrChange>
      </w:pPr>
      <w:ins w:id="6544" w:author="Caree2" w:date="2017-04-02T07:38:00Z">
        <w:r w:rsidRPr="00880017">
          <w:rPr>
            <w:color w:val="008080"/>
            <w:rPrChange w:id="654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46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value="Ice Cream"&gt;&lt;/constructor-arg&gt;</w:t>
        </w:r>
      </w:ins>
    </w:p>
    <w:p w:rsidR="00225A3C" w:rsidRPr="00880017" w:rsidRDefault="00225A3C" w:rsidP="00880017">
      <w:pPr>
        <w:rPr>
          <w:ins w:id="6547" w:author="Caree2" w:date="2017-04-02T07:38:00Z"/>
          <w:color w:val="008080"/>
          <w:rPrChange w:id="6548" w:author="Caree2" w:date="2017-04-02T07:54:00Z">
            <w:rPr>
              <w:ins w:id="654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50" w:author="Caree2" w:date="2017-04-02T07:54:00Z">
          <w:pPr>
            <w:autoSpaceDE w:val="0"/>
            <w:autoSpaceDN w:val="0"/>
            <w:adjustRightInd w:val="0"/>
          </w:pPr>
        </w:pPrChange>
      </w:pPr>
      <w:ins w:id="6551" w:author="Caree2" w:date="2017-04-02T07:38:00Z">
        <w:r w:rsidRPr="00880017">
          <w:rPr>
            <w:color w:val="008080"/>
            <w:rPrChange w:id="655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5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index="2"&gt;</w:t>
        </w:r>
      </w:ins>
    </w:p>
    <w:p w:rsidR="00225A3C" w:rsidRPr="00880017" w:rsidRDefault="00225A3C" w:rsidP="00880017">
      <w:pPr>
        <w:rPr>
          <w:ins w:id="6554" w:author="Caree2" w:date="2017-04-02T07:38:00Z"/>
          <w:color w:val="008080"/>
          <w:rPrChange w:id="6555" w:author="Caree2" w:date="2017-04-02T07:54:00Z">
            <w:rPr>
              <w:ins w:id="655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57" w:author="Caree2" w:date="2017-04-02T07:54:00Z">
          <w:pPr>
            <w:autoSpaceDE w:val="0"/>
            <w:autoSpaceDN w:val="0"/>
            <w:adjustRightInd w:val="0"/>
          </w:pPr>
        </w:pPrChange>
      </w:pPr>
      <w:ins w:id="6558" w:author="Caree2" w:date="2017-04-02T07:38:00Z">
        <w:r w:rsidRPr="00880017">
          <w:rPr>
            <w:color w:val="008080"/>
            <w:rPrChange w:id="655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6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6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bean="mfgDate"/&gt;</w:t>
        </w:r>
      </w:ins>
    </w:p>
    <w:p w:rsidR="00225A3C" w:rsidRPr="00880017" w:rsidRDefault="00225A3C" w:rsidP="00880017">
      <w:pPr>
        <w:rPr>
          <w:ins w:id="6562" w:author="Caree2" w:date="2017-04-02T07:38:00Z"/>
          <w:color w:val="008080"/>
          <w:rPrChange w:id="6563" w:author="Caree2" w:date="2017-04-02T07:54:00Z">
            <w:rPr>
              <w:ins w:id="6564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65" w:author="Caree2" w:date="2017-04-02T07:54:00Z">
          <w:pPr>
            <w:autoSpaceDE w:val="0"/>
            <w:autoSpaceDN w:val="0"/>
            <w:adjustRightInd w:val="0"/>
          </w:pPr>
        </w:pPrChange>
      </w:pPr>
      <w:ins w:id="6566" w:author="Caree2" w:date="2017-04-02T07:38:00Z">
        <w:r w:rsidRPr="00880017">
          <w:rPr>
            <w:color w:val="008080"/>
            <w:rPrChange w:id="6567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68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569" w:author="Caree2" w:date="2017-04-02T07:38:00Z"/>
          <w:color w:val="008080"/>
          <w:rPrChange w:id="6570" w:author="Caree2" w:date="2017-04-02T07:54:00Z">
            <w:rPr>
              <w:ins w:id="6571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72" w:author="Caree2" w:date="2017-04-02T07:54:00Z">
          <w:pPr>
            <w:autoSpaceDE w:val="0"/>
            <w:autoSpaceDN w:val="0"/>
            <w:adjustRightInd w:val="0"/>
          </w:pPr>
        </w:pPrChange>
      </w:pPr>
      <w:ins w:id="6573" w:author="Caree2" w:date="2017-04-02T07:38:00Z">
        <w:r w:rsidRPr="00880017">
          <w:rPr>
            <w:color w:val="008080"/>
            <w:rPrChange w:id="6574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75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225A3C" w:rsidRPr="00880017" w:rsidRDefault="00225A3C" w:rsidP="00880017">
      <w:pPr>
        <w:rPr>
          <w:ins w:id="6576" w:author="Caree2" w:date="2017-04-02T07:38:00Z"/>
          <w:color w:val="008080"/>
          <w:rPrChange w:id="6577" w:author="Caree2" w:date="2017-04-02T07:54:00Z">
            <w:rPr>
              <w:ins w:id="6578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79" w:author="Caree2" w:date="2017-04-02T07:54:00Z">
          <w:pPr>
            <w:autoSpaceDE w:val="0"/>
            <w:autoSpaceDN w:val="0"/>
            <w:adjustRightInd w:val="0"/>
          </w:pPr>
        </w:pPrChange>
      </w:pPr>
      <w:ins w:id="6580" w:author="Caree2" w:date="2017-04-02T07:38:00Z">
        <w:r w:rsidRPr="00880017">
          <w:rPr>
            <w:color w:val="008080"/>
            <w:rPrChange w:id="6581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82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83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bean="expDate"/&gt;</w:t>
        </w:r>
      </w:ins>
    </w:p>
    <w:p w:rsidR="00225A3C" w:rsidRPr="00880017" w:rsidRDefault="00225A3C" w:rsidP="00880017">
      <w:pPr>
        <w:rPr>
          <w:ins w:id="6584" w:author="Caree2" w:date="2017-04-02T07:38:00Z"/>
          <w:color w:val="008080"/>
          <w:rPrChange w:id="6585" w:author="Caree2" w:date="2017-04-02T07:54:00Z">
            <w:rPr>
              <w:ins w:id="6586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87" w:author="Caree2" w:date="2017-04-02T07:54:00Z">
          <w:pPr>
            <w:autoSpaceDE w:val="0"/>
            <w:autoSpaceDN w:val="0"/>
            <w:adjustRightInd w:val="0"/>
          </w:pPr>
        </w:pPrChange>
      </w:pPr>
      <w:ins w:id="6588" w:author="Caree2" w:date="2017-04-02T07:38:00Z">
        <w:r w:rsidRPr="00880017">
          <w:rPr>
            <w:color w:val="008080"/>
            <w:rPrChange w:id="6589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590" w:author="Caree2" w:date="2017-04-02T07:54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225A3C" w:rsidRPr="00880017" w:rsidRDefault="00225A3C" w:rsidP="00880017">
      <w:pPr>
        <w:rPr>
          <w:ins w:id="6591" w:author="Caree2" w:date="2017-04-02T07:38:00Z"/>
          <w:color w:val="008080"/>
          <w:rPrChange w:id="6592" w:author="Caree2" w:date="2017-04-02T07:54:00Z">
            <w:rPr>
              <w:ins w:id="659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594" w:author="Caree2" w:date="2017-04-02T07:54:00Z">
          <w:pPr>
            <w:autoSpaceDE w:val="0"/>
            <w:autoSpaceDN w:val="0"/>
            <w:adjustRightInd w:val="0"/>
          </w:pPr>
        </w:pPrChange>
      </w:pPr>
      <w:ins w:id="6595" w:author="Caree2" w:date="2017-04-02T07:38:00Z">
        <w:r w:rsidRPr="00880017">
          <w:rPr>
            <w:color w:val="008080"/>
            <w:rPrChange w:id="6596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lastRenderedPageBreak/>
          <w:t>&lt;/bean&gt;</w:t>
        </w:r>
      </w:ins>
    </w:p>
    <w:p w:rsidR="00225A3C" w:rsidRPr="00880017" w:rsidRDefault="00225A3C" w:rsidP="00880017">
      <w:pPr>
        <w:rPr>
          <w:ins w:id="6597" w:author="Caree2" w:date="2017-04-02T07:38:00Z"/>
          <w:color w:val="008080"/>
          <w:rPrChange w:id="6598" w:author="Caree2" w:date="2017-04-02T07:54:00Z">
            <w:rPr>
              <w:ins w:id="6599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600" w:author="Caree2" w:date="2017-04-02T07:54:00Z">
          <w:pPr>
            <w:autoSpaceDE w:val="0"/>
            <w:autoSpaceDN w:val="0"/>
            <w:adjustRightInd w:val="0"/>
          </w:pPr>
        </w:pPrChange>
      </w:pPr>
    </w:p>
    <w:p w:rsidR="00225A3C" w:rsidRPr="00880017" w:rsidRDefault="00225A3C" w:rsidP="00880017">
      <w:pPr>
        <w:rPr>
          <w:ins w:id="6601" w:author="Caree2" w:date="2017-04-02T07:38:00Z"/>
          <w:color w:val="008080"/>
          <w:rPrChange w:id="6602" w:author="Caree2" w:date="2017-04-02T07:54:00Z">
            <w:rPr>
              <w:ins w:id="6603" w:author="Caree2" w:date="2017-04-02T07:38:00Z"/>
              <w:rFonts w:ascii="Consolas" w:hAnsi="Consolas" w:cs="Consolas"/>
              <w:sz w:val="20"/>
              <w:szCs w:val="20"/>
            </w:rPr>
          </w:rPrChange>
        </w:rPr>
        <w:pPrChange w:id="6604" w:author="Caree2" w:date="2017-04-02T07:54:00Z">
          <w:pPr>
            <w:autoSpaceDE w:val="0"/>
            <w:autoSpaceDN w:val="0"/>
            <w:adjustRightInd w:val="0"/>
          </w:pPr>
        </w:pPrChange>
      </w:pPr>
      <w:ins w:id="6605" w:author="Caree2" w:date="2017-04-02T07:38:00Z">
        <w:r w:rsidRPr="00880017">
          <w:rPr>
            <w:color w:val="008080"/>
            <w:rPrChange w:id="6606" w:author="Caree2" w:date="2017-04-02T07:54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&lt;/beans&gt;</w:t>
        </w:r>
      </w:ins>
    </w:p>
    <w:p w:rsidR="00225A3C" w:rsidRDefault="00225A3C" w:rsidP="00225A3C">
      <w:pPr>
        <w:pStyle w:val="StyleHeading114ptBoldUnderlineLeft"/>
        <w:rPr>
          <w:ins w:id="6607" w:author="Caree2" w:date="2017-04-02T07:37:00Z"/>
        </w:rPr>
      </w:pPr>
    </w:p>
    <w:p w:rsidR="00225A3C" w:rsidRDefault="00225A3C" w:rsidP="00225A3C">
      <w:pPr>
        <w:pStyle w:val="StyleHeading114ptBoldUnderlineLeft"/>
        <w:rPr>
          <w:ins w:id="6608" w:author="Caree2" w:date="2017-04-02T07:37:00Z"/>
        </w:rPr>
      </w:pPr>
    </w:p>
    <w:p w:rsidR="00225A3C" w:rsidRDefault="00225A3C" w:rsidP="00225A3C">
      <w:pPr>
        <w:pStyle w:val="StyleHeading114ptBoldUnderlineLeft"/>
        <w:rPr>
          <w:ins w:id="6609" w:author="Caree2" w:date="2017-04-02T07:37:00Z"/>
        </w:rPr>
      </w:pPr>
    </w:p>
    <w:p w:rsidR="00225A3C" w:rsidRDefault="00225A3C" w:rsidP="006D003C">
      <w:pPr>
        <w:pStyle w:val="StyleHeading114ptBoldUnderlineLeft"/>
        <w:rPr>
          <w:ins w:id="6610" w:author="Caree2" w:date="2017-04-02T07:37:00Z"/>
        </w:rPr>
      </w:pPr>
    </w:p>
    <w:p w:rsidR="00225A3C" w:rsidRDefault="00225A3C" w:rsidP="006D003C">
      <w:pPr>
        <w:pStyle w:val="StyleHeading114ptBoldUnderlineLeft"/>
        <w:rPr>
          <w:ins w:id="6611" w:author="Caree2" w:date="2017-04-02T07:37:00Z"/>
        </w:rPr>
      </w:pPr>
    </w:p>
    <w:p w:rsidR="00225A3C" w:rsidRDefault="00225A3C">
      <w:pPr>
        <w:rPr>
          <w:ins w:id="6612" w:author="Caree2" w:date="2017-04-02T07:39:00Z"/>
        </w:rPr>
      </w:pPr>
      <w:ins w:id="6613" w:author="Caree2" w:date="2017-04-02T07:39:00Z">
        <w:r>
          <w:br w:type="page"/>
        </w:r>
      </w:ins>
    </w:p>
    <w:p w:rsidR="00225A3C" w:rsidRDefault="00225A3C" w:rsidP="00225A3C">
      <w:pPr>
        <w:pStyle w:val="StyleHeading114ptBoldUnderlineLeft"/>
        <w:rPr>
          <w:ins w:id="6614" w:author="Caree2" w:date="2017-04-02T07:40:00Z"/>
        </w:rPr>
      </w:pPr>
      <w:bookmarkStart w:id="6615" w:name="_Toc478888066"/>
      <w:ins w:id="6616" w:author="Caree2" w:date="2017-04-02T07:39:00Z">
        <w:r w:rsidRPr="00EA03DE">
          <w:lastRenderedPageBreak/>
          <w:t>1.</w:t>
        </w:r>
      </w:ins>
      <w:ins w:id="6617" w:author="Caree2" w:date="2017-04-02T07:47:00Z">
        <w:r w:rsidR="00C547DB">
          <w:t>24</w:t>
        </w:r>
      </w:ins>
      <w:ins w:id="6618" w:author="Caree2" w:date="2017-04-02T07:39:00Z">
        <w:r w:rsidRPr="00EA03DE">
          <w:t xml:space="preserve"> </w:t>
        </w:r>
        <w:r>
          <w:t xml:space="preserve">–Create the </w:t>
        </w:r>
      </w:ins>
      <w:ins w:id="6619" w:author="Caree2" w:date="2017-04-02T07:40:00Z">
        <w:r w:rsidRPr="00225A3C">
          <w:t>applicationContext-constructor-arg-collection-map.xml</w:t>
        </w:r>
      </w:ins>
      <w:ins w:id="6620" w:author="Caree2" w:date="2017-04-02T07:39:00Z">
        <w:r>
          <w:t xml:space="preserve"> in the </w:t>
        </w:r>
      </w:ins>
      <w:ins w:id="6621" w:author="Caree2" w:date="2017-04-02T07:40:00Z">
        <w:r>
          <w:t>resources</w:t>
        </w:r>
      </w:ins>
      <w:ins w:id="6622" w:author="Caree2" w:date="2017-04-02T07:39:00Z">
        <w:r>
          <w:t xml:space="preserve"> </w:t>
        </w:r>
      </w:ins>
      <w:ins w:id="6623" w:author="Caree2" w:date="2017-04-02T07:40:00Z">
        <w:r>
          <w:t>folder</w:t>
        </w:r>
        <w:bookmarkEnd w:id="6615"/>
      </w:ins>
    </w:p>
    <w:p w:rsidR="007961B2" w:rsidRDefault="007961B2" w:rsidP="00225A3C">
      <w:pPr>
        <w:pStyle w:val="StyleHeading114ptBoldUnderlineLeft"/>
        <w:rPr>
          <w:ins w:id="6624" w:author="Caree2" w:date="2017-04-02T07:40:00Z"/>
        </w:rPr>
      </w:pPr>
    </w:p>
    <w:p w:rsidR="007961B2" w:rsidRPr="00880017" w:rsidRDefault="007961B2" w:rsidP="00880017">
      <w:pPr>
        <w:rPr>
          <w:ins w:id="6625" w:author="Caree2" w:date="2017-04-02T07:40:00Z"/>
          <w:color w:val="008080"/>
          <w:rPrChange w:id="6626" w:author="Caree2" w:date="2017-04-02T07:55:00Z">
            <w:rPr>
              <w:ins w:id="6627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28" w:author="Caree2" w:date="2017-04-02T07:55:00Z">
          <w:pPr>
            <w:autoSpaceDE w:val="0"/>
            <w:autoSpaceDN w:val="0"/>
            <w:adjustRightInd w:val="0"/>
          </w:pPr>
        </w:pPrChange>
      </w:pPr>
      <w:ins w:id="6629" w:author="Caree2" w:date="2017-04-02T07:40:00Z">
        <w:r w:rsidRPr="00880017">
          <w:rPr>
            <w:color w:val="008080"/>
            <w:rPrChange w:id="6630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&lt;?xml version="1.0" encoding="UTF-8"?&gt;</w:t>
        </w:r>
      </w:ins>
    </w:p>
    <w:p w:rsidR="007961B2" w:rsidRPr="00880017" w:rsidRDefault="007961B2" w:rsidP="00880017">
      <w:pPr>
        <w:rPr>
          <w:ins w:id="6631" w:author="Caree2" w:date="2017-04-02T07:40:00Z"/>
          <w:color w:val="008080"/>
          <w:rPrChange w:id="6632" w:author="Caree2" w:date="2017-04-02T07:55:00Z">
            <w:rPr>
              <w:ins w:id="663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34" w:author="Caree2" w:date="2017-04-02T07:55:00Z">
          <w:pPr>
            <w:autoSpaceDE w:val="0"/>
            <w:autoSpaceDN w:val="0"/>
            <w:adjustRightInd w:val="0"/>
          </w:pPr>
        </w:pPrChange>
      </w:pPr>
      <w:ins w:id="6635" w:author="Caree2" w:date="2017-04-02T07:40:00Z">
        <w:r w:rsidRPr="00880017">
          <w:rPr>
            <w:color w:val="008080"/>
            <w:rPrChange w:id="6636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&lt;beans xmlns="http://www.springframework.org/schema/beans"</w:t>
        </w:r>
      </w:ins>
    </w:p>
    <w:p w:rsidR="007961B2" w:rsidRPr="00880017" w:rsidRDefault="007961B2" w:rsidP="00880017">
      <w:pPr>
        <w:rPr>
          <w:ins w:id="6637" w:author="Caree2" w:date="2017-04-02T07:40:00Z"/>
          <w:color w:val="008080"/>
          <w:rPrChange w:id="6638" w:author="Caree2" w:date="2017-04-02T07:55:00Z">
            <w:rPr>
              <w:ins w:id="663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40" w:author="Caree2" w:date="2017-04-02T07:55:00Z">
          <w:pPr>
            <w:autoSpaceDE w:val="0"/>
            <w:autoSpaceDN w:val="0"/>
            <w:adjustRightInd w:val="0"/>
          </w:pPr>
        </w:pPrChange>
      </w:pPr>
      <w:ins w:id="6641" w:author="Caree2" w:date="2017-04-02T07:40:00Z">
        <w:r w:rsidRPr="00880017">
          <w:rPr>
            <w:color w:val="008080"/>
            <w:rPrChange w:id="6642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xmlns:xsi="http://www.w3.org/2001/XMLSchema-instance" xmlns:aop="http://www.springframework.org/schema/aop"</w:t>
        </w:r>
      </w:ins>
    </w:p>
    <w:p w:rsidR="007961B2" w:rsidRPr="00880017" w:rsidRDefault="007961B2" w:rsidP="00880017">
      <w:pPr>
        <w:rPr>
          <w:ins w:id="6643" w:author="Caree2" w:date="2017-04-02T07:40:00Z"/>
          <w:color w:val="008080"/>
          <w:rPrChange w:id="6644" w:author="Caree2" w:date="2017-04-02T07:55:00Z">
            <w:rPr>
              <w:ins w:id="664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46" w:author="Caree2" w:date="2017-04-02T07:55:00Z">
          <w:pPr>
            <w:autoSpaceDE w:val="0"/>
            <w:autoSpaceDN w:val="0"/>
            <w:adjustRightInd w:val="0"/>
          </w:pPr>
        </w:pPrChange>
      </w:pPr>
      <w:ins w:id="6647" w:author="Caree2" w:date="2017-04-02T07:40:00Z">
        <w:r w:rsidRPr="00880017">
          <w:rPr>
            <w:color w:val="008080"/>
            <w:rPrChange w:id="6648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 xml:space="preserve">xsi:schemaLocation="http://www.springframework.org/schema/beans </w:t>
        </w:r>
      </w:ins>
    </w:p>
    <w:p w:rsidR="007961B2" w:rsidRPr="00880017" w:rsidRDefault="007961B2" w:rsidP="00880017">
      <w:pPr>
        <w:rPr>
          <w:ins w:id="6649" w:author="Caree2" w:date="2017-04-02T07:40:00Z"/>
          <w:color w:val="008080"/>
          <w:rPrChange w:id="6650" w:author="Caree2" w:date="2017-04-02T07:55:00Z">
            <w:rPr>
              <w:ins w:id="6651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52" w:author="Caree2" w:date="2017-04-02T07:55:00Z">
          <w:pPr>
            <w:autoSpaceDE w:val="0"/>
            <w:autoSpaceDN w:val="0"/>
            <w:adjustRightInd w:val="0"/>
          </w:pPr>
        </w:pPrChange>
      </w:pPr>
      <w:ins w:id="6653" w:author="Caree2" w:date="2017-04-02T07:40:00Z">
        <w:r w:rsidRPr="00880017">
          <w:rPr>
            <w:color w:val="008080"/>
            <w:rPrChange w:id="6654" w:author="Caree2" w:date="2017-04-02T07:55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ab/>
          <w:t xml:space="preserve">   http://www.springframework.org/schema/beans/spring-beans.xsd </w:t>
        </w:r>
      </w:ins>
    </w:p>
    <w:p w:rsidR="007961B2" w:rsidRPr="00880017" w:rsidRDefault="007961B2" w:rsidP="00880017">
      <w:pPr>
        <w:rPr>
          <w:ins w:id="6655" w:author="Caree2" w:date="2017-04-02T07:40:00Z"/>
          <w:color w:val="008080"/>
          <w:rPrChange w:id="6656" w:author="Caree2" w:date="2017-04-02T07:55:00Z">
            <w:rPr>
              <w:ins w:id="6657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58" w:author="Caree2" w:date="2017-04-02T07:55:00Z">
          <w:pPr>
            <w:autoSpaceDE w:val="0"/>
            <w:autoSpaceDN w:val="0"/>
            <w:adjustRightInd w:val="0"/>
          </w:pPr>
        </w:pPrChange>
      </w:pPr>
      <w:ins w:id="6659" w:author="Caree2" w:date="2017-04-02T07:40:00Z">
        <w:r w:rsidRPr="00880017">
          <w:rPr>
            <w:color w:val="008080"/>
            <w:rPrChange w:id="6660" w:author="Caree2" w:date="2017-04-02T07:55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ab/>
          <w:t xml:space="preserve">   http://www.springframework.org/schema/aop </w:t>
        </w:r>
      </w:ins>
    </w:p>
    <w:p w:rsidR="007961B2" w:rsidRPr="00880017" w:rsidRDefault="007961B2" w:rsidP="00880017">
      <w:pPr>
        <w:rPr>
          <w:ins w:id="6661" w:author="Caree2" w:date="2017-04-02T07:40:00Z"/>
          <w:color w:val="008080"/>
          <w:rPrChange w:id="6662" w:author="Caree2" w:date="2017-04-02T07:55:00Z">
            <w:rPr>
              <w:ins w:id="666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64" w:author="Caree2" w:date="2017-04-02T07:55:00Z">
          <w:pPr>
            <w:autoSpaceDE w:val="0"/>
            <w:autoSpaceDN w:val="0"/>
            <w:adjustRightInd w:val="0"/>
          </w:pPr>
        </w:pPrChange>
      </w:pPr>
      <w:ins w:id="6665" w:author="Caree2" w:date="2017-04-02T07:40:00Z">
        <w:r w:rsidRPr="00880017">
          <w:rPr>
            <w:color w:val="008080"/>
            <w:rPrChange w:id="6666" w:author="Caree2" w:date="2017-04-02T07:55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ab/>
          <w:t xml:space="preserve">   http://www.springframework.org/schema/aop/spring-aop.xsd"&gt;</w:t>
        </w:r>
      </w:ins>
    </w:p>
    <w:p w:rsidR="007961B2" w:rsidRPr="00880017" w:rsidRDefault="007961B2" w:rsidP="00880017">
      <w:pPr>
        <w:rPr>
          <w:ins w:id="6667" w:author="Caree2" w:date="2017-04-02T07:40:00Z"/>
          <w:color w:val="008080"/>
          <w:rPrChange w:id="6668" w:author="Caree2" w:date="2017-04-02T07:55:00Z">
            <w:rPr>
              <w:ins w:id="666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70" w:author="Caree2" w:date="2017-04-02T07:55:00Z">
          <w:pPr>
            <w:autoSpaceDE w:val="0"/>
            <w:autoSpaceDN w:val="0"/>
            <w:adjustRightInd w:val="0"/>
          </w:pPr>
        </w:pPrChange>
      </w:pPr>
    </w:p>
    <w:p w:rsidR="007961B2" w:rsidRPr="00880017" w:rsidRDefault="007961B2" w:rsidP="00880017">
      <w:pPr>
        <w:rPr>
          <w:ins w:id="6671" w:author="Caree2" w:date="2017-04-02T07:40:00Z"/>
          <w:color w:val="008080"/>
          <w:rPrChange w:id="6672" w:author="Caree2" w:date="2017-04-02T07:55:00Z">
            <w:rPr>
              <w:ins w:id="667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74" w:author="Caree2" w:date="2017-04-02T07:55:00Z">
          <w:pPr>
            <w:autoSpaceDE w:val="0"/>
            <w:autoSpaceDN w:val="0"/>
            <w:adjustRightInd w:val="0"/>
          </w:pPr>
        </w:pPrChange>
      </w:pPr>
      <w:ins w:id="6675" w:author="Caree2" w:date="2017-04-02T07:40:00Z">
        <w:r w:rsidRPr="00880017">
          <w:rPr>
            <w:color w:val="008080"/>
            <w:rPrChange w:id="6676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id="localDate01"</w:t>
        </w:r>
      </w:ins>
    </w:p>
    <w:p w:rsidR="007961B2" w:rsidRPr="00880017" w:rsidRDefault="007961B2" w:rsidP="00880017">
      <w:pPr>
        <w:rPr>
          <w:ins w:id="6677" w:author="Caree2" w:date="2017-04-02T07:40:00Z"/>
          <w:color w:val="008080"/>
          <w:rPrChange w:id="6678" w:author="Caree2" w:date="2017-04-02T07:55:00Z">
            <w:rPr>
              <w:ins w:id="667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80" w:author="Caree2" w:date="2017-04-02T07:55:00Z">
          <w:pPr>
            <w:autoSpaceDE w:val="0"/>
            <w:autoSpaceDN w:val="0"/>
            <w:adjustRightInd w:val="0"/>
          </w:pPr>
        </w:pPrChange>
      </w:pPr>
      <w:ins w:id="6681" w:author="Caree2" w:date="2017-04-02T07:40:00Z">
        <w:r w:rsidRPr="00880017">
          <w:rPr>
            <w:color w:val="008080"/>
            <w:rPrChange w:id="6682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683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7961B2" w:rsidRPr="00880017" w:rsidRDefault="007961B2" w:rsidP="00880017">
      <w:pPr>
        <w:rPr>
          <w:ins w:id="6684" w:author="Caree2" w:date="2017-04-02T07:40:00Z"/>
          <w:color w:val="008080"/>
          <w:rPrChange w:id="6685" w:author="Caree2" w:date="2017-04-02T07:55:00Z">
            <w:rPr>
              <w:ins w:id="668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87" w:author="Caree2" w:date="2017-04-02T07:55:00Z">
          <w:pPr>
            <w:autoSpaceDE w:val="0"/>
            <w:autoSpaceDN w:val="0"/>
            <w:adjustRightInd w:val="0"/>
          </w:pPr>
        </w:pPrChange>
      </w:pPr>
      <w:ins w:id="6688" w:author="Caree2" w:date="2017-04-02T07:40:00Z">
        <w:r w:rsidRPr="00880017">
          <w:rPr>
            <w:color w:val="008080"/>
            <w:rPrChange w:id="6689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690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7961B2" w:rsidRPr="00880017" w:rsidRDefault="007961B2" w:rsidP="00880017">
      <w:pPr>
        <w:rPr>
          <w:ins w:id="6691" w:author="Caree2" w:date="2017-04-02T07:40:00Z"/>
          <w:color w:val="008080"/>
          <w:rPrChange w:id="6692" w:author="Caree2" w:date="2017-04-02T07:55:00Z">
            <w:rPr>
              <w:ins w:id="669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694" w:author="Caree2" w:date="2017-04-02T07:55:00Z">
          <w:pPr>
            <w:autoSpaceDE w:val="0"/>
            <w:autoSpaceDN w:val="0"/>
            <w:adjustRightInd w:val="0"/>
          </w:pPr>
        </w:pPrChange>
      </w:pPr>
      <w:ins w:id="6695" w:author="Caree2" w:date="2017-04-02T07:40:00Z">
        <w:r w:rsidRPr="00880017">
          <w:rPr>
            <w:color w:val="008080"/>
            <w:rPrChange w:id="669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69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value="1975-01-14" /&gt;</w:t>
        </w:r>
      </w:ins>
    </w:p>
    <w:p w:rsidR="007961B2" w:rsidRPr="00880017" w:rsidRDefault="007961B2" w:rsidP="00880017">
      <w:pPr>
        <w:rPr>
          <w:ins w:id="6698" w:author="Caree2" w:date="2017-04-02T07:40:00Z"/>
          <w:color w:val="008080"/>
          <w:rPrChange w:id="6699" w:author="Caree2" w:date="2017-04-02T07:55:00Z">
            <w:rPr>
              <w:ins w:id="6700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01" w:author="Caree2" w:date="2017-04-02T07:55:00Z">
          <w:pPr>
            <w:autoSpaceDE w:val="0"/>
            <w:autoSpaceDN w:val="0"/>
            <w:adjustRightInd w:val="0"/>
          </w:pPr>
        </w:pPrChange>
      </w:pPr>
      <w:ins w:id="6702" w:author="Caree2" w:date="2017-04-02T07:40:00Z">
        <w:r w:rsidRPr="00880017">
          <w:rPr>
            <w:color w:val="008080"/>
            <w:rPrChange w:id="670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7961B2" w:rsidRPr="00880017" w:rsidRDefault="007961B2" w:rsidP="00880017">
      <w:pPr>
        <w:rPr>
          <w:ins w:id="6704" w:author="Caree2" w:date="2017-04-02T07:40:00Z"/>
          <w:color w:val="008080"/>
          <w:rPrChange w:id="6705" w:author="Caree2" w:date="2017-04-02T07:55:00Z">
            <w:rPr>
              <w:ins w:id="670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07" w:author="Caree2" w:date="2017-04-02T07:55:00Z">
          <w:pPr>
            <w:autoSpaceDE w:val="0"/>
            <w:autoSpaceDN w:val="0"/>
            <w:adjustRightInd w:val="0"/>
          </w:pPr>
        </w:pPrChange>
      </w:pPr>
      <w:ins w:id="6708" w:author="Caree2" w:date="2017-04-02T07:40:00Z">
        <w:r w:rsidRPr="00880017">
          <w:rPr>
            <w:color w:val="008080"/>
            <w:rPrChange w:id="670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7961B2" w:rsidRPr="00880017" w:rsidRDefault="007961B2" w:rsidP="00880017">
      <w:pPr>
        <w:rPr>
          <w:ins w:id="6710" w:author="Caree2" w:date="2017-04-02T07:40:00Z"/>
          <w:color w:val="008080"/>
          <w:rPrChange w:id="6711" w:author="Caree2" w:date="2017-04-02T07:55:00Z">
            <w:rPr>
              <w:ins w:id="671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13" w:author="Caree2" w:date="2017-04-02T07:55:00Z">
          <w:pPr>
            <w:autoSpaceDE w:val="0"/>
            <w:autoSpaceDN w:val="0"/>
            <w:adjustRightInd w:val="0"/>
          </w:pPr>
        </w:pPrChange>
      </w:pPr>
      <w:ins w:id="6714" w:author="Caree2" w:date="2017-04-02T07:40:00Z">
        <w:r w:rsidRPr="00880017">
          <w:rPr>
            <w:color w:val="008080"/>
            <w:rPrChange w:id="671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id="regnRenewalDate"</w:t>
        </w:r>
      </w:ins>
    </w:p>
    <w:p w:rsidR="007961B2" w:rsidRPr="00880017" w:rsidRDefault="007961B2" w:rsidP="00880017">
      <w:pPr>
        <w:rPr>
          <w:ins w:id="6716" w:author="Caree2" w:date="2017-04-02T07:40:00Z"/>
          <w:color w:val="008080"/>
          <w:rPrChange w:id="6717" w:author="Caree2" w:date="2017-04-02T07:55:00Z">
            <w:rPr>
              <w:ins w:id="6718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19" w:author="Caree2" w:date="2017-04-02T07:55:00Z">
          <w:pPr>
            <w:autoSpaceDE w:val="0"/>
            <w:autoSpaceDN w:val="0"/>
            <w:adjustRightInd w:val="0"/>
          </w:pPr>
        </w:pPrChange>
      </w:pPr>
      <w:ins w:id="6720" w:author="Caree2" w:date="2017-04-02T07:40:00Z">
        <w:r w:rsidRPr="00880017">
          <w:rPr>
            <w:color w:val="008080"/>
            <w:rPrChange w:id="6721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22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7961B2" w:rsidRPr="00880017" w:rsidRDefault="007961B2" w:rsidP="00880017">
      <w:pPr>
        <w:rPr>
          <w:ins w:id="6723" w:author="Caree2" w:date="2017-04-02T07:40:00Z"/>
          <w:color w:val="008080"/>
          <w:rPrChange w:id="6724" w:author="Caree2" w:date="2017-04-02T07:55:00Z">
            <w:rPr>
              <w:ins w:id="672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26" w:author="Caree2" w:date="2017-04-02T07:55:00Z">
          <w:pPr>
            <w:autoSpaceDE w:val="0"/>
            <w:autoSpaceDN w:val="0"/>
            <w:adjustRightInd w:val="0"/>
          </w:pPr>
        </w:pPrChange>
      </w:pPr>
      <w:ins w:id="6727" w:author="Caree2" w:date="2017-04-02T07:40:00Z">
        <w:r w:rsidRPr="00880017">
          <w:rPr>
            <w:color w:val="008080"/>
            <w:rPrChange w:id="6728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29" w:author="Caree2" w:date="2017-04-02T07:55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7961B2" w:rsidRPr="00880017" w:rsidRDefault="007961B2" w:rsidP="00880017">
      <w:pPr>
        <w:rPr>
          <w:ins w:id="6730" w:author="Caree2" w:date="2017-04-02T07:40:00Z"/>
          <w:color w:val="008080"/>
          <w:rPrChange w:id="6731" w:author="Caree2" w:date="2017-04-02T07:55:00Z">
            <w:rPr>
              <w:ins w:id="673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33" w:author="Caree2" w:date="2017-04-02T07:55:00Z">
          <w:pPr>
            <w:autoSpaceDE w:val="0"/>
            <w:autoSpaceDN w:val="0"/>
            <w:adjustRightInd w:val="0"/>
          </w:pPr>
        </w:pPrChange>
      </w:pPr>
      <w:ins w:id="6734" w:author="Caree2" w:date="2017-04-02T07:40:00Z">
        <w:r w:rsidRPr="00880017">
          <w:rPr>
            <w:color w:val="008080"/>
            <w:rPrChange w:id="673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3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value="2017-03-24" /&gt;</w:t>
        </w:r>
      </w:ins>
    </w:p>
    <w:p w:rsidR="007961B2" w:rsidRPr="00880017" w:rsidRDefault="007961B2" w:rsidP="00880017">
      <w:pPr>
        <w:rPr>
          <w:ins w:id="6737" w:author="Caree2" w:date="2017-04-02T07:40:00Z"/>
          <w:color w:val="008080"/>
          <w:rPrChange w:id="6738" w:author="Caree2" w:date="2017-04-02T07:55:00Z">
            <w:rPr>
              <w:ins w:id="673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40" w:author="Caree2" w:date="2017-04-02T07:55:00Z">
          <w:pPr>
            <w:autoSpaceDE w:val="0"/>
            <w:autoSpaceDN w:val="0"/>
            <w:adjustRightInd w:val="0"/>
          </w:pPr>
        </w:pPrChange>
      </w:pPr>
      <w:ins w:id="6741" w:author="Caree2" w:date="2017-04-02T07:40:00Z">
        <w:r w:rsidRPr="00880017">
          <w:rPr>
            <w:color w:val="008080"/>
            <w:rPrChange w:id="674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7961B2" w:rsidRPr="00880017" w:rsidRDefault="007961B2" w:rsidP="00880017">
      <w:pPr>
        <w:rPr>
          <w:ins w:id="6743" w:author="Caree2" w:date="2017-04-02T07:40:00Z"/>
          <w:color w:val="008080"/>
          <w:rPrChange w:id="6744" w:author="Caree2" w:date="2017-04-02T07:55:00Z">
            <w:rPr>
              <w:ins w:id="674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46" w:author="Caree2" w:date="2017-04-02T07:55:00Z">
          <w:pPr>
            <w:autoSpaceDE w:val="0"/>
            <w:autoSpaceDN w:val="0"/>
            <w:adjustRightInd w:val="0"/>
          </w:pPr>
        </w:pPrChange>
      </w:pPr>
    </w:p>
    <w:p w:rsidR="007961B2" w:rsidRPr="00880017" w:rsidRDefault="007961B2" w:rsidP="00880017">
      <w:pPr>
        <w:rPr>
          <w:ins w:id="6747" w:author="Caree2" w:date="2017-04-02T07:40:00Z"/>
          <w:color w:val="008080"/>
          <w:rPrChange w:id="6748" w:author="Caree2" w:date="2017-04-02T07:55:00Z">
            <w:rPr>
              <w:ins w:id="674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50" w:author="Caree2" w:date="2017-04-02T07:55:00Z">
          <w:pPr>
            <w:autoSpaceDE w:val="0"/>
            <w:autoSpaceDN w:val="0"/>
            <w:adjustRightInd w:val="0"/>
          </w:pPr>
        </w:pPrChange>
      </w:pPr>
      <w:ins w:id="6751" w:author="Caree2" w:date="2017-04-02T07:40:00Z">
        <w:r w:rsidRPr="00880017">
          <w:rPr>
            <w:color w:val="008080"/>
            <w:rPrChange w:id="675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7961B2" w:rsidRPr="00880017" w:rsidRDefault="007961B2" w:rsidP="00880017">
      <w:pPr>
        <w:rPr>
          <w:ins w:id="6753" w:author="Caree2" w:date="2017-04-02T07:40:00Z"/>
          <w:color w:val="008080"/>
          <w:rPrChange w:id="6754" w:author="Caree2" w:date="2017-04-02T07:55:00Z">
            <w:rPr>
              <w:ins w:id="675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56" w:author="Caree2" w:date="2017-04-02T07:55:00Z">
          <w:pPr>
            <w:autoSpaceDE w:val="0"/>
            <w:autoSpaceDN w:val="0"/>
            <w:adjustRightInd w:val="0"/>
          </w:pPr>
        </w:pPrChange>
      </w:pPr>
    </w:p>
    <w:p w:rsidR="007961B2" w:rsidRPr="00880017" w:rsidRDefault="007961B2" w:rsidP="00880017">
      <w:pPr>
        <w:rPr>
          <w:ins w:id="6757" w:author="Caree2" w:date="2017-04-02T07:40:00Z"/>
          <w:color w:val="008080"/>
          <w:rPrChange w:id="6758" w:author="Caree2" w:date="2017-04-02T07:55:00Z">
            <w:rPr>
              <w:ins w:id="675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60" w:author="Caree2" w:date="2017-04-02T07:55:00Z">
          <w:pPr>
            <w:autoSpaceDE w:val="0"/>
            <w:autoSpaceDN w:val="0"/>
            <w:adjustRightInd w:val="0"/>
          </w:pPr>
        </w:pPrChange>
      </w:pPr>
      <w:ins w:id="6761" w:author="Caree2" w:date="2017-04-02T07:40:00Z">
        <w:r w:rsidRPr="00880017">
          <w:rPr>
            <w:color w:val="008080"/>
            <w:rPrChange w:id="676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id="ownerCarMapOfStrings" class="com.rollingstone.springframework.basic.ioc.contructor.injection.collection.CarOwner"&gt;</w:t>
        </w:r>
      </w:ins>
    </w:p>
    <w:p w:rsidR="007961B2" w:rsidRPr="00880017" w:rsidRDefault="007961B2" w:rsidP="00880017">
      <w:pPr>
        <w:rPr>
          <w:ins w:id="6763" w:author="Caree2" w:date="2017-04-02T07:40:00Z"/>
          <w:color w:val="008080"/>
          <w:rPrChange w:id="6764" w:author="Caree2" w:date="2017-04-02T07:55:00Z">
            <w:rPr>
              <w:ins w:id="676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66" w:author="Caree2" w:date="2017-04-02T07:55:00Z">
          <w:pPr>
            <w:autoSpaceDE w:val="0"/>
            <w:autoSpaceDN w:val="0"/>
            <w:adjustRightInd w:val="0"/>
          </w:pPr>
        </w:pPrChange>
      </w:pPr>
      <w:ins w:id="6767" w:author="Caree2" w:date="2017-04-02T07:40:00Z">
        <w:r w:rsidRPr="00880017">
          <w:rPr>
            <w:color w:val="008080"/>
            <w:rPrChange w:id="676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6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7961B2" w:rsidRPr="00880017" w:rsidRDefault="007961B2" w:rsidP="00880017">
      <w:pPr>
        <w:rPr>
          <w:ins w:id="6770" w:author="Caree2" w:date="2017-04-02T07:40:00Z"/>
          <w:color w:val="008080"/>
          <w:rPrChange w:id="6771" w:author="Caree2" w:date="2017-04-02T07:55:00Z">
            <w:rPr>
              <w:ins w:id="677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73" w:author="Caree2" w:date="2017-04-02T07:55:00Z">
          <w:pPr>
            <w:autoSpaceDE w:val="0"/>
            <w:autoSpaceDN w:val="0"/>
            <w:adjustRightInd w:val="0"/>
          </w:pPr>
        </w:pPrChange>
      </w:pPr>
      <w:ins w:id="6774" w:author="Caree2" w:date="2017-04-02T07:40:00Z">
        <w:r w:rsidRPr="00880017">
          <w:rPr>
            <w:color w:val="008080"/>
            <w:rPrChange w:id="677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7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value="Steven"&gt;&lt;/constructor-arg&gt;</w:t>
        </w:r>
      </w:ins>
    </w:p>
    <w:p w:rsidR="007961B2" w:rsidRPr="00880017" w:rsidRDefault="007961B2" w:rsidP="00880017">
      <w:pPr>
        <w:rPr>
          <w:ins w:id="6777" w:author="Caree2" w:date="2017-04-02T07:40:00Z"/>
          <w:color w:val="008080"/>
          <w:rPrChange w:id="6778" w:author="Caree2" w:date="2017-04-02T07:55:00Z">
            <w:rPr>
              <w:ins w:id="677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80" w:author="Caree2" w:date="2017-04-02T07:55:00Z">
          <w:pPr>
            <w:autoSpaceDE w:val="0"/>
            <w:autoSpaceDN w:val="0"/>
            <w:adjustRightInd w:val="0"/>
          </w:pPr>
        </w:pPrChange>
      </w:pPr>
      <w:ins w:id="6781" w:author="Caree2" w:date="2017-04-02T07:40:00Z">
        <w:r w:rsidRPr="00880017">
          <w:rPr>
            <w:color w:val="008080"/>
            <w:rPrChange w:id="678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8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value="Smith"&gt;&lt;/constructor-arg&gt;</w:t>
        </w:r>
      </w:ins>
    </w:p>
    <w:p w:rsidR="007961B2" w:rsidRPr="00880017" w:rsidRDefault="007961B2" w:rsidP="00880017">
      <w:pPr>
        <w:rPr>
          <w:ins w:id="6784" w:author="Caree2" w:date="2017-04-02T07:40:00Z"/>
          <w:color w:val="008080"/>
          <w:rPrChange w:id="6785" w:author="Caree2" w:date="2017-04-02T07:55:00Z">
            <w:rPr>
              <w:ins w:id="678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87" w:author="Caree2" w:date="2017-04-02T07:55:00Z">
          <w:pPr>
            <w:autoSpaceDE w:val="0"/>
            <w:autoSpaceDN w:val="0"/>
            <w:adjustRightInd w:val="0"/>
          </w:pPr>
        </w:pPrChange>
      </w:pPr>
      <w:ins w:id="6788" w:author="Caree2" w:date="2017-04-02T07:40:00Z">
        <w:r w:rsidRPr="00880017">
          <w:rPr>
            <w:color w:val="008080"/>
            <w:rPrChange w:id="678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9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7961B2" w:rsidRPr="00880017" w:rsidRDefault="007961B2" w:rsidP="00880017">
      <w:pPr>
        <w:rPr>
          <w:ins w:id="6791" w:author="Caree2" w:date="2017-04-02T07:40:00Z"/>
          <w:color w:val="008080"/>
          <w:rPrChange w:id="6792" w:author="Caree2" w:date="2017-04-02T07:55:00Z">
            <w:rPr>
              <w:ins w:id="679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794" w:author="Caree2" w:date="2017-04-02T07:55:00Z">
          <w:pPr>
            <w:autoSpaceDE w:val="0"/>
            <w:autoSpaceDN w:val="0"/>
            <w:adjustRightInd w:val="0"/>
          </w:pPr>
        </w:pPrChange>
      </w:pPr>
      <w:ins w:id="6795" w:author="Caree2" w:date="2017-04-02T07:40:00Z">
        <w:r w:rsidRPr="00880017">
          <w:rPr>
            <w:color w:val="008080"/>
            <w:rPrChange w:id="679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9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79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bean="localDate01"/&gt;</w:t>
        </w:r>
      </w:ins>
    </w:p>
    <w:p w:rsidR="007961B2" w:rsidRPr="00880017" w:rsidRDefault="007961B2" w:rsidP="00880017">
      <w:pPr>
        <w:rPr>
          <w:ins w:id="6799" w:author="Caree2" w:date="2017-04-02T07:40:00Z"/>
          <w:color w:val="008080"/>
          <w:rPrChange w:id="6800" w:author="Caree2" w:date="2017-04-02T07:55:00Z">
            <w:rPr>
              <w:ins w:id="6801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02" w:author="Caree2" w:date="2017-04-02T07:55:00Z">
          <w:pPr>
            <w:autoSpaceDE w:val="0"/>
            <w:autoSpaceDN w:val="0"/>
            <w:adjustRightInd w:val="0"/>
          </w:pPr>
        </w:pPrChange>
      </w:pPr>
      <w:ins w:id="6803" w:author="Caree2" w:date="2017-04-02T07:40:00Z">
        <w:r w:rsidRPr="00880017">
          <w:rPr>
            <w:color w:val="008080"/>
            <w:rPrChange w:id="680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0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7961B2" w:rsidRPr="00880017" w:rsidRDefault="007961B2" w:rsidP="00880017">
      <w:pPr>
        <w:rPr>
          <w:ins w:id="6806" w:author="Caree2" w:date="2017-04-02T07:40:00Z"/>
          <w:color w:val="008080"/>
          <w:rPrChange w:id="6807" w:author="Caree2" w:date="2017-04-02T07:55:00Z">
            <w:rPr>
              <w:ins w:id="6808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09" w:author="Caree2" w:date="2017-04-02T07:55:00Z">
          <w:pPr>
            <w:autoSpaceDE w:val="0"/>
            <w:autoSpaceDN w:val="0"/>
            <w:adjustRightInd w:val="0"/>
          </w:pPr>
        </w:pPrChange>
      </w:pPr>
      <w:ins w:id="6810" w:author="Caree2" w:date="2017-04-02T07:40:00Z">
        <w:r w:rsidRPr="00880017">
          <w:rPr>
            <w:color w:val="008080"/>
            <w:rPrChange w:id="6811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1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&lt;constructor-arg index="4"&gt;  </w:t>
        </w:r>
      </w:ins>
    </w:p>
    <w:p w:rsidR="007961B2" w:rsidRPr="00880017" w:rsidRDefault="007961B2" w:rsidP="00880017">
      <w:pPr>
        <w:rPr>
          <w:ins w:id="6813" w:author="Caree2" w:date="2017-04-02T07:40:00Z"/>
          <w:color w:val="008080"/>
          <w:rPrChange w:id="6814" w:author="Caree2" w:date="2017-04-02T07:55:00Z">
            <w:rPr>
              <w:ins w:id="681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16" w:author="Caree2" w:date="2017-04-02T07:55:00Z">
          <w:pPr>
            <w:autoSpaceDE w:val="0"/>
            <w:autoSpaceDN w:val="0"/>
            <w:adjustRightInd w:val="0"/>
          </w:pPr>
        </w:pPrChange>
      </w:pPr>
      <w:ins w:id="6817" w:author="Caree2" w:date="2017-04-02T07:40:00Z">
        <w:r w:rsidRPr="00880017">
          <w:rPr>
            <w:color w:val="008080"/>
            <w:rPrChange w:id="681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1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2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&lt;map&gt;  </w:t>
        </w:r>
      </w:ins>
    </w:p>
    <w:p w:rsidR="007961B2" w:rsidRPr="00880017" w:rsidRDefault="007961B2" w:rsidP="00880017">
      <w:pPr>
        <w:rPr>
          <w:ins w:id="6821" w:author="Caree2" w:date="2017-04-02T07:40:00Z"/>
          <w:color w:val="008080"/>
          <w:rPrChange w:id="6822" w:author="Caree2" w:date="2017-04-02T07:55:00Z">
            <w:rPr>
              <w:ins w:id="682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24" w:author="Caree2" w:date="2017-04-02T07:55:00Z">
          <w:pPr>
            <w:autoSpaceDE w:val="0"/>
            <w:autoSpaceDN w:val="0"/>
            <w:adjustRightInd w:val="0"/>
          </w:pPr>
        </w:pPrChange>
      </w:pPr>
      <w:ins w:id="6825" w:author="Caree2" w:date="2017-04-02T07:40:00Z">
        <w:r w:rsidRPr="00880017">
          <w:rPr>
            <w:color w:val="008080"/>
            <w:rPrChange w:id="682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2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2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2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&lt;entry key="primaryCar"  value="Toyota Prius"&gt;&lt;/entry&gt;  </w:t>
        </w:r>
      </w:ins>
    </w:p>
    <w:p w:rsidR="007961B2" w:rsidRPr="00880017" w:rsidRDefault="007961B2" w:rsidP="00880017">
      <w:pPr>
        <w:rPr>
          <w:ins w:id="6830" w:author="Caree2" w:date="2017-04-02T07:40:00Z"/>
          <w:color w:val="008080"/>
          <w:rPrChange w:id="6831" w:author="Caree2" w:date="2017-04-02T07:55:00Z">
            <w:rPr>
              <w:ins w:id="683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33" w:author="Caree2" w:date="2017-04-02T07:55:00Z">
          <w:pPr>
            <w:autoSpaceDE w:val="0"/>
            <w:autoSpaceDN w:val="0"/>
            <w:adjustRightInd w:val="0"/>
          </w:pPr>
        </w:pPrChange>
      </w:pPr>
      <w:ins w:id="6834" w:author="Caree2" w:date="2017-04-02T07:40:00Z">
        <w:r w:rsidRPr="00880017">
          <w:rPr>
            <w:color w:val="008080"/>
            <w:rPrChange w:id="683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3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3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3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&lt;entry key="secondaryCar" value="Toyota Highlander"&gt;&lt;/entry&gt;  </w:t>
        </w:r>
      </w:ins>
    </w:p>
    <w:p w:rsidR="007961B2" w:rsidRPr="00880017" w:rsidRDefault="007961B2" w:rsidP="00880017">
      <w:pPr>
        <w:rPr>
          <w:ins w:id="6839" w:author="Caree2" w:date="2017-04-02T07:40:00Z"/>
          <w:color w:val="008080"/>
          <w:rPrChange w:id="6840" w:author="Caree2" w:date="2017-04-02T07:55:00Z">
            <w:rPr>
              <w:ins w:id="6841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42" w:author="Caree2" w:date="2017-04-02T07:55:00Z">
          <w:pPr>
            <w:autoSpaceDE w:val="0"/>
            <w:autoSpaceDN w:val="0"/>
            <w:adjustRightInd w:val="0"/>
          </w:pPr>
        </w:pPrChange>
      </w:pPr>
      <w:ins w:id="6843" w:author="Caree2" w:date="2017-04-02T07:40:00Z">
        <w:r w:rsidRPr="00880017">
          <w:rPr>
            <w:color w:val="008080"/>
            <w:rPrChange w:id="684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4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4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4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&lt;entry key="LeisureCar" value="BMWX5"&gt;&lt;/entry&gt;  </w:t>
        </w:r>
      </w:ins>
    </w:p>
    <w:p w:rsidR="007961B2" w:rsidRPr="00880017" w:rsidRDefault="007961B2" w:rsidP="00880017">
      <w:pPr>
        <w:rPr>
          <w:ins w:id="6848" w:author="Caree2" w:date="2017-04-02T07:40:00Z"/>
          <w:color w:val="008080"/>
          <w:rPrChange w:id="6849" w:author="Caree2" w:date="2017-04-02T07:55:00Z">
            <w:rPr>
              <w:ins w:id="6850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51" w:author="Caree2" w:date="2017-04-02T07:55:00Z">
          <w:pPr>
            <w:autoSpaceDE w:val="0"/>
            <w:autoSpaceDN w:val="0"/>
            <w:adjustRightInd w:val="0"/>
          </w:pPr>
        </w:pPrChange>
      </w:pPr>
      <w:ins w:id="6852" w:author="Caree2" w:date="2017-04-02T07:40:00Z">
        <w:r w:rsidRPr="00880017">
          <w:rPr>
            <w:color w:val="008080"/>
            <w:rPrChange w:id="685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5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5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&lt;/map&gt;  </w:t>
        </w:r>
      </w:ins>
    </w:p>
    <w:p w:rsidR="007961B2" w:rsidRPr="00880017" w:rsidRDefault="007961B2" w:rsidP="00880017">
      <w:pPr>
        <w:rPr>
          <w:ins w:id="6856" w:author="Caree2" w:date="2017-04-02T07:40:00Z"/>
          <w:color w:val="008080"/>
          <w:rPrChange w:id="6857" w:author="Caree2" w:date="2017-04-02T07:55:00Z">
            <w:rPr>
              <w:ins w:id="6858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59" w:author="Caree2" w:date="2017-04-02T07:55:00Z">
          <w:pPr>
            <w:autoSpaceDE w:val="0"/>
            <w:autoSpaceDN w:val="0"/>
            <w:adjustRightInd w:val="0"/>
          </w:pPr>
        </w:pPrChange>
      </w:pPr>
      <w:ins w:id="6860" w:author="Caree2" w:date="2017-04-02T07:40:00Z">
        <w:r w:rsidRPr="00880017">
          <w:rPr>
            <w:color w:val="008080"/>
            <w:rPrChange w:id="6861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686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7961B2" w:rsidRPr="00880017" w:rsidRDefault="007961B2" w:rsidP="00880017">
      <w:pPr>
        <w:rPr>
          <w:ins w:id="6863" w:author="Caree2" w:date="2017-04-02T07:40:00Z"/>
          <w:color w:val="008080"/>
          <w:rPrChange w:id="6864" w:author="Caree2" w:date="2017-04-02T07:55:00Z">
            <w:rPr>
              <w:ins w:id="686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66" w:author="Caree2" w:date="2017-04-02T07:55:00Z">
          <w:pPr>
            <w:autoSpaceDE w:val="0"/>
            <w:autoSpaceDN w:val="0"/>
            <w:adjustRightInd w:val="0"/>
          </w:pPr>
        </w:pPrChange>
      </w:pPr>
      <w:ins w:id="6867" w:author="Caree2" w:date="2017-04-02T07:40:00Z">
        <w:r w:rsidRPr="00880017">
          <w:rPr>
            <w:color w:val="008080"/>
            <w:rPrChange w:id="686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7961B2" w:rsidRPr="00880017" w:rsidRDefault="007961B2" w:rsidP="00880017">
      <w:pPr>
        <w:rPr>
          <w:ins w:id="6869" w:author="Caree2" w:date="2017-04-02T07:40:00Z"/>
          <w:color w:val="008080"/>
          <w:rPrChange w:id="6870" w:author="Caree2" w:date="2017-04-02T07:55:00Z">
            <w:rPr>
              <w:ins w:id="6871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72" w:author="Caree2" w:date="2017-04-02T07:55:00Z">
          <w:pPr>
            <w:autoSpaceDE w:val="0"/>
            <w:autoSpaceDN w:val="0"/>
            <w:adjustRightInd w:val="0"/>
          </w:pPr>
        </w:pPrChange>
      </w:pPr>
      <w:ins w:id="6873" w:author="Caree2" w:date="2017-04-02T07:40:00Z">
        <w:r w:rsidRPr="00880017">
          <w:rPr>
            <w:color w:val="008080"/>
            <w:rPrChange w:id="687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7961B2" w:rsidRPr="00880017" w:rsidRDefault="007961B2" w:rsidP="00880017">
      <w:pPr>
        <w:rPr>
          <w:ins w:id="6875" w:author="Caree2" w:date="2017-04-02T07:40:00Z"/>
          <w:color w:val="008080"/>
          <w:rPrChange w:id="6876" w:author="Caree2" w:date="2017-04-02T07:55:00Z">
            <w:rPr>
              <w:ins w:id="6877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78" w:author="Caree2" w:date="2017-04-02T07:55:00Z">
          <w:pPr>
            <w:autoSpaceDE w:val="0"/>
            <w:autoSpaceDN w:val="0"/>
            <w:adjustRightInd w:val="0"/>
          </w:pPr>
        </w:pPrChange>
      </w:pPr>
      <w:ins w:id="6879" w:author="Caree2" w:date="2017-04-02T07:40:00Z">
        <w:r w:rsidRPr="00880017">
          <w:rPr>
            <w:color w:val="008080"/>
            <w:rPrChange w:id="688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id="ownerCarMapOfObjects" class="com.rollingstone.springframework.basic.ioc.contructor.injection.collection.CarOwnerWithMapObjects"&gt;</w:t>
        </w:r>
      </w:ins>
    </w:p>
    <w:p w:rsidR="007961B2" w:rsidRPr="00880017" w:rsidRDefault="007961B2" w:rsidP="00880017">
      <w:pPr>
        <w:rPr>
          <w:ins w:id="6881" w:author="Caree2" w:date="2017-04-02T07:40:00Z"/>
          <w:color w:val="008080"/>
          <w:rPrChange w:id="6882" w:author="Caree2" w:date="2017-04-02T07:55:00Z">
            <w:rPr>
              <w:ins w:id="688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84" w:author="Caree2" w:date="2017-04-02T07:55:00Z">
          <w:pPr>
            <w:autoSpaceDE w:val="0"/>
            <w:autoSpaceDN w:val="0"/>
            <w:adjustRightInd w:val="0"/>
          </w:pPr>
        </w:pPrChange>
      </w:pPr>
      <w:ins w:id="6885" w:author="Caree2" w:date="2017-04-02T07:40:00Z">
        <w:r w:rsidRPr="00880017">
          <w:rPr>
            <w:color w:val="008080"/>
            <w:rPrChange w:id="688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8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7961B2" w:rsidRPr="00880017" w:rsidRDefault="007961B2" w:rsidP="00880017">
      <w:pPr>
        <w:rPr>
          <w:ins w:id="6888" w:author="Caree2" w:date="2017-04-02T07:40:00Z"/>
          <w:color w:val="008080"/>
          <w:rPrChange w:id="6889" w:author="Caree2" w:date="2017-04-02T07:55:00Z">
            <w:rPr>
              <w:ins w:id="6890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91" w:author="Caree2" w:date="2017-04-02T07:55:00Z">
          <w:pPr>
            <w:autoSpaceDE w:val="0"/>
            <w:autoSpaceDN w:val="0"/>
            <w:adjustRightInd w:val="0"/>
          </w:pPr>
        </w:pPrChange>
      </w:pPr>
      <w:ins w:id="6892" w:author="Caree2" w:date="2017-04-02T07:40:00Z">
        <w:r w:rsidRPr="00880017">
          <w:rPr>
            <w:color w:val="008080"/>
            <w:rPrChange w:id="689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89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value="Ashley"&gt;&lt;/constructor-arg&gt;</w:t>
        </w:r>
      </w:ins>
    </w:p>
    <w:p w:rsidR="007961B2" w:rsidRPr="00880017" w:rsidRDefault="007961B2" w:rsidP="00880017">
      <w:pPr>
        <w:rPr>
          <w:ins w:id="6895" w:author="Caree2" w:date="2017-04-02T07:40:00Z"/>
          <w:color w:val="008080"/>
          <w:rPrChange w:id="6896" w:author="Caree2" w:date="2017-04-02T07:55:00Z">
            <w:rPr>
              <w:ins w:id="6897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898" w:author="Caree2" w:date="2017-04-02T07:55:00Z">
          <w:pPr>
            <w:autoSpaceDE w:val="0"/>
            <w:autoSpaceDN w:val="0"/>
            <w:adjustRightInd w:val="0"/>
          </w:pPr>
        </w:pPrChange>
      </w:pPr>
      <w:ins w:id="6899" w:author="Caree2" w:date="2017-04-02T07:40:00Z">
        <w:r w:rsidRPr="00880017">
          <w:rPr>
            <w:color w:val="008080"/>
            <w:rPrChange w:id="690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01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value="Bentley"&gt;&lt;/constructor-arg&gt;</w:t>
        </w:r>
      </w:ins>
    </w:p>
    <w:p w:rsidR="007961B2" w:rsidRPr="00880017" w:rsidRDefault="007961B2" w:rsidP="00880017">
      <w:pPr>
        <w:rPr>
          <w:ins w:id="6902" w:author="Caree2" w:date="2017-04-02T07:40:00Z"/>
          <w:color w:val="008080"/>
          <w:rPrChange w:id="6903" w:author="Caree2" w:date="2017-04-02T07:55:00Z">
            <w:rPr>
              <w:ins w:id="6904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05" w:author="Caree2" w:date="2017-04-02T07:55:00Z">
          <w:pPr>
            <w:autoSpaceDE w:val="0"/>
            <w:autoSpaceDN w:val="0"/>
            <w:adjustRightInd w:val="0"/>
          </w:pPr>
        </w:pPrChange>
      </w:pPr>
      <w:ins w:id="6906" w:author="Caree2" w:date="2017-04-02T07:40:00Z">
        <w:r w:rsidRPr="00880017">
          <w:rPr>
            <w:color w:val="008080"/>
            <w:rPrChange w:id="690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0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7961B2" w:rsidRPr="00880017" w:rsidRDefault="007961B2" w:rsidP="00880017">
      <w:pPr>
        <w:rPr>
          <w:ins w:id="6909" w:author="Caree2" w:date="2017-04-02T07:40:00Z"/>
          <w:color w:val="008080"/>
          <w:rPrChange w:id="6910" w:author="Caree2" w:date="2017-04-02T07:55:00Z">
            <w:rPr>
              <w:ins w:id="6911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12" w:author="Caree2" w:date="2017-04-02T07:55:00Z">
          <w:pPr>
            <w:autoSpaceDE w:val="0"/>
            <w:autoSpaceDN w:val="0"/>
            <w:adjustRightInd w:val="0"/>
          </w:pPr>
        </w:pPrChange>
      </w:pPr>
      <w:ins w:id="6913" w:author="Caree2" w:date="2017-04-02T07:40:00Z">
        <w:r w:rsidRPr="00880017">
          <w:rPr>
            <w:color w:val="008080"/>
            <w:rPrChange w:id="691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1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1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bean="localDate01"/&gt;</w:t>
        </w:r>
      </w:ins>
    </w:p>
    <w:p w:rsidR="007961B2" w:rsidRPr="00880017" w:rsidRDefault="007961B2" w:rsidP="00880017">
      <w:pPr>
        <w:rPr>
          <w:ins w:id="6917" w:author="Caree2" w:date="2017-04-02T07:40:00Z"/>
          <w:color w:val="008080"/>
          <w:rPrChange w:id="6918" w:author="Caree2" w:date="2017-04-02T07:55:00Z">
            <w:rPr>
              <w:ins w:id="691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20" w:author="Caree2" w:date="2017-04-02T07:55:00Z">
          <w:pPr>
            <w:autoSpaceDE w:val="0"/>
            <w:autoSpaceDN w:val="0"/>
            <w:adjustRightInd w:val="0"/>
          </w:pPr>
        </w:pPrChange>
      </w:pPr>
      <w:ins w:id="6921" w:author="Caree2" w:date="2017-04-02T07:40:00Z">
        <w:r w:rsidRPr="00880017">
          <w:rPr>
            <w:color w:val="008080"/>
            <w:rPrChange w:id="692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2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7961B2" w:rsidRPr="00880017" w:rsidRDefault="007961B2" w:rsidP="00880017">
      <w:pPr>
        <w:rPr>
          <w:ins w:id="6924" w:author="Caree2" w:date="2017-04-02T07:40:00Z"/>
          <w:color w:val="008080"/>
          <w:rPrChange w:id="6925" w:author="Caree2" w:date="2017-04-02T07:55:00Z">
            <w:rPr>
              <w:ins w:id="692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27" w:author="Caree2" w:date="2017-04-02T07:55:00Z">
          <w:pPr>
            <w:autoSpaceDE w:val="0"/>
            <w:autoSpaceDN w:val="0"/>
            <w:adjustRightInd w:val="0"/>
          </w:pPr>
        </w:pPrChange>
      </w:pPr>
      <w:ins w:id="6928" w:author="Caree2" w:date="2017-04-02T07:40:00Z">
        <w:r w:rsidRPr="00880017">
          <w:rPr>
            <w:color w:val="008080"/>
            <w:rPrChange w:id="692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3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&lt;constructor-arg index="4"&gt;  </w:t>
        </w:r>
      </w:ins>
    </w:p>
    <w:p w:rsidR="007961B2" w:rsidRPr="00880017" w:rsidRDefault="007961B2" w:rsidP="00880017">
      <w:pPr>
        <w:rPr>
          <w:ins w:id="6931" w:author="Caree2" w:date="2017-04-02T07:40:00Z"/>
          <w:color w:val="008080"/>
          <w:rPrChange w:id="6932" w:author="Caree2" w:date="2017-04-02T07:55:00Z">
            <w:rPr>
              <w:ins w:id="693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34" w:author="Caree2" w:date="2017-04-02T07:55:00Z">
          <w:pPr>
            <w:autoSpaceDE w:val="0"/>
            <w:autoSpaceDN w:val="0"/>
            <w:adjustRightInd w:val="0"/>
          </w:pPr>
        </w:pPrChange>
      </w:pPr>
      <w:ins w:id="6935" w:author="Caree2" w:date="2017-04-02T07:40:00Z">
        <w:r w:rsidRPr="00880017">
          <w:rPr>
            <w:color w:val="008080"/>
            <w:rPrChange w:id="693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3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3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&lt;map&gt;  </w:t>
        </w:r>
      </w:ins>
    </w:p>
    <w:p w:rsidR="007961B2" w:rsidRPr="00880017" w:rsidRDefault="007961B2" w:rsidP="00880017">
      <w:pPr>
        <w:rPr>
          <w:ins w:id="6939" w:author="Caree2" w:date="2017-04-02T07:40:00Z"/>
          <w:color w:val="008080"/>
          <w:rPrChange w:id="6940" w:author="Caree2" w:date="2017-04-02T07:55:00Z">
            <w:rPr>
              <w:ins w:id="6941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42" w:author="Caree2" w:date="2017-04-02T07:55:00Z">
          <w:pPr>
            <w:autoSpaceDE w:val="0"/>
            <w:autoSpaceDN w:val="0"/>
            <w:adjustRightInd w:val="0"/>
          </w:pPr>
        </w:pPrChange>
      </w:pPr>
      <w:ins w:id="6943" w:author="Caree2" w:date="2017-04-02T07:40:00Z">
        <w:r w:rsidRPr="00880017">
          <w:rPr>
            <w:color w:val="008080"/>
            <w:rPrChange w:id="694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4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4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4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&lt;entry key="primaryCar" value-ref="toyotaprius"&gt;&lt;/entry&gt;  </w:t>
        </w:r>
      </w:ins>
    </w:p>
    <w:p w:rsidR="007961B2" w:rsidRPr="00880017" w:rsidRDefault="007961B2" w:rsidP="00880017">
      <w:pPr>
        <w:rPr>
          <w:ins w:id="6948" w:author="Caree2" w:date="2017-04-02T07:40:00Z"/>
          <w:color w:val="008080"/>
          <w:rPrChange w:id="6949" w:author="Caree2" w:date="2017-04-02T07:55:00Z">
            <w:rPr>
              <w:ins w:id="6950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51" w:author="Caree2" w:date="2017-04-02T07:55:00Z">
          <w:pPr>
            <w:autoSpaceDE w:val="0"/>
            <w:autoSpaceDN w:val="0"/>
            <w:adjustRightInd w:val="0"/>
          </w:pPr>
        </w:pPrChange>
      </w:pPr>
      <w:ins w:id="6952" w:author="Caree2" w:date="2017-04-02T07:40:00Z">
        <w:r w:rsidRPr="00880017">
          <w:rPr>
            <w:color w:val="008080"/>
            <w:rPrChange w:id="695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5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5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5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&lt;entry key="secondaryCar" value-ref="toyotahighander"&gt;&lt;/entry&gt; </w:t>
        </w:r>
      </w:ins>
    </w:p>
    <w:p w:rsidR="007961B2" w:rsidRPr="00880017" w:rsidRDefault="007961B2" w:rsidP="00880017">
      <w:pPr>
        <w:rPr>
          <w:ins w:id="6957" w:author="Caree2" w:date="2017-04-02T07:40:00Z"/>
          <w:color w:val="008080"/>
          <w:rPrChange w:id="6958" w:author="Caree2" w:date="2017-04-02T07:55:00Z">
            <w:rPr>
              <w:ins w:id="695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60" w:author="Caree2" w:date="2017-04-02T07:55:00Z">
          <w:pPr>
            <w:autoSpaceDE w:val="0"/>
            <w:autoSpaceDN w:val="0"/>
            <w:adjustRightInd w:val="0"/>
          </w:pPr>
        </w:pPrChange>
      </w:pPr>
      <w:ins w:id="6961" w:author="Caree2" w:date="2017-04-02T07:40:00Z">
        <w:r w:rsidRPr="00880017">
          <w:rPr>
            <w:color w:val="008080"/>
            <w:rPrChange w:id="696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6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6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6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&lt;entry key="LeisureCar" value-ref="bmwX5"&gt;&lt;/entry&gt;  </w:t>
        </w:r>
      </w:ins>
    </w:p>
    <w:p w:rsidR="007961B2" w:rsidRPr="00880017" w:rsidRDefault="007961B2" w:rsidP="00880017">
      <w:pPr>
        <w:rPr>
          <w:ins w:id="6966" w:author="Caree2" w:date="2017-04-02T07:40:00Z"/>
          <w:color w:val="008080"/>
          <w:rPrChange w:id="6967" w:author="Caree2" w:date="2017-04-02T07:55:00Z">
            <w:rPr>
              <w:ins w:id="6968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69" w:author="Caree2" w:date="2017-04-02T07:55:00Z">
          <w:pPr>
            <w:autoSpaceDE w:val="0"/>
            <w:autoSpaceDN w:val="0"/>
            <w:adjustRightInd w:val="0"/>
          </w:pPr>
        </w:pPrChange>
      </w:pPr>
      <w:ins w:id="6970" w:author="Caree2" w:date="2017-04-02T07:40:00Z">
        <w:r w:rsidRPr="00880017">
          <w:rPr>
            <w:color w:val="008080"/>
            <w:rPrChange w:id="6971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7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7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&lt;/map&gt;   </w:t>
        </w:r>
      </w:ins>
    </w:p>
    <w:p w:rsidR="007961B2" w:rsidRPr="00880017" w:rsidRDefault="007961B2" w:rsidP="00880017">
      <w:pPr>
        <w:rPr>
          <w:ins w:id="6974" w:author="Caree2" w:date="2017-04-02T07:40:00Z"/>
          <w:color w:val="008080"/>
          <w:rPrChange w:id="6975" w:author="Caree2" w:date="2017-04-02T07:55:00Z">
            <w:rPr>
              <w:ins w:id="697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77" w:author="Caree2" w:date="2017-04-02T07:55:00Z">
          <w:pPr>
            <w:autoSpaceDE w:val="0"/>
            <w:autoSpaceDN w:val="0"/>
            <w:adjustRightInd w:val="0"/>
          </w:pPr>
        </w:pPrChange>
      </w:pPr>
      <w:ins w:id="6978" w:author="Caree2" w:date="2017-04-02T07:40:00Z">
        <w:r w:rsidRPr="00880017">
          <w:rPr>
            <w:color w:val="008080"/>
            <w:rPrChange w:id="697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698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7961B2" w:rsidRPr="00880017" w:rsidRDefault="007961B2" w:rsidP="00880017">
      <w:pPr>
        <w:rPr>
          <w:ins w:id="6981" w:author="Caree2" w:date="2017-04-02T07:40:00Z"/>
          <w:color w:val="008080"/>
          <w:rPrChange w:id="6982" w:author="Caree2" w:date="2017-04-02T07:55:00Z">
            <w:rPr>
              <w:ins w:id="698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84" w:author="Caree2" w:date="2017-04-02T07:55:00Z">
          <w:pPr>
            <w:autoSpaceDE w:val="0"/>
            <w:autoSpaceDN w:val="0"/>
            <w:adjustRightInd w:val="0"/>
          </w:pPr>
        </w:pPrChange>
      </w:pPr>
      <w:ins w:id="6985" w:author="Caree2" w:date="2017-04-02T07:40:00Z">
        <w:r w:rsidRPr="00880017">
          <w:rPr>
            <w:color w:val="008080"/>
            <w:rPrChange w:id="698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7961B2" w:rsidRPr="00880017" w:rsidRDefault="007961B2" w:rsidP="00880017">
      <w:pPr>
        <w:rPr>
          <w:ins w:id="6987" w:author="Caree2" w:date="2017-04-02T07:40:00Z"/>
          <w:color w:val="008080"/>
          <w:rPrChange w:id="6988" w:author="Caree2" w:date="2017-04-02T07:55:00Z">
            <w:rPr>
              <w:ins w:id="698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90" w:author="Caree2" w:date="2017-04-02T07:55:00Z">
          <w:pPr>
            <w:autoSpaceDE w:val="0"/>
            <w:autoSpaceDN w:val="0"/>
            <w:adjustRightInd w:val="0"/>
          </w:pPr>
        </w:pPrChange>
      </w:pPr>
    </w:p>
    <w:p w:rsidR="007961B2" w:rsidRPr="00880017" w:rsidRDefault="007961B2" w:rsidP="00880017">
      <w:pPr>
        <w:rPr>
          <w:ins w:id="6991" w:author="Caree2" w:date="2017-04-02T07:40:00Z"/>
          <w:color w:val="008080"/>
          <w:rPrChange w:id="6992" w:author="Caree2" w:date="2017-04-02T07:55:00Z">
            <w:rPr>
              <w:ins w:id="699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6994" w:author="Caree2" w:date="2017-04-02T07:55:00Z">
          <w:pPr>
            <w:autoSpaceDE w:val="0"/>
            <w:autoSpaceDN w:val="0"/>
            <w:adjustRightInd w:val="0"/>
          </w:pPr>
        </w:pPrChange>
      </w:pPr>
      <w:ins w:id="6995" w:author="Caree2" w:date="2017-04-02T07:40:00Z">
        <w:r w:rsidRPr="00880017">
          <w:rPr>
            <w:color w:val="008080"/>
            <w:rPrChange w:id="6996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id="toyotaprius" class="com.rollingstone.springframework.basic.ioc.contructor.injection.collection.Car"&gt;</w:t>
        </w:r>
      </w:ins>
    </w:p>
    <w:p w:rsidR="007961B2" w:rsidRPr="00880017" w:rsidRDefault="007961B2" w:rsidP="00880017">
      <w:pPr>
        <w:rPr>
          <w:ins w:id="6997" w:author="Caree2" w:date="2017-04-02T07:40:00Z"/>
          <w:color w:val="008080"/>
          <w:rPrChange w:id="6998" w:author="Caree2" w:date="2017-04-02T07:55:00Z">
            <w:rPr>
              <w:ins w:id="699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00" w:author="Caree2" w:date="2017-04-02T07:55:00Z">
          <w:pPr>
            <w:autoSpaceDE w:val="0"/>
            <w:autoSpaceDN w:val="0"/>
            <w:adjustRightInd w:val="0"/>
          </w:pPr>
        </w:pPrChange>
      </w:pPr>
      <w:ins w:id="7001" w:author="Caree2" w:date="2017-04-02T07:40:00Z">
        <w:r w:rsidRPr="00880017">
          <w:rPr>
            <w:color w:val="008080"/>
            <w:rPrChange w:id="700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0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7961B2" w:rsidRPr="00880017" w:rsidRDefault="007961B2" w:rsidP="00880017">
      <w:pPr>
        <w:rPr>
          <w:ins w:id="7004" w:author="Caree2" w:date="2017-04-02T07:40:00Z"/>
          <w:color w:val="008080"/>
          <w:rPrChange w:id="7005" w:author="Caree2" w:date="2017-04-02T07:55:00Z">
            <w:rPr>
              <w:ins w:id="700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07" w:author="Caree2" w:date="2017-04-02T07:55:00Z">
          <w:pPr>
            <w:autoSpaceDE w:val="0"/>
            <w:autoSpaceDN w:val="0"/>
            <w:adjustRightInd w:val="0"/>
          </w:pPr>
        </w:pPrChange>
      </w:pPr>
      <w:ins w:id="7008" w:author="Caree2" w:date="2017-04-02T07:40:00Z">
        <w:r w:rsidRPr="00880017">
          <w:rPr>
            <w:color w:val="008080"/>
            <w:rPrChange w:id="700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1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value="2014"&gt;&lt;/constructor-arg&gt;</w:t>
        </w:r>
      </w:ins>
    </w:p>
    <w:p w:rsidR="007961B2" w:rsidRPr="00880017" w:rsidRDefault="007961B2" w:rsidP="00880017">
      <w:pPr>
        <w:rPr>
          <w:ins w:id="7011" w:author="Caree2" w:date="2017-04-02T07:40:00Z"/>
          <w:color w:val="008080"/>
          <w:rPrChange w:id="7012" w:author="Caree2" w:date="2017-04-02T07:55:00Z">
            <w:rPr>
              <w:ins w:id="701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14" w:author="Caree2" w:date="2017-04-02T07:55:00Z">
          <w:pPr>
            <w:autoSpaceDE w:val="0"/>
            <w:autoSpaceDN w:val="0"/>
            <w:adjustRightInd w:val="0"/>
          </w:pPr>
        </w:pPrChange>
      </w:pPr>
      <w:ins w:id="7015" w:author="Caree2" w:date="2017-04-02T07:40:00Z">
        <w:r w:rsidRPr="00880017">
          <w:rPr>
            <w:color w:val="008080"/>
            <w:rPrChange w:id="701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1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value="Toyota"&gt;&lt;/constructor-arg&gt;</w:t>
        </w:r>
      </w:ins>
    </w:p>
    <w:p w:rsidR="007961B2" w:rsidRPr="00880017" w:rsidRDefault="007961B2" w:rsidP="00880017">
      <w:pPr>
        <w:rPr>
          <w:ins w:id="7018" w:author="Caree2" w:date="2017-04-02T07:40:00Z"/>
          <w:color w:val="008080"/>
          <w:rPrChange w:id="7019" w:author="Caree2" w:date="2017-04-02T07:55:00Z">
            <w:rPr>
              <w:ins w:id="7020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21" w:author="Caree2" w:date="2017-04-02T07:55:00Z">
          <w:pPr>
            <w:autoSpaceDE w:val="0"/>
            <w:autoSpaceDN w:val="0"/>
            <w:adjustRightInd w:val="0"/>
          </w:pPr>
        </w:pPrChange>
      </w:pPr>
      <w:ins w:id="7022" w:author="Caree2" w:date="2017-04-02T07:40:00Z">
        <w:r w:rsidRPr="00880017">
          <w:rPr>
            <w:color w:val="008080"/>
            <w:rPrChange w:id="702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2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value="Prius"&gt;&lt;/constructor-arg&gt;</w:t>
        </w:r>
      </w:ins>
    </w:p>
    <w:p w:rsidR="007961B2" w:rsidRPr="00880017" w:rsidRDefault="007961B2" w:rsidP="00880017">
      <w:pPr>
        <w:rPr>
          <w:ins w:id="7025" w:author="Caree2" w:date="2017-04-02T07:40:00Z"/>
          <w:color w:val="008080"/>
          <w:rPrChange w:id="7026" w:author="Caree2" w:date="2017-04-02T07:55:00Z">
            <w:rPr>
              <w:ins w:id="7027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28" w:author="Caree2" w:date="2017-04-02T07:55:00Z">
          <w:pPr>
            <w:autoSpaceDE w:val="0"/>
            <w:autoSpaceDN w:val="0"/>
            <w:adjustRightInd w:val="0"/>
          </w:pPr>
        </w:pPrChange>
      </w:pPr>
      <w:ins w:id="7029" w:author="Caree2" w:date="2017-04-02T07:40:00Z">
        <w:r w:rsidRPr="00880017">
          <w:rPr>
            <w:color w:val="008080"/>
            <w:rPrChange w:id="703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31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value="White"&gt;&lt;/constructor-arg&gt;</w:t>
        </w:r>
      </w:ins>
    </w:p>
    <w:p w:rsidR="007961B2" w:rsidRPr="00880017" w:rsidRDefault="007961B2" w:rsidP="00880017">
      <w:pPr>
        <w:rPr>
          <w:ins w:id="7032" w:author="Caree2" w:date="2017-04-02T07:40:00Z"/>
          <w:color w:val="008080"/>
          <w:rPrChange w:id="7033" w:author="Caree2" w:date="2017-04-02T07:55:00Z">
            <w:rPr>
              <w:ins w:id="7034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35" w:author="Caree2" w:date="2017-04-02T07:55:00Z">
          <w:pPr>
            <w:autoSpaceDE w:val="0"/>
            <w:autoSpaceDN w:val="0"/>
            <w:adjustRightInd w:val="0"/>
          </w:pPr>
        </w:pPrChange>
      </w:pPr>
      <w:ins w:id="7036" w:author="Caree2" w:date="2017-04-02T07:40:00Z">
        <w:r w:rsidRPr="00880017">
          <w:rPr>
            <w:color w:val="008080"/>
            <w:rPrChange w:id="703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3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7961B2" w:rsidRPr="00880017" w:rsidRDefault="007961B2" w:rsidP="00880017">
      <w:pPr>
        <w:rPr>
          <w:ins w:id="7039" w:author="Caree2" w:date="2017-04-02T07:40:00Z"/>
          <w:color w:val="008080"/>
          <w:rPrChange w:id="7040" w:author="Caree2" w:date="2017-04-02T07:55:00Z">
            <w:rPr>
              <w:ins w:id="7041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42" w:author="Caree2" w:date="2017-04-02T07:55:00Z">
          <w:pPr>
            <w:autoSpaceDE w:val="0"/>
            <w:autoSpaceDN w:val="0"/>
            <w:adjustRightInd w:val="0"/>
          </w:pPr>
        </w:pPrChange>
      </w:pPr>
      <w:ins w:id="7043" w:author="Caree2" w:date="2017-04-02T07:40:00Z">
        <w:r w:rsidRPr="00880017">
          <w:rPr>
            <w:color w:val="008080"/>
            <w:rPrChange w:id="704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4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4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bean="regnRenewalDate"/&gt;</w:t>
        </w:r>
      </w:ins>
    </w:p>
    <w:p w:rsidR="007961B2" w:rsidRPr="00880017" w:rsidRDefault="007961B2" w:rsidP="00880017">
      <w:pPr>
        <w:rPr>
          <w:ins w:id="7047" w:author="Caree2" w:date="2017-04-02T07:40:00Z"/>
          <w:color w:val="008080"/>
          <w:rPrChange w:id="7048" w:author="Caree2" w:date="2017-04-02T07:55:00Z">
            <w:rPr>
              <w:ins w:id="704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50" w:author="Caree2" w:date="2017-04-02T07:55:00Z">
          <w:pPr>
            <w:autoSpaceDE w:val="0"/>
            <w:autoSpaceDN w:val="0"/>
            <w:adjustRightInd w:val="0"/>
          </w:pPr>
        </w:pPrChange>
      </w:pPr>
      <w:ins w:id="7051" w:author="Caree2" w:date="2017-04-02T07:40:00Z">
        <w:r w:rsidRPr="00880017">
          <w:rPr>
            <w:color w:val="008080"/>
            <w:rPrChange w:id="705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5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7961B2" w:rsidRPr="00880017" w:rsidRDefault="007961B2" w:rsidP="00880017">
      <w:pPr>
        <w:rPr>
          <w:ins w:id="7054" w:author="Caree2" w:date="2017-04-02T07:40:00Z"/>
          <w:color w:val="008080"/>
          <w:rPrChange w:id="7055" w:author="Caree2" w:date="2017-04-02T07:55:00Z">
            <w:rPr>
              <w:ins w:id="705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57" w:author="Caree2" w:date="2017-04-02T07:55:00Z">
          <w:pPr>
            <w:autoSpaceDE w:val="0"/>
            <w:autoSpaceDN w:val="0"/>
            <w:adjustRightInd w:val="0"/>
          </w:pPr>
        </w:pPrChange>
      </w:pPr>
      <w:ins w:id="7058" w:author="Caree2" w:date="2017-04-02T07:40:00Z">
        <w:r w:rsidRPr="00880017">
          <w:rPr>
            <w:color w:val="008080"/>
            <w:rPrChange w:id="7059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&lt;/bean&gt;</w:t>
        </w:r>
      </w:ins>
    </w:p>
    <w:p w:rsidR="007961B2" w:rsidRPr="00880017" w:rsidRDefault="007961B2" w:rsidP="00880017">
      <w:pPr>
        <w:rPr>
          <w:ins w:id="7060" w:author="Caree2" w:date="2017-04-02T07:40:00Z"/>
          <w:color w:val="008080"/>
          <w:rPrChange w:id="7061" w:author="Caree2" w:date="2017-04-02T07:55:00Z">
            <w:rPr>
              <w:ins w:id="706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63" w:author="Caree2" w:date="2017-04-02T07:55:00Z">
          <w:pPr>
            <w:autoSpaceDE w:val="0"/>
            <w:autoSpaceDN w:val="0"/>
            <w:adjustRightInd w:val="0"/>
          </w:pPr>
        </w:pPrChange>
      </w:pPr>
    </w:p>
    <w:p w:rsidR="007961B2" w:rsidRPr="00880017" w:rsidRDefault="007961B2" w:rsidP="00880017">
      <w:pPr>
        <w:rPr>
          <w:ins w:id="7064" w:author="Caree2" w:date="2017-04-02T07:40:00Z"/>
          <w:color w:val="008080"/>
          <w:rPrChange w:id="7065" w:author="Caree2" w:date="2017-04-02T07:55:00Z">
            <w:rPr>
              <w:ins w:id="706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67" w:author="Caree2" w:date="2017-04-02T07:55:00Z">
          <w:pPr>
            <w:autoSpaceDE w:val="0"/>
            <w:autoSpaceDN w:val="0"/>
            <w:adjustRightInd w:val="0"/>
          </w:pPr>
        </w:pPrChange>
      </w:pPr>
      <w:ins w:id="7068" w:author="Caree2" w:date="2017-04-02T07:40:00Z">
        <w:r w:rsidRPr="00880017">
          <w:rPr>
            <w:color w:val="008080"/>
            <w:rPrChange w:id="7069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id="toyotahighander" class="com.rollingstone.springframework.basic.ioc.contructor.injection.collection.Car"&gt;</w:t>
        </w:r>
      </w:ins>
    </w:p>
    <w:p w:rsidR="007961B2" w:rsidRPr="00880017" w:rsidRDefault="007961B2" w:rsidP="00880017">
      <w:pPr>
        <w:rPr>
          <w:ins w:id="7070" w:author="Caree2" w:date="2017-04-02T07:40:00Z"/>
          <w:color w:val="008080"/>
          <w:rPrChange w:id="7071" w:author="Caree2" w:date="2017-04-02T07:55:00Z">
            <w:rPr>
              <w:ins w:id="707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73" w:author="Caree2" w:date="2017-04-02T07:55:00Z">
          <w:pPr>
            <w:autoSpaceDE w:val="0"/>
            <w:autoSpaceDN w:val="0"/>
            <w:adjustRightInd w:val="0"/>
          </w:pPr>
        </w:pPrChange>
      </w:pPr>
      <w:ins w:id="7074" w:author="Caree2" w:date="2017-04-02T07:40:00Z">
        <w:r w:rsidRPr="00880017">
          <w:rPr>
            <w:color w:val="008080"/>
            <w:rPrChange w:id="707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7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7961B2" w:rsidRPr="00880017" w:rsidRDefault="007961B2" w:rsidP="00880017">
      <w:pPr>
        <w:rPr>
          <w:ins w:id="7077" w:author="Caree2" w:date="2017-04-02T07:40:00Z"/>
          <w:color w:val="008080"/>
          <w:rPrChange w:id="7078" w:author="Caree2" w:date="2017-04-02T07:55:00Z">
            <w:rPr>
              <w:ins w:id="707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80" w:author="Caree2" w:date="2017-04-02T07:55:00Z">
          <w:pPr>
            <w:autoSpaceDE w:val="0"/>
            <w:autoSpaceDN w:val="0"/>
            <w:adjustRightInd w:val="0"/>
          </w:pPr>
        </w:pPrChange>
      </w:pPr>
      <w:ins w:id="7081" w:author="Caree2" w:date="2017-04-02T07:40:00Z">
        <w:r w:rsidRPr="00880017">
          <w:rPr>
            <w:color w:val="008080"/>
            <w:rPrChange w:id="708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8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value="2014"&gt;&lt;/constructor-arg&gt;</w:t>
        </w:r>
      </w:ins>
    </w:p>
    <w:p w:rsidR="007961B2" w:rsidRPr="00880017" w:rsidRDefault="007961B2" w:rsidP="00880017">
      <w:pPr>
        <w:rPr>
          <w:ins w:id="7084" w:author="Caree2" w:date="2017-04-02T07:40:00Z"/>
          <w:color w:val="008080"/>
          <w:rPrChange w:id="7085" w:author="Caree2" w:date="2017-04-02T07:55:00Z">
            <w:rPr>
              <w:ins w:id="708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87" w:author="Caree2" w:date="2017-04-02T07:55:00Z">
          <w:pPr>
            <w:autoSpaceDE w:val="0"/>
            <w:autoSpaceDN w:val="0"/>
            <w:adjustRightInd w:val="0"/>
          </w:pPr>
        </w:pPrChange>
      </w:pPr>
      <w:ins w:id="7088" w:author="Caree2" w:date="2017-04-02T07:40:00Z">
        <w:r w:rsidRPr="00880017">
          <w:rPr>
            <w:color w:val="008080"/>
            <w:rPrChange w:id="708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9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value="Toyota"&gt;&lt;/constructor-arg&gt;</w:t>
        </w:r>
      </w:ins>
    </w:p>
    <w:p w:rsidR="007961B2" w:rsidRPr="00880017" w:rsidRDefault="007961B2" w:rsidP="00880017">
      <w:pPr>
        <w:rPr>
          <w:ins w:id="7091" w:author="Caree2" w:date="2017-04-02T07:40:00Z"/>
          <w:color w:val="008080"/>
          <w:rPrChange w:id="7092" w:author="Caree2" w:date="2017-04-02T07:55:00Z">
            <w:rPr>
              <w:ins w:id="709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094" w:author="Caree2" w:date="2017-04-02T07:55:00Z">
          <w:pPr>
            <w:autoSpaceDE w:val="0"/>
            <w:autoSpaceDN w:val="0"/>
            <w:adjustRightInd w:val="0"/>
          </w:pPr>
        </w:pPrChange>
      </w:pPr>
      <w:ins w:id="7095" w:author="Caree2" w:date="2017-04-02T07:40:00Z">
        <w:r w:rsidRPr="00880017">
          <w:rPr>
            <w:color w:val="008080"/>
            <w:rPrChange w:id="709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09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value="HighLander"&gt;&lt;/constructor-arg&gt;</w:t>
        </w:r>
      </w:ins>
    </w:p>
    <w:p w:rsidR="007961B2" w:rsidRPr="00880017" w:rsidRDefault="007961B2" w:rsidP="00880017">
      <w:pPr>
        <w:rPr>
          <w:ins w:id="7098" w:author="Caree2" w:date="2017-04-02T07:40:00Z"/>
          <w:color w:val="008080"/>
          <w:rPrChange w:id="7099" w:author="Caree2" w:date="2017-04-02T07:55:00Z">
            <w:rPr>
              <w:ins w:id="7100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01" w:author="Caree2" w:date="2017-04-02T07:55:00Z">
          <w:pPr>
            <w:autoSpaceDE w:val="0"/>
            <w:autoSpaceDN w:val="0"/>
            <w:adjustRightInd w:val="0"/>
          </w:pPr>
        </w:pPrChange>
      </w:pPr>
      <w:ins w:id="7102" w:author="Caree2" w:date="2017-04-02T07:40:00Z">
        <w:r w:rsidRPr="00880017">
          <w:rPr>
            <w:color w:val="008080"/>
            <w:rPrChange w:id="710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0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value="Gold"&gt;&lt;/constructor-arg&gt;</w:t>
        </w:r>
      </w:ins>
    </w:p>
    <w:p w:rsidR="007961B2" w:rsidRPr="00880017" w:rsidRDefault="007961B2" w:rsidP="00880017">
      <w:pPr>
        <w:rPr>
          <w:ins w:id="7105" w:author="Caree2" w:date="2017-04-02T07:40:00Z"/>
          <w:color w:val="008080"/>
          <w:rPrChange w:id="7106" w:author="Caree2" w:date="2017-04-02T07:55:00Z">
            <w:rPr>
              <w:ins w:id="7107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08" w:author="Caree2" w:date="2017-04-02T07:55:00Z">
          <w:pPr>
            <w:autoSpaceDE w:val="0"/>
            <w:autoSpaceDN w:val="0"/>
            <w:adjustRightInd w:val="0"/>
          </w:pPr>
        </w:pPrChange>
      </w:pPr>
      <w:ins w:id="7109" w:author="Caree2" w:date="2017-04-02T07:40:00Z">
        <w:r w:rsidRPr="00880017">
          <w:rPr>
            <w:color w:val="008080"/>
            <w:rPrChange w:id="711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11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7961B2" w:rsidRPr="00880017" w:rsidRDefault="007961B2" w:rsidP="00880017">
      <w:pPr>
        <w:rPr>
          <w:ins w:id="7112" w:author="Caree2" w:date="2017-04-02T07:40:00Z"/>
          <w:color w:val="008080"/>
          <w:rPrChange w:id="7113" w:author="Caree2" w:date="2017-04-02T07:55:00Z">
            <w:rPr>
              <w:ins w:id="7114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15" w:author="Caree2" w:date="2017-04-02T07:55:00Z">
          <w:pPr>
            <w:autoSpaceDE w:val="0"/>
            <w:autoSpaceDN w:val="0"/>
            <w:adjustRightInd w:val="0"/>
          </w:pPr>
        </w:pPrChange>
      </w:pPr>
      <w:ins w:id="7116" w:author="Caree2" w:date="2017-04-02T07:40:00Z">
        <w:r w:rsidRPr="00880017">
          <w:rPr>
            <w:color w:val="008080"/>
            <w:rPrChange w:id="711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1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1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bean="regnRenewalDate"/&gt;</w:t>
        </w:r>
      </w:ins>
    </w:p>
    <w:p w:rsidR="007961B2" w:rsidRPr="00880017" w:rsidRDefault="007961B2" w:rsidP="00880017">
      <w:pPr>
        <w:rPr>
          <w:ins w:id="7120" w:author="Caree2" w:date="2017-04-02T07:40:00Z"/>
          <w:color w:val="008080"/>
          <w:rPrChange w:id="7121" w:author="Caree2" w:date="2017-04-02T07:55:00Z">
            <w:rPr>
              <w:ins w:id="712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23" w:author="Caree2" w:date="2017-04-02T07:55:00Z">
          <w:pPr>
            <w:autoSpaceDE w:val="0"/>
            <w:autoSpaceDN w:val="0"/>
            <w:adjustRightInd w:val="0"/>
          </w:pPr>
        </w:pPrChange>
      </w:pPr>
      <w:ins w:id="7124" w:author="Caree2" w:date="2017-04-02T07:40:00Z">
        <w:r w:rsidRPr="00880017">
          <w:rPr>
            <w:color w:val="008080"/>
            <w:rPrChange w:id="712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2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7961B2" w:rsidRPr="00880017" w:rsidRDefault="007961B2" w:rsidP="00880017">
      <w:pPr>
        <w:rPr>
          <w:ins w:id="7127" w:author="Caree2" w:date="2017-04-02T07:40:00Z"/>
          <w:color w:val="008080"/>
          <w:rPrChange w:id="7128" w:author="Caree2" w:date="2017-04-02T07:55:00Z">
            <w:rPr>
              <w:ins w:id="712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30" w:author="Caree2" w:date="2017-04-02T07:55:00Z">
          <w:pPr>
            <w:autoSpaceDE w:val="0"/>
            <w:autoSpaceDN w:val="0"/>
            <w:adjustRightInd w:val="0"/>
          </w:pPr>
        </w:pPrChange>
      </w:pPr>
      <w:ins w:id="7131" w:author="Caree2" w:date="2017-04-02T07:40:00Z">
        <w:r w:rsidRPr="00880017">
          <w:rPr>
            <w:color w:val="008080"/>
            <w:rPrChange w:id="7132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&lt;/bean&gt;</w:t>
        </w:r>
      </w:ins>
    </w:p>
    <w:p w:rsidR="007961B2" w:rsidRPr="00880017" w:rsidRDefault="007961B2" w:rsidP="00880017">
      <w:pPr>
        <w:rPr>
          <w:ins w:id="7133" w:author="Caree2" w:date="2017-04-02T07:40:00Z"/>
          <w:color w:val="008080"/>
          <w:rPrChange w:id="7134" w:author="Caree2" w:date="2017-04-02T07:55:00Z">
            <w:rPr>
              <w:ins w:id="713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36" w:author="Caree2" w:date="2017-04-02T07:55:00Z">
          <w:pPr>
            <w:autoSpaceDE w:val="0"/>
            <w:autoSpaceDN w:val="0"/>
            <w:adjustRightInd w:val="0"/>
          </w:pPr>
        </w:pPrChange>
      </w:pPr>
    </w:p>
    <w:p w:rsidR="007961B2" w:rsidRPr="00880017" w:rsidRDefault="007961B2" w:rsidP="00880017">
      <w:pPr>
        <w:rPr>
          <w:ins w:id="7137" w:author="Caree2" w:date="2017-04-02T07:40:00Z"/>
          <w:color w:val="008080"/>
          <w:rPrChange w:id="7138" w:author="Caree2" w:date="2017-04-02T07:55:00Z">
            <w:rPr>
              <w:ins w:id="713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40" w:author="Caree2" w:date="2017-04-02T07:55:00Z">
          <w:pPr>
            <w:autoSpaceDE w:val="0"/>
            <w:autoSpaceDN w:val="0"/>
            <w:adjustRightInd w:val="0"/>
          </w:pPr>
        </w:pPrChange>
      </w:pPr>
      <w:ins w:id="7141" w:author="Caree2" w:date="2017-04-02T07:40:00Z">
        <w:r w:rsidRPr="00880017">
          <w:rPr>
            <w:color w:val="008080"/>
            <w:rPrChange w:id="7142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lastRenderedPageBreak/>
          <w:t>&lt;bean id="bmwX5" class="com.rollingstone.springframework.basic.ioc.contructor.injection.collection.Car"&gt;</w:t>
        </w:r>
      </w:ins>
    </w:p>
    <w:p w:rsidR="007961B2" w:rsidRPr="00880017" w:rsidRDefault="007961B2" w:rsidP="00880017">
      <w:pPr>
        <w:rPr>
          <w:ins w:id="7143" w:author="Caree2" w:date="2017-04-02T07:40:00Z"/>
          <w:color w:val="008080"/>
          <w:rPrChange w:id="7144" w:author="Caree2" w:date="2017-04-02T07:55:00Z">
            <w:rPr>
              <w:ins w:id="714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46" w:author="Caree2" w:date="2017-04-02T07:55:00Z">
          <w:pPr>
            <w:autoSpaceDE w:val="0"/>
            <w:autoSpaceDN w:val="0"/>
            <w:adjustRightInd w:val="0"/>
          </w:pPr>
        </w:pPrChange>
      </w:pPr>
      <w:ins w:id="7147" w:author="Caree2" w:date="2017-04-02T07:40:00Z">
        <w:r w:rsidRPr="00880017">
          <w:rPr>
            <w:color w:val="008080"/>
            <w:rPrChange w:id="714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4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7961B2" w:rsidRPr="00880017" w:rsidRDefault="007961B2" w:rsidP="00880017">
      <w:pPr>
        <w:rPr>
          <w:ins w:id="7150" w:author="Caree2" w:date="2017-04-02T07:40:00Z"/>
          <w:color w:val="008080"/>
          <w:rPrChange w:id="7151" w:author="Caree2" w:date="2017-04-02T07:55:00Z">
            <w:rPr>
              <w:ins w:id="715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53" w:author="Caree2" w:date="2017-04-02T07:55:00Z">
          <w:pPr>
            <w:autoSpaceDE w:val="0"/>
            <w:autoSpaceDN w:val="0"/>
            <w:adjustRightInd w:val="0"/>
          </w:pPr>
        </w:pPrChange>
      </w:pPr>
      <w:ins w:id="7154" w:author="Caree2" w:date="2017-04-02T07:40:00Z">
        <w:r w:rsidRPr="00880017">
          <w:rPr>
            <w:color w:val="008080"/>
            <w:rPrChange w:id="7155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5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value="2014"&gt;&lt;/constructor-arg&gt;</w:t>
        </w:r>
      </w:ins>
    </w:p>
    <w:p w:rsidR="007961B2" w:rsidRPr="00880017" w:rsidRDefault="007961B2" w:rsidP="00880017">
      <w:pPr>
        <w:rPr>
          <w:ins w:id="7157" w:author="Caree2" w:date="2017-04-02T07:40:00Z"/>
          <w:color w:val="008080"/>
          <w:rPrChange w:id="7158" w:author="Caree2" w:date="2017-04-02T07:55:00Z">
            <w:rPr>
              <w:ins w:id="7159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60" w:author="Caree2" w:date="2017-04-02T07:55:00Z">
          <w:pPr>
            <w:autoSpaceDE w:val="0"/>
            <w:autoSpaceDN w:val="0"/>
            <w:adjustRightInd w:val="0"/>
          </w:pPr>
        </w:pPrChange>
      </w:pPr>
      <w:ins w:id="7161" w:author="Caree2" w:date="2017-04-02T07:40:00Z">
        <w:r w:rsidRPr="00880017">
          <w:rPr>
            <w:color w:val="008080"/>
            <w:rPrChange w:id="716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6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value="BMW"&gt;&lt;/constructor-arg&gt;</w:t>
        </w:r>
      </w:ins>
    </w:p>
    <w:p w:rsidR="007961B2" w:rsidRPr="00880017" w:rsidRDefault="007961B2" w:rsidP="00880017">
      <w:pPr>
        <w:rPr>
          <w:ins w:id="7164" w:author="Caree2" w:date="2017-04-02T07:40:00Z"/>
          <w:color w:val="008080"/>
          <w:rPrChange w:id="7165" w:author="Caree2" w:date="2017-04-02T07:55:00Z">
            <w:rPr>
              <w:ins w:id="716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67" w:author="Caree2" w:date="2017-04-02T07:55:00Z">
          <w:pPr>
            <w:autoSpaceDE w:val="0"/>
            <w:autoSpaceDN w:val="0"/>
            <w:adjustRightInd w:val="0"/>
          </w:pPr>
        </w:pPrChange>
      </w:pPr>
      <w:ins w:id="7168" w:author="Caree2" w:date="2017-04-02T07:40:00Z">
        <w:r w:rsidRPr="00880017">
          <w:rPr>
            <w:color w:val="008080"/>
            <w:rPrChange w:id="716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7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value="X5"&gt;&lt;/constructor-arg&gt;</w:t>
        </w:r>
      </w:ins>
    </w:p>
    <w:p w:rsidR="007961B2" w:rsidRPr="00880017" w:rsidRDefault="007961B2" w:rsidP="00880017">
      <w:pPr>
        <w:rPr>
          <w:ins w:id="7171" w:author="Caree2" w:date="2017-04-02T07:40:00Z"/>
          <w:color w:val="008080"/>
          <w:rPrChange w:id="7172" w:author="Caree2" w:date="2017-04-02T07:55:00Z">
            <w:rPr>
              <w:ins w:id="7173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74" w:author="Caree2" w:date="2017-04-02T07:55:00Z">
          <w:pPr>
            <w:autoSpaceDE w:val="0"/>
            <w:autoSpaceDN w:val="0"/>
            <w:adjustRightInd w:val="0"/>
          </w:pPr>
        </w:pPrChange>
      </w:pPr>
      <w:ins w:id="7175" w:author="Caree2" w:date="2017-04-02T07:40:00Z">
        <w:r w:rsidRPr="00880017">
          <w:rPr>
            <w:color w:val="008080"/>
            <w:rPrChange w:id="7176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77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value="White"&gt;&lt;/constructor-arg&gt;</w:t>
        </w:r>
      </w:ins>
    </w:p>
    <w:p w:rsidR="007961B2" w:rsidRPr="00880017" w:rsidRDefault="007961B2" w:rsidP="00880017">
      <w:pPr>
        <w:rPr>
          <w:ins w:id="7178" w:author="Caree2" w:date="2017-04-02T07:40:00Z"/>
          <w:color w:val="008080"/>
          <w:rPrChange w:id="7179" w:author="Caree2" w:date="2017-04-02T07:55:00Z">
            <w:rPr>
              <w:ins w:id="7180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81" w:author="Caree2" w:date="2017-04-02T07:55:00Z">
          <w:pPr>
            <w:autoSpaceDE w:val="0"/>
            <w:autoSpaceDN w:val="0"/>
            <w:adjustRightInd w:val="0"/>
          </w:pPr>
        </w:pPrChange>
      </w:pPr>
      <w:ins w:id="7182" w:author="Caree2" w:date="2017-04-02T07:40:00Z">
        <w:r w:rsidRPr="00880017">
          <w:rPr>
            <w:color w:val="008080"/>
            <w:rPrChange w:id="7183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84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7961B2" w:rsidRPr="00880017" w:rsidRDefault="007961B2" w:rsidP="00880017">
      <w:pPr>
        <w:rPr>
          <w:ins w:id="7185" w:author="Caree2" w:date="2017-04-02T07:40:00Z"/>
          <w:color w:val="008080"/>
          <w:rPrChange w:id="7186" w:author="Caree2" w:date="2017-04-02T07:55:00Z">
            <w:rPr>
              <w:ins w:id="7187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88" w:author="Caree2" w:date="2017-04-02T07:55:00Z">
          <w:pPr>
            <w:autoSpaceDE w:val="0"/>
            <w:autoSpaceDN w:val="0"/>
            <w:adjustRightInd w:val="0"/>
          </w:pPr>
        </w:pPrChange>
      </w:pPr>
      <w:ins w:id="7189" w:author="Caree2" w:date="2017-04-02T07:40:00Z">
        <w:r w:rsidRPr="00880017">
          <w:rPr>
            <w:color w:val="008080"/>
            <w:rPrChange w:id="7190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91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92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bean="regnRenewalDate"/&gt;</w:t>
        </w:r>
      </w:ins>
    </w:p>
    <w:p w:rsidR="007961B2" w:rsidRPr="00880017" w:rsidRDefault="007961B2" w:rsidP="00880017">
      <w:pPr>
        <w:rPr>
          <w:ins w:id="7193" w:author="Caree2" w:date="2017-04-02T07:40:00Z"/>
          <w:color w:val="008080"/>
          <w:rPrChange w:id="7194" w:author="Caree2" w:date="2017-04-02T07:55:00Z">
            <w:rPr>
              <w:ins w:id="7195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196" w:author="Caree2" w:date="2017-04-02T07:55:00Z">
          <w:pPr>
            <w:autoSpaceDE w:val="0"/>
            <w:autoSpaceDN w:val="0"/>
            <w:adjustRightInd w:val="0"/>
          </w:pPr>
        </w:pPrChange>
      </w:pPr>
      <w:ins w:id="7197" w:author="Caree2" w:date="2017-04-02T07:40:00Z">
        <w:r w:rsidRPr="00880017">
          <w:rPr>
            <w:color w:val="008080"/>
            <w:rPrChange w:id="7198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7199" w:author="Caree2" w:date="2017-04-02T07:55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7961B2" w:rsidRPr="00880017" w:rsidRDefault="007961B2" w:rsidP="00880017">
      <w:pPr>
        <w:rPr>
          <w:ins w:id="7200" w:author="Caree2" w:date="2017-04-02T07:40:00Z"/>
          <w:color w:val="008080"/>
          <w:rPrChange w:id="7201" w:author="Caree2" w:date="2017-04-02T07:55:00Z">
            <w:rPr>
              <w:ins w:id="720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203" w:author="Caree2" w:date="2017-04-02T07:55:00Z">
          <w:pPr>
            <w:autoSpaceDE w:val="0"/>
            <w:autoSpaceDN w:val="0"/>
            <w:adjustRightInd w:val="0"/>
          </w:pPr>
        </w:pPrChange>
      </w:pPr>
      <w:ins w:id="7204" w:author="Caree2" w:date="2017-04-02T07:40:00Z">
        <w:r w:rsidRPr="00880017">
          <w:rPr>
            <w:color w:val="008080"/>
            <w:rPrChange w:id="7205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&lt;/bean&gt;</w:t>
        </w:r>
      </w:ins>
    </w:p>
    <w:p w:rsidR="007961B2" w:rsidRPr="00880017" w:rsidRDefault="007961B2" w:rsidP="00880017">
      <w:pPr>
        <w:rPr>
          <w:ins w:id="7206" w:author="Caree2" w:date="2017-04-02T07:40:00Z"/>
          <w:color w:val="008080"/>
          <w:rPrChange w:id="7207" w:author="Caree2" w:date="2017-04-02T07:55:00Z">
            <w:rPr>
              <w:ins w:id="7208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209" w:author="Caree2" w:date="2017-04-02T07:55:00Z">
          <w:pPr>
            <w:autoSpaceDE w:val="0"/>
            <w:autoSpaceDN w:val="0"/>
            <w:adjustRightInd w:val="0"/>
          </w:pPr>
        </w:pPrChange>
      </w:pPr>
    </w:p>
    <w:p w:rsidR="007961B2" w:rsidRPr="00880017" w:rsidRDefault="007961B2" w:rsidP="00880017">
      <w:pPr>
        <w:rPr>
          <w:ins w:id="7210" w:author="Caree2" w:date="2017-04-02T07:40:00Z"/>
          <w:color w:val="008080"/>
          <w:rPrChange w:id="7211" w:author="Caree2" w:date="2017-04-02T07:55:00Z">
            <w:rPr>
              <w:ins w:id="7212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213" w:author="Caree2" w:date="2017-04-02T07:55:00Z">
          <w:pPr>
            <w:autoSpaceDE w:val="0"/>
            <w:autoSpaceDN w:val="0"/>
            <w:adjustRightInd w:val="0"/>
          </w:pPr>
        </w:pPrChange>
      </w:pPr>
    </w:p>
    <w:p w:rsidR="007961B2" w:rsidRPr="00880017" w:rsidRDefault="007961B2" w:rsidP="00880017">
      <w:pPr>
        <w:rPr>
          <w:ins w:id="7214" w:author="Caree2" w:date="2017-04-02T07:40:00Z"/>
          <w:color w:val="008080"/>
          <w:rPrChange w:id="7215" w:author="Caree2" w:date="2017-04-02T07:55:00Z">
            <w:rPr>
              <w:ins w:id="7216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217" w:author="Caree2" w:date="2017-04-02T07:55:00Z">
          <w:pPr>
            <w:autoSpaceDE w:val="0"/>
            <w:autoSpaceDN w:val="0"/>
            <w:adjustRightInd w:val="0"/>
          </w:pPr>
        </w:pPrChange>
      </w:pPr>
    </w:p>
    <w:p w:rsidR="007961B2" w:rsidRPr="00880017" w:rsidRDefault="007961B2" w:rsidP="00880017">
      <w:pPr>
        <w:rPr>
          <w:ins w:id="7218" w:author="Caree2" w:date="2017-04-02T07:40:00Z"/>
          <w:color w:val="008080"/>
          <w:rPrChange w:id="7219" w:author="Caree2" w:date="2017-04-02T07:55:00Z">
            <w:rPr>
              <w:ins w:id="7220" w:author="Caree2" w:date="2017-04-02T07:40:00Z"/>
              <w:rFonts w:ascii="Consolas" w:hAnsi="Consolas" w:cs="Consolas"/>
              <w:sz w:val="20"/>
              <w:szCs w:val="20"/>
            </w:rPr>
          </w:rPrChange>
        </w:rPr>
        <w:pPrChange w:id="7221" w:author="Caree2" w:date="2017-04-02T07:55:00Z">
          <w:pPr>
            <w:autoSpaceDE w:val="0"/>
            <w:autoSpaceDN w:val="0"/>
            <w:adjustRightInd w:val="0"/>
          </w:pPr>
        </w:pPrChange>
      </w:pPr>
      <w:ins w:id="7222" w:author="Caree2" w:date="2017-04-02T07:40:00Z">
        <w:r w:rsidRPr="00880017">
          <w:rPr>
            <w:color w:val="008080"/>
            <w:rPrChange w:id="7223" w:author="Caree2" w:date="2017-04-02T07:55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&lt;/beans&gt;</w:t>
        </w:r>
      </w:ins>
    </w:p>
    <w:p w:rsidR="007961B2" w:rsidRDefault="007961B2" w:rsidP="00225A3C">
      <w:pPr>
        <w:pStyle w:val="StyleHeading114ptBoldUnderlineLeft"/>
        <w:rPr>
          <w:ins w:id="7224" w:author="Caree2" w:date="2017-04-02T07:39:00Z"/>
        </w:rPr>
      </w:pPr>
    </w:p>
    <w:p w:rsidR="00225A3C" w:rsidRDefault="00225A3C">
      <w:pPr>
        <w:rPr>
          <w:ins w:id="7225" w:author="Caree2" w:date="2017-04-02T07:38:00Z"/>
          <w:rFonts w:ascii="Times New Roman" w:hAnsi="Times New Roman"/>
          <w:b/>
          <w:bCs/>
          <w:color w:val="000000"/>
          <w:sz w:val="28"/>
          <w:szCs w:val="20"/>
        </w:rPr>
      </w:pPr>
      <w:ins w:id="7226" w:author="Caree2" w:date="2017-04-02T07:38:00Z">
        <w:r>
          <w:br w:type="page"/>
        </w:r>
      </w:ins>
    </w:p>
    <w:p w:rsidR="006D003C" w:rsidRDefault="006D003C" w:rsidP="006D003C">
      <w:pPr>
        <w:pStyle w:val="StyleHeading114ptBoldUnderlineLeft"/>
      </w:pPr>
      <w:bookmarkStart w:id="7227" w:name="_Toc478888067"/>
      <w:r w:rsidRPr="00EA03DE">
        <w:lastRenderedPageBreak/>
        <w:t>1.</w:t>
      </w:r>
      <w:ins w:id="7228" w:author="Caree2" w:date="2017-04-02T07:47:00Z">
        <w:r w:rsidR="00C547DB">
          <w:t>25</w:t>
        </w:r>
      </w:ins>
      <w:del w:id="7229" w:author="Caree2" w:date="2017-04-02T07:31:00Z">
        <w:r w:rsidDel="00E047DB">
          <w:delText>17</w:delText>
        </w:r>
      </w:del>
      <w:r w:rsidRPr="00EA03DE">
        <w:t xml:space="preserve"> </w:t>
      </w:r>
      <w:r>
        <w:t>–</w:t>
      </w:r>
      <w:ins w:id="7230" w:author="Caree2" w:date="2017-04-02T06:52:00Z">
        <w:r w:rsidR="00893A17">
          <w:t xml:space="preserve">Create </w:t>
        </w:r>
      </w:ins>
      <w:ins w:id="7231" w:author="Caree2" w:date="2017-04-02T07:13:00Z">
        <w:r w:rsidR="00D21C7D">
          <w:t xml:space="preserve">the Address class in the </w:t>
        </w:r>
      </w:ins>
      <w:ins w:id="7232" w:author="Caree2" w:date="2017-04-02T06:52:00Z">
        <w:r w:rsidR="00893A17">
          <w:t>Third</w:t>
        </w:r>
      </w:ins>
      <w:del w:id="7233" w:author="Caree2" w:date="2017-04-02T06:52:00Z">
        <w:r w:rsidDel="00893A17">
          <w:delText>Add bootstrap.yml under resources folder</w:delText>
        </w:r>
      </w:del>
      <w:ins w:id="7234" w:author="Caree2" w:date="2017-04-02T07:13:00Z">
        <w:r w:rsidR="00D21C7D">
          <w:t xml:space="preserve"> package</w:t>
        </w:r>
      </w:ins>
      <w:bookmarkEnd w:id="7227"/>
    </w:p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893A17" w:rsidRPr="00880017" w:rsidRDefault="006D003C" w:rsidP="00090CB3">
      <w:pPr>
        <w:rPr>
          <w:ins w:id="7235" w:author="Caree2" w:date="2017-04-02T06:52:00Z"/>
          <w:color w:val="008080"/>
          <w:rPrChange w:id="7236" w:author="Caree2" w:date="2017-04-02T07:55:00Z">
            <w:rPr>
              <w:ins w:id="7237" w:author="Caree2" w:date="2017-04-02T06:52:00Z"/>
            </w:rPr>
          </w:rPrChange>
        </w:rPr>
        <w:pPrChange w:id="7238" w:author="Caree2" w:date="2017-04-02T07:13:00Z">
          <w:pPr>
            <w:autoSpaceDE w:val="0"/>
            <w:autoSpaceDN w:val="0"/>
            <w:adjustRightInd w:val="0"/>
          </w:pPr>
        </w:pPrChange>
      </w:pPr>
      <w:del w:id="7239" w:author="Caree2" w:date="2017-04-02T06:52:00Z">
        <w:r w:rsidRPr="00880017" w:rsidDel="00893A17">
          <w:rPr>
            <w:color w:val="008080"/>
            <w:rPrChange w:id="7240" w:author="Caree2" w:date="2017-04-02T07:55:00Z">
              <w:rPr>
                <w:noProof/>
              </w:rPr>
            </w:rPrChange>
          </w:rPr>
          <w:drawing>
            <wp:inline distT="0" distB="0" distL="0" distR="0" wp14:anchorId="0CAFCE66" wp14:editId="4F8DE7E2">
              <wp:extent cx="5943600" cy="2750820"/>
              <wp:effectExtent l="0" t="0" r="0" b="0"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50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241" w:author="Caree2" w:date="2017-04-02T06:52:00Z">
        <w:r w:rsidR="00893A17" w:rsidRPr="00880017">
          <w:rPr>
            <w:color w:val="008080"/>
            <w:rPrChange w:id="7242" w:author="Caree2" w:date="2017-04-02T07:55:00Z">
              <w:rPr>
                <w:b/>
                <w:bCs/>
                <w:color w:val="7F0055"/>
              </w:rPr>
            </w:rPrChange>
          </w:rPr>
          <w:t>package com.rollingstone.springframework.basic.ioc.setter.injection.third;</w:t>
        </w:r>
      </w:ins>
    </w:p>
    <w:p w:rsidR="00893A17" w:rsidRPr="00880017" w:rsidRDefault="00893A17" w:rsidP="00090CB3">
      <w:pPr>
        <w:rPr>
          <w:ins w:id="7243" w:author="Caree2" w:date="2017-04-02T06:52:00Z"/>
          <w:color w:val="008080"/>
          <w:rPrChange w:id="7244" w:author="Caree2" w:date="2017-04-02T07:55:00Z">
            <w:rPr>
              <w:ins w:id="7245" w:author="Caree2" w:date="2017-04-02T06:52:00Z"/>
            </w:rPr>
          </w:rPrChange>
        </w:rPr>
        <w:pPrChange w:id="7246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247" w:author="Caree2" w:date="2017-04-02T06:52:00Z"/>
          <w:color w:val="008080"/>
          <w:rPrChange w:id="7248" w:author="Caree2" w:date="2017-04-02T07:55:00Z">
            <w:rPr>
              <w:ins w:id="7249" w:author="Caree2" w:date="2017-04-02T06:52:00Z"/>
            </w:rPr>
          </w:rPrChange>
        </w:rPr>
        <w:pPrChange w:id="7250" w:author="Caree2" w:date="2017-04-02T07:13:00Z">
          <w:pPr>
            <w:autoSpaceDE w:val="0"/>
            <w:autoSpaceDN w:val="0"/>
            <w:adjustRightInd w:val="0"/>
          </w:pPr>
        </w:pPrChange>
      </w:pPr>
      <w:ins w:id="7251" w:author="Caree2" w:date="2017-04-02T06:52:00Z">
        <w:r w:rsidRPr="00880017">
          <w:rPr>
            <w:color w:val="008080"/>
            <w:rPrChange w:id="7252" w:author="Caree2" w:date="2017-04-02T07:55:00Z">
              <w:rPr>
                <w:b/>
                <w:bCs/>
                <w:color w:val="7F0055"/>
              </w:rPr>
            </w:rPrChange>
          </w:rPr>
          <w:t>public class Address {</w:t>
        </w:r>
      </w:ins>
    </w:p>
    <w:p w:rsidR="00893A17" w:rsidRPr="00880017" w:rsidRDefault="00893A17" w:rsidP="00090CB3">
      <w:pPr>
        <w:rPr>
          <w:ins w:id="7253" w:author="Caree2" w:date="2017-04-02T06:52:00Z"/>
          <w:color w:val="008080"/>
          <w:rPrChange w:id="7254" w:author="Caree2" w:date="2017-04-02T07:55:00Z">
            <w:rPr>
              <w:ins w:id="7255" w:author="Caree2" w:date="2017-04-02T06:52:00Z"/>
            </w:rPr>
          </w:rPrChange>
        </w:rPr>
        <w:pPrChange w:id="7256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257" w:author="Caree2" w:date="2017-04-02T06:52:00Z"/>
          <w:color w:val="008080"/>
          <w:rPrChange w:id="7258" w:author="Caree2" w:date="2017-04-02T07:55:00Z">
            <w:rPr>
              <w:ins w:id="7259" w:author="Caree2" w:date="2017-04-02T06:52:00Z"/>
            </w:rPr>
          </w:rPrChange>
        </w:rPr>
        <w:pPrChange w:id="7260" w:author="Caree2" w:date="2017-04-02T07:13:00Z">
          <w:pPr>
            <w:autoSpaceDE w:val="0"/>
            <w:autoSpaceDN w:val="0"/>
            <w:adjustRightInd w:val="0"/>
          </w:pPr>
        </w:pPrChange>
      </w:pPr>
      <w:ins w:id="7261" w:author="Caree2" w:date="2017-04-02T06:52:00Z">
        <w:r w:rsidRPr="00880017">
          <w:rPr>
            <w:color w:val="008080"/>
            <w:rPrChange w:id="7262" w:author="Caree2" w:date="2017-04-02T07:55:00Z">
              <w:rPr/>
            </w:rPrChange>
          </w:rPr>
          <w:tab/>
          <w:t>private long addressID;</w:t>
        </w:r>
      </w:ins>
    </w:p>
    <w:p w:rsidR="00893A17" w:rsidRPr="00880017" w:rsidRDefault="00893A17" w:rsidP="00090CB3">
      <w:pPr>
        <w:rPr>
          <w:ins w:id="7263" w:author="Caree2" w:date="2017-04-02T06:52:00Z"/>
          <w:color w:val="008080"/>
          <w:rPrChange w:id="7264" w:author="Caree2" w:date="2017-04-02T07:55:00Z">
            <w:rPr>
              <w:ins w:id="7265" w:author="Caree2" w:date="2017-04-02T06:52:00Z"/>
            </w:rPr>
          </w:rPrChange>
        </w:rPr>
        <w:pPrChange w:id="7266" w:author="Caree2" w:date="2017-04-02T07:13:00Z">
          <w:pPr>
            <w:autoSpaceDE w:val="0"/>
            <w:autoSpaceDN w:val="0"/>
            <w:adjustRightInd w:val="0"/>
          </w:pPr>
        </w:pPrChange>
      </w:pPr>
      <w:ins w:id="7267" w:author="Caree2" w:date="2017-04-02T06:52:00Z">
        <w:r w:rsidRPr="00880017">
          <w:rPr>
            <w:color w:val="008080"/>
            <w:rPrChange w:id="7268" w:author="Caree2" w:date="2017-04-02T07:55:00Z">
              <w:rPr/>
            </w:rPrChange>
          </w:rPr>
          <w:tab/>
        </w:r>
      </w:ins>
    </w:p>
    <w:p w:rsidR="00893A17" w:rsidRPr="00880017" w:rsidRDefault="00893A17" w:rsidP="00090CB3">
      <w:pPr>
        <w:rPr>
          <w:ins w:id="7269" w:author="Caree2" w:date="2017-04-02T06:52:00Z"/>
          <w:color w:val="008080"/>
          <w:rPrChange w:id="7270" w:author="Caree2" w:date="2017-04-02T07:55:00Z">
            <w:rPr>
              <w:ins w:id="7271" w:author="Caree2" w:date="2017-04-02T06:52:00Z"/>
            </w:rPr>
          </w:rPrChange>
        </w:rPr>
        <w:pPrChange w:id="7272" w:author="Caree2" w:date="2017-04-02T07:13:00Z">
          <w:pPr>
            <w:autoSpaceDE w:val="0"/>
            <w:autoSpaceDN w:val="0"/>
            <w:adjustRightInd w:val="0"/>
          </w:pPr>
        </w:pPrChange>
      </w:pPr>
      <w:ins w:id="7273" w:author="Caree2" w:date="2017-04-02T06:52:00Z">
        <w:r w:rsidRPr="00880017">
          <w:rPr>
            <w:color w:val="008080"/>
            <w:rPrChange w:id="7274" w:author="Caree2" w:date="2017-04-02T07:55:00Z">
              <w:rPr/>
            </w:rPrChange>
          </w:rPr>
          <w:tab/>
          <w:t>private String streetAddress;</w:t>
        </w:r>
      </w:ins>
    </w:p>
    <w:p w:rsidR="00893A17" w:rsidRPr="00880017" w:rsidRDefault="00893A17" w:rsidP="00090CB3">
      <w:pPr>
        <w:rPr>
          <w:ins w:id="7275" w:author="Caree2" w:date="2017-04-02T06:52:00Z"/>
          <w:color w:val="008080"/>
          <w:rPrChange w:id="7276" w:author="Caree2" w:date="2017-04-02T07:55:00Z">
            <w:rPr>
              <w:ins w:id="7277" w:author="Caree2" w:date="2017-04-02T06:52:00Z"/>
            </w:rPr>
          </w:rPrChange>
        </w:rPr>
        <w:pPrChange w:id="7278" w:author="Caree2" w:date="2017-04-02T07:13:00Z">
          <w:pPr>
            <w:autoSpaceDE w:val="0"/>
            <w:autoSpaceDN w:val="0"/>
            <w:adjustRightInd w:val="0"/>
          </w:pPr>
        </w:pPrChange>
      </w:pPr>
      <w:ins w:id="7279" w:author="Caree2" w:date="2017-04-02T06:52:00Z">
        <w:r w:rsidRPr="00880017">
          <w:rPr>
            <w:color w:val="008080"/>
            <w:rPrChange w:id="7280" w:author="Caree2" w:date="2017-04-02T07:55:00Z">
              <w:rPr/>
            </w:rPrChange>
          </w:rPr>
          <w:tab/>
        </w:r>
      </w:ins>
    </w:p>
    <w:p w:rsidR="00893A17" w:rsidRPr="00880017" w:rsidRDefault="00893A17" w:rsidP="00090CB3">
      <w:pPr>
        <w:rPr>
          <w:ins w:id="7281" w:author="Caree2" w:date="2017-04-02T06:52:00Z"/>
          <w:color w:val="008080"/>
          <w:rPrChange w:id="7282" w:author="Caree2" w:date="2017-04-02T07:55:00Z">
            <w:rPr>
              <w:ins w:id="7283" w:author="Caree2" w:date="2017-04-02T06:52:00Z"/>
            </w:rPr>
          </w:rPrChange>
        </w:rPr>
        <w:pPrChange w:id="7284" w:author="Caree2" w:date="2017-04-02T07:13:00Z">
          <w:pPr>
            <w:autoSpaceDE w:val="0"/>
            <w:autoSpaceDN w:val="0"/>
            <w:adjustRightInd w:val="0"/>
          </w:pPr>
        </w:pPrChange>
      </w:pPr>
      <w:ins w:id="7285" w:author="Caree2" w:date="2017-04-02T06:52:00Z">
        <w:r w:rsidRPr="00880017">
          <w:rPr>
            <w:color w:val="008080"/>
            <w:rPrChange w:id="7286" w:author="Caree2" w:date="2017-04-02T07:55:00Z">
              <w:rPr/>
            </w:rPrChange>
          </w:rPr>
          <w:tab/>
          <w:t>private String city;</w:t>
        </w:r>
      </w:ins>
    </w:p>
    <w:p w:rsidR="00893A17" w:rsidRPr="00880017" w:rsidRDefault="00893A17" w:rsidP="00090CB3">
      <w:pPr>
        <w:rPr>
          <w:ins w:id="7287" w:author="Caree2" w:date="2017-04-02T06:52:00Z"/>
          <w:color w:val="008080"/>
          <w:rPrChange w:id="7288" w:author="Caree2" w:date="2017-04-02T07:55:00Z">
            <w:rPr>
              <w:ins w:id="7289" w:author="Caree2" w:date="2017-04-02T06:52:00Z"/>
            </w:rPr>
          </w:rPrChange>
        </w:rPr>
        <w:pPrChange w:id="7290" w:author="Caree2" w:date="2017-04-02T07:13:00Z">
          <w:pPr>
            <w:autoSpaceDE w:val="0"/>
            <w:autoSpaceDN w:val="0"/>
            <w:adjustRightInd w:val="0"/>
          </w:pPr>
        </w:pPrChange>
      </w:pPr>
      <w:ins w:id="7291" w:author="Caree2" w:date="2017-04-02T06:52:00Z">
        <w:r w:rsidRPr="00880017">
          <w:rPr>
            <w:color w:val="008080"/>
            <w:rPrChange w:id="7292" w:author="Caree2" w:date="2017-04-02T07:55:00Z">
              <w:rPr/>
            </w:rPrChange>
          </w:rPr>
          <w:tab/>
        </w:r>
      </w:ins>
    </w:p>
    <w:p w:rsidR="00893A17" w:rsidRPr="00880017" w:rsidRDefault="00893A17" w:rsidP="00090CB3">
      <w:pPr>
        <w:rPr>
          <w:ins w:id="7293" w:author="Caree2" w:date="2017-04-02T06:52:00Z"/>
          <w:color w:val="008080"/>
          <w:rPrChange w:id="7294" w:author="Caree2" w:date="2017-04-02T07:55:00Z">
            <w:rPr>
              <w:ins w:id="7295" w:author="Caree2" w:date="2017-04-02T06:52:00Z"/>
            </w:rPr>
          </w:rPrChange>
        </w:rPr>
        <w:pPrChange w:id="7296" w:author="Caree2" w:date="2017-04-02T07:13:00Z">
          <w:pPr>
            <w:autoSpaceDE w:val="0"/>
            <w:autoSpaceDN w:val="0"/>
            <w:adjustRightInd w:val="0"/>
          </w:pPr>
        </w:pPrChange>
      </w:pPr>
      <w:ins w:id="7297" w:author="Caree2" w:date="2017-04-02T06:52:00Z">
        <w:r w:rsidRPr="00880017">
          <w:rPr>
            <w:color w:val="008080"/>
            <w:rPrChange w:id="7298" w:author="Caree2" w:date="2017-04-02T07:55:00Z">
              <w:rPr/>
            </w:rPrChange>
          </w:rPr>
          <w:tab/>
          <w:t>private String state;</w:t>
        </w:r>
      </w:ins>
    </w:p>
    <w:p w:rsidR="00893A17" w:rsidRPr="00880017" w:rsidRDefault="00893A17" w:rsidP="00090CB3">
      <w:pPr>
        <w:rPr>
          <w:ins w:id="7299" w:author="Caree2" w:date="2017-04-02T06:52:00Z"/>
          <w:color w:val="008080"/>
          <w:rPrChange w:id="7300" w:author="Caree2" w:date="2017-04-02T07:55:00Z">
            <w:rPr>
              <w:ins w:id="7301" w:author="Caree2" w:date="2017-04-02T06:52:00Z"/>
            </w:rPr>
          </w:rPrChange>
        </w:rPr>
        <w:pPrChange w:id="7302" w:author="Caree2" w:date="2017-04-02T07:13:00Z">
          <w:pPr>
            <w:autoSpaceDE w:val="0"/>
            <w:autoSpaceDN w:val="0"/>
            <w:adjustRightInd w:val="0"/>
          </w:pPr>
        </w:pPrChange>
      </w:pPr>
      <w:ins w:id="7303" w:author="Caree2" w:date="2017-04-02T06:52:00Z">
        <w:r w:rsidRPr="00880017">
          <w:rPr>
            <w:color w:val="008080"/>
            <w:rPrChange w:id="7304" w:author="Caree2" w:date="2017-04-02T07:55:00Z">
              <w:rPr/>
            </w:rPrChange>
          </w:rPr>
          <w:tab/>
        </w:r>
      </w:ins>
    </w:p>
    <w:p w:rsidR="00893A17" w:rsidRPr="00880017" w:rsidRDefault="00893A17" w:rsidP="00090CB3">
      <w:pPr>
        <w:rPr>
          <w:ins w:id="7305" w:author="Caree2" w:date="2017-04-02T06:52:00Z"/>
          <w:color w:val="008080"/>
          <w:rPrChange w:id="7306" w:author="Caree2" w:date="2017-04-02T07:55:00Z">
            <w:rPr>
              <w:ins w:id="7307" w:author="Caree2" w:date="2017-04-02T06:52:00Z"/>
            </w:rPr>
          </w:rPrChange>
        </w:rPr>
        <w:pPrChange w:id="7308" w:author="Caree2" w:date="2017-04-02T07:13:00Z">
          <w:pPr>
            <w:autoSpaceDE w:val="0"/>
            <w:autoSpaceDN w:val="0"/>
            <w:adjustRightInd w:val="0"/>
          </w:pPr>
        </w:pPrChange>
      </w:pPr>
      <w:ins w:id="7309" w:author="Caree2" w:date="2017-04-02T06:52:00Z">
        <w:r w:rsidRPr="00880017">
          <w:rPr>
            <w:color w:val="008080"/>
            <w:rPrChange w:id="7310" w:author="Caree2" w:date="2017-04-02T07:55:00Z">
              <w:rPr/>
            </w:rPrChange>
          </w:rPr>
          <w:tab/>
          <w:t>private String zipCode;</w:t>
        </w:r>
      </w:ins>
    </w:p>
    <w:p w:rsidR="00893A17" w:rsidRPr="00880017" w:rsidRDefault="00893A17" w:rsidP="00090CB3">
      <w:pPr>
        <w:rPr>
          <w:ins w:id="7311" w:author="Caree2" w:date="2017-04-02T06:52:00Z"/>
          <w:color w:val="008080"/>
          <w:rPrChange w:id="7312" w:author="Caree2" w:date="2017-04-02T07:55:00Z">
            <w:rPr>
              <w:ins w:id="7313" w:author="Caree2" w:date="2017-04-02T06:52:00Z"/>
            </w:rPr>
          </w:rPrChange>
        </w:rPr>
        <w:pPrChange w:id="7314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315" w:author="Caree2" w:date="2017-04-02T06:52:00Z"/>
          <w:color w:val="008080"/>
          <w:rPrChange w:id="7316" w:author="Caree2" w:date="2017-04-02T07:55:00Z">
            <w:rPr>
              <w:ins w:id="7317" w:author="Caree2" w:date="2017-04-02T06:52:00Z"/>
            </w:rPr>
          </w:rPrChange>
        </w:rPr>
        <w:pPrChange w:id="7318" w:author="Caree2" w:date="2017-04-02T07:13:00Z">
          <w:pPr>
            <w:autoSpaceDE w:val="0"/>
            <w:autoSpaceDN w:val="0"/>
            <w:adjustRightInd w:val="0"/>
          </w:pPr>
        </w:pPrChange>
      </w:pPr>
      <w:ins w:id="7319" w:author="Caree2" w:date="2017-04-02T06:52:00Z">
        <w:r w:rsidRPr="00880017">
          <w:rPr>
            <w:color w:val="008080"/>
            <w:rPrChange w:id="7320" w:author="Caree2" w:date="2017-04-02T07:55:00Z">
              <w:rPr/>
            </w:rPrChange>
          </w:rPr>
          <w:tab/>
          <w:t>public long getAddressID() {</w:t>
        </w:r>
      </w:ins>
    </w:p>
    <w:p w:rsidR="00893A17" w:rsidRPr="00880017" w:rsidRDefault="00893A17" w:rsidP="00090CB3">
      <w:pPr>
        <w:rPr>
          <w:ins w:id="7321" w:author="Caree2" w:date="2017-04-02T06:52:00Z"/>
          <w:color w:val="008080"/>
          <w:rPrChange w:id="7322" w:author="Caree2" w:date="2017-04-02T07:55:00Z">
            <w:rPr>
              <w:ins w:id="7323" w:author="Caree2" w:date="2017-04-02T06:52:00Z"/>
            </w:rPr>
          </w:rPrChange>
        </w:rPr>
        <w:pPrChange w:id="7324" w:author="Caree2" w:date="2017-04-02T07:13:00Z">
          <w:pPr>
            <w:autoSpaceDE w:val="0"/>
            <w:autoSpaceDN w:val="0"/>
            <w:adjustRightInd w:val="0"/>
          </w:pPr>
        </w:pPrChange>
      </w:pPr>
      <w:ins w:id="7325" w:author="Caree2" w:date="2017-04-02T06:52:00Z">
        <w:r w:rsidRPr="00880017">
          <w:rPr>
            <w:color w:val="008080"/>
            <w:rPrChange w:id="7326" w:author="Caree2" w:date="2017-04-02T07:55:00Z">
              <w:rPr/>
            </w:rPrChange>
          </w:rPr>
          <w:tab/>
        </w:r>
        <w:r w:rsidRPr="00880017">
          <w:rPr>
            <w:color w:val="008080"/>
            <w:rPrChange w:id="7327" w:author="Caree2" w:date="2017-04-02T07:55:00Z">
              <w:rPr/>
            </w:rPrChange>
          </w:rPr>
          <w:tab/>
          <w:t>return addressID;</w:t>
        </w:r>
      </w:ins>
    </w:p>
    <w:p w:rsidR="00893A17" w:rsidRPr="00880017" w:rsidRDefault="00893A17" w:rsidP="00090CB3">
      <w:pPr>
        <w:rPr>
          <w:ins w:id="7328" w:author="Caree2" w:date="2017-04-02T06:52:00Z"/>
          <w:color w:val="008080"/>
          <w:rPrChange w:id="7329" w:author="Caree2" w:date="2017-04-02T07:55:00Z">
            <w:rPr>
              <w:ins w:id="7330" w:author="Caree2" w:date="2017-04-02T06:52:00Z"/>
            </w:rPr>
          </w:rPrChange>
        </w:rPr>
        <w:pPrChange w:id="7331" w:author="Caree2" w:date="2017-04-02T07:13:00Z">
          <w:pPr>
            <w:autoSpaceDE w:val="0"/>
            <w:autoSpaceDN w:val="0"/>
            <w:adjustRightInd w:val="0"/>
          </w:pPr>
        </w:pPrChange>
      </w:pPr>
      <w:ins w:id="7332" w:author="Caree2" w:date="2017-04-02T06:52:00Z">
        <w:r w:rsidRPr="00880017">
          <w:rPr>
            <w:color w:val="008080"/>
            <w:rPrChange w:id="7333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334" w:author="Caree2" w:date="2017-04-02T06:52:00Z"/>
          <w:color w:val="008080"/>
          <w:rPrChange w:id="7335" w:author="Caree2" w:date="2017-04-02T07:55:00Z">
            <w:rPr>
              <w:ins w:id="7336" w:author="Caree2" w:date="2017-04-02T06:52:00Z"/>
            </w:rPr>
          </w:rPrChange>
        </w:rPr>
        <w:pPrChange w:id="7337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338" w:author="Caree2" w:date="2017-04-02T06:52:00Z"/>
          <w:color w:val="008080"/>
          <w:rPrChange w:id="7339" w:author="Caree2" w:date="2017-04-02T07:55:00Z">
            <w:rPr>
              <w:ins w:id="7340" w:author="Caree2" w:date="2017-04-02T06:52:00Z"/>
            </w:rPr>
          </w:rPrChange>
        </w:rPr>
        <w:pPrChange w:id="7341" w:author="Caree2" w:date="2017-04-02T07:13:00Z">
          <w:pPr>
            <w:autoSpaceDE w:val="0"/>
            <w:autoSpaceDN w:val="0"/>
            <w:adjustRightInd w:val="0"/>
          </w:pPr>
        </w:pPrChange>
      </w:pPr>
      <w:ins w:id="7342" w:author="Caree2" w:date="2017-04-02T06:52:00Z">
        <w:r w:rsidRPr="00880017">
          <w:rPr>
            <w:color w:val="008080"/>
            <w:rPrChange w:id="7343" w:author="Caree2" w:date="2017-04-02T07:55:00Z">
              <w:rPr/>
            </w:rPrChange>
          </w:rPr>
          <w:tab/>
          <w:t>public void setAddressID(long addressID) {</w:t>
        </w:r>
      </w:ins>
    </w:p>
    <w:p w:rsidR="00893A17" w:rsidRPr="00880017" w:rsidRDefault="00893A17" w:rsidP="00090CB3">
      <w:pPr>
        <w:rPr>
          <w:ins w:id="7344" w:author="Caree2" w:date="2017-04-02T06:52:00Z"/>
          <w:color w:val="008080"/>
          <w:rPrChange w:id="7345" w:author="Caree2" w:date="2017-04-02T07:55:00Z">
            <w:rPr>
              <w:ins w:id="7346" w:author="Caree2" w:date="2017-04-02T06:52:00Z"/>
            </w:rPr>
          </w:rPrChange>
        </w:rPr>
        <w:pPrChange w:id="7347" w:author="Caree2" w:date="2017-04-02T07:13:00Z">
          <w:pPr>
            <w:autoSpaceDE w:val="0"/>
            <w:autoSpaceDN w:val="0"/>
            <w:adjustRightInd w:val="0"/>
          </w:pPr>
        </w:pPrChange>
      </w:pPr>
      <w:ins w:id="7348" w:author="Caree2" w:date="2017-04-02T06:52:00Z">
        <w:r w:rsidRPr="00880017">
          <w:rPr>
            <w:color w:val="008080"/>
            <w:rPrChange w:id="7349" w:author="Caree2" w:date="2017-04-02T07:55:00Z">
              <w:rPr/>
            </w:rPrChange>
          </w:rPr>
          <w:tab/>
        </w:r>
        <w:r w:rsidRPr="00880017">
          <w:rPr>
            <w:color w:val="008080"/>
            <w:rPrChange w:id="7350" w:author="Caree2" w:date="2017-04-02T07:55:00Z">
              <w:rPr/>
            </w:rPrChange>
          </w:rPr>
          <w:tab/>
          <w:t>this.addressID = addressID;</w:t>
        </w:r>
      </w:ins>
    </w:p>
    <w:p w:rsidR="00893A17" w:rsidRPr="00880017" w:rsidRDefault="00893A17" w:rsidP="00090CB3">
      <w:pPr>
        <w:rPr>
          <w:ins w:id="7351" w:author="Caree2" w:date="2017-04-02T06:52:00Z"/>
          <w:color w:val="008080"/>
          <w:rPrChange w:id="7352" w:author="Caree2" w:date="2017-04-02T07:55:00Z">
            <w:rPr>
              <w:ins w:id="7353" w:author="Caree2" w:date="2017-04-02T06:52:00Z"/>
            </w:rPr>
          </w:rPrChange>
        </w:rPr>
        <w:pPrChange w:id="7354" w:author="Caree2" w:date="2017-04-02T07:13:00Z">
          <w:pPr>
            <w:autoSpaceDE w:val="0"/>
            <w:autoSpaceDN w:val="0"/>
            <w:adjustRightInd w:val="0"/>
          </w:pPr>
        </w:pPrChange>
      </w:pPr>
      <w:ins w:id="7355" w:author="Caree2" w:date="2017-04-02T06:52:00Z">
        <w:r w:rsidRPr="00880017">
          <w:rPr>
            <w:color w:val="008080"/>
            <w:rPrChange w:id="7356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357" w:author="Caree2" w:date="2017-04-02T06:52:00Z"/>
          <w:color w:val="008080"/>
          <w:rPrChange w:id="7358" w:author="Caree2" w:date="2017-04-02T07:55:00Z">
            <w:rPr>
              <w:ins w:id="7359" w:author="Caree2" w:date="2017-04-02T06:52:00Z"/>
            </w:rPr>
          </w:rPrChange>
        </w:rPr>
        <w:pPrChange w:id="7360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361" w:author="Caree2" w:date="2017-04-02T06:52:00Z"/>
          <w:color w:val="008080"/>
          <w:rPrChange w:id="7362" w:author="Caree2" w:date="2017-04-02T07:55:00Z">
            <w:rPr>
              <w:ins w:id="7363" w:author="Caree2" w:date="2017-04-02T06:52:00Z"/>
            </w:rPr>
          </w:rPrChange>
        </w:rPr>
        <w:pPrChange w:id="7364" w:author="Caree2" w:date="2017-04-02T07:13:00Z">
          <w:pPr>
            <w:autoSpaceDE w:val="0"/>
            <w:autoSpaceDN w:val="0"/>
            <w:adjustRightInd w:val="0"/>
          </w:pPr>
        </w:pPrChange>
      </w:pPr>
      <w:ins w:id="7365" w:author="Caree2" w:date="2017-04-02T06:52:00Z">
        <w:r w:rsidRPr="00880017">
          <w:rPr>
            <w:color w:val="008080"/>
            <w:rPrChange w:id="7366" w:author="Caree2" w:date="2017-04-02T07:55:00Z">
              <w:rPr/>
            </w:rPrChange>
          </w:rPr>
          <w:tab/>
          <w:t>public String getStreetAddress() {</w:t>
        </w:r>
      </w:ins>
    </w:p>
    <w:p w:rsidR="00893A17" w:rsidRPr="00880017" w:rsidRDefault="00893A17" w:rsidP="00090CB3">
      <w:pPr>
        <w:rPr>
          <w:ins w:id="7367" w:author="Caree2" w:date="2017-04-02T06:52:00Z"/>
          <w:color w:val="008080"/>
          <w:rPrChange w:id="7368" w:author="Caree2" w:date="2017-04-02T07:55:00Z">
            <w:rPr>
              <w:ins w:id="7369" w:author="Caree2" w:date="2017-04-02T06:52:00Z"/>
            </w:rPr>
          </w:rPrChange>
        </w:rPr>
        <w:pPrChange w:id="7370" w:author="Caree2" w:date="2017-04-02T07:13:00Z">
          <w:pPr>
            <w:autoSpaceDE w:val="0"/>
            <w:autoSpaceDN w:val="0"/>
            <w:adjustRightInd w:val="0"/>
          </w:pPr>
        </w:pPrChange>
      </w:pPr>
      <w:ins w:id="7371" w:author="Caree2" w:date="2017-04-02T06:52:00Z">
        <w:r w:rsidRPr="00880017">
          <w:rPr>
            <w:color w:val="008080"/>
            <w:rPrChange w:id="7372" w:author="Caree2" w:date="2017-04-02T07:55:00Z">
              <w:rPr/>
            </w:rPrChange>
          </w:rPr>
          <w:tab/>
        </w:r>
        <w:r w:rsidRPr="00880017">
          <w:rPr>
            <w:color w:val="008080"/>
            <w:rPrChange w:id="7373" w:author="Caree2" w:date="2017-04-02T07:55:00Z">
              <w:rPr/>
            </w:rPrChange>
          </w:rPr>
          <w:tab/>
          <w:t>return streetAddress;</w:t>
        </w:r>
      </w:ins>
    </w:p>
    <w:p w:rsidR="00893A17" w:rsidRPr="00880017" w:rsidRDefault="00893A17" w:rsidP="00090CB3">
      <w:pPr>
        <w:rPr>
          <w:ins w:id="7374" w:author="Caree2" w:date="2017-04-02T06:52:00Z"/>
          <w:color w:val="008080"/>
          <w:rPrChange w:id="7375" w:author="Caree2" w:date="2017-04-02T07:55:00Z">
            <w:rPr>
              <w:ins w:id="7376" w:author="Caree2" w:date="2017-04-02T06:52:00Z"/>
            </w:rPr>
          </w:rPrChange>
        </w:rPr>
        <w:pPrChange w:id="7377" w:author="Caree2" w:date="2017-04-02T07:13:00Z">
          <w:pPr>
            <w:autoSpaceDE w:val="0"/>
            <w:autoSpaceDN w:val="0"/>
            <w:adjustRightInd w:val="0"/>
          </w:pPr>
        </w:pPrChange>
      </w:pPr>
      <w:ins w:id="7378" w:author="Caree2" w:date="2017-04-02T06:52:00Z">
        <w:r w:rsidRPr="00880017">
          <w:rPr>
            <w:color w:val="008080"/>
            <w:rPrChange w:id="7379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380" w:author="Caree2" w:date="2017-04-02T06:52:00Z"/>
          <w:color w:val="008080"/>
          <w:rPrChange w:id="7381" w:author="Caree2" w:date="2017-04-02T07:55:00Z">
            <w:rPr>
              <w:ins w:id="7382" w:author="Caree2" w:date="2017-04-02T06:52:00Z"/>
            </w:rPr>
          </w:rPrChange>
        </w:rPr>
        <w:pPrChange w:id="7383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384" w:author="Caree2" w:date="2017-04-02T06:52:00Z"/>
          <w:color w:val="008080"/>
          <w:rPrChange w:id="7385" w:author="Caree2" w:date="2017-04-02T07:55:00Z">
            <w:rPr>
              <w:ins w:id="7386" w:author="Caree2" w:date="2017-04-02T06:52:00Z"/>
            </w:rPr>
          </w:rPrChange>
        </w:rPr>
        <w:pPrChange w:id="7387" w:author="Caree2" w:date="2017-04-02T07:13:00Z">
          <w:pPr>
            <w:autoSpaceDE w:val="0"/>
            <w:autoSpaceDN w:val="0"/>
            <w:adjustRightInd w:val="0"/>
          </w:pPr>
        </w:pPrChange>
      </w:pPr>
      <w:ins w:id="7388" w:author="Caree2" w:date="2017-04-02T06:52:00Z">
        <w:r w:rsidRPr="00880017">
          <w:rPr>
            <w:color w:val="008080"/>
            <w:rPrChange w:id="7389" w:author="Caree2" w:date="2017-04-02T07:55:00Z">
              <w:rPr/>
            </w:rPrChange>
          </w:rPr>
          <w:tab/>
          <w:t>public void setStreetAddress(String streetAddress) {</w:t>
        </w:r>
      </w:ins>
    </w:p>
    <w:p w:rsidR="00893A17" w:rsidRPr="00880017" w:rsidRDefault="00893A17" w:rsidP="00090CB3">
      <w:pPr>
        <w:rPr>
          <w:ins w:id="7390" w:author="Caree2" w:date="2017-04-02T06:52:00Z"/>
          <w:color w:val="008080"/>
          <w:rPrChange w:id="7391" w:author="Caree2" w:date="2017-04-02T07:55:00Z">
            <w:rPr>
              <w:ins w:id="7392" w:author="Caree2" w:date="2017-04-02T06:52:00Z"/>
            </w:rPr>
          </w:rPrChange>
        </w:rPr>
        <w:pPrChange w:id="7393" w:author="Caree2" w:date="2017-04-02T07:13:00Z">
          <w:pPr>
            <w:autoSpaceDE w:val="0"/>
            <w:autoSpaceDN w:val="0"/>
            <w:adjustRightInd w:val="0"/>
          </w:pPr>
        </w:pPrChange>
      </w:pPr>
      <w:ins w:id="7394" w:author="Caree2" w:date="2017-04-02T06:52:00Z">
        <w:r w:rsidRPr="00880017">
          <w:rPr>
            <w:color w:val="008080"/>
            <w:rPrChange w:id="7395" w:author="Caree2" w:date="2017-04-02T07:55:00Z">
              <w:rPr/>
            </w:rPrChange>
          </w:rPr>
          <w:tab/>
        </w:r>
        <w:r w:rsidRPr="00880017">
          <w:rPr>
            <w:color w:val="008080"/>
            <w:rPrChange w:id="7396" w:author="Caree2" w:date="2017-04-02T07:55:00Z">
              <w:rPr/>
            </w:rPrChange>
          </w:rPr>
          <w:tab/>
          <w:t>this.streetAddress = streetAddress;</w:t>
        </w:r>
      </w:ins>
    </w:p>
    <w:p w:rsidR="00893A17" w:rsidRPr="00880017" w:rsidRDefault="00893A17" w:rsidP="00090CB3">
      <w:pPr>
        <w:rPr>
          <w:ins w:id="7397" w:author="Caree2" w:date="2017-04-02T06:52:00Z"/>
          <w:color w:val="008080"/>
          <w:rPrChange w:id="7398" w:author="Caree2" w:date="2017-04-02T07:55:00Z">
            <w:rPr>
              <w:ins w:id="7399" w:author="Caree2" w:date="2017-04-02T06:52:00Z"/>
            </w:rPr>
          </w:rPrChange>
        </w:rPr>
        <w:pPrChange w:id="7400" w:author="Caree2" w:date="2017-04-02T07:13:00Z">
          <w:pPr>
            <w:autoSpaceDE w:val="0"/>
            <w:autoSpaceDN w:val="0"/>
            <w:adjustRightInd w:val="0"/>
          </w:pPr>
        </w:pPrChange>
      </w:pPr>
      <w:ins w:id="7401" w:author="Caree2" w:date="2017-04-02T06:52:00Z">
        <w:r w:rsidRPr="00880017">
          <w:rPr>
            <w:color w:val="008080"/>
            <w:rPrChange w:id="7402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403" w:author="Caree2" w:date="2017-04-02T06:52:00Z"/>
          <w:color w:val="008080"/>
          <w:rPrChange w:id="7404" w:author="Caree2" w:date="2017-04-02T07:55:00Z">
            <w:rPr>
              <w:ins w:id="7405" w:author="Caree2" w:date="2017-04-02T06:52:00Z"/>
            </w:rPr>
          </w:rPrChange>
        </w:rPr>
        <w:pPrChange w:id="7406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407" w:author="Caree2" w:date="2017-04-02T06:52:00Z"/>
          <w:color w:val="008080"/>
          <w:rPrChange w:id="7408" w:author="Caree2" w:date="2017-04-02T07:55:00Z">
            <w:rPr>
              <w:ins w:id="7409" w:author="Caree2" w:date="2017-04-02T06:52:00Z"/>
            </w:rPr>
          </w:rPrChange>
        </w:rPr>
        <w:pPrChange w:id="7410" w:author="Caree2" w:date="2017-04-02T07:13:00Z">
          <w:pPr>
            <w:autoSpaceDE w:val="0"/>
            <w:autoSpaceDN w:val="0"/>
            <w:adjustRightInd w:val="0"/>
          </w:pPr>
        </w:pPrChange>
      </w:pPr>
      <w:ins w:id="7411" w:author="Caree2" w:date="2017-04-02T06:52:00Z">
        <w:r w:rsidRPr="00880017">
          <w:rPr>
            <w:color w:val="008080"/>
            <w:rPrChange w:id="7412" w:author="Caree2" w:date="2017-04-02T07:55:00Z">
              <w:rPr/>
            </w:rPrChange>
          </w:rPr>
          <w:tab/>
          <w:t>public String getCity() {</w:t>
        </w:r>
      </w:ins>
    </w:p>
    <w:p w:rsidR="00893A17" w:rsidRPr="00880017" w:rsidRDefault="00893A17" w:rsidP="00090CB3">
      <w:pPr>
        <w:rPr>
          <w:ins w:id="7413" w:author="Caree2" w:date="2017-04-02T06:52:00Z"/>
          <w:color w:val="008080"/>
          <w:rPrChange w:id="7414" w:author="Caree2" w:date="2017-04-02T07:55:00Z">
            <w:rPr>
              <w:ins w:id="7415" w:author="Caree2" w:date="2017-04-02T06:52:00Z"/>
            </w:rPr>
          </w:rPrChange>
        </w:rPr>
        <w:pPrChange w:id="7416" w:author="Caree2" w:date="2017-04-02T07:13:00Z">
          <w:pPr>
            <w:autoSpaceDE w:val="0"/>
            <w:autoSpaceDN w:val="0"/>
            <w:adjustRightInd w:val="0"/>
          </w:pPr>
        </w:pPrChange>
      </w:pPr>
      <w:ins w:id="7417" w:author="Caree2" w:date="2017-04-02T06:52:00Z">
        <w:r w:rsidRPr="00880017">
          <w:rPr>
            <w:color w:val="008080"/>
            <w:rPrChange w:id="7418" w:author="Caree2" w:date="2017-04-02T07:55:00Z">
              <w:rPr/>
            </w:rPrChange>
          </w:rPr>
          <w:tab/>
        </w:r>
        <w:r w:rsidRPr="00880017">
          <w:rPr>
            <w:color w:val="008080"/>
            <w:rPrChange w:id="7419" w:author="Caree2" w:date="2017-04-02T07:55:00Z">
              <w:rPr/>
            </w:rPrChange>
          </w:rPr>
          <w:tab/>
          <w:t>return city;</w:t>
        </w:r>
      </w:ins>
    </w:p>
    <w:p w:rsidR="00893A17" w:rsidRPr="00880017" w:rsidRDefault="00893A17" w:rsidP="00090CB3">
      <w:pPr>
        <w:rPr>
          <w:ins w:id="7420" w:author="Caree2" w:date="2017-04-02T06:52:00Z"/>
          <w:color w:val="008080"/>
          <w:rPrChange w:id="7421" w:author="Caree2" w:date="2017-04-02T07:55:00Z">
            <w:rPr>
              <w:ins w:id="7422" w:author="Caree2" w:date="2017-04-02T06:52:00Z"/>
            </w:rPr>
          </w:rPrChange>
        </w:rPr>
        <w:pPrChange w:id="7423" w:author="Caree2" w:date="2017-04-02T07:13:00Z">
          <w:pPr>
            <w:autoSpaceDE w:val="0"/>
            <w:autoSpaceDN w:val="0"/>
            <w:adjustRightInd w:val="0"/>
          </w:pPr>
        </w:pPrChange>
      </w:pPr>
      <w:ins w:id="7424" w:author="Caree2" w:date="2017-04-02T06:52:00Z">
        <w:r w:rsidRPr="00880017">
          <w:rPr>
            <w:color w:val="008080"/>
            <w:rPrChange w:id="7425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426" w:author="Caree2" w:date="2017-04-02T06:52:00Z"/>
          <w:color w:val="008080"/>
          <w:rPrChange w:id="7427" w:author="Caree2" w:date="2017-04-02T07:55:00Z">
            <w:rPr>
              <w:ins w:id="7428" w:author="Caree2" w:date="2017-04-02T06:52:00Z"/>
            </w:rPr>
          </w:rPrChange>
        </w:rPr>
        <w:pPrChange w:id="7429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430" w:author="Caree2" w:date="2017-04-02T06:52:00Z"/>
          <w:color w:val="008080"/>
          <w:rPrChange w:id="7431" w:author="Caree2" w:date="2017-04-02T07:55:00Z">
            <w:rPr>
              <w:ins w:id="7432" w:author="Caree2" w:date="2017-04-02T06:52:00Z"/>
            </w:rPr>
          </w:rPrChange>
        </w:rPr>
        <w:pPrChange w:id="7433" w:author="Caree2" w:date="2017-04-02T07:13:00Z">
          <w:pPr>
            <w:autoSpaceDE w:val="0"/>
            <w:autoSpaceDN w:val="0"/>
            <w:adjustRightInd w:val="0"/>
          </w:pPr>
        </w:pPrChange>
      </w:pPr>
      <w:ins w:id="7434" w:author="Caree2" w:date="2017-04-02T06:52:00Z">
        <w:r w:rsidRPr="00880017">
          <w:rPr>
            <w:color w:val="008080"/>
            <w:rPrChange w:id="7435" w:author="Caree2" w:date="2017-04-02T07:55:00Z">
              <w:rPr/>
            </w:rPrChange>
          </w:rPr>
          <w:tab/>
          <w:t>public void setCity(String city) {</w:t>
        </w:r>
      </w:ins>
    </w:p>
    <w:p w:rsidR="00893A17" w:rsidRPr="00880017" w:rsidRDefault="00893A17" w:rsidP="00090CB3">
      <w:pPr>
        <w:rPr>
          <w:ins w:id="7436" w:author="Caree2" w:date="2017-04-02T06:52:00Z"/>
          <w:color w:val="008080"/>
          <w:rPrChange w:id="7437" w:author="Caree2" w:date="2017-04-02T07:55:00Z">
            <w:rPr>
              <w:ins w:id="7438" w:author="Caree2" w:date="2017-04-02T06:52:00Z"/>
            </w:rPr>
          </w:rPrChange>
        </w:rPr>
        <w:pPrChange w:id="7439" w:author="Caree2" w:date="2017-04-02T07:13:00Z">
          <w:pPr>
            <w:autoSpaceDE w:val="0"/>
            <w:autoSpaceDN w:val="0"/>
            <w:adjustRightInd w:val="0"/>
          </w:pPr>
        </w:pPrChange>
      </w:pPr>
      <w:ins w:id="7440" w:author="Caree2" w:date="2017-04-02T06:52:00Z">
        <w:r w:rsidRPr="00880017">
          <w:rPr>
            <w:color w:val="008080"/>
            <w:rPrChange w:id="7441" w:author="Caree2" w:date="2017-04-02T07:55:00Z">
              <w:rPr/>
            </w:rPrChange>
          </w:rPr>
          <w:tab/>
        </w:r>
        <w:r w:rsidRPr="00880017">
          <w:rPr>
            <w:color w:val="008080"/>
            <w:rPrChange w:id="7442" w:author="Caree2" w:date="2017-04-02T07:55:00Z">
              <w:rPr/>
            </w:rPrChange>
          </w:rPr>
          <w:tab/>
          <w:t>this.city = city;</w:t>
        </w:r>
      </w:ins>
    </w:p>
    <w:p w:rsidR="00893A17" w:rsidRPr="00880017" w:rsidRDefault="00893A17" w:rsidP="00090CB3">
      <w:pPr>
        <w:rPr>
          <w:ins w:id="7443" w:author="Caree2" w:date="2017-04-02T06:52:00Z"/>
          <w:color w:val="008080"/>
          <w:rPrChange w:id="7444" w:author="Caree2" w:date="2017-04-02T07:55:00Z">
            <w:rPr>
              <w:ins w:id="7445" w:author="Caree2" w:date="2017-04-02T06:52:00Z"/>
            </w:rPr>
          </w:rPrChange>
        </w:rPr>
        <w:pPrChange w:id="7446" w:author="Caree2" w:date="2017-04-02T07:13:00Z">
          <w:pPr>
            <w:autoSpaceDE w:val="0"/>
            <w:autoSpaceDN w:val="0"/>
            <w:adjustRightInd w:val="0"/>
          </w:pPr>
        </w:pPrChange>
      </w:pPr>
      <w:ins w:id="7447" w:author="Caree2" w:date="2017-04-02T06:52:00Z">
        <w:r w:rsidRPr="00880017">
          <w:rPr>
            <w:color w:val="008080"/>
            <w:rPrChange w:id="7448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449" w:author="Caree2" w:date="2017-04-02T06:52:00Z"/>
          <w:color w:val="008080"/>
          <w:rPrChange w:id="7450" w:author="Caree2" w:date="2017-04-02T07:55:00Z">
            <w:rPr>
              <w:ins w:id="7451" w:author="Caree2" w:date="2017-04-02T06:52:00Z"/>
            </w:rPr>
          </w:rPrChange>
        </w:rPr>
        <w:pPrChange w:id="7452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453" w:author="Caree2" w:date="2017-04-02T06:52:00Z"/>
          <w:color w:val="008080"/>
          <w:rPrChange w:id="7454" w:author="Caree2" w:date="2017-04-02T07:55:00Z">
            <w:rPr>
              <w:ins w:id="7455" w:author="Caree2" w:date="2017-04-02T06:52:00Z"/>
            </w:rPr>
          </w:rPrChange>
        </w:rPr>
        <w:pPrChange w:id="7456" w:author="Caree2" w:date="2017-04-02T07:13:00Z">
          <w:pPr>
            <w:autoSpaceDE w:val="0"/>
            <w:autoSpaceDN w:val="0"/>
            <w:adjustRightInd w:val="0"/>
          </w:pPr>
        </w:pPrChange>
      </w:pPr>
      <w:ins w:id="7457" w:author="Caree2" w:date="2017-04-02T06:52:00Z">
        <w:r w:rsidRPr="00880017">
          <w:rPr>
            <w:color w:val="008080"/>
            <w:rPrChange w:id="7458" w:author="Caree2" w:date="2017-04-02T07:55:00Z">
              <w:rPr/>
            </w:rPrChange>
          </w:rPr>
          <w:tab/>
          <w:t>public String getState() {</w:t>
        </w:r>
      </w:ins>
    </w:p>
    <w:p w:rsidR="00893A17" w:rsidRPr="00880017" w:rsidRDefault="00893A17" w:rsidP="00090CB3">
      <w:pPr>
        <w:rPr>
          <w:ins w:id="7459" w:author="Caree2" w:date="2017-04-02T06:52:00Z"/>
          <w:color w:val="008080"/>
          <w:rPrChange w:id="7460" w:author="Caree2" w:date="2017-04-02T07:55:00Z">
            <w:rPr>
              <w:ins w:id="7461" w:author="Caree2" w:date="2017-04-02T06:52:00Z"/>
            </w:rPr>
          </w:rPrChange>
        </w:rPr>
        <w:pPrChange w:id="7462" w:author="Caree2" w:date="2017-04-02T07:13:00Z">
          <w:pPr>
            <w:autoSpaceDE w:val="0"/>
            <w:autoSpaceDN w:val="0"/>
            <w:adjustRightInd w:val="0"/>
          </w:pPr>
        </w:pPrChange>
      </w:pPr>
      <w:ins w:id="7463" w:author="Caree2" w:date="2017-04-02T06:52:00Z">
        <w:r w:rsidRPr="00880017">
          <w:rPr>
            <w:color w:val="008080"/>
            <w:rPrChange w:id="7464" w:author="Caree2" w:date="2017-04-02T07:55:00Z">
              <w:rPr/>
            </w:rPrChange>
          </w:rPr>
          <w:tab/>
        </w:r>
        <w:r w:rsidRPr="00880017">
          <w:rPr>
            <w:color w:val="008080"/>
            <w:rPrChange w:id="7465" w:author="Caree2" w:date="2017-04-02T07:55:00Z">
              <w:rPr/>
            </w:rPrChange>
          </w:rPr>
          <w:tab/>
          <w:t>return state;</w:t>
        </w:r>
      </w:ins>
    </w:p>
    <w:p w:rsidR="00893A17" w:rsidRPr="00880017" w:rsidRDefault="00893A17" w:rsidP="00090CB3">
      <w:pPr>
        <w:rPr>
          <w:ins w:id="7466" w:author="Caree2" w:date="2017-04-02T06:52:00Z"/>
          <w:color w:val="008080"/>
          <w:rPrChange w:id="7467" w:author="Caree2" w:date="2017-04-02T07:55:00Z">
            <w:rPr>
              <w:ins w:id="7468" w:author="Caree2" w:date="2017-04-02T06:52:00Z"/>
            </w:rPr>
          </w:rPrChange>
        </w:rPr>
        <w:pPrChange w:id="7469" w:author="Caree2" w:date="2017-04-02T07:13:00Z">
          <w:pPr>
            <w:autoSpaceDE w:val="0"/>
            <w:autoSpaceDN w:val="0"/>
            <w:adjustRightInd w:val="0"/>
          </w:pPr>
        </w:pPrChange>
      </w:pPr>
      <w:ins w:id="7470" w:author="Caree2" w:date="2017-04-02T06:52:00Z">
        <w:r w:rsidRPr="00880017">
          <w:rPr>
            <w:color w:val="008080"/>
            <w:rPrChange w:id="7471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472" w:author="Caree2" w:date="2017-04-02T06:52:00Z"/>
          <w:color w:val="008080"/>
          <w:rPrChange w:id="7473" w:author="Caree2" w:date="2017-04-02T07:55:00Z">
            <w:rPr>
              <w:ins w:id="7474" w:author="Caree2" w:date="2017-04-02T06:52:00Z"/>
            </w:rPr>
          </w:rPrChange>
        </w:rPr>
        <w:pPrChange w:id="7475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476" w:author="Caree2" w:date="2017-04-02T06:52:00Z"/>
          <w:color w:val="008080"/>
          <w:rPrChange w:id="7477" w:author="Caree2" w:date="2017-04-02T07:55:00Z">
            <w:rPr>
              <w:ins w:id="7478" w:author="Caree2" w:date="2017-04-02T06:52:00Z"/>
            </w:rPr>
          </w:rPrChange>
        </w:rPr>
        <w:pPrChange w:id="7479" w:author="Caree2" w:date="2017-04-02T07:13:00Z">
          <w:pPr>
            <w:autoSpaceDE w:val="0"/>
            <w:autoSpaceDN w:val="0"/>
            <w:adjustRightInd w:val="0"/>
          </w:pPr>
        </w:pPrChange>
      </w:pPr>
      <w:ins w:id="7480" w:author="Caree2" w:date="2017-04-02T06:52:00Z">
        <w:r w:rsidRPr="00880017">
          <w:rPr>
            <w:color w:val="008080"/>
            <w:rPrChange w:id="7481" w:author="Caree2" w:date="2017-04-02T07:55:00Z">
              <w:rPr/>
            </w:rPrChange>
          </w:rPr>
          <w:lastRenderedPageBreak/>
          <w:tab/>
          <w:t>public void setState(String state) {</w:t>
        </w:r>
      </w:ins>
    </w:p>
    <w:p w:rsidR="00893A17" w:rsidRPr="00880017" w:rsidRDefault="00893A17" w:rsidP="00090CB3">
      <w:pPr>
        <w:rPr>
          <w:ins w:id="7482" w:author="Caree2" w:date="2017-04-02T06:52:00Z"/>
          <w:color w:val="008080"/>
          <w:rPrChange w:id="7483" w:author="Caree2" w:date="2017-04-02T07:55:00Z">
            <w:rPr>
              <w:ins w:id="7484" w:author="Caree2" w:date="2017-04-02T06:52:00Z"/>
            </w:rPr>
          </w:rPrChange>
        </w:rPr>
        <w:pPrChange w:id="7485" w:author="Caree2" w:date="2017-04-02T07:13:00Z">
          <w:pPr>
            <w:autoSpaceDE w:val="0"/>
            <w:autoSpaceDN w:val="0"/>
            <w:adjustRightInd w:val="0"/>
          </w:pPr>
        </w:pPrChange>
      </w:pPr>
      <w:ins w:id="7486" w:author="Caree2" w:date="2017-04-02T06:52:00Z">
        <w:r w:rsidRPr="00880017">
          <w:rPr>
            <w:color w:val="008080"/>
            <w:rPrChange w:id="7487" w:author="Caree2" w:date="2017-04-02T07:55:00Z">
              <w:rPr/>
            </w:rPrChange>
          </w:rPr>
          <w:tab/>
        </w:r>
        <w:r w:rsidRPr="00880017">
          <w:rPr>
            <w:color w:val="008080"/>
            <w:rPrChange w:id="7488" w:author="Caree2" w:date="2017-04-02T07:55:00Z">
              <w:rPr/>
            </w:rPrChange>
          </w:rPr>
          <w:tab/>
          <w:t>this.state = state;</w:t>
        </w:r>
      </w:ins>
    </w:p>
    <w:p w:rsidR="00893A17" w:rsidRPr="00880017" w:rsidRDefault="00893A17" w:rsidP="00090CB3">
      <w:pPr>
        <w:rPr>
          <w:ins w:id="7489" w:author="Caree2" w:date="2017-04-02T06:52:00Z"/>
          <w:color w:val="008080"/>
          <w:rPrChange w:id="7490" w:author="Caree2" w:date="2017-04-02T07:55:00Z">
            <w:rPr>
              <w:ins w:id="7491" w:author="Caree2" w:date="2017-04-02T06:52:00Z"/>
            </w:rPr>
          </w:rPrChange>
        </w:rPr>
        <w:pPrChange w:id="7492" w:author="Caree2" w:date="2017-04-02T07:13:00Z">
          <w:pPr>
            <w:autoSpaceDE w:val="0"/>
            <w:autoSpaceDN w:val="0"/>
            <w:adjustRightInd w:val="0"/>
          </w:pPr>
        </w:pPrChange>
      </w:pPr>
      <w:ins w:id="7493" w:author="Caree2" w:date="2017-04-02T06:52:00Z">
        <w:r w:rsidRPr="00880017">
          <w:rPr>
            <w:color w:val="008080"/>
            <w:rPrChange w:id="7494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495" w:author="Caree2" w:date="2017-04-02T06:52:00Z"/>
          <w:color w:val="008080"/>
          <w:rPrChange w:id="7496" w:author="Caree2" w:date="2017-04-02T07:55:00Z">
            <w:rPr>
              <w:ins w:id="7497" w:author="Caree2" w:date="2017-04-02T06:52:00Z"/>
            </w:rPr>
          </w:rPrChange>
        </w:rPr>
        <w:pPrChange w:id="7498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499" w:author="Caree2" w:date="2017-04-02T06:52:00Z"/>
          <w:color w:val="008080"/>
          <w:rPrChange w:id="7500" w:author="Caree2" w:date="2017-04-02T07:55:00Z">
            <w:rPr>
              <w:ins w:id="7501" w:author="Caree2" w:date="2017-04-02T06:52:00Z"/>
            </w:rPr>
          </w:rPrChange>
        </w:rPr>
        <w:pPrChange w:id="7502" w:author="Caree2" w:date="2017-04-02T07:13:00Z">
          <w:pPr>
            <w:autoSpaceDE w:val="0"/>
            <w:autoSpaceDN w:val="0"/>
            <w:adjustRightInd w:val="0"/>
          </w:pPr>
        </w:pPrChange>
      </w:pPr>
      <w:ins w:id="7503" w:author="Caree2" w:date="2017-04-02T06:52:00Z">
        <w:r w:rsidRPr="00880017">
          <w:rPr>
            <w:color w:val="008080"/>
            <w:rPrChange w:id="7504" w:author="Caree2" w:date="2017-04-02T07:55:00Z">
              <w:rPr/>
            </w:rPrChange>
          </w:rPr>
          <w:tab/>
          <w:t>public String getZipCode() {</w:t>
        </w:r>
      </w:ins>
    </w:p>
    <w:p w:rsidR="00893A17" w:rsidRPr="00880017" w:rsidRDefault="00893A17" w:rsidP="00090CB3">
      <w:pPr>
        <w:rPr>
          <w:ins w:id="7505" w:author="Caree2" w:date="2017-04-02T06:52:00Z"/>
          <w:color w:val="008080"/>
          <w:rPrChange w:id="7506" w:author="Caree2" w:date="2017-04-02T07:55:00Z">
            <w:rPr>
              <w:ins w:id="7507" w:author="Caree2" w:date="2017-04-02T06:52:00Z"/>
            </w:rPr>
          </w:rPrChange>
        </w:rPr>
        <w:pPrChange w:id="7508" w:author="Caree2" w:date="2017-04-02T07:13:00Z">
          <w:pPr>
            <w:autoSpaceDE w:val="0"/>
            <w:autoSpaceDN w:val="0"/>
            <w:adjustRightInd w:val="0"/>
          </w:pPr>
        </w:pPrChange>
      </w:pPr>
      <w:ins w:id="7509" w:author="Caree2" w:date="2017-04-02T06:52:00Z">
        <w:r w:rsidRPr="00880017">
          <w:rPr>
            <w:color w:val="008080"/>
            <w:rPrChange w:id="7510" w:author="Caree2" w:date="2017-04-02T07:55:00Z">
              <w:rPr/>
            </w:rPrChange>
          </w:rPr>
          <w:tab/>
        </w:r>
        <w:r w:rsidRPr="00880017">
          <w:rPr>
            <w:color w:val="008080"/>
            <w:rPrChange w:id="7511" w:author="Caree2" w:date="2017-04-02T07:55:00Z">
              <w:rPr/>
            </w:rPrChange>
          </w:rPr>
          <w:tab/>
          <w:t>return zipCode;</w:t>
        </w:r>
      </w:ins>
    </w:p>
    <w:p w:rsidR="00893A17" w:rsidRPr="00880017" w:rsidRDefault="00893A17" w:rsidP="00090CB3">
      <w:pPr>
        <w:rPr>
          <w:ins w:id="7512" w:author="Caree2" w:date="2017-04-02T06:52:00Z"/>
          <w:color w:val="008080"/>
          <w:rPrChange w:id="7513" w:author="Caree2" w:date="2017-04-02T07:55:00Z">
            <w:rPr>
              <w:ins w:id="7514" w:author="Caree2" w:date="2017-04-02T06:52:00Z"/>
            </w:rPr>
          </w:rPrChange>
        </w:rPr>
        <w:pPrChange w:id="7515" w:author="Caree2" w:date="2017-04-02T07:13:00Z">
          <w:pPr>
            <w:autoSpaceDE w:val="0"/>
            <w:autoSpaceDN w:val="0"/>
            <w:adjustRightInd w:val="0"/>
          </w:pPr>
        </w:pPrChange>
      </w:pPr>
      <w:ins w:id="7516" w:author="Caree2" w:date="2017-04-02T06:52:00Z">
        <w:r w:rsidRPr="00880017">
          <w:rPr>
            <w:color w:val="008080"/>
            <w:rPrChange w:id="7517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518" w:author="Caree2" w:date="2017-04-02T06:52:00Z"/>
          <w:color w:val="008080"/>
          <w:rPrChange w:id="7519" w:author="Caree2" w:date="2017-04-02T07:55:00Z">
            <w:rPr>
              <w:ins w:id="7520" w:author="Caree2" w:date="2017-04-02T06:52:00Z"/>
            </w:rPr>
          </w:rPrChange>
        </w:rPr>
        <w:pPrChange w:id="7521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522" w:author="Caree2" w:date="2017-04-02T06:52:00Z"/>
          <w:color w:val="008080"/>
          <w:rPrChange w:id="7523" w:author="Caree2" w:date="2017-04-02T07:55:00Z">
            <w:rPr>
              <w:ins w:id="7524" w:author="Caree2" w:date="2017-04-02T06:52:00Z"/>
            </w:rPr>
          </w:rPrChange>
        </w:rPr>
        <w:pPrChange w:id="7525" w:author="Caree2" w:date="2017-04-02T07:13:00Z">
          <w:pPr>
            <w:autoSpaceDE w:val="0"/>
            <w:autoSpaceDN w:val="0"/>
            <w:adjustRightInd w:val="0"/>
          </w:pPr>
        </w:pPrChange>
      </w:pPr>
      <w:ins w:id="7526" w:author="Caree2" w:date="2017-04-02T06:52:00Z">
        <w:r w:rsidRPr="00880017">
          <w:rPr>
            <w:color w:val="008080"/>
            <w:rPrChange w:id="7527" w:author="Caree2" w:date="2017-04-02T07:55:00Z">
              <w:rPr/>
            </w:rPrChange>
          </w:rPr>
          <w:tab/>
          <w:t>public void setZipCode(String zipCode) {</w:t>
        </w:r>
      </w:ins>
    </w:p>
    <w:p w:rsidR="00893A17" w:rsidRPr="00880017" w:rsidRDefault="00893A17" w:rsidP="00090CB3">
      <w:pPr>
        <w:rPr>
          <w:ins w:id="7528" w:author="Caree2" w:date="2017-04-02T06:52:00Z"/>
          <w:color w:val="008080"/>
          <w:rPrChange w:id="7529" w:author="Caree2" w:date="2017-04-02T07:55:00Z">
            <w:rPr>
              <w:ins w:id="7530" w:author="Caree2" w:date="2017-04-02T06:52:00Z"/>
            </w:rPr>
          </w:rPrChange>
        </w:rPr>
        <w:pPrChange w:id="7531" w:author="Caree2" w:date="2017-04-02T07:13:00Z">
          <w:pPr>
            <w:autoSpaceDE w:val="0"/>
            <w:autoSpaceDN w:val="0"/>
            <w:adjustRightInd w:val="0"/>
          </w:pPr>
        </w:pPrChange>
      </w:pPr>
      <w:ins w:id="7532" w:author="Caree2" w:date="2017-04-02T06:52:00Z">
        <w:r w:rsidRPr="00880017">
          <w:rPr>
            <w:color w:val="008080"/>
            <w:rPrChange w:id="7533" w:author="Caree2" w:date="2017-04-02T07:55:00Z">
              <w:rPr/>
            </w:rPrChange>
          </w:rPr>
          <w:tab/>
        </w:r>
        <w:r w:rsidRPr="00880017">
          <w:rPr>
            <w:color w:val="008080"/>
            <w:rPrChange w:id="7534" w:author="Caree2" w:date="2017-04-02T07:55:00Z">
              <w:rPr/>
            </w:rPrChange>
          </w:rPr>
          <w:tab/>
          <w:t>this.zipCode = zipCode;</w:t>
        </w:r>
      </w:ins>
    </w:p>
    <w:p w:rsidR="00893A17" w:rsidRPr="00880017" w:rsidRDefault="00893A17" w:rsidP="00090CB3">
      <w:pPr>
        <w:rPr>
          <w:ins w:id="7535" w:author="Caree2" w:date="2017-04-02T06:52:00Z"/>
          <w:color w:val="008080"/>
          <w:rPrChange w:id="7536" w:author="Caree2" w:date="2017-04-02T07:55:00Z">
            <w:rPr>
              <w:ins w:id="7537" w:author="Caree2" w:date="2017-04-02T06:52:00Z"/>
            </w:rPr>
          </w:rPrChange>
        </w:rPr>
        <w:pPrChange w:id="7538" w:author="Caree2" w:date="2017-04-02T07:13:00Z">
          <w:pPr>
            <w:autoSpaceDE w:val="0"/>
            <w:autoSpaceDN w:val="0"/>
            <w:adjustRightInd w:val="0"/>
          </w:pPr>
        </w:pPrChange>
      </w:pPr>
      <w:ins w:id="7539" w:author="Caree2" w:date="2017-04-02T06:52:00Z">
        <w:r w:rsidRPr="00880017">
          <w:rPr>
            <w:color w:val="008080"/>
            <w:rPrChange w:id="7540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541" w:author="Caree2" w:date="2017-04-02T06:52:00Z"/>
          <w:color w:val="008080"/>
          <w:rPrChange w:id="7542" w:author="Caree2" w:date="2017-04-02T07:55:00Z">
            <w:rPr>
              <w:ins w:id="7543" w:author="Caree2" w:date="2017-04-02T06:52:00Z"/>
            </w:rPr>
          </w:rPrChange>
        </w:rPr>
        <w:pPrChange w:id="7544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545" w:author="Caree2" w:date="2017-04-02T06:52:00Z"/>
          <w:color w:val="008080"/>
          <w:rPrChange w:id="7546" w:author="Caree2" w:date="2017-04-02T07:55:00Z">
            <w:rPr>
              <w:ins w:id="7547" w:author="Caree2" w:date="2017-04-02T06:52:00Z"/>
            </w:rPr>
          </w:rPrChange>
        </w:rPr>
        <w:pPrChange w:id="7548" w:author="Caree2" w:date="2017-04-02T07:13:00Z">
          <w:pPr>
            <w:autoSpaceDE w:val="0"/>
            <w:autoSpaceDN w:val="0"/>
            <w:adjustRightInd w:val="0"/>
          </w:pPr>
        </w:pPrChange>
      </w:pPr>
      <w:ins w:id="7549" w:author="Caree2" w:date="2017-04-02T06:52:00Z">
        <w:r w:rsidRPr="00880017">
          <w:rPr>
            <w:color w:val="008080"/>
            <w:rPrChange w:id="7550" w:author="Caree2" w:date="2017-04-02T07:55:00Z">
              <w:rPr/>
            </w:rPrChange>
          </w:rPr>
          <w:tab/>
          <w:t>public Address(long addressID, String streetAddress, String city, String state, String zipCode) {</w:t>
        </w:r>
      </w:ins>
    </w:p>
    <w:p w:rsidR="00893A17" w:rsidRPr="00880017" w:rsidRDefault="00893A17" w:rsidP="00090CB3">
      <w:pPr>
        <w:rPr>
          <w:ins w:id="7551" w:author="Caree2" w:date="2017-04-02T06:52:00Z"/>
          <w:color w:val="008080"/>
          <w:rPrChange w:id="7552" w:author="Caree2" w:date="2017-04-02T07:55:00Z">
            <w:rPr>
              <w:ins w:id="7553" w:author="Caree2" w:date="2017-04-02T06:52:00Z"/>
            </w:rPr>
          </w:rPrChange>
        </w:rPr>
        <w:pPrChange w:id="7554" w:author="Caree2" w:date="2017-04-02T07:13:00Z">
          <w:pPr>
            <w:autoSpaceDE w:val="0"/>
            <w:autoSpaceDN w:val="0"/>
            <w:adjustRightInd w:val="0"/>
          </w:pPr>
        </w:pPrChange>
      </w:pPr>
      <w:ins w:id="7555" w:author="Caree2" w:date="2017-04-02T06:52:00Z">
        <w:r w:rsidRPr="00880017">
          <w:rPr>
            <w:color w:val="008080"/>
            <w:rPrChange w:id="7556" w:author="Caree2" w:date="2017-04-02T07:55:00Z">
              <w:rPr/>
            </w:rPrChange>
          </w:rPr>
          <w:tab/>
        </w:r>
        <w:r w:rsidRPr="00880017">
          <w:rPr>
            <w:color w:val="008080"/>
            <w:rPrChange w:id="7557" w:author="Caree2" w:date="2017-04-02T07:55:00Z">
              <w:rPr/>
            </w:rPrChange>
          </w:rPr>
          <w:tab/>
          <w:t>super();</w:t>
        </w:r>
      </w:ins>
    </w:p>
    <w:p w:rsidR="00893A17" w:rsidRPr="00880017" w:rsidRDefault="00893A17" w:rsidP="00090CB3">
      <w:pPr>
        <w:rPr>
          <w:ins w:id="7558" w:author="Caree2" w:date="2017-04-02T06:52:00Z"/>
          <w:color w:val="008080"/>
          <w:rPrChange w:id="7559" w:author="Caree2" w:date="2017-04-02T07:55:00Z">
            <w:rPr>
              <w:ins w:id="7560" w:author="Caree2" w:date="2017-04-02T06:52:00Z"/>
            </w:rPr>
          </w:rPrChange>
        </w:rPr>
        <w:pPrChange w:id="7561" w:author="Caree2" w:date="2017-04-02T07:13:00Z">
          <w:pPr>
            <w:autoSpaceDE w:val="0"/>
            <w:autoSpaceDN w:val="0"/>
            <w:adjustRightInd w:val="0"/>
          </w:pPr>
        </w:pPrChange>
      </w:pPr>
      <w:ins w:id="7562" w:author="Caree2" w:date="2017-04-02T06:52:00Z">
        <w:r w:rsidRPr="00880017">
          <w:rPr>
            <w:color w:val="008080"/>
            <w:rPrChange w:id="7563" w:author="Caree2" w:date="2017-04-02T07:55:00Z">
              <w:rPr/>
            </w:rPrChange>
          </w:rPr>
          <w:tab/>
        </w:r>
        <w:r w:rsidRPr="00880017">
          <w:rPr>
            <w:color w:val="008080"/>
            <w:rPrChange w:id="7564" w:author="Caree2" w:date="2017-04-02T07:55:00Z">
              <w:rPr/>
            </w:rPrChange>
          </w:rPr>
          <w:tab/>
          <w:t>this.addressID = addressID;</w:t>
        </w:r>
      </w:ins>
    </w:p>
    <w:p w:rsidR="00893A17" w:rsidRPr="00880017" w:rsidRDefault="00893A17" w:rsidP="00090CB3">
      <w:pPr>
        <w:rPr>
          <w:ins w:id="7565" w:author="Caree2" w:date="2017-04-02T06:52:00Z"/>
          <w:color w:val="008080"/>
          <w:rPrChange w:id="7566" w:author="Caree2" w:date="2017-04-02T07:55:00Z">
            <w:rPr>
              <w:ins w:id="7567" w:author="Caree2" w:date="2017-04-02T06:52:00Z"/>
            </w:rPr>
          </w:rPrChange>
        </w:rPr>
        <w:pPrChange w:id="7568" w:author="Caree2" w:date="2017-04-02T07:13:00Z">
          <w:pPr>
            <w:autoSpaceDE w:val="0"/>
            <w:autoSpaceDN w:val="0"/>
            <w:adjustRightInd w:val="0"/>
          </w:pPr>
        </w:pPrChange>
      </w:pPr>
      <w:ins w:id="7569" w:author="Caree2" w:date="2017-04-02T06:52:00Z">
        <w:r w:rsidRPr="00880017">
          <w:rPr>
            <w:color w:val="008080"/>
            <w:rPrChange w:id="7570" w:author="Caree2" w:date="2017-04-02T07:55:00Z">
              <w:rPr/>
            </w:rPrChange>
          </w:rPr>
          <w:tab/>
        </w:r>
        <w:r w:rsidRPr="00880017">
          <w:rPr>
            <w:color w:val="008080"/>
            <w:rPrChange w:id="7571" w:author="Caree2" w:date="2017-04-02T07:55:00Z">
              <w:rPr/>
            </w:rPrChange>
          </w:rPr>
          <w:tab/>
          <w:t>this.streetAddress = streetAddress;</w:t>
        </w:r>
      </w:ins>
    </w:p>
    <w:p w:rsidR="00893A17" w:rsidRPr="00880017" w:rsidRDefault="00893A17" w:rsidP="00090CB3">
      <w:pPr>
        <w:rPr>
          <w:ins w:id="7572" w:author="Caree2" w:date="2017-04-02T06:52:00Z"/>
          <w:color w:val="008080"/>
          <w:rPrChange w:id="7573" w:author="Caree2" w:date="2017-04-02T07:55:00Z">
            <w:rPr>
              <w:ins w:id="7574" w:author="Caree2" w:date="2017-04-02T06:52:00Z"/>
            </w:rPr>
          </w:rPrChange>
        </w:rPr>
        <w:pPrChange w:id="7575" w:author="Caree2" w:date="2017-04-02T07:13:00Z">
          <w:pPr>
            <w:autoSpaceDE w:val="0"/>
            <w:autoSpaceDN w:val="0"/>
            <w:adjustRightInd w:val="0"/>
          </w:pPr>
        </w:pPrChange>
      </w:pPr>
      <w:ins w:id="7576" w:author="Caree2" w:date="2017-04-02T06:52:00Z">
        <w:r w:rsidRPr="00880017">
          <w:rPr>
            <w:color w:val="008080"/>
            <w:rPrChange w:id="7577" w:author="Caree2" w:date="2017-04-02T07:55:00Z">
              <w:rPr/>
            </w:rPrChange>
          </w:rPr>
          <w:tab/>
        </w:r>
        <w:r w:rsidRPr="00880017">
          <w:rPr>
            <w:color w:val="008080"/>
            <w:rPrChange w:id="7578" w:author="Caree2" w:date="2017-04-02T07:55:00Z">
              <w:rPr/>
            </w:rPrChange>
          </w:rPr>
          <w:tab/>
          <w:t>this.city = city;</w:t>
        </w:r>
      </w:ins>
    </w:p>
    <w:p w:rsidR="00893A17" w:rsidRPr="00880017" w:rsidRDefault="00893A17" w:rsidP="00090CB3">
      <w:pPr>
        <w:rPr>
          <w:ins w:id="7579" w:author="Caree2" w:date="2017-04-02T06:52:00Z"/>
          <w:color w:val="008080"/>
          <w:rPrChange w:id="7580" w:author="Caree2" w:date="2017-04-02T07:55:00Z">
            <w:rPr>
              <w:ins w:id="7581" w:author="Caree2" w:date="2017-04-02T06:52:00Z"/>
            </w:rPr>
          </w:rPrChange>
        </w:rPr>
        <w:pPrChange w:id="7582" w:author="Caree2" w:date="2017-04-02T07:13:00Z">
          <w:pPr>
            <w:autoSpaceDE w:val="0"/>
            <w:autoSpaceDN w:val="0"/>
            <w:adjustRightInd w:val="0"/>
          </w:pPr>
        </w:pPrChange>
      </w:pPr>
      <w:ins w:id="7583" w:author="Caree2" w:date="2017-04-02T06:52:00Z">
        <w:r w:rsidRPr="00880017">
          <w:rPr>
            <w:color w:val="008080"/>
            <w:rPrChange w:id="7584" w:author="Caree2" w:date="2017-04-02T07:55:00Z">
              <w:rPr/>
            </w:rPrChange>
          </w:rPr>
          <w:tab/>
        </w:r>
        <w:r w:rsidRPr="00880017">
          <w:rPr>
            <w:color w:val="008080"/>
            <w:rPrChange w:id="7585" w:author="Caree2" w:date="2017-04-02T07:55:00Z">
              <w:rPr/>
            </w:rPrChange>
          </w:rPr>
          <w:tab/>
          <w:t>this.state = state;</w:t>
        </w:r>
      </w:ins>
    </w:p>
    <w:p w:rsidR="00893A17" w:rsidRPr="00880017" w:rsidRDefault="00893A17" w:rsidP="00090CB3">
      <w:pPr>
        <w:rPr>
          <w:ins w:id="7586" w:author="Caree2" w:date="2017-04-02T06:52:00Z"/>
          <w:color w:val="008080"/>
          <w:rPrChange w:id="7587" w:author="Caree2" w:date="2017-04-02T07:55:00Z">
            <w:rPr>
              <w:ins w:id="7588" w:author="Caree2" w:date="2017-04-02T06:52:00Z"/>
            </w:rPr>
          </w:rPrChange>
        </w:rPr>
        <w:pPrChange w:id="7589" w:author="Caree2" w:date="2017-04-02T07:13:00Z">
          <w:pPr>
            <w:autoSpaceDE w:val="0"/>
            <w:autoSpaceDN w:val="0"/>
            <w:adjustRightInd w:val="0"/>
          </w:pPr>
        </w:pPrChange>
      </w:pPr>
      <w:ins w:id="7590" w:author="Caree2" w:date="2017-04-02T06:52:00Z">
        <w:r w:rsidRPr="00880017">
          <w:rPr>
            <w:color w:val="008080"/>
            <w:rPrChange w:id="7591" w:author="Caree2" w:date="2017-04-02T07:55:00Z">
              <w:rPr/>
            </w:rPrChange>
          </w:rPr>
          <w:tab/>
        </w:r>
        <w:r w:rsidRPr="00880017">
          <w:rPr>
            <w:color w:val="008080"/>
            <w:rPrChange w:id="7592" w:author="Caree2" w:date="2017-04-02T07:55:00Z">
              <w:rPr/>
            </w:rPrChange>
          </w:rPr>
          <w:tab/>
          <w:t>this.zipCode = zipCode;</w:t>
        </w:r>
      </w:ins>
    </w:p>
    <w:p w:rsidR="00893A17" w:rsidRPr="00880017" w:rsidRDefault="00893A17" w:rsidP="00090CB3">
      <w:pPr>
        <w:rPr>
          <w:ins w:id="7593" w:author="Caree2" w:date="2017-04-02T06:52:00Z"/>
          <w:color w:val="008080"/>
          <w:rPrChange w:id="7594" w:author="Caree2" w:date="2017-04-02T07:55:00Z">
            <w:rPr>
              <w:ins w:id="7595" w:author="Caree2" w:date="2017-04-02T06:52:00Z"/>
            </w:rPr>
          </w:rPrChange>
        </w:rPr>
        <w:pPrChange w:id="7596" w:author="Caree2" w:date="2017-04-02T07:13:00Z">
          <w:pPr>
            <w:autoSpaceDE w:val="0"/>
            <w:autoSpaceDN w:val="0"/>
            <w:adjustRightInd w:val="0"/>
          </w:pPr>
        </w:pPrChange>
      </w:pPr>
      <w:ins w:id="7597" w:author="Caree2" w:date="2017-04-02T06:52:00Z">
        <w:r w:rsidRPr="00880017">
          <w:rPr>
            <w:color w:val="008080"/>
            <w:rPrChange w:id="7598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599" w:author="Caree2" w:date="2017-04-02T06:52:00Z"/>
          <w:color w:val="008080"/>
          <w:rPrChange w:id="7600" w:author="Caree2" w:date="2017-04-02T07:55:00Z">
            <w:rPr>
              <w:ins w:id="7601" w:author="Caree2" w:date="2017-04-02T06:52:00Z"/>
            </w:rPr>
          </w:rPrChange>
        </w:rPr>
        <w:pPrChange w:id="7602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603" w:author="Caree2" w:date="2017-04-02T06:52:00Z"/>
          <w:color w:val="008080"/>
          <w:rPrChange w:id="7604" w:author="Caree2" w:date="2017-04-02T07:55:00Z">
            <w:rPr>
              <w:ins w:id="7605" w:author="Caree2" w:date="2017-04-02T06:52:00Z"/>
            </w:rPr>
          </w:rPrChange>
        </w:rPr>
        <w:pPrChange w:id="7606" w:author="Caree2" w:date="2017-04-02T07:13:00Z">
          <w:pPr>
            <w:autoSpaceDE w:val="0"/>
            <w:autoSpaceDN w:val="0"/>
            <w:adjustRightInd w:val="0"/>
          </w:pPr>
        </w:pPrChange>
      </w:pPr>
      <w:ins w:id="7607" w:author="Caree2" w:date="2017-04-02T06:52:00Z">
        <w:r w:rsidRPr="00880017">
          <w:rPr>
            <w:color w:val="008080"/>
            <w:rPrChange w:id="7608" w:author="Caree2" w:date="2017-04-02T07:55:00Z">
              <w:rPr/>
            </w:rPrChange>
          </w:rPr>
          <w:tab/>
          <w:t>public Address() {</w:t>
        </w:r>
      </w:ins>
    </w:p>
    <w:p w:rsidR="00893A17" w:rsidRPr="00880017" w:rsidRDefault="00893A17" w:rsidP="00090CB3">
      <w:pPr>
        <w:rPr>
          <w:ins w:id="7609" w:author="Caree2" w:date="2017-04-02T06:52:00Z"/>
          <w:color w:val="008080"/>
          <w:rPrChange w:id="7610" w:author="Caree2" w:date="2017-04-02T07:55:00Z">
            <w:rPr>
              <w:ins w:id="7611" w:author="Caree2" w:date="2017-04-02T06:52:00Z"/>
            </w:rPr>
          </w:rPrChange>
        </w:rPr>
        <w:pPrChange w:id="7612" w:author="Caree2" w:date="2017-04-02T07:13:00Z">
          <w:pPr>
            <w:autoSpaceDE w:val="0"/>
            <w:autoSpaceDN w:val="0"/>
            <w:adjustRightInd w:val="0"/>
          </w:pPr>
        </w:pPrChange>
      </w:pPr>
      <w:ins w:id="7613" w:author="Caree2" w:date="2017-04-02T06:52:00Z">
        <w:r w:rsidRPr="00880017">
          <w:rPr>
            <w:color w:val="008080"/>
            <w:rPrChange w:id="7614" w:author="Caree2" w:date="2017-04-02T07:55:00Z">
              <w:rPr/>
            </w:rPrChange>
          </w:rPr>
          <w:tab/>
        </w:r>
        <w:r w:rsidRPr="00880017">
          <w:rPr>
            <w:color w:val="008080"/>
            <w:rPrChange w:id="7615" w:author="Caree2" w:date="2017-04-02T07:55:00Z">
              <w:rPr/>
            </w:rPrChange>
          </w:rPr>
          <w:tab/>
          <w:t>super();</w:t>
        </w:r>
      </w:ins>
    </w:p>
    <w:p w:rsidR="00893A17" w:rsidRPr="00880017" w:rsidRDefault="00893A17" w:rsidP="00090CB3">
      <w:pPr>
        <w:rPr>
          <w:ins w:id="7616" w:author="Caree2" w:date="2017-04-02T06:52:00Z"/>
          <w:color w:val="008080"/>
          <w:rPrChange w:id="7617" w:author="Caree2" w:date="2017-04-02T07:55:00Z">
            <w:rPr>
              <w:ins w:id="7618" w:author="Caree2" w:date="2017-04-02T06:52:00Z"/>
            </w:rPr>
          </w:rPrChange>
        </w:rPr>
        <w:pPrChange w:id="7619" w:author="Caree2" w:date="2017-04-02T07:13:00Z">
          <w:pPr>
            <w:autoSpaceDE w:val="0"/>
            <w:autoSpaceDN w:val="0"/>
            <w:adjustRightInd w:val="0"/>
          </w:pPr>
        </w:pPrChange>
      </w:pPr>
      <w:ins w:id="7620" w:author="Caree2" w:date="2017-04-02T06:52:00Z">
        <w:r w:rsidRPr="00880017">
          <w:rPr>
            <w:color w:val="008080"/>
            <w:rPrChange w:id="7621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622" w:author="Caree2" w:date="2017-04-02T06:52:00Z"/>
          <w:color w:val="008080"/>
          <w:rPrChange w:id="7623" w:author="Caree2" w:date="2017-04-02T07:55:00Z">
            <w:rPr>
              <w:ins w:id="7624" w:author="Caree2" w:date="2017-04-02T06:52:00Z"/>
            </w:rPr>
          </w:rPrChange>
        </w:rPr>
        <w:pPrChange w:id="7625" w:author="Caree2" w:date="2017-04-02T07:13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90CB3">
      <w:pPr>
        <w:rPr>
          <w:ins w:id="7626" w:author="Caree2" w:date="2017-04-02T06:52:00Z"/>
          <w:color w:val="008080"/>
          <w:rPrChange w:id="7627" w:author="Caree2" w:date="2017-04-02T07:55:00Z">
            <w:rPr>
              <w:ins w:id="7628" w:author="Caree2" w:date="2017-04-02T06:52:00Z"/>
            </w:rPr>
          </w:rPrChange>
        </w:rPr>
        <w:pPrChange w:id="7629" w:author="Caree2" w:date="2017-04-02T07:13:00Z">
          <w:pPr>
            <w:autoSpaceDE w:val="0"/>
            <w:autoSpaceDN w:val="0"/>
            <w:adjustRightInd w:val="0"/>
          </w:pPr>
        </w:pPrChange>
      </w:pPr>
      <w:ins w:id="7630" w:author="Caree2" w:date="2017-04-02T06:52:00Z">
        <w:r w:rsidRPr="00880017">
          <w:rPr>
            <w:color w:val="008080"/>
            <w:rPrChange w:id="7631" w:author="Caree2" w:date="2017-04-02T07:55:00Z">
              <w:rPr/>
            </w:rPrChange>
          </w:rPr>
          <w:tab/>
          <w:t>@Override</w:t>
        </w:r>
      </w:ins>
    </w:p>
    <w:p w:rsidR="00893A17" w:rsidRPr="00880017" w:rsidRDefault="00893A17" w:rsidP="00090CB3">
      <w:pPr>
        <w:rPr>
          <w:ins w:id="7632" w:author="Caree2" w:date="2017-04-02T06:52:00Z"/>
          <w:color w:val="008080"/>
          <w:rPrChange w:id="7633" w:author="Caree2" w:date="2017-04-02T07:55:00Z">
            <w:rPr>
              <w:ins w:id="7634" w:author="Caree2" w:date="2017-04-02T06:52:00Z"/>
            </w:rPr>
          </w:rPrChange>
        </w:rPr>
        <w:pPrChange w:id="7635" w:author="Caree2" w:date="2017-04-02T07:13:00Z">
          <w:pPr>
            <w:autoSpaceDE w:val="0"/>
            <w:autoSpaceDN w:val="0"/>
            <w:adjustRightInd w:val="0"/>
          </w:pPr>
        </w:pPrChange>
      </w:pPr>
      <w:ins w:id="7636" w:author="Caree2" w:date="2017-04-02T06:52:00Z">
        <w:r w:rsidRPr="00880017">
          <w:rPr>
            <w:color w:val="008080"/>
            <w:rPrChange w:id="7637" w:author="Caree2" w:date="2017-04-02T07:55:00Z">
              <w:rPr/>
            </w:rPrChange>
          </w:rPr>
          <w:tab/>
          <w:t>public String toString() {</w:t>
        </w:r>
      </w:ins>
    </w:p>
    <w:p w:rsidR="00893A17" w:rsidRPr="00880017" w:rsidRDefault="00893A17" w:rsidP="00090CB3">
      <w:pPr>
        <w:rPr>
          <w:ins w:id="7638" w:author="Caree2" w:date="2017-04-02T06:52:00Z"/>
          <w:color w:val="008080"/>
          <w:rPrChange w:id="7639" w:author="Caree2" w:date="2017-04-02T07:55:00Z">
            <w:rPr>
              <w:ins w:id="7640" w:author="Caree2" w:date="2017-04-02T06:52:00Z"/>
            </w:rPr>
          </w:rPrChange>
        </w:rPr>
        <w:pPrChange w:id="7641" w:author="Caree2" w:date="2017-04-02T07:13:00Z">
          <w:pPr>
            <w:autoSpaceDE w:val="0"/>
            <w:autoSpaceDN w:val="0"/>
            <w:adjustRightInd w:val="0"/>
          </w:pPr>
        </w:pPrChange>
      </w:pPr>
      <w:ins w:id="7642" w:author="Caree2" w:date="2017-04-02T06:52:00Z">
        <w:r w:rsidRPr="00880017">
          <w:rPr>
            <w:color w:val="008080"/>
            <w:rPrChange w:id="7643" w:author="Caree2" w:date="2017-04-02T07:55:00Z">
              <w:rPr/>
            </w:rPrChange>
          </w:rPr>
          <w:tab/>
        </w:r>
        <w:r w:rsidRPr="00880017">
          <w:rPr>
            <w:color w:val="008080"/>
            <w:rPrChange w:id="7644" w:author="Caree2" w:date="2017-04-02T07:55:00Z">
              <w:rPr/>
            </w:rPrChange>
          </w:rPr>
          <w:tab/>
          <w:t>return "Address [addressID=" + addressID + ", streetAddress=" + streetAddress + ", city=" + city + ", state="</w:t>
        </w:r>
      </w:ins>
    </w:p>
    <w:p w:rsidR="00893A17" w:rsidRPr="00880017" w:rsidRDefault="00893A17" w:rsidP="00090CB3">
      <w:pPr>
        <w:rPr>
          <w:ins w:id="7645" w:author="Caree2" w:date="2017-04-02T06:52:00Z"/>
          <w:color w:val="008080"/>
          <w:rPrChange w:id="7646" w:author="Caree2" w:date="2017-04-02T07:55:00Z">
            <w:rPr>
              <w:ins w:id="7647" w:author="Caree2" w:date="2017-04-02T06:52:00Z"/>
            </w:rPr>
          </w:rPrChange>
        </w:rPr>
        <w:pPrChange w:id="7648" w:author="Caree2" w:date="2017-04-02T07:13:00Z">
          <w:pPr>
            <w:autoSpaceDE w:val="0"/>
            <w:autoSpaceDN w:val="0"/>
            <w:adjustRightInd w:val="0"/>
          </w:pPr>
        </w:pPrChange>
      </w:pPr>
      <w:ins w:id="7649" w:author="Caree2" w:date="2017-04-02T06:52:00Z">
        <w:r w:rsidRPr="00880017">
          <w:rPr>
            <w:color w:val="008080"/>
            <w:rPrChange w:id="7650" w:author="Caree2" w:date="2017-04-02T07:55:00Z">
              <w:rPr/>
            </w:rPrChange>
          </w:rPr>
          <w:tab/>
        </w:r>
        <w:r w:rsidRPr="00880017">
          <w:rPr>
            <w:color w:val="008080"/>
            <w:rPrChange w:id="7651" w:author="Caree2" w:date="2017-04-02T07:55:00Z">
              <w:rPr/>
            </w:rPrChange>
          </w:rPr>
          <w:tab/>
        </w:r>
        <w:r w:rsidRPr="00880017">
          <w:rPr>
            <w:color w:val="008080"/>
            <w:rPrChange w:id="7652" w:author="Caree2" w:date="2017-04-02T07:55:00Z">
              <w:rPr/>
            </w:rPrChange>
          </w:rPr>
          <w:tab/>
        </w:r>
        <w:r w:rsidRPr="00880017">
          <w:rPr>
            <w:color w:val="008080"/>
            <w:rPrChange w:id="7653" w:author="Caree2" w:date="2017-04-02T07:55:00Z">
              <w:rPr/>
            </w:rPrChange>
          </w:rPr>
          <w:tab/>
          <w:t>+ state + ", zipCode=" + zipCode + "]";</w:t>
        </w:r>
      </w:ins>
    </w:p>
    <w:p w:rsidR="00893A17" w:rsidRPr="00880017" w:rsidRDefault="00893A17" w:rsidP="00090CB3">
      <w:pPr>
        <w:rPr>
          <w:ins w:id="7654" w:author="Caree2" w:date="2017-04-02T06:52:00Z"/>
          <w:color w:val="008080"/>
          <w:rPrChange w:id="7655" w:author="Caree2" w:date="2017-04-02T07:55:00Z">
            <w:rPr>
              <w:ins w:id="7656" w:author="Caree2" w:date="2017-04-02T06:52:00Z"/>
            </w:rPr>
          </w:rPrChange>
        </w:rPr>
        <w:pPrChange w:id="7657" w:author="Caree2" w:date="2017-04-02T07:13:00Z">
          <w:pPr>
            <w:autoSpaceDE w:val="0"/>
            <w:autoSpaceDN w:val="0"/>
            <w:adjustRightInd w:val="0"/>
          </w:pPr>
        </w:pPrChange>
      </w:pPr>
      <w:ins w:id="7658" w:author="Caree2" w:date="2017-04-02T06:52:00Z">
        <w:r w:rsidRPr="00880017">
          <w:rPr>
            <w:color w:val="008080"/>
            <w:rPrChange w:id="7659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90CB3">
      <w:pPr>
        <w:rPr>
          <w:ins w:id="7660" w:author="Caree2" w:date="2017-04-02T06:52:00Z"/>
          <w:color w:val="008080"/>
          <w:rPrChange w:id="7661" w:author="Caree2" w:date="2017-04-02T07:55:00Z">
            <w:rPr>
              <w:ins w:id="7662" w:author="Caree2" w:date="2017-04-02T06:52:00Z"/>
            </w:rPr>
          </w:rPrChange>
        </w:rPr>
        <w:pPrChange w:id="7663" w:author="Caree2" w:date="2017-04-02T07:13:00Z">
          <w:pPr>
            <w:autoSpaceDE w:val="0"/>
            <w:autoSpaceDN w:val="0"/>
            <w:adjustRightInd w:val="0"/>
          </w:pPr>
        </w:pPrChange>
      </w:pPr>
      <w:ins w:id="7664" w:author="Caree2" w:date="2017-04-02T06:52:00Z">
        <w:r w:rsidRPr="00880017">
          <w:rPr>
            <w:color w:val="008080"/>
            <w:rPrChange w:id="7665" w:author="Caree2" w:date="2017-04-02T07:55:00Z">
              <w:rPr/>
            </w:rPrChange>
          </w:rPr>
          <w:tab/>
        </w:r>
      </w:ins>
    </w:p>
    <w:p w:rsidR="00893A17" w:rsidRPr="00880017" w:rsidRDefault="00893A17" w:rsidP="00090CB3">
      <w:pPr>
        <w:rPr>
          <w:ins w:id="7666" w:author="Caree2" w:date="2017-04-02T06:52:00Z"/>
          <w:color w:val="008080"/>
          <w:rPrChange w:id="7667" w:author="Caree2" w:date="2017-04-02T07:55:00Z">
            <w:rPr>
              <w:ins w:id="7668" w:author="Caree2" w:date="2017-04-02T06:52:00Z"/>
            </w:rPr>
          </w:rPrChange>
        </w:rPr>
        <w:pPrChange w:id="7669" w:author="Caree2" w:date="2017-04-02T07:13:00Z">
          <w:pPr>
            <w:autoSpaceDE w:val="0"/>
            <w:autoSpaceDN w:val="0"/>
            <w:adjustRightInd w:val="0"/>
          </w:pPr>
        </w:pPrChange>
      </w:pPr>
      <w:ins w:id="7670" w:author="Caree2" w:date="2017-04-02T06:52:00Z">
        <w:r w:rsidRPr="00880017">
          <w:rPr>
            <w:color w:val="008080"/>
            <w:rPrChange w:id="7671" w:author="Caree2" w:date="2017-04-02T07:55:00Z">
              <w:rPr/>
            </w:rPrChange>
          </w:rPr>
          <w:tab/>
        </w:r>
      </w:ins>
    </w:p>
    <w:p w:rsidR="00893A17" w:rsidRPr="00880017" w:rsidRDefault="00893A17" w:rsidP="00090CB3">
      <w:pPr>
        <w:rPr>
          <w:ins w:id="7672" w:author="Caree2" w:date="2017-04-02T06:52:00Z"/>
          <w:color w:val="008080"/>
          <w:rPrChange w:id="7673" w:author="Caree2" w:date="2017-04-02T07:55:00Z">
            <w:rPr>
              <w:ins w:id="7674" w:author="Caree2" w:date="2017-04-02T06:52:00Z"/>
            </w:rPr>
          </w:rPrChange>
        </w:rPr>
        <w:pPrChange w:id="7675" w:author="Caree2" w:date="2017-04-02T07:13:00Z">
          <w:pPr>
            <w:autoSpaceDE w:val="0"/>
            <w:autoSpaceDN w:val="0"/>
            <w:adjustRightInd w:val="0"/>
          </w:pPr>
        </w:pPrChange>
      </w:pPr>
      <w:ins w:id="7676" w:author="Caree2" w:date="2017-04-02T06:52:00Z">
        <w:r w:rsidRPr="00880017">
          <w:rPr>
            <w:color w:val="008080"/>
            <w:rPrChange w:id="7677" w:author="Caree2" w:date="2017-04-02T07:55:00Z">
              <w:rPr/>
            </w:rPrChange>
          </w:rPr>
          <w:t>}</w:t>
        </w:r>
      </w:ins>
    </w:p>
    <w:p w:rsidR="006D003C" w:rsidRDefault="006D003C" w:rsidP="0091290A"/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BD3279" w:rsidDel="00893A17" w:rsidRDefault="00BD3279" w:rsidP="0091290A">
      <w:pPr>
        <w:rPr>
          <w:del w:id="7678" w:author="Caree2" w:date="2017-04-02T06:52:00Z"/>
        </w:rPr>
      </w:pPr>
      <w:del w:id="7679" w:author="Caree2" w:date="2017-04-02T06:52:00Z">
        <w:r w:rsidDel="00893A17">
          <w:delText>spring:</w:delText>
        </w:r>
      </w:del>
    </w:p>
    <w:p w:rsidR="00BD3279" w:rsidDel="00893A17" w:rsidRDefault="00BD3279" w:rsidP="0091290A">
      <w:pPr>
        <w:rPr>
          <w:del w:id="7680" w:author="Caree2" w:date="2017-04-02T06:52:00Z"/>
        </w:rPr>
      </w:pPr>
      <w:del w:id="7681" w:author="Caree2" w:date="2017-04-02T06:52:00Z">
        <w:r w:rsidDel="00893A17">
          <w:rPr>
            <w:color w:val="000000"/>
          </w:rPr>
          <w:delText xml:space="preserve">  </w:delText>
        </w:r>
        <w:r w:rsidDel="00893A17">
          <w:delText>application:</w:delText>
        </w:r>
      </w:del>
    </w:p>
    <w:p w:rsidR="00BD3279" w:rsidDel="00893A17" w:rsidRDefault="00BD3279" w:rsidP="0091290A">
      <w:pPr>
        <w:rPr>
          <w:del w:id="7682" w:author="Caree2" w:date="2017-04-02T06:52:00Z"/>
        </w:rPr>
      </w:pPr>
      <w:del w:id="7683" w:author="Caree2" w:date="2017-04-02T06:52:00Z">
        <w:r w:rsidDel="00893A17">
          <w:rPr>
            <w:color w:val="000000"/>
          </w:rPr>
          <w:delText xml:space="preserve">    </w:delText>
        </w:r>
        <w:r w:rsidDel="00893A17">
          <w:delText>name:</w:delText>
        </w:r>
        <w:r w:rsidDel="00893A17">
          <w:rPr>
            <w:color w:val="000000"/>
          </w:rPr>
          <w:delText xml:space="preserve"> udemy-rsmortgage-service-discovery-eureka-ha</w:delText>
        </w:r>
      </w:del>
    </w:p>
    <w:p w:rsidR="00BD3279" w:rsidRDefault="00BD3279" w:rsidP="00BD3279">
      <w:pPr>
        <w:pStyle w:val="StyleHeading114ptBoldUnderlineLeft"/>
      </w:pPr>
    </w:p>
    <w:p w:rsidR="000509B4" w:rsidRDefault="000509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 w:rsidP="00CE772D">
      <w:pPr>
        <w:pStyle w:val="StyleHeading114ptBoldUnderlineLeft"/>
        <w:rPr>
          <w:ins w:id="7684" w:author="Caree2" w:date="2017-04-02T06:52:00Z"/>
        </w:rPr>
      </w:pPr>
      <w:bookmarkStart w:id="7685" w:name="_Toc478888068"/>
      <w:r w:rsidRPr="00EA03DE">
        <w:lastRenderedPageBreak/>
        <w:t>1.</w:t>
      </w:r>
      <w:del w:id="7686" w:author="Caree2" w:date="2017-04-02T07:31:00Z">
        <w:r w:rsidDel="00E047DB">
          <w:delText>1</w:delText>
        </w:r>
        <w:r w:rsidR="000509B4" w:rsidDel="00E047DB">
          <w:delText>8</w:delText>
        </w:r>
        <w:r w:rsidRPr="00EA03DE" w:rsidDel="00E047DB">
          <w:delText xml:space="preserve"> </w:delText>
        </w:r>
      </w:del>
      <w:ins w:id="7687" w:author="Caree2" w:date="2017-04-02T07:47:00Z">
        <w:r w:rsidR="00C547DB">
          <w:t>26</w:t>
        </w:r>
      </w:ins>
      <w:ins w:id="7688" w:author="Caree2" w:date="2017-04-02T07:31:00Z">
        <w:r w:rsidR="00E047DB" w:rsidRPr="00EA03DE">
          <w:t xml:space="preserve"> </w:t>
        </w:r>
      </w:ins>
      <w:r>
        <w:t>–</w:t>
      </w:r>
      <w:ins w:id="7689" w:author="Caree2" w:date="2017-04-02T07:13:00Z">
        <w:r w:rsidR="00090CB3">
          <w:t xml:space="preserve">Create the Customer class in the package </w:t>
        </w:r>
      </w:ins>
      <w:del w:id="7690" w:author="Caree2" w:date="2017-04-02T06:52:00Z">
        <w:r w:rsidDel="00893A17">
          <w:delText>Open Git Bash in project folder</w:delText>
        </w:r>
      </w:del>
      <w:ins w:id="7691" w:author="Caree2" w:date="2017-04-02T06:52:00Z">
        <w:r w:rsidR="00893A17">
          <w:t>Third</w:t>
        </w:r>
        <w:bookmarkEnd w:id="7685"/>
      </w:ins>
    </w:p>
    <w:p w:rsidR="00893A17" w:rsidRDefault="00893A17" w:rsidP="00CE772D">
      <w:pPr>
        <w:pStyle w:val="StyleHeading114ptBoldUnderlineLeft"/>
        <w:rPr>
          <w:ins w:id="7692" w:author="Caree2" w:date="2017-04-02T06:52:00Z"/>
        </w:rPr>
      </w:pPr>
    </w:p>
    <w:p w:rsidR="00893A17" w:rsidRPr="00880017" w:rsidRDefault="00893A17" w:rsidP="000209A6">
      <w:pPr>
        <w:rPr>
          <w:ins w:id="7693" w:author="Caree2" w:date="2017-04-02T06:52:00Z"/>
          <w:color w:val="008080"/>
          <w:rPrChange w:id="7694" w:author="Caree2" w:date="2017-04-02T07:55:00Z">
            <w:rPr>
              <w:ins w:id="7695" w:author="Caree2" w:date="2017-04-02T06:52:00Z"/>
            </w:rPr>
          </w:rPrChange>
        </w:rPr>
        <w:pPrChange w:id="7696" w:author="Caree2" w:date="2017-04-02T07:13:00Z">
          <w:pPr>
            <w:pStyle w:val="StyleHeading114ptBoldUnderlineLeft"/>
          </w:pPr>
        </w:pPrChange>
      </w:pPr>
      <w:ins w:id="7697" w:author="Caree2" w:date="2017-04-02T06:52:00Z">
        <w:r w:rsidRPr="00880017">
          <w:rPr>
            <w:color w:val="008080"/>
            <w:rPrChange w:id="7698" w:author="Caree2" w:date="2017-04-02T07:55:00Z">
              <w:rPr/>
            </w:rPrChange>
          </w:rPr>
          <w:t>package com.rollingstone.springframework.basic.ioc.setter.injection.third;</w:t>
        </w:r>
      </w:ins>
    </w:p>
    <w:p w:rsidR="00893A17" w:rsidRPr="00880017" w:rsidRDefault="00893A17" w:rsidP="000209A6">
      <w:pPr>
        <w:rPr>
          <w:ins w:id="7699" w:author="Caree2" w:date="2017-04-02T06:52:00Z"/>
          <w:color w:val="008080"/>
          <w:rPrChange w:id="7700" w:author="Caree2" w:date="2017-04-02T07:55:00Z">
            <w:rPr>
              <w:ins w:id="7701" w:author="Caree2" w:date="2017-04-02T06:52:00Z"/>
            </w:rPr>
          </w:rPrChange>
        </w:rPr>
        <w:pPrChange w:id="7702" w:author="Caree2" w:date="2017-04-02T07:13:00Z">
          <w:pPr>
            <w:pStyle w:val="StyleHeading114ptBoldUnderlineLeft"/>
          </w:pPr>
        </w:pPrChange>
      </w:pPr>
    </w:p>
    <w:p w:rsidR="00893A17" w:rsidRPr="00880017" w:rsidRDefault="00893A17" w:rsidP="000209A6">
      <w:pPr>
        <w:rPr>
          <w:ins w:id="7703" w:author="Caree2" w:date="2017-04-02T06:52:00Z"/>
          <w:color w:val="008080"/>
          <w:rPrChange w:id="7704" w:author="Caree2" w:date="2017-04-02T07:55:00Z">
            <w:rPr>
              <w:ins w:id="7705" w:author="Caree2" w:date="2017-04-02T06:52:00Z"/>
            </w:rPr>
          </w:rPrChange>
        </w:rPr>
        <w:pPrChange w:id="7706" w:author="Caree2" w:date="2017-04-02T07:13:00Z">
          <w:pPr>
            <w:pStyle w:val="StyleHeading114ptBoldUnderlineLeft"/>
          </w:pPr>
        </w:pPrChange>
      </w:pPr>
      <w:ins w:id="7707" w:author="Caree2" w:date="2017-04-02T06:52:00Z">
        <w:r w:rsidRPr="00880017">
          <w:rPr>
            <w:color w:val="008080"/>
            <w:rPrChange w:id="7708" w:author="Caree2" w:date="2017-04-02T07:55:00Z">
              <w:rPr/>
            </w:rPrChange>
          </w:rPr>
          <w:t>import java.time.LocalDate;</w:t>
        </w:r>
      </w:ins>
    </w:p>
    <w:p w:rsidR="00893A17" w:rsidRPr="00880017" w:rsidRDefault="00893A17" w:rsidP="000209A6">
      <w:pPr>
        <w:rPr>
          <w:ins w:id="7709" w:author="Caree2" w:date="2017-04-02T06:52:00Z"/>
          <w:color w:val="008080"/>
          <w:rPrChange w:id="7710" w:author="Caree2" w:date="2017-04-02T07:55:00Z">
            <w:rPr>
              <w:ins w:id="7711" w:author="Caree2" w:date="2017-04-02T06:52:00Z"/>
            </w:rPr>
          </w:rPrChange>
        </w:rPr>
        <w:pPrChange w:id="7712" w:author="Caree2" w:date="2017-04-02T07:13:00Z">
          <w:pPr>
            <w:pStyle w:val="StyleHeading114ptBoldUnderlineLeft"/>
          </w:pPr>
        </w:pPrChange>
      </w:pPr>
      <w:ins w:id="7713" w:author="Caree2" w:date="2017-04-02T06:52:00Z">
        <w:r w:rsidRPr="00880017">
          <w:rPr>
            <w:color w:val="008080"/>
            <w:rPrChange w:id="7714" w:author="Caree2" w:date="2017-04-02T07:55:00Z">
              <w:rPr/>
            </w:rPrChange>
          </w:rPr>
          <w:t>import java.util.Date;</w:t>
        </w:r>
      </w:ins>
    </w:p>
    <w:p w:rsidR="00893A17" w:rsidRPr="00880017" w:rsidRDefault="00893A17" w:rsidP="000209A6">
      <w:pPr>
        <w:rPr>
          <w:ins w:id="7715" w:author="Caree2" w:date="2017-04-02T06:52:00Z"/>
          <w:color w:val="008080"/>
          <w:rPrChange w:id="7716" w:author="Caree2" w:date="2017-04-02T07:55:00Z">
            <w:rPr>
              <w:ins w:id="7717" w:author="Caree2" w:date="2017-04-02T06:52:00Z"/>
            </w:rPr>
          </w:rPrChange>
        </w:rPr>
        <w:pPrChange w:id="7718" w:author="Caree2" w:date="2017-04-02T07:13:00Z">
          <w:pPr>
            <w:pStyle w:val="StyleHeading114ptBoldUnderlineLeft"/>
          </w:pPr>
        </w:pPrChange>
      </w:pPr>
    </w:p>
    <w:p w:rsidR="00893A17" w:rsidRPr="00880017" w:rsidRDefault="00893A17" w:rsidP="000209A6">
      <w:pPr>
        <w:rPr>
          <w:ins w:id="7719" w:author="Caree2" w:date="2017-04-02T06:52:00Z"/>
          <w:color w:val="008080"/>
          <w:rPrChange w:id="7720" w:author="Caree2" w:date="2017-04-02T07:55:00Z">
            <w:rPr>
              <w:ins w:id="7721" w:author="Caree2" w:date="2017-04-02T06:52:00Z"/>
            </w:rPr>
          </w:rPrChange>
        </w:rPr>
        <w:pPrChange w:id="7722" w:author="Caree2" w:date="2017-04-02T07:13:00Z">
          <w:pPr>
            <w:pStyle w:val="StyleHeading114ptBoldUnderlineLeft"/>
          </w:pPr>
        </w:pPrChange>
      </w:pPr>
      <w:ins w:id="7723" w:author="Caree2" w:date="2017-04-02T06:52:00Z">
        <w:r w:rsidRPr="00880017">
          <w:rPr>
            <w:color w:val="008080"/>
            <w:rPrChange w:id="7724" w:author="Caree2" w:date="2017-04-02T07:55:00Z">
              <w:rPr/>
            </w:rPrChange>
          </w:rPr>
          <w:t>public class Customer {</w:t>
        </w:r>
      </w:ins>
    </w:p>
    <w:p w:rsidR="00893A17" w:rsidRPr="00880017" w:rsidRDefault="00893A17" w:rsidP="000209A6">
      <w:pPr>
        <w:rPr>
          <w:ins w:id="7725" w:author="Caree2" w:date="2017-04-02T06:52:00Z"/>
          <w:color w:val="008080"/>
          <w:rPrChange w:id="7726" w:author="Caree2" w:date="2017-04-02T07:55:00Z">
            <w:rPr>
              <w:ins w:id="7727" w:author="Caree2" w:date="2017-04-02T06:52:00Z"/>
            </w:rPr>
          </w:rPrChange>
        </w:rPr>
        <w:pPrChange w:id="7728" w:author="Caree2" w:date="2017-04-02T07:13:00Z">
          <w:pPr>
            <w:pStyle w:val="StyleHeading114ptBoldUnderlineLeft"/>
          </w:pPr>
        </w:pPrChange>
      </w:pPr>
    </w:p>
    <w:p w:rsidR="00893A17" w:rsidRPr="00880017" w:rsidRDefault="00893A17" w:rsidP="000209A6">
      <w:pPr>
        <w:rPr>
          <w:ins w:id="7729" w:author="Caree2" w:date="2017-04-02T06:52:00Z"/>
          <w:color w:val="008080"/>
          <w:rPrChange w:id="7730" w:author="Caree2" w:date="2017-04-02T07:55:00Z">
            <w:rPr>
              <w:ins w:id="7731" w:author="Caree2" w:date="2017-04-02T06:52:00Z"/>
            </w:rPr>
          </w:rPrChange>
        </w:rPr>
        <w:pPrChange w:id="7732" w:author="Caree2" w:date="2017-04-02T07:13:00Z">
          <w:pPr>
            <w:pStyle w:val="StyleHeading114ptBoldUnderlineLeft"/>
          </w:pPr>
        </w:pPrChange>
      </w:pPr>
      <w:ins w:id="7733" w:author="Caree2" w:date="2017-04-02T06:52:00Z">
        <w:r w:rsidRPr="00880017">
          <w:rPr>
            <w:color w:val="008080"/>
            <w:rPrChange w:id="7734" w:author="Caree2" w:date="2017-04-02T07:55:00Z">
              <w:rPr/>
            </w:rPrChange>
          </w:rPr>
          <w:tab/>
          <w:t>private long customerId;</w:t>
        </w:r>
      </w:ins>
    </w:p>
    <w:p w:rsidR="00893A17" w:rsidRPr="00880017" w:rsidRDefault="00893A17" w:rsidP="000209A6">
      <w:pPr>
        <w:rPr>
          <w:ins w:id="7735" w:author="Caree2" w:date="2017-04-02T06:52:00Z"/>
          <w:color w:val="008080"/>
          <w:rPrChange w:id="7736" w:author="Caree2" w:date="2017-04-02T07:55:00Z">
            <w:rPr>
              <w:ins w:id="7737" w:author="Caree2" w:date="2017-04-02T06:52:00Z"/>
            </w:rPr>
          </w:rPrChange>
        </w:rPr>
        <w:pPrChange w:id="7738" w:author="Caree2" w:date="2017-04-02T07:13:00Z">
          <w:pPr>
            <w:pStyle w:val="StyleHeading114ptBoldUnderlineLeft"/>
          </w:pPr>
        </w:pPrChange>
      </w:pPr>
      <w:ins w:id="7739" w:author="Caree2" w:date="2017-04-02T06:52:00Z">
        <w:r w:rsidRPr="00880017">
          <w:rPr>
            <w:color w:val="008080"/>
            <w:rPrChange w:id="7740" w:author="Caree2" w:date="2017-04-02T07:55:00Z">
              <w:rPr/>
            </w:rPrChange>
          </w:rPr>
          <w:tab/>
          <w:t>private String firstName;</w:t>
        </w:r>
      </w:ins>
    </w:p>
    <w:p w:rsidR="00893A17" w:rsidRPr="00880017" w:rsidRDefault="00893A17" w:rsidP="000209A6">
      <w:pPr>
        <w:rPr>
          <w:ins w:id="7741" w:author="Caree2" w:date="2017-04-02T06:52:00Z"/>
          <w:color w:val="008080"/>
          <w:rPrChange w:id="7742" w:author="Caree2" w:date="2017-04-02T07:55:00Z">
            <w:rPr>
              <w:ins w:id="7743" w:author="Caree2" w:date="2017-04-02T06:52:00Z"/>
            </w:rPr>
          </w:rPrChange>
        </w:rPr>
        <w:pPrChange w:id="7744" w:author="Caree2" w:date="2017-04-02T07:13:00Z">
          <w:pPr>
            <w:pStyle w:val="StyleHeading114ptBoldUnderlineLeft"/>
          </w:pPr>
        </w:pPrChange>
      </w:pPr>
      <w:ins w:id="7745" w:author="Caree2" w:date="2017-04-02T06:52:00Z">
        <w:r w:rsidRPr="00880017">
          <w:rPr>
            <w:color w:val="008080"/>
            <w:rPrChange w:id="7746" w:author="Caree2" w:date="2017-04-02T07:55:00Z">
              <w:rPr/>
            </w:rPrChange>
          </w:rPr>
          <w:tab/>
          <w:t>private String lastName;</w:t>
        </w:r>
      </w:ins>
    </w:p>
    <w:p w:rsidR="00893A17" w:rsidRPr="00880017" w:rsidRDefault="00893A17" w:rsidP="000209A6">
      <w:pPr>
        <w:rPr>
          <w:ins w:id="7747" w:author="Caree2" w:date="2017-04-02T06:52:00Z"/>
          <w:color w:val="008080"/>
          <w:rPrChange w:id="7748" w:author="Caree2" w:date="2017-04-02T07:55:00Z">
            <w:rPr>
              <w:ins w:id="7749" w:author="Caree2" w:date="2017-04-02T06:52:00Z"/>
            </w:rPr>
          </w:rPrChange>
        </w:rPr>
        <w:pPrChange w:id="7750" w:author="Caree2" w:date="2017-04-02T07:13:00Z">
          <w:pPr>
            <w:pStyle w:val="StyleHeading114ptBoldUnderlineLeft"/>
          </w:pPr>
        </w:pPrChange>
      </w:pPr>
      <w:ins w:id="7751" w:author="Caree2" w:date="2017-04-02T06:52:00Z">
        <w:r w:rsidRPr="00880017">
          <w:rPr>
            <w:color w:val="008080"/>
            <w:rPrChange w:id="7752" w:author="Caree2" w:date="2017-04-02T07:55:00Z">
              <w:rPr/>
            </w:rPrChange>
          </w:rPr>
          <w:tab/>
          <w:t>private LocalDate dob;</w:t>
        </w:r>
      </w:ins>
    </w:p>
    <w:p w:rsidR="00893A17" w:rsidRPr="00880017" w:rsidRDefault="00893A17" w:rsidP="000209A6">
      <w:pPr>
        <w:rPr>
          <w:ins w:id="7753" w:author="Caree2" w:date="2017-04-02T06:52:00Z"/>
          <w:color w:val="008080"/>
          <w:rPrChange w:id="7754" w:author="Caree2" w:date="2017-04-02T07:55:00Z">
            <w:rPr>
              <w:ins w:id="7755" w:author="Caree2" w:date="2017-04-02T06:52:00Z"/>
            </w:rPr>
          </w:rPrChange>
        </w:rPr>
        <w:pPrChange w:id="7756" w:author="Caree2" w:date="2017-04-02T07:13:00Z">
          <w:pPr>
            <w:pStyle w:val="StyleHeading114ptBoldUnderlineLeft"/>
          </w:pPr>
        </w:pPrChange>
      </w:pPr>
      <w:ins w:id="7757" w:author="Caree2" w:date="2017-04-02T06:52:00Z">
        <w:r w:rsidRPr="00880017">
          <w:rPr>
            <w:color w:val="008080"/>
            <w:rPrChange w:id="7758" w:author="Caree2" w:date="2017-04-02T07:55:00Z">
              <w:rPr/>
            </w:rPrChange>
          </w:rPr>
          <w:tab/>
          <w:t>public long getCustomerId() {</w:t>
        </w:r>
      </w:ins>
    </w:p>
    <w:p w:rsidR="00893A17" w:rsidRPr="00880017" w:rsidRDefault="00893A17" w:rsidP="000209A6">
      <w:pPr>
        <w:rPr>
          <w:ins w:id="7759" w:author="Caree2" w:date="2017-04-02T06:52:00Z"/>
          <w:color w:val="008080"/>
          <w:rPrChange w:id="7760" w:author="Caree2" w:date="2017-04-02T07:55:00Z">
            <w:rPr>
              <w:ins w:id="7761" w:author="Caree2" w:date="2017-04-02T06:52:00Z"/>
            </w:rPr>
          </w:rPrChange>
        </w:rPr>
        <w:pPrChange w:id="7762" w:author="Caree2" w:date="2017-04-02T07:13:00Z">
          <w:pPr>
            <w:pStyle w:val="StyleHeading114ptBoldUnderlineLeft"/>
          </w:pPr>
        </w:pPrChange>
      </w:pPr>
      <w:ins w:id="7763" w:author="Caree2" w:date="2017-04-02T06:52:00Z">
        <w:r w:rsidRPr="00880017">
          <w:rPr>
            <w:color w:val="008080"/>
            <w:rPrChange w:id="7764" w:author="Caree2" w:date="2017-04-02T07:55:00Z">
              <w:rPr/>
            </w:rPrChange>
          </w:rPr>
          <w:tab/>
        </w:r>
        <w:r w:rsidRPr="00880017">
          <w:rPr>
            <w:color w:val="008080"/>
            <w:rPrChange w:id="7765" w:author="Caree2" w:date="2017-04-02T07:55:00Z">
              <w:rPr/>
            </w:rPrChange>
          </w:rPr>
          <w:tab/>
          <w:t>return customerId;</w:t>
        </w:r>
      </w:ins>
    </w:p>
    <w:p w:rsidR="00893A17" w:rsidRPr="00880017" w:rsidRDefault="00893A17" w:rsidP="000209A6">
      <w:pPr>
        <w:rPr>
          <w:ins w:id="7766" w:author="Caree2" w:date="2017-04-02T06:52:00Z"/>
          <w:color w:val="008080"/>
          <w:rPrChange w:id="7767" w:author="Caree2" w:date="2017-04-02T07:55:00Z">
            <w:rPr>
              <w:ins w:id="7768" w:author="Caree2" w:date="2017-04-02T06:52:00Z"/>
            </w:rPr>
          </w:rPrChange>
        </w:rPr>
        <w:pPrChange w:id="7769" w:author="Caree2" w:date="2017-04-02T07:13:00Z">
          <w:pPr>
            <w:pStyle w:val="StyleHeading114ptBoldUnderlineLeft"/>
          </w:pPr>
        </w:pPrChange>
      </w:pPr>
      <w:ins w:id="7770" w:author="Caree2" w:date="2017-04-02T06:52:00Z">
        <w:r w:rsidRPr="00880017">
          <w:rPr>
            <w:color w:val="008080"/>
            <w:rPrChange w:id="7771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772" w:author="Caree2" w:date="2017-04-02T06:52:00Z"/>
          <w:color w:val="008080"/>
          <w:rPrChange w:id="7773" w:author="Caree2" w:date="2017-04-02T07:55:00Z">
            <w:rPr>
              <w:ins w:id="7774" w:author="Caree2" w:date="2017-04-02T06:52:00Z"/>
            </w:rPr>
          </w:rPrChange>
        </w:rPr>
        <w:pPrChange w:id="7775" w:author="Caree2" w:date="2017-04-02T07:13:00Z">
          <w:pPr>
            <w:pStyle w:val="StyleHeading114ptBoldUnderlineLeft"/>
          </w:pPr>
        </w:pPrChange>
      </w:pPr>
      <w:ins w:id="7776" w:author="Caree2" w:date="2017-04-02T06:52:00Z">
        <w:r w:rsidRPr="00880017">
          <w:rPr>
            <w:color w:val="008080"/>
            <w:rPrChange w:id="7777" w:author="Caree2" w:date="2017-04-02T07:55:00Z">
              <w:rPr/>
            </w:rPrChange>
          </w:rPr>
          <w:tab/>
          <w:t>public void setCustomerId(long customerId) {</w:t>
        </w:r>
      </w:ins>
    </w:p>
    <w:p w:rsidR="00893A17" w:rsidRPr="00880017" w:rsidRDefault="00893A17" w:rsidP="000209A6">
      <w:pPr>
        <w:rPr>
          <w:ins w:id="7778" w:author="Caree2" w:date="2017-04-02T06:52:00Z"/>
          <w:color w:val="008080"/>
          <w:rPrChange w:id="7779" w:author="Caree2" w:date="2017-04-02T07:55:00Z">
            <w:rPr>
              <w:ins w:id="7780" w:author="Caree2" w:date="2017-04-02T06:52:00Z"/>
            </w:rPr>
          </w:rPrChange>
        </w:rPr>
        <w:pPrChange w:id="7781" w:author="Caree2" w:date="2017-04-02T07:13:00Z">
          <w:pPr>
            <w:pStyle w:val="StyleHeading114ptBoldUnderlineLeft"/>
          </w:pPr>
        </w:pPrChange>
      </w:pPr>
      <w:ins w:id="7782" w:author="Caree2" w:date="2017-04-02T06:52:00Z">
        <w:r w:rsidRPr="00880017">
          <w:rPr>
            <w:color w:val="008080"/>
            <w:rPrChange w:id="7783" w:author="Caree2" w:date="2017-04-02T07:55:00Z">
              <w:rPr/>
            </w:rPrChange>
          </w:rPr>
          <w:tab/>
        </w:r>
        <w:r w:rsidRPr="00880017">
          <w:rPr>
            <w:color w:val="008080"/>
            <w:rPrChange w:id="7784" w:author="Caree2" w:date="2017-04-02T07:55:00Z">
              <w:rPr/>
            </w:rPrChange>
          </w:rPr>
          <w:tab/>
          <w:t>this.customerId = customerId;</w:t>
        </w:r>
      </w:ins>
    </w:p>
    <w:p w:rsidR="00893A17" w:rsidRPr="00880017" w:rsidRDefault="00893A17" w:rsidP="000209A6">
      <w:pPr>
        <w:rPr>
          <w:ins w:id="7785" w:author="Caree2" w:date="2017-04-02T06:52:00Z"/>
          <w:color w:val="008080"/>
          <w:rPrChange w:id="7786" w:author="Caree2" w:date="2017-04-02T07:55:00Z">
            <w:rPr>
              <w:ins w:id="7787" w:author="Caree2" w:date="2017-04-02T06:52:00Z"/>
            </w:rPr>
          </w:rPrChange>
        </w:rPr>
        <w:pPrChange w:id="7788" w:author="Caree2" w:date="2017-04-02T07:13:00Z">
          <w:pPr>
            <w:pStyle w:val="StyleHeading114ptBoldUnderlineLeft"/>
          </w:pPr>
        </w:pPrChange>
      </w:pPr>
      <w:ins w:id="7789" w:author="Caree2" w:date="2017-04-02T06:52:00Z">
        <w:r w:rsidRPr="00880017">
          <w:rPr>
            <w:color w:val="008080"/>
            <w:rPrChange w:id="7790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791" w:author="Caree2" w:date="2017-04-02T06:52:00Z"/>
          <w:color w:val="008080"/>
          <w:rPrChange w:id="7792" w:author="Caree2" w:date="2017-04-02T07:55:00Z">
            <w:rPr>
              <w:ins w:id="7793" w:author="Caree2" w:date="2017-04-02T06:52:00Z"/>
            </w:rPr>
          </w:rPrChange>
        </w:rPr>
        <w:pPrChange w:id="7794" w:author="Caree2" w:date="2017-04-02T07:13:00Z">
          <w:pPr>
            <w:pStyle w:val="StyleHeading114ptBoldUnderlineLeft"/>
          </w:pPr>
        </w:pPrChange>
      </w:pPr>
      <w:ins w:id="7795" w:author="Caree2" w:date="2017-04-02T06:52:00Z">
        <w:r w:rsidRPr="00880017">
          <w:rPr>
            <w:color w:val="008080"/>
            <w:rPrChange w:id="7796" w:author="Caree2" w:date="2017-04-02T07:55:00Z">
              <w:rPr/>
            </w:rPrChange>
          </w:rPr>
          <w:tab/>
          <w:t>public String getFirstName() {</w:t>
        </w:r>
      </w:ins>
    </w:p>
    <w:p w:rsidR="00893A17" w:rsidRPr="00880017" w:rsidRDefault="00893A17" w:rsidP="000209A6">
      <w:pPr>
        <w:rPr>
          <w:ins w:id="7797" w:author="Caree2" w:date="2017-04-02T06:52:00Z"/>
          <w:color w:val="008080"/>
          <w:rPrChange w:id="7798" w:author="Caree2" w:date="2017-04-02T07:55:00Z">
            <w:rPr>
              <w:ins w:id="7799" w:author="Caree2" w:date="2017-04-02T06:52:00Z"/>
            </w:rPr>
          </w:rPrChange>
        </w:rPr>
        <w:pPrChange w:id="7800" w:author="Caree2" w:date="2017-04-02T07:13:00Z">
          <w:pPr>
            <w:pStyle w:val="StyleHeading114ptBoldUnderlineLeft"/>
          </w:pPr>
        </w:pPrChange>
      </w:pPr>
      <w:ins w:id="7801" w:author="Caree2" w:date="2017-04-02T06:52:00Z">
        <w:r w:rsidRPr="00880017">
          <w:rPr>
            <w:color w:val="008080"/>
            <w:rPrChange w:id="7802" w:author="Caree2" w:date="2017-04-02T07:55:00Z">
              <w:rPr/>
            </w:rPrChange>
          </w:rPr>
          <w:tab/>
        </w:r>
        <w:r w:rsidRPr="00880017">
          <w:rPr>
            <w:color w:val="008080"/>
            <w:rPrChange w:id="7803" w:author="Caree2" w:date="2017-04-02T07:55:00Z">
              <w:rPr/>
            </w:rPrChange>
          </w:rPr>
          <w:tab/>
          <w:t>return firstName;</w:t>
        </w:r>
      </w:ins>
    </w:p>
    <w:p w:rsidR="00893A17" w:rsidRPr="00880017" w:rsidRDefault="00893A17" w:rsidP="000209A6">
      <w:pPr>
        <w:rPr>
          <w:ins w:id="7804" w:author="Caree2" w:date="2017-04-02T06:52:00Z"/>
          <w:color w:val="008080"/>
          <w:rPrChange w:id="7805" w:author="Caree2" w:date="2017-04-02T07:55:00Z">
            <w:rPr>
              <w:ins w:id="7806" w:author="Caree2" w:date="2017-04-02T06:52:00Z"/>
            </w:rPr>
          </w:rPrChange>
        </w:rPr>
        <w:pPrChange w:id="7807" w:author="Caree2" w:date="2017-04-02T07:13:00Z">
          <w:pPr>
            <w:pStyle w:val="StyleHeading114ptBoldUnderlineLeft"/>
          </w:pPr>
        </w:pPrChange>
      </w:pPr>
      <w:ins w:id="7808" w:author="Caree2" w:date="2017-04-02T06:52:00Z">
        <w:r w:rsidRPr="00880017">
          <w:rPr>
            <w:color w:val="008080"/>
            <w:rPrChange w:id="7809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810" w:author="Caree2" w:date="2017-04-02T06:52:00Z"/>
          <w:color w:val="008080"/>
          <w:rPrChange w:id="7811" w:author="Caree2" w:date="2017-04-02T07:55:00Z">
            <w:rPr>
              <w:ins w:id="7812" w:author="Caree2" w:date="2017-04-02T06:52:00Z"/>
            </w:rPr>
          </w:rPrChange>
        </w:rPr>
        <w:pPrChange w:id="7813" w:author="Caree2" w:date="2017-04-02T07:13:00Z">
          <w:pPr>
            <w:pStyle w:val="StyleHeading114ptBoldUnderlineLeft"/>
          </w:pPr>
        </w:pPrChange>
      </w:pPr>
      <w:ins w:id="7814" w:author="Caree2" w:date="2017-04-02T06:52:00Z">
        <w:r w:rsidRPr="00880017">
          <w:rPr>
            <w:color w:val="008080"/>
            <w:rPrChange w:id="7815" w:author="Caree2" w:date="2017-04-02T07:55:00Z">
              <w:rPr/>
            </w:rPrChange>
          </w:rPr>
          <w:tab/>
          <w:t>public void setFirstName(String firstName) {</w:t>
        </w:r>
      </w:ins>
    </w:p>
    <w:p w:rsidR="00893A17" w:rsidRPr="00880017" w:rsidRDefault="00893A17" w:rsidP="000209A6">
      <w:pPr>
        <w:rPr>
          <w:ins w:id="7816" w:author="Caree2" w:date="2017-04-02T06:52:00Z"/>
          <w:color w:val="008080"/>
          <w:rPrChange w:id="7817" w:author="Caree2" w:date="2017-04-02T07:55:00Z">
            <w:rPr>
              <w:ins w:id="7818" w:author="Caree2" w:date="2017-04-02T06:52:00Z"/>
            </w:rPr>
          </w:rPrChange>
        </w:rPr>
        <w:pPrChange w:id="7819" w:author="Caree2" w:date="2017-04-02T07:13:00Z">
          <w:pPr>
            <w:pStyle w:val="StyleHeading114ptBoldUnderlineLeft"/>
          </w:pPr>
        </w:pPrChange>
      </w:pPr>
      <w:ins w:id="7820" w:author="Caree2" w:date="2017-04-02T06:52:00Z">
        <w:r w:rsidRPr="00880017">
          <w:rPr>
            <w:color w:val="008080"/>
            <w:rPrChange w:id="7821" w:author="Caree2" w:date="2017-04-02T07:55:00Z">
              <w:rPr/>
            </w:rPrChange>
          </w:rPr>
          <w:tab/>
        </w:r>
        <w:r w:rsidRPr="00880017">
          <w:rPr>
            <w:color w:val="008080"/>
            <w:rPrChange w:id="7822" w:author="Caree2" w:date="2017-04-02T07:55:00Z">
              <w:rPr/>
            </w:rPrChange>
          </w:rPr>
          <w:tab/>
          <w:t>this.firstName = firstName;</w:t>
        </w:r>
      </w:ins>
    </w:p>
    <w:p w:rsidR="00893A17" w:rsidRPr="00880017" w:rsidRDefault="00893A17" w:rsidP="000209A6">
      <w:pPr>
        <w:rPr>
          <w:ins w:id="7823" w:author="Caree2" w:date="2017-04-02T06:52:00Z"/>
          <w:color w:val="008080"/>
          <w:rPrChange w:id="7824" w:author="Caree2" w:date="2017-04-02T07:55:00Z">
            <w:rPr>
              <w:ins w:id="7825" w:author="Caree2" w:date="2017-04-02T06:52:00Z"/>
            </w:rPr>
          </w:rPrChange>
        </w:rPr>
        <w:pPrChange w:id="7826" w:author="Caree2" w:date="2017-04-02T07:13:00Z">
          <w:pPr>
            <w:pStyle w:val="StyleHeading114ptBoldUnderlineLeft"/>
          </w:pPr>
        </w:pPrChange>
      </w:pPr>
      <w:ins w:id="7827" w:author="Caree2" w:date="2017-04-02T06:52:00Z">
        <w:r w:rsidRPr="00880017">
          <w:rPr>
            <w:color w:val="008080"/>
            <w:rPrChange w:id="7828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829" w:author="Caree2" w:date="2017-04-02T06:52:00Z"/>
          <w:color w:val="008080"/>
          <w:rPrChange w:id="7830" w:author="Caree2" w:date="2017-04-02T07:55:00Z">
            <w:rPr>
              <w:ins w:id="7831" w:author="Caree2" w:date="2017-04-02T06:52:00Z"/>
            </w:rPr>
          </w:rPrChange>
        </w:rPr>
        <w:pPrChange w:id="7832" w:author="Caree2" w:date="2017-04-02T07:13:00Z">
          <w:pPr>
            <w:pStyle w:val="StyleHeading114ptBoldUnderlineLeft"/>
          </w:pPr>
        </w:pPrChange>
      </w:pPr>
      <w:ins w:id="7833" w:author="Caree2" w:date="2017-04-02T06:52:00Z">
        <w:r w:rsidRPr="00880017">
          <w:rPr>
            <w:color w:val="008080"/>
            <w:rPrChange w:id="7834" w:author="Caree2" w:date="2017-04-02T07:55:00Z">
              <w:rPr/>
            </w:rPrChange>
          </w:rPr>
          <w:tab/>
          <w:t>public String getLastName() {</w:t>
        </w:r>
      </w:ins>
    </w:p>
    <w:p w:rsidR="00893A17" w:rsidRPr="00880017" w:rsidRDefault="00893A17" w:rsidP="000209A6">
      <w:pPr>
        <w:rPr>
          <w:ins w:id="7835" w:author="Caree2" w:date="2017-04-02T06:52:00Z"/>
          <w:color w:val="008080"/>
          <w:rPrChange w:id="7836" w:author="Caree2" w:date="2017-04-02T07:55:00Z">
            <w:rPr>
              <w:ins w:id="7837" w:author="Caree2" w:date="2017-04-02T06:52:00Z"/>
            </w:rPr>
          </w:rPrChange>
        </w:rPr>
        <w:pPrChange w:id="7838" w:author="Caree2" w:date="2017-04-02T07:13:00Z">
          <w:pPr>
            <w:pStyle w:val="StyleHeading114ptBoldUnderlineLeft"/>
          </w:pPr>
        </w:pPrChange>
      </w:pPr>
      <w:ins w:id="7839" w:author="Caree2" w:date="2017-04-02T06:52:00Z">
        <w:r w:rsidRPr="00880017">
          <w:rPr>
            <w:color w:val="008080"/>
            <w:rPrChange w:id="7840" w:author="Caree2" w:date="2017-04-02T07:55:00Z">
              <w:rPr/>
            </w:rPrChange>
          </w:rPr>
          <w:tab/>
        </w:r>
        <w:r w:rsidRPr="00880017">
          <w:rPr>
            <w:color w:val="008080"/>
            <w:rPrChange w:id="7841" w:author="Caree2" w:date="2017-04-02T07:55:00Z">
              <w:rPr/>
            </w:rPrChange>
          </w:rPr>
          <w:tab/>
          <w:t>return lastName;</w:t>
        </w:r>
      </w:ins>
    </w:p>
    <w:p w:rsidR="00893A17" w:rsidRPr="00880017" w:rsidRDefault="00893A17" w:rsidP="000209A6">
      <w:pPr>
        <w:rPr>
          <w:ins w:id="7842" w:author="Caree2" w:date="2017-04-02T06:52:00Z"/>
          <w:color w:val="008080"/>
          <w:rPrChange w:id="7843" w:author="Caree2" w:date="2017-04-02T07:55:00Z">
            <w:rPr>
              <w:ins w:id="7844" w:author="Caree2" w:date="2017-04-02T06:52:00Z"/>
            </w:rPr>
          </w:rPrChange>
        </w:rPr>
        <w:pPrChange w:id="7845" w:author="Caree2" w:date="2017-04-02T07:13:00Z">
          <w:pPr>
            <w:pStyle w:val="StyleHeading114ptBoldUnderlineLeft"/>
          </w:pPr>
        </w:pPrChange>
      </w:pPr>
      <w:ins w:id="7846" w:author="Caree2" w:date="2017-04-02T06:52:00Z">
        <w:r w:rsidRPr="00880017">
          <w:rPr>
            <w:color w:val="008080"/>
            <w:rPrChange w:id="7847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848" w:author="Caree2" w:date="2017-04-02T06:52:00Z"/>
          <w:color w:val="008080"/>
          <w:rPrChange w:id="7849" w:author="Caree2" w:date="2017-04-02T07:55:00Z">
            <w:rPr>
              <w:ins w:id="7850" w:author="Caree2" w:date="2017-04-02T06:52:00Z"/>
            </w:rPr>
          </w:rPrChange>
        </w:rPr>
        <w:pPrChange w:id="7851" w:author="Caree2" w:date="2017-04-02T07:13:00Z">
          <w:pPr>
            <w:pStyle w:val="StyleHeading114ptBoldUnderlineLeft"/>
          </w:pPr>
        </w:pPrChange>
      </w:pPr>
      <w:ins w:id="7852" w:author="Caree2" w:date="2017-04-02T06:52:00Z">
        <w:r w:rsidRPr="00880017">
          <w:rPr>
            <w:color w:val="008080"/>
            <w:rPrChange w:id="7853" w:author="Caree2" w:date="2017-04-02T07:55:00Z">
              <w:rPr/>
            </w:rPrChange>
          </w:rPr>
          <w:tab/>
          <w:t>public void setLastName(String lastName) {</w:t>
        </w:r>
      </w:ins>
    </w:p>
    <w:p w:rsidR="00893A17" w:rsidRPr="00880017" w:rsidRDefault="00893A17" w:rsidP="000209A6">
      <w:pPr>
        <w:rPr>
          <w:ins w:id="7854" w:author="Caree2" w:date="2017-04-02T06:52:00Z"/>
          <w:color w:val="008080"/>
          <w:rPrChange w:id="7855" w:author="Caree2" w:date="2017-04-02T07:55:00Z">
            <w:rPr>
              <w:ins w:id="7856" w:author="Caree2" w:date="2017-04-02T06:52:00Z"/>
            </w:rPr>
          </w:rPrChange>
        </w:rPr>
        <w:pPrChange w:id="7857" w:author="Caree2" w:date="2017-04-02T07:13:00Z">
          <w:pPr>
            <w:pStyle w:val="StyleHeading114ptBoldUnderlineLeft"/>
          </w:pPr>
        </w:pPrChange>
      </w:pPr>
      <w:ins w:id="7858" w:author="Caree2" w:date="2017-04-02T06:52:00Z">
        <w:r w:rsidRPr="00880017">
          <w:rPr>
            <w:color w:val="008080"/>
            <w:rPrChange w:id="7859" w:author="Caree2" w:date="2017-04-02T07:55:00Z">
              <w:rPr/>
            </w:rPrChange>
          </w:rPr>
          <w:tab/>
        </w:r>
        <w:r w:rsidRPr="00880017">
          <w:rPr>
            <w:color w:val="008080"/>
            <w:rPrChange w:id="7860" w:author="Caree2" w:date="2017-04-02T07:55:00Z">
              <w:rPr/>
            </w:rPrChange>
          </w:rPr>
          <w:tab/>
          <w:t>this.lastName = lastName;</w:t>
        </w:r>
      </w:ins>
    </w:p>
    <w:p w:rsidR="00893A17" w:rsidRPr="00880017" w:rsidRDefault="00893A17" w:rsidP="000209A6">
      <w:pPr>
        <w:rPr>
          <w:ins w:id="7861" w:author="Caree2" w:date="2017-04-02T06:52:00Z"/>
          <w:color w:val="008080"/>
          <w:rPrChange w:id="7862" w:author="Caree2" w:date="2017-04-02T07:55:00Z">
            <w:rPr>
              <w:ins w:id="7863" w:author="Caree2" w:date="2017-04-02T06:52:00Z"/>
            </w:rPr>
          </w:rPrChange>
        </w:rPr>
        <w:pPrChange w:id="7864" w:author="Caree2" w:date="2017-04-02T07:13:00Z">
          <w:pPr>
            <w:pStyle w:val="StyleHeading114ptBoldUnderlineLeft"/>
          </w:pPr>
        </w:pPrChange>
      </w:pPr>
      <w:ins w:id="7865" w:author="Caree2" w:date="2017-04-02T06:52:00Z">
        <w:r w:rsidRPr="00880017">
          <w:rPr>
            <w:color w:val="008080"/>
            <w:rPrChange w:id="7866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867" w:author="Caree2" w:date="2017-04-02T06:52:00Z"/>
          <w:color w:val="008080"/>
          <w:rPrChange w:id="7868" w:author="Caree2" w:date="2017-04-02T07:55:00Z">
            <w:rPr>
              <w:ins w:id="7869" w:author="Caree2" w:date="2017-04-02T06:52:00Z"/>
            </w:rPr>
          </w:rPrChange>
        </w:rPr>
        <w:pPrChange w:id="7870" w:author="Caree2" w:date="2017-04-02T07:13:00Z">
          <w:pPr>
            <w:pStyle w:val="StyleHeading114ptBoldUnderlineLeft"/>
          </w:pPr>
        </w:pPrChange>
      </w:pPr>
      <w:ins w:id="7871" w:author="Caree2" w:date="2017-04-02T06:52:00Z">
        <w:r w:rsidRPr="00880017">
          <w:rPr>
            <w:color w:val="008080"/>
            <w:rPrChange w:id="7872" w:author="Caree2" w:date="2017-04-02T07:55:00Z">
              <w:rPr/>
            </w:rPrChange>
          </w:rPr>
          <w:tab/>
          <w:t>public LocalDate getDob() {</w:t>
        </w:r>
      </w:ins>
    </w:p>
    <w:p w:rsidR="00893A17" w:rsidRPr="00880017" w:rsidRDefault="00893A17" w:rsidP="000209A6">
      <w:pPr>
        <w:rPr>
          <w:ins w:id="7873" w:author="Caree2" w:date="2017-04-02T06:52:00Z"/>
          <w:color w:val="008080"/>
          <w:rPrChange w:id="7874" w:author="Caree2" w:date="2017-04-02T07:55:00Z">
            <w:rPr>
              <w:ins w:id="7875" w:author="Caree2" w:date="2017-04-02T06:52:00Z"/>
            </w:rPr>
          </w:rPrChange>
        </w:rPr>
        <w:pPrChange w:id="7876" w:author="Caree2" w:date="2017-04-02T07:13:00Z">
          <w:pPr>
            <w:pStyle w:val="StyleHeading114ptBoldUnderlineLeft"/>
          </w:pPr>
        </w:pPrChange>
      </w:pPr>
      <w:ins w:id="7877" w:author="Caree2" w:date="2017-04-02T06:52:00Z">
        <w:r w:rsidRPr="00880017">
          <w:rPr>
            <w:color w:val="008080"/>
            <w:rPrChange w:id="7878" w:author="Caree2" w:date="2017-04-02T07:55:00Z">
              <w:rPr/>
            </w:rPrChange>
          </w:rPr>
          <w:tab/>
        </w:r>
        <w:r w:rsidRPr="00880017">
          <w:rPr>
            <w:color w:val="008080"/>
            <w:rPrChange w:id="7879" w:author="Caree2" w:date="2017-04-02T07:55:00Z">
              <w:rPr/>
            </w:rPrChange>
          </w:rPr>
          <w:tab/>
          <w:t>return dob;</w:t>
        </w:r>
      </w:ins>
    </w:p>
    <w:p w:rsidR="00893A17" w:rsidRPr="00880017" w:rsidRDefault="00893A17" w:rsidP="000209A6">
      <w:pPr>
        <w:rPr>
          <w:ins w:id="7880" w:author="Caree2" w:date="2017-04-02T06:52:00Z"/>
          <w:color w:val="008080"/>
          <w:rPrChange w:id="7881" w:author="Caree2" w:date="2017-04-02T07:55:00Z">
            <w:rPr>
              <w:ins w:id="7882" w:author="Caree2" w:date="2017-04-02T06:52:00Z"/>
            </w:rPr>
          </w:rPrChange>
        </w:rPr>
        <w:pPrChange w:id="7883" w:author="Caree2" w:date="2017-04-02T07:13:00Z">
          <w:pPr>
            <w:pStyle w:val="StyleHeading114ptBoldUnderlineLeft"/>
          </w:pPr>
        </w:pPrChange>
      </w:pPr>
      <w:ins w:id="7884" w:author="Caree2" w:date="2017-04-02T06:52:00Z">
        <w:r w:rsidRPr="00880017">
          <w:rPr>
            <w:color w:val="008080"/>
            <w:rPrChange w:id="7885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886" w:author="Caree2" w:date="2017-04-02T06:52:00Z"/>
          <w:color w:val="008080"/>
          <w:rPrChange w:id="7887" w:author="Caree2" w:date="2017-04-02T07:55:00Z">
            <w:rPr>
              <w:ins w:id="7888" w:author="Caree2" w:date="2017-04-02T06:52:00Z"/>
            </w:rPr>
          </w:rPrChange>
        </w:rPr>
        <w:pPrChange w:id="7889" w:author="Caree2" w:date="2017-04-02T07:13:00Z">
          <w:pPr>
            <w:pStyle w:val="StyleHeading114ptBoldUnderlineLeft"/>
          </w:pPr>
        </w:pPrChange>
      </w:pPr>
      <w:ins w:id="7890" w:author="Caree2" w:date="2017-04-02T06:52:00Z">
        <w:r w:rsidRPr="00880017">
          <w:rPr>
            <w:color w:val="008080"/>
            <w:rPrChange w:id="7891" w:author="Caree2" w:date="2017-04-02T07:55:00Z">
              <w:rPr/>
            </w:rPrChange>
          </w:rPr>
          <w:tab/>
          <w:t>public void setDob(LocalDate dob) {</w:t>
        </w:r>
      </w:ins>
    </w:p>
    <w:p w:rsidR="00893A17" w:rsidRPr="00880017" w:rsidRDefault="00893A17" w:rsidP="000209A6">
      <w:pPr>
        <w:rPr>
          <w:ins w:id="7892" w:author="Caree2" w:date="2017-04-02T06:52:00Z"/>
          <w:color w:val="008080"/>
          <w:rPrChange w:id="7893" w:author="Caree2" w:date="2017-04-02T07:55:00Z">
            <w:rPr>
              <w:ins w:id="7894" w:author="Caree2" w:date="2017-04-02T06:52:00Z"/>
            </w:rPr>
          </w:rPrChange>
        </w:rPr>
        <w:pPrChange w:id="7895" w:author="Caree2" w:date="2017-04-02T07:13:00Z">
          <w:pPr>
            <w:pStyle w:val="StyleHeading114ptBoldUnderlineLeft"/>
          </w:pPr>
        </w:pPrChange>
      </w:pPr>
      <w:ins w:id="7896" w:author="Caree2" w:date="2017-04-02T06:52:00Z">
        <w:r w:rsidRPr="00880017">
          <w:rPr>
            <w:color w:val="008080"/>
            <w:rPrChange w:id="7897" w:author="Caree2" w:date="2017-04-02T07:55:00Z">
              <w:rPr/>
            </w:rPrChange>
          </w:rPr>
          <w:tab/>
        </w:r>
        <w:r w:rsidRPr="00880017">
          <w:rPr>
            <w:color w:val="008080"/>
            <w:rPrChange w:id="7898" w:author="Caree2" w:date="2017-04-02T07:55:00Z">
              <w:rPr/>
            </w:rPrChange>
          </w:rPr>
          <w:tab/>
          <w:t>this.dob = dob;</w:t>
        </w:r>
      </w:ins>
    </w:p>
    <w:p w:rsidR="00893A17" w:rsidRPr="00880017" w:rsidRDefault="00893A17" w:rsidP="000209A6">
      <w:pPr>
        <w:rPr>
          <w:ins w:id="7899" w:author="Caree2" w:date="2017-04-02T06:52:00Z"/>
          <w:color w:val="008080"/>
          <w:rPrChange w:id="7900" w:author="Caree2" w:date="2017-04-02T07:55:00Z">
            <w:rPr>
              <w:ins w:id="7901" w:author="Caree2" w:date="2017-04-02T06:52:00Z"/>
            </w:rPr>
          </w:rPrChange>
        </w:rPr>
        <w:pPrChange w:id="7902" w:author="Caree2" w:date="2017-04-02T07:13:00Z">
          <w:pPr>
            <w:pStyle w:val="StyleHeading114ptBoldUnderlineLeft"/>
          </w:pPr>
        </w:pPrChange>
      </w:pPr>
      <w:ins w:id="7903" w:author="Caree2" w:date="2017-04-02T06:52:00Z">
        <w:r w:rsidRPr="00880017">
          <w:rPr>
            <w:color w:val="008080"/>
            <w:rPrChange w:id="7904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905" w:author="Caree2" w:date="2017-04-02T06:52:00Z"/>
          <w:color w:val="008080"/>
          <w:rPrChange w:id="7906" w:author="Caree2" w:date="2017-04-02T07:55:00Z">
            <w:rPr>
              <w:ins w:id="7907" w:author="Caree2" w:date="2017-04-02T06:52:00Z"/>
            </w:rPr>
          </w:rPrChange>
        </w:rPr>
        <w:pPrChange w:id="7908" w:author="Caree2" w:date="2017-04-02T07:13:00Z">
          <w:pPr>
            <w:pStyle w:val="StyleHeading114ptBoldUnderlineLeft"/>
          </w:pPr>
        </w:pPrChange>
      </w:pPr>
      <w:ins w:id="7909" w:author="Caree2" w:date="2017-04-02T06:52:00Z">
        <w:r w:rsidRPr="00880017">
          <w:rPr>
            <w:color w:val="008080"/>
            <w:rPrChange w:id="7910" w:author="Caree2" w:date="2017-04-02T07:55:00Z">
              <w:rPr/>
            </w:rPrChange>
          </w:rPr>
          <w:tab/>
          <w:t>public Customer(long customerId, String firstName, String lastName, LocalDate dob) {</w:t>
        </w:r>
      </w:ins>
    </w:p>
    <w:p w:rsidR="00893A17" w:rsidRPr="00880017" w:rsidRDefault="00893A17" w:rsidP="000209A6">
      <w:pPr>
        <w:rPr>
          <w:ins w:id="7911" w:author="Caree2" w:date="2017-04-02T06:52:00Z"/>
          <w:color w:val="008080"/>
          <w:rPrChange w:id="7912" w:author="Caree2" w:date="2017-04-02T07:55:00Z">
            <w:rPr>
              <w:ins w:id="7913" w:author="Caree2" w:date="2017-04-02T06:52:00Z"/>
            </w:rPr>
          </w:rPrChange>
        </w:rPr>
        <w:pPrChange w:id="7914" w:author="Caree2" w:date="2017-04-02T07:13:00Z">
          <w:pPr>
            <w:pStyle w:val="StyleHeading114ptBoldUnderlineLeft"/>
          </w:pPr>
        </w:pPrChange>
      </w:pPr>
      <w:ins w:id="7915" w:author="Caree2" w:date="2017-04-02T06:52:00Z">
        <w:r w:rsidRPr="00880017">
          <w:rPr>
            <w:color w:val="008080"/>
            <w:rPrChange w:id="7916" w:author="Caree2" w:date="2017-04-02T07:55:00Z">
              <w:rPr/>
            </w:rPrChange>
          </w:rPr>
          <w:tab/>
        </w:r>
        <w:r w:rsidRPr="00880017">
          <w:rPr>
            <w:color w:val="008080"/>
            <w:rPrChange w:id="7917" w:author="Caree2" w:date="2017-04-02T07:55:00Z">
              <w:rPr/>
            </w:rPrChange>
          </w:rPr>
          <w:tab/>
          <w:t>super();</w:t>
        </w:r>
      </w:ins>
    </w:p>
    <w:p w:rsidR="00893A17" w:rsidRPr="00880017" w:rsidRDefault="00893A17" w:rsidP="000209A6">
      <w:pPr>
        <w:rPr>
          <w:ins w:id="7918" w:author="Caree2" w:date="2017-04-02T06:52:00Z"/>
          <w:color w:val="008080"/>
          <w:rPrChange w:id="7919" w:author="Caree2" w:date="2017-04-02T07:55:00Z">
            <w:rPr>
              <w:ins w:id="7920" w:author="Caree2" w:date="2017-04-02T06:52:00Z"/>
            </w:rPr>
          </w:rPrChange>
        </w:rPr>
        <w:pPrChange w:id="7921" w:author="Caree2" w:date="2017-04-02T07:13:00Z">
          <w:pPr>
            <w:pStyle w:val="StyleHeading114ptBoldUnderlineLeft"/>
          </w:pPr>
        </w:pPrChange>
      </w:pPr>
      <w:ins w:id="7922" w:author="Caree2" w:date="2017-04-02T06:52:00Z">
        <w:r w:rsidRPr="00880017">
          <w:rPr>
            <w:color w:val="008080"/>
            <w:rPrChange w:id="7923" w:author="Caree2" w:date="2017-04-02T07:55:00Z">
              <w:rPr/>
            </w:rPrChange>
          </w:rPr>
          <w:tab/>
        </w:r>
        <w:r w:rsidRPr="00880017">
          <w:rPr>
            <w:color w:val="008080"/>
            <w:rPrChange w:id="7924" w:author="Caree2" w:date="2017-04-02T07:55:00Z">
              <w:rPr/>
            </w:rPrChange>
          </w:rPr>
          <w:tab/>
          <w:t>this.customerId = customerId;</w:t>
        </w:r>
      </w:ins>
    </w:p>
    <w:p w:rsidR="00893A17" w:rsidRPr="00880017" w:rsidRDefault="00893A17" w:rsidP="000209A6">
      <w:pPr>
        <w:rPr>
          <w:ins w:id="7925" w:author="Caree2" w:date="2017-04-02T06:52:00Z"/>
          <w:color w:val="008080"/>
          <w:rPrChange w:id="7926" w:author="Caree2" w:date="2017-04-02T07:55:00Z">
            <w:rPr>
              <w:ins w:id="7927" w:author="Caree2" w:date="2017-04-02T06:52:00Z"/>
            </w:rPr>
          </w:rPrChange>
        </w:rPr>
        <w:pPrChange w:id="7928" w:author="Caree2" w:date="2017-04-02T07:13:00Z">
          <w:pPr>
            <w:pStyle w:val="StyleHeading114ptBoldUnderlineLeft"/>
          </w:pPr>
        </w:pPrChange>
      </w:pPr>
      <w:ins w:id="7929" w:author="Caree2" w:date="2017-04-02T06:52:00Z">
        <w:r w:rsidRPr="00880017">
          <w:rPr>
            <w:color w:val="008080"/>
            <w:rPrChange w:id="7930" w:author="Caree2" w:date="2017-04-02T07:55:00Z">
              <w:rPr/>
            </w:rPrChange>
          </w:rPr>
          <w:tab/>
        </w:r>
        <w:r w:rsidRPr="00880017">
          <w:rPr>
            <w:color w:val="008080"/>
            <w:rPrChange w:id="7931" w:author="Caree2" w:date="2017-04-02T07:55:00Z">
              <w:rPr/>
            </w:rPrChange>
          </w:rPr>
          <w:tab/>
          <w:t>this.firstName = firstName;</w:t>
        </w:r>
      </w:ins>
    </w:p>
    <w:p w:rsidR="00893A17" w:rsidRPr="00880017" w:rsidRDefault="00893A17" w:rsidP="000209A6">
      <w:pPr>
        <w:rPr>
          <w:ins w:id="7932" w:author="Caree2" w:date="2017-04-02T06:52:00Z"/>
          <w:color w:val="008080"/>
          <w:rPrChange w:id="7933" w:author="Caree2" w:date="2017-04-02T07:55:00Z">
            <w:rPr>
              <w:ins w:id="7934" w:author="Caree2" w:date="2017-04-02T06:52:00Z"/>
            </w:rPr>
          </w:rPrChange>
        </w:rPr>
        <w:pPrChange w:id="7935" w:author="Caree2" w:date="2017-04-02T07:13:00Z">
          <w:pPr>
            <w:pStyle w:val="StyleHeading114ptBoldUnderlineLeft"/>
          </w:pPr>
        </w:pPrChange>
      </w:pPr>
      <w:ins w:id="7936" w:author="Caree2" w:date="2017-04-02T06:52:00Z">
        <w:r w:rsidRPr="00880017">
          <w:rPr>
            <w:color w:val="008080"/>
            <w:rPrChange w:id="7937" w:author="Caree2" w:date="2017-04-02T07:55:00Z">
              <w:rPr/>
            </w:rPrChange>
          </w:rPr>
          <w:tab/>
        </w:r>
        <w:r w:rsidRPr="00880017">
          <w:rPr>
            <w:color w:val="008080"/>
            <w:rPrChange w:id="7938" w:author="Caree2" w:date="2017-04-02T07:55:00Z">
              <w:rPr/>
            </w:rPrChange>
          </w:rPr>
          <w:tab/>
          <w:t>this.lastName = lastName;</w:t>
        </w:r>
      </w:ins>
    </w:p>
    <w:p w:rsidR="00893A17" w:rsidRPr="00880017" w:rsidRDefault="00893A17" w:rsidP="000209A6">
      <w:pPr>
        <w:rPr>
          <w:ins w:id="7939" w:author="Caree2" w:date="2017-04-02T06:52:00Z"/>
          <w:color w:val="008080"/>
          <w:rPrChange w:id="7940" w:author="Caree2" w:date="2017-04-02T07:55:00Z">
            <w:rPr>
              <w:ins w:id="7941" w:author="Caree2" w:date="2017-04-02T06:52:00Z"/>
            </w:rPr>
          </w:rPrChange>
        </w:rPr>
        <w:pPrChange w:id="7942" w:author="Caree2" w:date="2017-04-02T07:13:00Z">
          <w:pPr>
            <w:pStyle w:val="StyleHeading114ptBoldUnderlineLeft"/>
          </w:pPr>
        </w:pPrChange>
      </w:pPr>
      <w:ins w:id="7943" w:author="Caree2" w:date="2017-04-02T06:52:00Z">
        <w:r w:rsidRPr="00880017">
          <w:rPr>
            <w:color w:val="008080"/>
            <w:rPrChange w:id="7944" w:author="Caree2" w:date="2017-04-02T07:55:00Z">
              <w:rPr/>
            </w:rPrChange>
          </w:rPr>
          <w:tab/>
        </w:r>
        <w:r w:rsidRPr="00880017">
          <w:rPr>
            <w:color w:val="008080"/>
            <w:rPrChange w:id="7945" w:author="Caree2" w:date="2017-04-02T07:55:00Z">
              <w:rPr/>
            </w:rPrChange>
          </w:rPr>
          <w:tab/>
          <w:t>this.dob = dob;</w:t>
        </w:r>
      </w:ins>
    </w:p>
    <w:p w:rsidR="00893A17" w:rsidRPr="00880017" w:rsidRDefault="00893A17" w:rsidP="000209A6">
      <w:pPr>
        <w:rPr>
          <w:ins w:id="7946" w:author="Caree2" w:date="2017-04-02T06:52:00Z"/>
          <w:color w:val="008080"/>
          <w:rPrChange w:id="7947" w:author="Caree2" w:date="2017-04-02T07:55:00Z">
            <w:rPr>
              <w:ins w:id="7948" w:author="Caree2" w:date="2017-04-02T06:52:00Z"/>
            </w:rPr>
          </w:rPrChange>
        </w:rPr>
        <w:pPrChange w:id="7949" w:author="Caree2" w:date="2017-04-02T07:13:00Z">
          <w:pPr>
            <w:pStyle w:val="StyleHeading114ptBoldUnderlineLeft"/>
          </w:pPr>
        </w:pPrChange>
      </w:pPr>
      <w:ins w:id="7950" w:author="Caree2" w:date="2017-04-02T06:52:00Z">
        <w:r w:rsidRPr="00880017">
          <w:rPr>
            <w:color w:val="008080"/>
            <w:rPrChange w:id="7951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952" w:author="Caree2" w:date="2017-04-02T06:52:00Z"/>
          <w:color w:val="008080"/>
          <w:rPrChange w:id="7953" w:author="Caree2" w:date="2017-04-02T07:55:00Z">
            <w:rPr>
              <w:ins w:id="7954" w:author="Caree2" w:date="2017-04-02T06:52:00Z"/>
            </w:rPr>
          </w:rPrChange>
        </w:rPr>
        <w:pPrChange w:id="7955" w:author="Caree2" w:date="2017-04-02T07:13:00Z">
          <w:pPr>
            <w:pStyle w:val="StyleHeading114ptBoldUnderlineLeft"/>
          </w:pPr>
        </w:pPrChange>
      </w:pPr>
      <w:ins w:id="7956" w:author="Caree2" w:date="2017-04-02T06:52:00Z">
        <w:r w:rsidRPr="00880017">
          <w:rPr>
            <w:color w:val="008080"/>
            <w:rPrChange w:id="7957" w:author="Caree2" w:date="2017-04-02T07:55:00Z">
              <w:rPr/>
            </w:rPrChange>
          </w:rPr>
          <w:lastRenderedPageBreak/>
          <w:tab/>
          <w:t>public Customer() {</w:t>
        </w:r>
      </w:ins>
    </w:p>
    <w:p w:rsidR="00893A17" w:rsidRPr="00880017" w:rsidRDefault="00893A17" w:rsidP="000209A6">
      <w:pPr>
        <w:rPr>
          <w:ins w:id="7958" w:author="Caree2" w:date="2017-04-02T06:52:00Z"/>
          <w:color w:val="008080"/>
          <w:rPrChange w:id="7959" w:author="Caree2" w:date="2017-04-02T07:55:00Z">
            <w:rPr>
              <w:ins w:id="7960" w:author="Caree2" w:date="2017-04-02T06:52:00Z"/>
            </w:rPr>
          </w:rPrChange>
        </w:rPr>
        <w:pPrChange w:id="7961" w:author="Caree2" w:date="2017-04-02T07:13:00Z">
          <w:pPr>
            <w:pStyle w:val="StyleHeading114ptBoldUnderlineLeft"/>
          </w:pPr>
        </w:pPrChange>
      </w:pPr>
      <w:ins w:id="7962" w:author="Caree2" w:date="2017-04-02T06:52:00Z">
        <w:r w:rsidRPr="00880017">
          <w:rPr>
            <w:color w:val="008080"/>
            <w:rPrChange w:id="7963" w:author="Caree2" w:date="2017-04-02T07:55:00Z">
              <w:rPr/>
            </w:rPrChange>
          </w:rPr>
          <w:tab/>
        </w:r>
        <w:r w:rsidRPr="00880017">
          <w:rPr>
            <w:color w:val="008080"/>
            <w:rPrChange w:id="7964" w:author="Caree2" w:date="2017-04-02T07:55:00Z">
              <w:rPr/>
            </w:rPrChange>
          </w:rPr>
          <w:tab/>
          <w:t>super();</w:t>
        </w:r>
      </w:ins>
    </w:p>
    <w:p w:rsidR="00893A17" w:rsidRPr="00880017" w:rsidRDefault="00893A17" w:rsidP="000209A6">
      <w:pPr>
        <w:rPr>
          <w:ins w:id="7965" w:author="Caree2" w:date="2017-04-02T06:52:00Z"/>
          <w:color w:val="008080"/>
          <w:rPrChange w:id="7966" w:author="Caree2" w:date="2017-04-02T07:55:00Z">
            <w:rPr>
              <w:ins w:id="7967" w:author="Caree2" w:date="2017-04-02T06:52:00Z"/>
            </w:rPr>
          </w:rPrChange>
        </w:rPr>
        <w:pPrChange w:id="7968" w:author="Caree2" w:date="2017-04-02T07:13:00Z">
          <w:pPr>
            <w:pStyle w:val="StyleHeading114ptBoldUnderlineLeft"/>
          </w:pPr>
        </w:pPrChange>
      </w:pPr>
      <w:ins w:id="7969" w:author="Caree2" w:date="2017-04-02T06:52:00Z">
        <w:r w:rsidRPr="00880017">
          <w:rPr>
            <w:color w:val="008080"/>
            <w:rPrChange w:id="7970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7971" w:author="Caree2" w:date="2017-04-02T06:52:00Z"/>
          <w:color w:val="008080"/>
          <w:rPrChange w:id="7972" w:author="Caree2" w:date="2017-04-02T07:55:00Z">
            <w:rPr>
              <w:ins w:id="7973" w:author="Caree2" w:date="2017-04-02T06:52:00Z"/>
            </w:rPr>
          </w:rPrChange>
        </w:rPr>
        <w:pPrChange w:id="7974" w:author="Caree2" w:date="2017-04-02T07:13:00Z">
          <w:pPr>
            <w:pStyle w:val="StyleHeading114ptBoldUnderlineLeft"/>
          </w:pPr>
        </w:pPrChange>
      </w:pPr>
      <w:ins w:id="7975" w:author="Caree2" w:date="2017-04-02T06:52:00Z">
        <w:r w:rsidRPr="00880017">
          <w:rPr>
            <w:color w:val="008080"/>
            <w:rPrChange w:id="7976" w:author="Caree2" w:date="2017-04-02T07:55:00Z">
              <w:rPr/>
            </w:rPrChange>
          </w:rPr>
          <w:tab/>
          <w:t>@Override</w:t>
        </w:r>
      </w:ins>
    </w:p>
    <w:p w:rsidR="00893A17" w:rsidRPr="00880017" w:rsidRDefault="00893A17" w:rsidP="000209A6">
      <w:pPr>
        <w:rPr>
          <w:ins w:id="7977" w:author="Caree2" w:date="2017-04-02T06:52:00Z"/>
          <w:color w:val="008080"/>
          <w:rPrChange w:id="7978" w:author="Caree2" w:date="2017-04-02T07:55:00Z">
            <w:rPr>
              <w:ins w:id="7979" w:author="Caree2" w:date="2017-04-02T06:52:00Z"/>
            </w:rPr>
          </w:rPrChange>
        </w:rPr>
        <w:pPrChange w:id="7980" w:author="Caree2" w:date="2017-04-02T07:13:00Z">
          <w:pPr>
            <w:pStyle w:val="StyleHeading114ptBoldUnderlineLeft"/>
          </w:pPr>
        </w:pPrChange>
      </w:pPr>
      <w:ins w:id="7981" w:author="Caree2" w:date="2017-04-02T06:52:00Z">
        <w:r w:rsidRPr="00880017">
          <w:rPr>
            <w:color w:val="008080"/>
            <w:rPrChange w:id="7982" w:author="Caree2" w:date="2017-04-02T07:55:00Z">
              <w:rPr/>
            </w:rPrChange>
          </w:rPr>
          <w:tab/>
          <w:t>public String toString() {</w:t>
        </w:r>
      </w:ins>
    </w:p>
    <w:p w:rsidR="00893A17" w:rsidRPr="00880017" w:rsidRDefault="00893A17" w:rsidP="000209A6">
      <w:pPr>
        <w:rPr>
          <w:ins w:id="7983" w:author="Caree2" w:date="2017-04-02T06:52:00Z"/>
          <w:color w:val="008080"/>
          <w:rPrChange w:id="7984" w:author="Caree2" w:date="2017-04-02T07:55:00Z">
            <w:rPr>
              <w:ins w:id="7985" w:author="Caree2" w:date="2017-04-02T06:52:00Z"/>
            </w:rPr>
          </w:rPrChange>
        </w:rPr>
        <w:pPrChange w:id="7986" w:author="Caree2" w:date="2017-04-02T07:13:00Z">
          <w:pPr>
            <w:pStyle w:val="StyleHeading114ptBoldUnderlineLeft"/>
          </w:pPr>
        </w:pPrChange>
      </w:pPr>
      <w:ins w:id="7987" w:author="Caree2" w:date="2017-04-02T06:52:00Z">
        <w:r w:rsidRPr="00880017">
          <w:rPr>
            <w:color w:val="008080"/>
            <w:rPrChange w:id="7988" w:author="Caree2" w:date="2017-04-02T07:55:00Z">
              <w:rPr/>
            </w:rPrChange>
          </w:rPr>
          <w:tab/>
        </w:r>
        <w:r w:rsidRPr="00880017">
          <w:rPr>
            <w:color w:val="008080"/>
            <w:rPrChange w:id="7989" w:author="Caree2" w:date="2017-04-02T07:55:00Z">
              <w:rPr/>
            </w:rPrChange>
          </w:rPr>
          <w:tab/>
          <w:t>return "Customer [customerId=" + customerId + ", firstName=" + firstName + ", lastName=" + lastName + ", dob="</w:t>
        </w:r>
      </w:ins>
    </w:p>
    <w:p w:rsidR="00893A17" w:rsidRPr="00880017" w:rsidRDefault="00893A17" w:rsidP="000209A6">
      <w:pPr>
        <w:rPr>
          <w:ins w:id="7990" w:author="Caree2" w:date="2017-04-02T06:52:00Z"/>
          <w:color w:val="008080"/>
          <w:rPrChange w:id="7991" w:author="Caree2" w:date="2017-04-02T07:55:00Z">
            <w:rPr>
              <w:ins w:id="7992" w:author="Caree2" w:date="2017-04-02T06:52:00Z"/>
            </w:rPr>
          </w:rPrChange>
        </w:rPr>
        <w:pPrChange w:id="7993" w:author="Caree2" w:date="2017-04-02T07:13:00Z">
          <w:pPr>
            <w:pStyle w:val="StyleHeading114ptBoldUnderlineLeft"/>
          </w:pPr>
        </w:pPrChange>
      </w:pPr>
      <w:ins w:id="7994" w:author="Caree2" w:date="2017-04-02T06:52:00Z">
        <w:r w:rsidRPr="00880017">
          <w:rPr>
            <w:color w:val="008080"/>
            <w:rPrChange w:id="7995" w:author="Caree2" w:date="2017-04-02T07:55:00Z">
              <w:rPr/>
            </w:rPrChange>
          </w:rPr>
          <w:tab/>
        </w:r>
        <w:r w:rsidRPr="00880017">
          <w:rPr>
            <w:color w:val="008080"/>
            <w:rPrChange w:id="7996" w:author="Caree2" w:date="2017-04-02T07:55:00Z">
              <w:rPr/>
            </w:rPrChange>
          </w:rPr>
          <w:tab/>
        </w:r>
        <w:r w:rsidRPr="00880017">
          <w:rPr>
            <w:color w:val="008080"/>
            <w:rPrChange w:id="7997" w:author="Caree2" w:date="2017-04-02T07:55:00Z">
              <w:rPr/>
            </w:rPrChange>
          </w:rPr>
          <w:tab/>
        </w:r>
        <w:r w:rsidRPr="00880017">
          <w:rPr>
            <w:color w:val="008080"/>
            <w:rPrChange w:id="7998" w:author="Caree2" w:date="2017-04-02T07:55:00Z">
              <w:rPr/>
            </w:rPrChange>
          </w:rPr>
          <w:tab/>
          <w:t>+ dob + "]";</w:t>
        </w:r>
      </w:ins>
    </w:p>
    <w:p w:rsidR="00893A17" w:rsidRPr="00880017" w:rsidRDefault="00893A17" w:rsidP="000209A6">
      <w:pPr>
        <w:rPr>
          <w:ins w:id="7999" w:author="Caree2" w:date="2017-04-02T06:52:00Z"/>
          <w:color w:val="008080"/>
          <w:rPrChange w:id="8000" w:author="Caree2" w:date="2017-04-02T07:55:00Z">
            <w:rPr>
              <w:ins w:id="8001" w:author="Caree2" w:date="2017-04-02T06:52:00Z"/>
            </w:rPr>
          </w:rPrChange>
        </w:rPr>
        <w:pPrChange w:id="8002" w:author="Caree2" w:date="2017-04-02T07:13:00Z">
          <w:pPr>
            <w:pStyle w:val="StyleHeading114ptBoldUnderlineLeft"/>
          </w:pPr>
        </w:pPrChange>
      </w:pPr>
      <w:ins w:id="8003" w:author="Caree2" w:date="2017-04-02T06:52:00Z">
        <w:r w:rsidRPr="00880017">
          <w:rPr>
            <w:color w:val="008080"/>
            <w:rPrChange w:id="8004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005" w:author="Caree2" w:date="2017-04-02T06:52:00Z"/>
          <w:color w:val="008080"/>
          <w:rPrChange w:id="8006" w:author="Caree2" w:date="2017-04-02T07:55:00Z">
            <w:rPr>
              <w:ins w:id="8007" w:author="Caree2" w:date="2017-04-02T06:52:00Z"/>
            </w:rPr>
          </w:rPrChange>
        </w:rPr>
        <w:pPrChange w:id="8008" w:author="Caree2" w:date="2017-04-02T07:13:00Z">
          <w:pPr>
            <w:pStyle w:val="StyleHeading114ptBoldUnderlineLeft"/>
          </w:pPr>
        </w:pPrChange>
      </w:pPr>
      <w:ins w:id="8009" w:author="Caree2" w:date="2017-04-02T06:52:00Z">
        <w:r w:rsidRPr="00880017">
          <w:rPr>
            <w:color w:val="008080"/>
            <w:rPrChange w:id="8010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011" w:author="Caree2" w:date="2017-04-02T06:52:00Z"/>
          <w:color w:val="008080"/>
          <w:rPrChange w:id="8012" w:author="Caree2" w:date="2017-04-02T07:55:00Z">
            <w:rPr>
              <w:ins w:id="8013" w:author="Caree2" w:date="2017-04-02T06:52:00Z"/>
            </w:rPr>
          </w:rPrChange>
        </w:rPr>
        <w:pPrChange w:id="8014" w:author="Caree2" w:date="2017-04-02T07:13:00Z">
          <w:pPr>
            <w:pStyle w:val="StyleHeading114ptBoldUnderlineLeft"/>
          </w:pPr>
        </w:pPrChange>
      </w:pPr>
      <w:ins w:id="8015" w:author="Caree2" w:date="2017-04-02T06:52:00Z">
        <w:r w:rsidRPr="00880017">
          <w:rPr>
            <w:color w:val="008080"/>
            <w:rPrChange w:id="8016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017" w:author="Caree2" w:date="2017-04-02T06:52:00Z"/>
          <w:color w:val="008080"/>
          <w:rPrChange w:id="8018" w:author="Caree2" w:date="2017-04-02T07:55:00Z">
            <w:rPr>
              <w:ins w:id="8019" w:author="Caree2" w:date="2017-04-02T06:52:00Z"/>
            </w:rPr>
          </w:rPrChange>
        </w:rPr>
        <w:pPrChange w:id="8020" w:author="Caree2" w:date="2017-04-02T07:13:00Z">
          <w:pPr>
            <w:pStyle w:val="StyleHeading114ptBoldUnderlineLeft"/>
          </w:pPr>
        </w:pPrChange>
      </w:pPr>
      <w:ins w:id="8021" w:author="Caree2" w:date="2017-04-02T06:52:00Z">
        <w:r w:rsidRPr="00880017">
          <w:rPr>
            <w:color w:val="008080"/>
            <w:rPrChange w:id="8022" w:author="Caree2" w:date="2017-04-02T07:55:00Z">
              <w:rPr/>
            </w:rPrChange>
          </w:rPr>
          <w:t>}</w:t>
        </w:r>
      </w:ins>
    </w:p>
    <w:p w:rsidR="00893A17" w:rsidRDefault="00893A17">
      <w:pPr>
        <w:rPr>
          <w:ins w:id="8023" w:author="Caree2" w:date="2017-04-02T06:52:00Z"/>
          <w:rFonts w:ascii="Times New Roman" w:hAnsi="Times New Roman"/>
          <w:b/>
          <w:bCs/>
          <w:color w:val="000000"/>
          <w:sz w:val="28"/>
          <w:szCs w:val="20"/>
        </w:rPr>
      </w:pPr>
      <w:ins w:id="8024" w:author="Caree2" w:date="2017-04-02T06:52:00Z">
        <w:r>
          <w:br w:type="page"/>
        </w:r>
      </w:ins>
    </w:p>
    <w:p w:rsidR="00893A17" w:rsidRDefault="00893A17" w:rsidP="00893A17">
      <w:pPr>
        <w:pStyle w:val="StyleHeading114ptBoldUnderlineLeft"/>
        <w:rPr>
          <w:ins w:id="8025" w:author="Caree2" w:date="2017-04-02T06:53:00Z"/>
        </w:rPr>
      </w:pPr>
      <w:bookmarkStart w:id="8026" w:name="_Toc478888069"/>
      <w:ins w:id="8027" w:author="Caree2" w:date="2017-04-02T06:53:00Z">
        <w:r w:rsidRPr="00EA03DE">
          <w:lastRenderedPageBreak/>
          <w:t>1.</w:t>
        </w:r>
      </w:ins>
      <w:ins w:id="8028" w:author="Caree2" w:date="2017-04-02T07:47:00Z">
        <w:r w:rsidR="00C547DB">
          <w:t>27</w:t>
        </w:r>
      </w:ins>
      <w:ins w:id="8029" w:author="Caree2" w:date="2017-04-02T06:53:00Z">
        <w:r w:rsidRPr="00EA03DE">
          <w:t xml:space="preserve"> </w:t>
        </w:r>
        <w:r>
          <w:t>–</w:t>
        </w:r>
      </w:ins>
      <w:ins w:id="8030" w:author="Caree2" w:date="2017-04-02T07:14:00Z">
        <w:r w:rsidR="000209A6">
          <w:t xml:space="preserve">Create the CustomerWithAddress  in the package </w:t>
        </w:r>
      </w:ins>
      <w:ins w:id="8031" w:author="Caree2" w:date="2017-04-02T06:53:00Z">
        <w:r>
          <w:t>Third</w:t>
        </w:r>
        <w:bookmarkEnd w:id="8026"/>
      </w:ins>
    </w:p>
    <w:p w:rsidR="00893A17" w:rsidRDefault="00893A17" w:rsidP="00893A17">
      <w:pPr>
        <w:pStyle w:val="StyleHeading114ptBoldUnderlineLeft"/>
        <w:rPr>
          <w:ins w:id="8032" w:author="Caree2" w:date="2017-04-02T06:53:00Z"/>
        </w:rPr>
      </w:pPr>
    </w:p>
    <w:p w:rsidR="00893A17" w:rsidRPr="00880017" w:rsidRDefault="00893A17" w:rsidP="000209A6">
      <w:pPr>
        <w:rPr>
          <w:ins w:id="8033" w:author="Caree2" w:date="2017-04-02T06:53:00Z"/>
          <w:color w:val="008080"/>
          <w:rPrChange w:id="8034" w:author="Caree2" w:date="2017-04-02T07:55:00Z">
            <w:rPr>
              <w:ins w:id="8035" w:author="Caree2" w:date="2017-04-02T06:53:00Z"/>
            </w:rPr>
          </w:rPrChange>
        </w:rPr>
        <w:pPrChange w:id="8036" w:author="Caree2" w:date="2017-04-02T07:14:00Z">
          <w:pPr>
            <w:pStyle w:val="StyleHeading114ptBoldUnderlineLeft"/>
          </w:pPr>
        </w:pPrChange>
      </w:pPr>
      <w:ins w:id="8037" w:author="Caree2" w:date="2017-04-02T06:53:00Z">
        <w:r w:rsidRPr="00880017">
          <w:rPr>
            <w:color w:val="008080"/>
            <w:rPrChange w:id="8038" w:author="Caree2" w:date="2017-04-02T07:55:00Z">
              <w:rPr/>
            </w:rPrChange>
          </w:rPr>
          <w:t>package com.rollingstone.springframework.basic.ioc.setter.injection.third;</w:t>
        </w:r>
      </w:ins>
    </w:p>
    <w:p w:rsidR="00893A17" w:rsidRPr="00880017" w:rsidRDefault="00893A17" w:rsidP="000209A6">
      <w:pPr>
        <w:rPr>
          <w:ins w:id="8039" w:author="Caree2" w:date="2017-04-02T06:53:00Z"/>
          <w:color w:val="008080"/>
          <w:rPrChange w:id="8040" w:author="Caree2" w:date="2017-04-02T07:55:00Z">
            <w:rPr>
              <w:ins w:id="8041" w:author="Caree2" w:date="2017-04-02T06:53:00Z"/>
            </w:rPr>
          </w:rPrChange>
        </w:rPr>
        <w:pPrChange w:id="8042" w:author="Caree2" w:date="2017-04-02T07:14:00Z">
          <w:pPr>
            <w:pStyle w:val="StyleHeading114ptBoldUnderlineLeft"/>
          </w:pPr>
        </w:pPrChange>
      </w:pPr>
    </w:p>
    <w:p w:rsidR="00893A17" w:rsidRPr="00880017" w:rsidRDefault="00893A17" w:rsidP="000209A6">
      <w:pPr>
        <w:rPr>
          <w:ins w:id="8043" w:author="Caree2" w:date="2017-04-02T06:53:00Z"/>
          <w:color w:val="008080"/>
          <w:rPrChange w:id="8044" w:author="Caree2" w:date="2017-04-02T07:55:00Z">
            <w:rPr>
              <w:ins w:id="8045" w:author="Caree2" w:date="2017-04-02T06:53:00Z"/>
            </w:rPr>
          </w:rPrChange>
        </w:rPr>
        <w:pPrChange w:id="8046" w:author="Caree2" w:date="2017-04-02T07:14:00Z">
          <w:pPr>
            <w:pStyle w:val="StyleHeading114ptBoldUnderlineLeft"/>
          </w:pPr>
        </w:pPrChange>
      </w:pPr>
      <w:ins w:id="8047" w:author="Caree2" w:date="2017-04-02T06:53:00Z">
        <w:r w:rsidRPr="00880017">
          <w:rPr>
            <w:color w:val="008080"/>
            <w:rPrChange w:id="8048" w:author="Caree2" w:date="2017-04-02T07:55:00Z">
              <w:rPr/>
            </w:rPrChange>
          </w:rPr>
          <w:t>import java.time.LocalDate;</w:t>
        </w:r>
      </w:ins>
    </w:p>
    <w:p w:rsidR="00893A17" w:rsidRPr="00880017" w:rsidRDefault="00893A17" w:rsidP="000209A6">
      <w:pPr>
        <w:rPr>
          <w:ins w:id="8049" w:author="Caree2" w:date="2017-04-02T06:53:00Z"/>
          <w:color w:val="008080"/>
          <w:rPrChange w:id="8050" w:author="Caree2" w:date="2017-04-02T07:55:00Z">
            <w:rPr>
              <w:ins w:id="8051" w:author="Caree2" w:date="2017-04-02T06:53:00Z"/>
            </w:rPr>
          </w:rPrChange>
        </w:rPr>
        <w:pPrChange w:id="8052" w:author="Caree2" w:date="2017-04-02T07:14:00Z">
          <w:pPr>
            <w:pStyle w:val="StyleHeading114ptBoldUnderlineLeft"/>
          </w:pPr>
        </w:pPrChange>
      </w:pPr>
      <w:ins w:id="8053" w:author="Caree2" w:date="2017-04-02T06:53:00Z">
        <w:r w:rsidRPr="00880017">
          <w:rPr>
            <w:color w:val="008080"/>
            <w:rPrChange w:id="8054" w:author="Caree2" w:date="2017-04-02T07:55:00Z">
              <w:rPr/>
            </w:rPrChange>
          </w:rPr>
          <w:t>import java.util.ArrayList;</w:t>
        </w:r>
      </w:ins>
    </w:p>
    <w:p w:rsidR="00893A17" w:rsidRPr="00880017" w:rsidRDefault="00893A17" w:rsidP="000209A6">
      <w:pPr>
        <w:rPr>
          <w:ins w:id="8055" w:author="Caree2" w:date="2017-04-02T06:53:00Z"/>
          <w:color w:val="008080"/>
          <w:rPrChange w:id="8056" w:author="Caree2" w:date="2017-04-02T07:55:00Z">
            <w:rPr>
              <w:ins w:id="8057" w:author="Caree2" w:date="2017-04-02T06:53:00Z"/>
            </w:rPr>
          </w:rPrChange>
        </w:rPr>
        <w:pPrChange w:id="8058" w:author="Caree2" w:date="2017-04-02T07:14:00Z">
          <w:pPr>
            <w:pStyle w:val="StyleHeading114ptBoldUnderlineLeft"/>
          </w:pPr>
        </w:pPrChange>
      </w:pPr>
      <w:ins w:id="8059" w:author="Caree2" w:date="2017-04-02T06:53:00Z">
        <w:r w:rsidRPr="00880017">
          <w:rPr>
            <w:color w:val="008080"/>
            <w:rPrChange w:id="8060" w:author="Caree2" w:date="2017-04-02T07:55:00Z">
              <w:rPr/>
            </w:rPrChange>
          </w:rPr>
          <w:t>import java.util.List;</w:t>
        </w:r>
      </w:ins>
    </w:p>
    <w:p w:rsidR="00893A17" w:rsidRPr="00880017" w:rsidRDefault="00893A17" w:rsidP="000209A6">
      <w:pPr>
        <w:rPr>
          <w:ins w:id="8061" w:author="Caree2" w:date="2017-04-02T06:53:00Z"/>
          <w:color w:val="008080"/>
          <w:rPrChange w:id="8062" w:author="Caree2" w:date="2017-04-02T07:55:00Z">
            <w:rPr>
              <w:ins w:id="8063" w:author="Caree2" w:date="2017-04-02T06:53:00Z"/>
            </w:rPr>
          </w:rPrChange>
        </w:rPr>
        <w:pPrChange w:id="8064" w:author="Caree2" w:date="2017-04-02T07:14:00Z">
          <w:pPr>
            <w:pStyle w:val="StyleHeading114ptBoldUnderlineLeft"/>
          </w:pPr>
        </w:pPrChange>
      </w:pPr>
    </w:p>
    <w:p w:rsidR="00893A17" w:rsidRPr="00880017" w:rsidRDefault="00893A17" w:rsidP="000209A6">
      <w:pPr>
        <w:rPr>
          <w:ins w:id="8065" w:author="Caree2" w:date="2017-04-02T06:53:00Z"/>
          <w:color w:val="008080"/>
          <w:rPrChange w:id="8066" w:author="Caree2" w:date="2017-04-02T07:55:00Z">
            <w:rPr>
              <w:ins w:id="8067" w:author="Caree2" w:date="2017-04-02T06:53:00Z"/>
            </w:rPr>
          </w:rPrChange>
        </w:rPr>
        <w:pPrChange w:id="8068" w:author="Caree2" w:date="2017-04-02T07:14:00Z">
          <w:pPr>
            <w:pStyle w:val="StyleHeading114ptBoldUnderlineLeft"/>
          </w:pPr>
        </w:pPrChange>
      </w:pPr>
      <w:ins w:id="8069" w:author="Caree2" w:date="2017-04-02T06:53:00Z">
        <w:r w:rsidRPr="00880017">
          <w:rPr>
            <w:color w:val="008080"/>
            <w:rPrChange w:id="8070" w:author="Caree2" w:date="2017-04-02T07:55:00Z">
              <w:rPr/>
            </w:rPrChange>
          </w:rPr>
          <w:t>public class CustomerWithAddress {</w:t>
        </w:r>
      </w:ins>
    </w:p>
    <w:p w:rsidR="00893A17" w:rsidRPr="00880017" w:rsidRDefault="00893A17" w:rsidP="000209A6">
      <w:pPr>
        <w:rPr>
          <w:ins w:id="8071" w:author="Caree2" w:date="2017-04-02T06:53:00Z"/>
          <w:color w:val="008080"/>
          <w:rPrChange w:id="8072" w:author="Caree2" w:date="2017-04-02T07:55:00Z">
            <w:rPr>
              <w:ins w:id="8073" w:author="Caree2" w:date="2017-04-02T06:53:00Z"/>
            </w:rPr>
          </w:rPrChange>
        </w:rPr>
        <w:pPrChange w:id="8074" w:author="Caree2" w:date="2017-04-02T07:14:00Z">
          <w:pPr>
            <w:pStyle w:val="StyleHeading114ptBoldUnderlineLeft"/>
          </w:pPr>
        </w:pPrChange>
      </w:pPr>
    </w:p>
    <w:p w:rsidR="00893A17" w:rsidRPr="00880017" w:rsidRDefault="00893A17" w:rsidP="000209A6">
      <w:pPr>
        <w:rPr>
          <w:ins w:id="8075" w:author="Caree2" w:date="2017-04-02T06:53:00Z"/>
          <w:color w:val="008080"/>
          <w:rPrChange w:id="8076" w:author="Caree2" w:date="2017-04-02T07:55:00Z">
            <w:rPr>
              <w:ins w:id="8077" w:author="Caree2" w:date="2017-04-02T06:53:00Z"/>
            </w:rPr>
          </w:rPrChange>
        </w:rPr>
        <w:pPrChange w:id="8078" w:author="Caree2" w:date="2017-04-02T07:14:00Z">
          <w:pPr>
            <w:pStyle w:val="StyleHeading114ptBoldUnderlineLeft"/>
          </w:pPr>
        </w:pPrChange>
      </w:pPr>
      <w:ins w:id="8079" w:author="Caree2" w:date="2017-04-02T06:53:00Z">
        <w:r w:rsidRPr="00880017">
          <w:rPr>
            <w:color w:val="008080"/>
            <w:rPrChange w:id="8080" w:author="Caree2" w:date="2017-04-02T07:55:00Z">
              <w:rPr/>
            </w:rPrChange>
          </w:rPr>
          <w:tab/>
          <w:t>private long customerId;</w:t>
        </w:r>
      </w:ins>
    </w:p>
    <w:p w:rsidR="00893A17" w:rsidRPr="00880017" w:rsidRDefault="00893A17" w:rsidP="000209A6">
      <w:pPr>
        <w:rPr>
          <w:ins w:id="8081" w:author="Caree2" w:date="2017-04-02T06:53:00Z"/>
          <w:color w:val="008080"/>
          <w:rPrChange w:id="8082" w:author="Caree2" w:date="2017-04-02T07:55:00Z">
            <w:rPr>
              <w:ins w:id="8083" w:author="Caree2" w:date="2017-04-02T06:53:00Z"/>
            </w:rPr>
          </w:rPrChange>
        </w:rPr>
        <w:pPrChange w:id="8084" w:author="Caree2" w:date="2017-04-02T07:14:00Z">
          <w:pPr>
            <w:pStyle w:val="StyleHeading114ptBoldUnderlineLeft"/>
          </w:pPr>
        </w:pPrChange>
      </w:pPr>
      <w:ins w:id="8085" w:author="Caree2" w:date="2017-04-02T06:53:00Z">
        <w:r w:rsidRPr="00880017">
          <w:rPr>
            <w:color w:val="008080"/>
            <w:rPrChange w:id="8086" w:author="Caree2" w:date="2017-04-02T07:55:00Z">
              <w:rPr/>
            </w:rPrChange>
          </w:rPr>
          <w:tab/>
          <w:t>private String firstName;</w:t>
        </w:r>
      </w:ins>
    </w:p>
    <w:p w:rsidR="00893A17" w:rsidRPr="00880017" w:rsidRDefault="00893A17" w:rsidP="000209A6">
      <w:pPr>
        <w:rPr>
          <w:ins w:id="8087" w:author="Caree2" w:date="2017-04-02T06:53:00Z"/>
          <w:color w:val="008080"/>
          <w:rPrChange w:id="8088" w:author="Caree2" w:date="2017-04-02T07:55:00Z">
            <w:rPr>
              <w:ins w:id="8089" w:author="Caree2" w:date="2017-04-02T06:53:00Z"/>
            </w:rPr>
          </w:rPrChange>
        </w:rPr>
        <w:pPrChange w:id="8090" w:author="Caree2" w:date="2017-04-02T07:14:00Z">
          <w:pPr>
            <w:pStyle w:val="StyleHeading114ptBoldUnderlineLeft"/>
          </w:pPr>
        </w:pPrChange>
      </w:pPr>
      <w:ins w:id="8091" w:author="Caree2" w:date="2017-04-02T06:53:00Z">
        <w:r w:rsidRPr="00880017">
          <w:rPr>
            <w:color w:val="008080"/>
            <w:rPrChange w:id="8092" w:author="Caree2" w:date="2017-04-02T07:55:00Z">
              <w:rPr/>
            </w:rPrChange>
          </w:rPr>
          <w:tab/>
          <w:t>private String lastName;</w:t>
        </w:r>
      </w:ins>
    </w:p>
    <w:p w:rsidR="00893A17" w:rsidRPr="00880017" w:rsidRDefault="00893A17" w:rsidP="000209A6">
      <w:pPr>
        <w:rPr>
          <w:ins w:id="8093" w:author="Caree2" w:date="2017-04-02T06:53:00Z"/>
          <w:color w:val="008080"/>
          <w:rPrChange w:id="8094" w:author="Caree2" w:date="2017-04-02T07:55:00Z">
            <w:rPr>
              <w:ins w:id="8095" w:author="Caree2" w:date="2017-04-02T06:53:00Z"/>
            </w:rPr>
          </w:rPrChange>
        </w:rPr>
        <w:pPrChange w:id="8096" w:author="Caree2" w:date="2017-04-02T07:14:00Z">
          <w:pPr>
            <w:pStyle w:val="StyleHeading114ptBoldUnderlineLeft"/>
          </w:pPr>
        </w:pPrChange>
      </w:pPr>
      <w:ins w:id="8097" w:author="Caree2" w:date="2017-04-02T06:53:00Z">
        <w:r w:rsidRPr="00880017">
          <w:rPr>
            <w:color w:val="008080"/>
            <w:rPrChange w:id="8098" w:author="Caree2" w:date="2017-04-02T07:55:00Z">
              <w:rPr/>
            </w:rPrChange>
          </w:rPr>
          <w:tab/>
          <w:t>private LocalDate dob;</w:t>
        </w:r>
      </w:ins>
    </w:p>
    <w:p w:rsidR="00893A17" w:rsidRPr="00880017" w:rsidRDefault="00893A17" w:rsidP="000209A6">
      <w:pPr>
        <w:rPr>
          <w:ins w:id="8099" w:author="Caree2" w:date="2017-04-02T06:53:00Z"/>
          <w:color w:val="008080"/>
          <w:rPrChange w:id="8100" w:author="Caree2" w:date="2017-04-02T07:55:00Z">
            <w:rPr>
              <w:ins w:id="8101" w:author="Caree2" w:date="2017-04-02T06:53:00Z"/>
            </w:rPr>
          </w:rPrChange>
        </w:rPr>
        <w:pPrChange w:id="8102" w:author="Caree2" w:date="2017-04-02T07:14:00Z">
          <w:pPr>
            <w:pStyle w:val="StyleHeading114ptBoldUnderlineLeft"/>
          </w:pPr>
        </w:pPrChange>
      </w:pPr>
      <w:ins w:id="8103" w:author="Caree2" w:date="2017-04-02T06:53:00Z">
        <w:r w:rsidRPr="00880017">
          <w:rPr>
            <w:color w:val="008080"/>
            <w:rPrChange w:id="8104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105" w:author="Caree2" w:date="2017-04-02T06:53:00Z"/>
          <w:color w:val="008080"/>
          <w:rPrChange w:id="8106" w:author="Caree2" w:date="2017-04-02T07:55:00Z">
            <w:rPr>
              <w:ins w:id="8107" w:author="Caree2" w:date="2017-04-02T06:53:00Z"/>
            </w:rPr>
          </w:rPrChange>
        </w:rPr>
        <w:pPrChange w:id="8108" w:author="Caree2" w:date="2017-04-02T07:14:00Z">
          <w:pPr>
            <w:pStyle w:val="StyleHeading114ptBoldUnderlineLeft"/>
          </w:pPr>
        </w:pPrChange>
      </w:pPr>
      <w:ins w:id="8109" w:author="Caree2" w:date="2017-04-02T06:53:00Z">
        <w:r w:rsidRPr="00880017">
          <w:rPr>
            <w:color w:val="008080"/>
            <w:rPrChange w:id="8110" w:author="Caree2" w:date="2017-04-02T07:55:00Z">
              <w:rPr/>
            </w:rPrChange>
          </w:rPr>
          <w:tab/>
          <w:t>private Address address;</w:t>
        </w:r>
      </w:ins>
    </w:p>
    <w:p w:rsidR="00893A17" w:rsidRPr="00880017" w:rsidRDefault="00893A17" w:rsidP="000209A6">
      <w:pPr>
        <w:rPr>
          <w:ins w:id="8111" w:author="Caree2" w:date="2017-04-02T06:53:00Z"/>
          <w:color w:val="008080"/>
          <w:rPrChange w:id="8112" w:author="Caree2" w:date="2017-04-02T07:55:00Z">
            <w:rPr>
              <w:ins w:id="8113" w:author="Caree2" w:date="2017-04-02T06:53:00Z"/>
            </w:rPr>
          </w:rPrChange>
        </w:rPr>
        <w:pPrChange w:id="8114" w:author="Caree2" w:date="2017-04-02T07:14:00Z">
          <w:pPr>
            <w:pStyle w:val="StyleHeading114ptBoldUnderlineLeft"/>
          </w:pPr>
        </w:pPrChange>
      </w:pPr>
      <w:ins w:id="8115" w:author="Caree2" w:date="2017-04-02T06:53:00Z">
        <w:r w:rsidRPr="00880017">
          <w:rPr>
            <w:color w:val="008080"/>
            <w:rPrChange w:id="8116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117" w:author="Caree2" w:date="2017-04-02T06:53:00Z"/>
          <w:color w:val="008080"/>
          <w:rPrChange w:id="8118" w:author="Caree2" w:date="2017-04-02T07:55:00Z">
            <w:rPr>
              <w:ins w:id="8119" w:author="Caree2" w:date="2017-04-02T06:53:00Z"/>
            </w:rPr>
          </w:rPrChange>
        </w:rPr>
        <w:pPrChange w:id="8120" w:author="Caree2" w:date="2017-04-02T07:14:00Z">
          <w:pPr>
            <w:pStyle w:val="StyleHeading114ptBoldUnderlineLeft"/>
          </w:pPr>
        </w:pPrChange>
      </w:pPr>
      <w:ins w:id="8121" w:author="Caree2" w:date="2017-04-02T06:53:00Z">
        <w:r w:rsidRPr="00880017">
          <w:rPr>
            <w:color w:val="008080"/>
            <w:rPrChange w:id="8122" w:author="Caree2" w:date="2017-04-02T07:55:00Z">
              <w:rPr/>
            </w:rPrChange>
          </w:rPr>
          <w:tab/>
          <w:t>private List&lt;String&gt; phoneNumbers = new ArrayList&lt;String&gt;();</w:t>
        </w:r>
      </w:ins>
    </w:p>
    <w:p w:rsidR="00893A17" w:rsidRPr="00880017" w:rsidRDefault="00893A17" w:rsidP="000209A6">
      <w:pPr>
        <w:rPr>
          <w:ins w:id="8123" w:author="Caree2" w:date="2017-04-02T06:53:00Z"/>
          <w:color w:val="008080"/>
          <w:rPrChange w:id="8124" w:author="Caree2" w:date="2017-04-02T07:55:00Z">
            <w:rPr>
              <w:ins w:id="8125" w:author="Caree2" w:date="2017-04-02T06:53:00Z"/>
            </w:rPr>
          </w:rPrChange>
        </w:rPr>
        <w:pPrChange w:id="8126" w:author="Caree2" w:date="2017-04-02T07:14:00Z">
          <w:pPr>
            <w:pStyle w:val="StyleHeading114ptBoldUnderlineLeft"/>
          </w:pPr>
        </w:pPrChange>
      </w:pPr>
      <w:ins w:id="8127" w:author="Caree2" w:date="2017-04-02T06:53:00Z">
        <w:r w:rsidRPr="00880017">
          <w:rPr>
            <w:color w:val="008080"/>
            <w:rPrChange w:id="8128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129" w:author="Caree2" w:date="2017-04-02T06:53:00Z"/>
          <w:color w:val="008080"/>
          <w:rPrChange w:id="8130" w:author="Caree2" w:date="2017-04-02T07:55:00Z">
            <w:rPr>
              <w:ins w:id="8131" w:author="Caree2" w:date="2017-04-02T06:53:00Z"/>
            </w:rPr>
          </w:rPrChange>
        </w:rPr>
        <w:pPrChange w:id="8132" w:author="Caree2" w:date="2017-04-02T07:14:00Z">
          <w:pPr>
            <w:pStyle w:val="StyleHeading114ptBoldUnderlineLeft"/>
          </w:pPr>
        </w:pPrChange>
      </w:pPr>
      <w:ins w:id="8133" w:author="Caree2" w:date="2017-04-02T06:53:00Z">
        <w:r w:rsidRPr="00880017">
          <w:rPr>
            <w:color w:val="008080"/>
            <w:rPrChange w:id="8134" w:author="Caree2" w:date="2017-04-02T07:55:00Z">
              <w:rPr/>
            </w:rPrChange>
          </w:rPr>
          <w:tab/>
          <w:t>private List&lt;Education&gt; degrees = new ArrayList&lt;Education&gt;();</w:t>
        </w:r>
      </w:ins>
    </w:p>
    <w:p w:rsidR="00893A17" w:rsidRPr="00880017" w:rsidRDefault="00893A17" w:rsidP="000209A6">
      <w:pPr>
        <w:rPr>
          <w:ins w:id="8135" w:author="Caree2" w:date="2017-04-02T06:53:00Z"/>
          <w:color w:val="008080"/>
          <w:rPrChange w:id="8136" w:author="Caree2" w:date="2017-04-02T07:55:00Z">
            <w:rPr>
              <w:ins w:id="8137" w:author="Caree2" w:date="2017-04-02T06:53:00Z"/>
            </w:rPr>
          </w:rPrChange>
        </w:rPr>
        <w:pPrChange w:id="8138" w:author="Caree2" w:date="2017-04-02T07:14:00Z">
          <w:pPr>
            <w:pStyle w:val="StyleHeading114ptBoldUnderlineLeft"/>
          </w:pPr>
        </w:pPrChange>
      </w:pPr>
      <w:ins w:id="8139" w:author="Caree2" w:date="2017-04-02T06:53:00Z">
        <w:r w:rsidRPr="00880017">
          <w:rPr>
            <w:color w:val="008080"/>
            <w:rPrChange w:id="8140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141" w:author="Caree2" w:date="2017-04-02T06:53:00Z"/>
          <w:color w:val="008080"/>
          <w:rPrChange w:id="8142" w:author="Caree2" w:date="2017-04-02T07:55:00Z">
            <w:rPr>
              <w:ins w:id="8143" w:author="Caree2" w:date="2017-04-02T06:53:00Z"/>
            </w:rPr>
          </w:rPrChange>
        </w:rPr>
        <w:pPrChange w:id="8144" w:author="Caree2" w:date="2017-04-02T07:14:00Z">
          <w:pPr>
            <w:pStyle w:val="StyleHeading114ptBoldUnderlineLeft"/>
          </w:pPr>
        </w:pPrChange>
      </w:pPr>
      <w:ins w:id="8145" w:author="Caree2" w:date="2017-04-02T06:53:00Z">
        <w:r w:rsidRPr="00880017">
          <w:rPr>
            <w:color w:val="008080"/>
            <w:rPrChange w:id="8146" w:author="Caree2" w:date="2017-04-02T07:55:00Z">
              <w:rPr/>
            </w:rPrChange>
          </w:rPr>
          <w:tab/>
          <w:t>public long getCustomerId() {</w:t>
        </w:r>
      </w:ins>
    </w:p>
    <w:p w:rsidR="00893A17" w:rsidRPr="00880017" w:rsidRDefault="00893A17" w:rsidP="000209A6">
      <w:pPr>
        <w:rPr>
          <w:ins w:id="8147" w:author="Caree2" w:date="2017-04-02T06:53:00Z"/>
          <w:color w:val="008080"/>
          <w:rPrChange w:id="8148" w:author="Caree2" w:date="2017-04-02T07:55:00Z">
            <w:rPr>
              <w:ins w:id="8149" w:author="Caree2" w:date="2017-04-02T06:53:00Z"/>
            </w:rPr>
          </w:rPrChange>
        </w:rPr>
        <w:pPrChange w:id="8150" w:author="Caree2" w:date="2017-04-02T07:14:00Z">
          <w:pPr>
            <w:pStyle w:val="StyleHeading114ptBoldUnderlineLeft"/>
          </w:pPr>
        </w:pPrChange>
      </w:pPr>
      <w:ins w:id="8151" w:author="Caree2" w:date="2017-04-02T06:53:00Z">
        <w:r w:rsidRPr="00880017">
          <w:rPr>
            <w:color w:val="008080"/>
            <w:rPrChange w:id="8152" w:author="Caree2" w:date="2017-04-02T07:55:00Z">
              <w:rPr/>
            </w:rPrChange>
          </w:rPr>
          <w:tab/>
        </w:r>
        <w:r w:rsidRPr="00880017">
          <w:rPr>
            <w:color w:val="008080"/>
            <w:rPrChange w:id="8153" w:author="Caree2" w:date="2017-04-02T07:55:00Z">
              <w:rPr/>
            </w:rPrChange>
          </w:rPr>
          <w:tab/>
          <w:t>return customerId;</w:t>
        </w:r>
      </w:ins>
    </w:p>
    <w:p w:rsidR="00893A17" w:rsidRPr="00880017" w:rsidRDefault="00893A17" w:rsidP="000209A6">
      <w:pPr>
        <w:rPr>
          <w:ins w:id="8154" w:author="Caree2" w:date="2017-04-02T06:53:00Z"/>
          <w:color w:val="008080"/>
          <w:rPrChange w:id="8155" w:author="Caree2" w:date="2017-04-02T07:55:00Z">
            <w:rPr>
              <w:ins w:id="8156" w:author="Caree2" w:date="2017-04-02T06:53:00Z"/>
            </w:rPr>
          </w:rPrChange>
        </w:rPr>
        <w:pPrChange w:id="8157" w:author="Caree2" w:date="2017-04-02T07:14:00Z">
          <w:pPr>
            <w:pStyle w:val="StyleHeading114ptBoldUnderlineLeft"/>
          </w:pPr>
        </w:pPrChange>
      </w:pPr>
      <w:ins w:id="8158" w:author="Caree2" w:date="2017-04-02T06:53:00Z">
        <w:r w:rsidRPr="00880017">
          <w:rPr>
            <w:color w:val="008080"/>
            <w:rPrChange w:id="8159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160" w:author="Caree2" w:date="2017-04-02T06:53:00Z"/>
          <w:color w:val="008080"/>
          <w:rPrChange w:id="8161" w:author="Caree2" w:date="2017-04-02T07:55:00Z">
            <w:rPr>
              <w:ins w:id="8162" w:author="Caree2" w:date="2017-04-02T06:53:00Z"/>
            </w:rPr>
          </w:rPrChange>
        </w:rPr>
        <w:pPrChange w:id="8163" w:author="Caree2" w:date="2017-04-02T07:14:00Z">
          <w:pPr>
            <w:pStyle w:val="StyleHeading114ptBoldUnderlineLeft"/>
          </w:pPr>
        </w:pPrChange>
      </w:pPr>
      <w:ins w:id="8164" w:author="Caree2" w:date="2017-04-02T06:53:00Z">
        <w:r w:rsidRPr="00880017">
          <w:rPr>
            <w:color w:val="008080"/>
            <w:rPrChange w:id="8165" w:author="Caree2" w:date="2017-04-02T07:55:00Z">
              <w:rPr/>
            </w:rPrChange>
          </w:rPr>
          <w:tab/>
          <w:t>public void setCustomerId(long customerId) {</w:t>
        </w:r>
      </w:ins>
    </w:p>
    <w:p w:rsidR="00893A17" w:rsidRPr="00880017" w:rsidRDefault="00893A17" w:rsidP="000209A6">
      <w:pPr>
        <w:rPr>
          <w:ins w:id="8166" w:author="Caree2" w:date="2017-04-02T06:53:00Z"/>
          <w:color w:val="008080"/>
          <w:rPrChange w:id="8167" w:author="Caree2" w:date="2017-04-02T07:55:00Z">
            <w:rPr>
              <w:ins w:id="8168" w:author="Caree2" w:date="2017-04-02T06:53:00Z"/>
            </w:rPr>
          </w:rPrChange>
        </w:rPr>
        <w:pPrChange w:id="8169" w:author="Caree2" w:date="2017-04-02T07:14:00Z">
          <w:pPr>
            <w:pStyle w:val="StyleHeading114ptBoldUnderlineLeft"/>
          </w:pPr>
        </w:pPrChange>
      </w:pPr>
      <w:ins w:id="8170" w:author="Caree2" w:date="2017-04-02T06:53:00Z">
        <w:r w:rsidRPr="00880017">
          <w:rPr>
            <w:color w:val="008080"/>
            <w:rPrChange w:id="8171" w:author="Caree2" w:date="2017-04-02T07:55:00Z">
              <w:rPr/>
            </w:rPrChange>
          </w:rPr>
          <w:tab/>
        </w:r>
        <w:r w:rsidRPr="00880017">
          <w:rPr>
            <w:color w:val="008080"/>
            <w:rPrChange w:id="8172" w:author="Caree2" w:date="2017-04-02T07:55:00Z">
              <w:rPr/>
            </w:rPrChange>
          </w:rPr>
          <w:tab/>
          <w:t>this.customerId = customerId;</w:t>
        </w:r>
      </w:ins>
    </w:p>
    <w:p w:rsidR="00893A17" w:rsidRPr="00880017" w:rsidRDefault="00893A17" w:rsidP="000209A6">
      <w:pPr>
        <w:rPr>
          <w:ins w:id="8173" w:author="Caree2" w:date="2017-04-02T06:53:00Z"/>
          <w:color w:val="008080"/>
          <w:rPrChange w:id="8174" w:author="Caree2" w:date="2017-04-02T07:55:00Z">
            <w:rPr>
              <w:ins w:id="8175" w:author="Caree2" w:date="2017-04-02T06:53:00Z"/>
            </w:rPr>
          </w:rPrChange>
        </w:rPr>
        <w:pPrChange w:id="8176" w:author="Caree2" w:date="2017-04-02T07:14:00Z">
          <w:pPr>
            <w:pStyle w:val="StyleHeading114ptBoldUnderlineLeft"/>
          </w:pPr>
        </w:pPrChange>
      </w:pPr>
      <w:ins w:id="8177" w:author="Caree2" w:date="2017-04-02T06:53:00Z">
        <w:r w:rsidRPr="00880017">
          <w:rPr>
            <w:color w:val="008080"/>
            <w:rPrChange w:id="8178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179" w:author="Caree2" w:date="2017-04-02T06:53:00Z"/>
          <w:color w:val="008080"/>
          <w:rPrChange w:id="8180" w:author="Caree2" w:date="2017-04-02T07:55:00Z">
            <w:rPr>
              <w:ins w:id="8181" w:author="Caree2" w:date="2017-04-02T06:53:00Z"/>
            </w:rPr>
          </w:rPrChange>
        </w:rPr>
        <w:pPrChange w:id="8182" w:author="Caree2" w:date="2017-04-02T07:14:00Z">
          <w:pPr>
            <w:pStyle w:val="StyleHeading114ptBoldUnderlineLeft"/>
          </w:pPr>
        </w:pPrChange>
      </w:pPr>
      <w:ins w:id="8183" w:author="Caree2" w:date="2017-04-02T06:53:00Z">
        <w:r w:rsidRPr="00880017">
          <w:rPr>
            <w:color w:val="008080"/>
            <w:rPrChange w:id="8184" w:author="Caree2" w:date="2017-04-02T07:55:00Z">
              <w:rPr/>
            </w:rPrChange>
          </w:rPr>
          <w:tab/>
          <w:t>public String getFirstName() {</w:t>
        </w:r>
      </w:ins>
    </w:p>
    <w:p w:rsidR="00893A17" w:rsidRPr="00880017" w:rsidRDefault="00893A17" w:rsidP="000209A6">
      <w:pPr>
        <w:rPr>
          <w:ins w:id="8185" w:author="Caree2" w:date="2017-04-02T06:53:00Z"/>
          <w:color w:val="008080"/>
          <w:rPrChange w:id="8186" w:author="Caree2" w:date="2017-04-02T07:55:00Z">
            <w:rPr>
              <w:ins w:id="8187" w:author="Caree2" w:date="2017-04-02T06:53:00Z"/>
            </w:rPr>
          </w:rPrChange>
        </w:rPr>
        <w:pPrChange w:id="8188" w:author="Caree2" w:date="2017-04-02T07:14:00Z">
          <w:pPr>
            <w:pStyle w:val="StyleHeading114ptBoldUnderlineLeft"/>
          </w:pPr>
        </w:pPrChange>
      </w:pPr>
      <w:ins w:id="8189" w:author="Caree2" w:date="2017-04-02T06:53:00Z">
        <w:r w:rsidRPr="00880017">
          <w:rPr>
            <w:color w:val="008080"/>
            <w:rPrChange w:id="8190" w:author="Caree2" w:date="2017-04-02T07:55:00Z">
              <w:rPr/>
            </w:rPrChange>
          </w:rPr>
          <w:tab/>
        </w:r>
        <w:r w:rsidRPr="00880017">
          <w:rPr>
            <w:color w:val="008080"/>
            <w:rPrChange w:id="8191" w:author="Caree2" w:date="2017-04-02T07:55:00Z">
              <w:rPr/>
            </w:rPrChange>
          </w:rPr>
          <w:tab/>
          <w:t>return firstName;</w:t>
        </w:r>
      </w:ins>
    </w:p>
    <w:p w:rsidR="00893A17" w:rsidRPr="00880017" w:rsidRDefault="00893A17" w:rsidP="000209A6">
      <w:pPr>
        <w:rPr>
          <w:ins w:id="8192" w:author="Caree2" w:date="2017-04-02T06:53:00Z"/>
          <w:color w:val="008080"/>
          <w:rPrChange w:id="8193" w:author="Caree2" w:date="2017-04-02T07:55:00Z">
            <w:rPr>
              <w:ins w:id="8194" w:author="Caree2" w:date="2017-04-02T06:53:00Z"/>
            </w:rPr>
          </w:rPrChange>
        </w:rPr>
        <w:pPrChange w:id="8195" w:author="Caree2" w:date="2017-04-02T07:14:00Z">
          <w:pPr>
            <w:pStyle w:val="StyleHeading114ptBoldUnderlineLeft"/>
          </w:pPr>
        </w:pPrChange>
      </w:pPr>
      <w:ins w:id="8196" w:author="Caree2" w:date="2017-04-02T06:53:00Z">
        <w:r w:rsidRPr="00880017">
          <w:rPr>
            <w:color w:val="008080"/>
            <w:rPrChange w:id="8197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198" w:author="Caree2" w:date="2017-04-02T06:53:00Z"/>
          <w:color w:val="008080"/>
          <w:rPrChange w:id="8199" w:author="Caree2" w:date="2017-04-02T07:55:00Z">
            <w:rPr>
              <w:ins w:id="8200" w:author="Caree2" w:date="2017-04-02T06:53:00Z"/>
            </w:rPr>
          </w:rPrChange>
        </w:rPr>
        <w:pPrChange w:id="8201" w:author="Caree2" w:date="2017-04-02T07:14:00Z">
          <w:pPr>
            <w:pStyle w:val="StyleHeading114ptBoldUnderlineLeft"/>
          </w:pPr>
        </w:pPrChange>
      </w:pPr>
      <w:ins w:id="8202" w:author="Caree2" w:date="2017-04-02T06:53:00Z">
        <w:r w:rsidRPr="00880017">
          <w:rPr>
            <w:color w:val="008080"/>
            <w:rPrChange w:id="8203" w:author="Caree2" w:date="2017-04-02T07:55:00Z">
              <w:rPr/>
            </w:rPrChange>
          </w:rPr>
          <w:tab/>
          <w:t>public void setFirstName(String firstName) {</w:t>
        </w:r>
      </w:ins>
    </w:p>
    <w:p w:rsidR="00893A17" w:rsidRPr="00880017" w:rsidRDefault="00893A17" w:rsidP="000209A6">
      <w:pPr>
        <w:rPr>
          <w:ins w:id="8204" w:author="Caree2" w:date="2017-04-02T06:53:00Z"/>
          <w:color w:val="008080"/>
          <w:rPrChange w:id="8205" w:author="Caree2" w:date="2017-04-02T07:55:00Z">
            <w:rPr>
              <w:ins w:id="8206" w:author="Caree2" w:date="2017-04-02T06:53:00Z"/>
            </w:rPr>
          </w:rPrChange>
        </w:rPr>
        <w:pPrChange w:id="8207" w:author="Caree2" w:date="2017-04-02T07:14:00Z">
          <w:pPr>
            <w:pStyle w:val="StyleHeading114ptBoldUnderlineLeft"/>
          </w:pPr>
        </w:pPrChange>
      </w:pPr>
      <w:ins w:id="8208" w:author="Caree2" w:date="2017-04-02T06:53:00Z">
        <w:r w:rsidRPr="00880017">
          <w:rPr>
            <w:color w:val="008080"/>
            <w:rPrChange w:id="8209" w:author="Caree2" w:date="2017-04-02T07:55:00Z">
              <w:rPr/>
            </w:rPrChange>
          </w:rPr>
          <w:tab/>
        </w:r>
        <w:r w:rsidRPr="00880017">
          <w:rPr>
            <w:color w:val="008080"/>
            <w:rPrChange w:id="8210" w:author="Caree2" w:date="2017-04-02T07:55:00Z">
              <w:rPr/>
            </w:rPrChange>
          </w:rPr>
          <w:tab/>
          <w:t>this.firstName = firstName;</w:t>
        </w:r>
      </w:ins>
    </w:p>
    <w:p w:rsidR="00893A17" w:rsidRPr="00880017" w:rsidRDefault="00893A17" w:rsidP="000209A6">
      <w:pPr>
        <w:rPr>
          <w:ins w:id="8211" w:author="Caree2" w:date="2017-04-02T06:53:00Z"/>
          <w:color w:val="008080"/>
          <w:rPrChange w:id="8212" w:author="Caree2" w:date="2017-04-02T07:55:00Z">
            <w:rPr>
              <w:ins w:id="8213" w:author="Caree2" w:date="2017-04-02T06:53:00Z"/>
            </w:rPr>
          </w:rPrChange>
        </w:rPr>
        <w:pPrChange w:id="8214" w:author="Caree2" w:date="2017-04-02T07:14:00Z">
          <w:pPr>
            <w:pStyle w:val="StyleHeading114ptBoldUnderlineLeft"/>
          </w:pPr>
        </w:pPrChange>
      </w:pPr>
      <w:ins w:id="8215" w:author="Caree2" w:date="2017-04-02T06:53:00Z">
        <w:r w:rsidRPr="00880017">
          <w:rPr>
            <w:color w:val="008080"/>
            <w:rPrChange w:id="8216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217" w:author="Caree2" w:date="2017-04-02T06:53:00Z"/>
          <w:color w:val="008080"/>
          <w:rPrChange w:id="8218" w:author="Caree2" w:date="2017-04-02T07:55:00Z">
            <w:rPr>
              <w:ins w:id="8219" w:author="Caree2" w:date="2017-04-02T06:53:00Z"/>
            </w:rPr>
          </w:rPrChange>
        </w:rPr>
        <w:pPrChange w:id="8220" w:author="Caree2" w:date="2017-04-02T07:14:00Z">
          <w:pPr>
            <w:pStyle w:val="StyleHeading114ptBoldUnderlineLeft"/>
          </w:pPr>
        </w:pPrChange>
      </w:pPr>
      <w:ins w:id="8221" w:author="Caree2" w:date="2017-04-02T06:53:00Z">
        <w:r w:rsidRPr="00880017">
          <w:rPr>
            <w:color w:val="008080"/>
            <w:rPrChange w:id="8222" w:author="Caree2" w:date="2017-04-02T07:55:00Z">
              <w:rPr/>
            </w:rPrChange>
          </w:rPr>
          <w:tab/>
          <w:t>public String getLastName() {</w:t>
        </w:r>
      </w:ins>
    </w:p>
    <w:p w:rsidR="00893A17" w:rsidRPr="00880017" w:rsidRDefault="00893A17" w:rsidP="000209A6">
      <w:pPr>
        <w:rPr>
          <w:ins w:id="8223" w:author="Caree2" w:date="2017-04-02T06:53:00Z"/>
          <w:color w:val="008080"/>
          <w:rPrChange w:id="8224" w:author="Caree2" w:date="2017-04-02T07:55:00Z">
            <w:rPr>
              <w:ins w:id="8225" w:author="Caree2" w:date="2017-04-02T06:53:00Z"/>
            </w:rPr>
          </w:rPrChange>
        </w:rPr>
        <w:pPrChange w:id="8226" w:author="Caree2" w:date="2017-04-02T07:14:00Z">
          <w:pPr>
            <w:pStyle w:val="StyleHeading114ptBoldUnderlineLeft"/>
          </w:pPr>
        </w:pPrChange>
      </w:pPr>
      <w:ins w:id="8227" w:author="Caree2" w:date="2017-04-02T06:53:00Z">
        <w:r w:rsidRPr="00880017">
          <w:rPr>
            <w:color w:val="008080"/>
            <w:rPrChange w:id="8228" w:author="Caree2" w:date="2017-04-02T07:55:00Z">
              <w:rPr/>
            </w:rPrChange>
          </w:rPr>
          <w:tab/>
        </w:r>
        <w:r w:rsidRPr="00880017">
          <w:rPr>
            <w:color w:val="008080"/>
            <w:rPrChange w:id="8229" w:author="Caree2" w:date="2017-04-02T07:55:00Z">
              <w:rPr/>
            </w:rPrChange>
          </w:rPr>
          <w:tab/>
          <w:t>return lastName;</w:t>
        </w:r>
      </w:ins>
    </w:p>
    <w:p w:rsidR="00893A17" w:rsidRPr="00880017" w:rsidRDefault="00893A17" w:rsidP="000209A6">
      <w:pPr>
        <w:rPr>
          <w:ins w:id="8230" w:author="Caree2" w:date="2017-04-02T06:53:00Z"/>
          <w:color w:val="008080"/>
          <w:rPrChange w:id="8231" w:author="Caree2" w:date="2017-04-02T07:55:00Z">
            <w:rPr>
              <w:ins w:id="8232" w:author="Caree2" w:date="2017-04-02T06:53:00Z"/>
            </w:rPr>
          </w:rPrChange>
        </w:rPr>
        <w:pPrChange w:id="8233" w:author="Caree2" w:date="2017-04-02T07:14:00Z">
          <w:pPr>
            <w:pStyle w:val="StyleHeading114ptBoldUnderlineLeft"/>
          </w:pPr>
        </w:pPrChange>
      </w:pPr>
      <w:ins w:id="8234" w:author="Caree2" w:date="2017-04-02T06:53:00Z">
        <w:r w:rsidRPr="00880017">
          <w:rPr>
            <w:color w:val="008080"/>
            <w:rPrChange w:id="8235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236" w:author="Caree2" w:date="2017-04-02T06:53:00Z"/>
          <w:color w:val="008080"/>
          <w:rPrChange w:id="8237" w:author="Caree2" w:date="2017-04-02T07:55:00Z">
            <w:rPr>
              <w:ins w:id="8238" w:author="Caree2" w:date="2017-04-02T06:53:00Z"/>
            </w:rPr>
          </w:rPrChange>
        </w:rPr>
        <w:pPrChange w:id="8239" w:author="Caree2" w:date="2017-04-02T07:14:00Z">
          <w:pPr>
            <w:pStyle w:val="StyleHeading114ptBoldUnderlineLeft"/>
          </w:pPr>
        </w:pPrChange>
      </w:pPr>
      <w:ins w:id="8240" w:author="Caree2" w:date="2017-04-02T06:53:00Z">
        <w:r w:rsidRPr="00880017">
          <w:rPr>
            <w:color w:val="008080"/>
            <w:rPrChange w:id="8241" w:author="Caree2" w:date="2017-04-02T07:55:00Z">
              <w:rPr/>
            </w:rPrChange>
          </w:rPr>
          <w:tab/>
          <w:t>public void setLastName(String lastName) {</w:t>
        </w:r>
      </w:ins>
    </w:p>
    <w:p w:rsidR="00893A17" w:rsidRPr="00880017" w:rsidRDefault="00893A17" w:rsidP="000209A6">
      <w:pPr>
        <w:rPr>
          <w:ins w:id="8242" w:author="Caree2" w:date="2017-04-02T06:53:00Z"/>
          <w:color w:val="008080"/>
          <w:rPrChange w:id="8243" w:author="Caree2" w:date="2017-04-02T07:55:00Z">
            <w:rPr>
              <w:ins w:id="8244" w:author="Caree2" w:date="2017-04-02T06:53:00Z"/>
            </w:rPr>
          </w:rPrChange>
        </w:rPr>
        <w:pPrChange w:id="8245" w:author="Caree2" w:date="2017-04-02T07:14:00Z">
          <w:pPr>
            <w:pStyle w:val="StyleHeading114ptBoldUnderlineLeft"/>
          </w:pPr>
        </w:pPrChange>
      </w:pPr>
      <w:ins w:id="8246" w:author="Caree2" w:date="2017-04-02T06:53:00Z">
        <w:r w:rsidRPr="00880017">
          <w:rPr>
            <w:color w:val="008080"/>
            <w:rPrChange w:id="8247" w:author="Caree2" w:date="2017-04-02T07:55:00Z">
              <w:rPr/>
            </w:rPrChange>
          </w:rPr>
          <w:tab/>
        </w:r>
        <w:r w:rsidRPr="00880017">
          <w:rPr>
            <w:color w:val="008080"/>
            <w:rPrChange w:id="8248" w:author="Caree2" w:date="2017-04-02T07:55:00Z">
              <w:rPr/>
            </w:rPrChange>
          </w:rPr>
          <w:tab/>
          <w:t>this.lastName = lastName;</w:t>
        </w:r>
      </w:ins>
    </w:p>
    <w:p w:rsidR="00893A17" w:rsidRPr="00880017" w:rsidRDefault="00893A17" w:rsidP="000209A6">
      <w:pPr>
        <w:rPr>
          <w:ins w:id="8249" w:author="Caree2" w:date="2017-04-02T06:53:00Z"/>
          <w:color w:val="008080"/>
          <w:rPrChange w:id="8250" w:author="Caree2" w:date="2017-04-02T07:55:00Z">
            <w:rPr>
              <w:ins w:id="8251" w:author="Caree2" w:date="2017-04-02T06:53:00Z"/>
            </w:rPr>
          </w:rPrChange>
        </w:rPr>
        <w:pPrChange w:id="8252" w:author="Caree2" w:date="2017-04-02T07:14:00Z">
          <w:pPr>
            <w:pStyle w:val="StyleHeading114ptBoldUnderlineLeft"/>
          </w:pPr>
        </w:pPrChange>
      </w:pPr>
      <w:ins w:id="8253" w:author="Caree2" w:date="2017-04-02T06:53:00Z">
        <w:r w:rsidRPr="00880017">
          <w:rPr>
            <w:color w:val="008080"/>
            <w:rPrChange w:id="8254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255" w:author="Caree2" w:date="2017-04-02T06:53:00Z"/>
          <w:color w:val="008080"/>
          <w:rPrChange w:id="8256" w:author="Caree2" w:date="2017-04-02T07:55:00Z">
            <w:rPr>
              <w:ins w:id="8257" w:author="Caree2" w:date="2017-04-02T06:53:00Z"/>
            </w:rPr>
          </w:rPrChange>
        </w:rPr>
        <w:pPrChange w:id="8258" w:author="Caree2" w:date="2017-04-02T07:14:00Z">
          <w:pPr>
            <w:pStyle w:val="StyleHeading114ptBoldUnderlineLeft"/>
          </w:pPr>
        </w:pPrChange>
      </w:pPr>
      <w:ins w:id="8259" w:author="Caree2" w:date="2017-04-02T06:53:00Z">
        <w:r w:rsidRPr="00880017">
          <w:rPr>
            <w:color w:val="008080"/>
            <w:rPrChange w:id="8260" w:author="Caree2" w:date="2017-04-02T07:55:00Z">
              <w:rPr/>
            </w:rPrChange>
          </w:rPr>
          <w:tab/>
          <w:t>public LocalDate getDob() {</w:t>
        </w:r>
      </w:ins>
    </w:p>
    <w:p w:rsidR="00893A17" w:rsidRPr="00880017" w:rsidRDefault="00893A17" w:rsidP="000209A6">
      <w:pPr>
        <w:rPr>
          <w:ins w:id="8261" w:author="Caree2" w:date="2017-04-02T06:53:00Z"/>
          <w:color w:val="008080"/>
          <w:rPrChange w:id="8262" w:author="Caree2" w:date="2017-04-02T07:55:00Z">
            <w:rPr>
              <w:ins w:id="8263" w:author="Caree2" w:date="2017-04-02T06:53:00Z"/>
            </w:rPr>
          </w:rPrChange>
        </w:rPr>
        <w:pPrChange w:id="8264" w:author="Caree2" w:date="2017-04-02T07:14:00Z">
          <w:pPr>
            <w:pStyle w:val="StyleHeading114ptBoldUnderlineLeft"/>
          </w:pPr>
        </w:pPrChange>
      </w:pPr>
      <w:ins w:id="8265" w:author="Caree2" w:date="2017-04-02T06:53:00Z">
        <w:r w:rsidRPr="00880017">
          <w:rPr>
            <w:color w:val="008080"/>
            <w:rPrChange w:id="8266" w:author="Caree2" w:date="2017-04-02T07:55:00Z">
              <w:rPr/>
            </w:rPrChange>
          </w:rPr>
          <w:tab/>
        </w:r>
        <w:r w:rsidRPr="00880017">
          <w:rPr>
            <w:color w:val="008080"/>
            <w:rPrChange w:id="8267" w:author="Caree2" w:date="2017-04-02T07:55:00Z">
              <w:rPr/>
            </w:rPrChange>
          </w:rPr>
          <w:tab/>
          <w:t>return dob;</w:t>
        </w:r>
      </w:ins>
    </w:p>
    <w:p w:rsidR="00893A17" w:rsidRPr="00880017" w:rsidRDefault="00893A17" w:rsidP="000209A6">
      <w:pPr>
        <w:rPr>
          <w:ins w:id="8268" w:author="Caree2" w:date="2017-04-02T06:53:00Z"/>
          <w:color w:val="008080"/>
          <w:rPrChange w:id="8269" w:author="Caree2" w:date="2017-04-02T07:55:00Z">
            <w:rPr>
              <w:ins w:id="8270" w:author="Caree2" w:date="2017-04-02T06:53:00Z"/>
            </w:rPr>
          </w:rPrChange>
        </w:rPr>
        <w:pPrChange w:id="8271" w:author="Caree2" w:date="2017-04-02T07:14:00Z">
          <w:pPr>
            <w:pStyle w:val="StyleHeading114ptBoldUnderlineLeft"/>
          </w:pPr>
        </w:pPrChange>
      </w:pPr>
      <w:ins w:id="8272" w:author="Caree2" w:date="2017-04-02T06:53:00Z">
        <w:r w:rsidRPr="00880017">
          <w:rPr>
            <w:color w:val="008080"/>
            <w:rPrChange w:id="8273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274" w:author="Caree2" w:date="2017-04-02T06:53:00Z"/>
          <w:color w:val="008080"/>
          <w:rPrChange w:id="8275" w:author="Caree2" w:date="2017-04-02T07:55:00Z">
            <w:rPr>
              <w:ins w:id="8276" w:author="Caree2" w:date="2017-04-02T06:53:00Z"/>
            </w:rPr>
          </w:rPrChange>
        </w:rPr>
        <w:pPrChange w:id="8277" w:author="Caree2" w:date="2017-04-02T07:14:00Z">
          <w:pPr>
            <w:pStyle w:val="StyleHeading114ptBoldUnderlineLeft"/>
          </w:pPr>
        </w:pPrChange>
      </w:pPr>
      <w:ins w:id="8278" w:author="Caree2" w:date="2017-04-02T06:53:00Z">
        <w:r w:rsidRPr="00880017">
          <w:rPr>
            <w:color w:val="008080"/>
            <w:rPrChange w:id="8279" w:author="Caree2" w:date="2017-04-02T07:55:00Z">
              <w:rPr/>
            </w:rPrChange>
          </w:rPr>
          <w:tab/>
          <w:t>public void setDob(LocalDate dob) {</w:t>
        </w:r>
      </w:ins>
    </w:p>
    <w:p w:rsidR="00893A17" w:rsidRPr="00880017" w:rsidRDefault="00893A17" w:rsidP="000209A6">
      <w:pPr>
        <w:rPr>
          <w:ins w:id="8280" w:author="Caree2" w:date="2017-04-02T06:53:00Z"/>
          <w:color w:val="008080"/>
          <w:rPrChange w:id="8281" w:author="Caree2" w:date="2017-04-02T07:55:00Z">
            <w:rPr>
              <w:ins w:id="8282" w:author="Caree2" w:date="2017-04-02T06:53:00Z"/>
            </w:rPr>
          </w:rPrChange>
        </w:rPr>
        <w:pPrChange w:id="8283" w:author="Caree2" w:date="2017-04-02T07:14:00Z">
          <w:pPr>
            <w:pStyle w:val="StyleHeading114ptBoldUnderlineLeft"/>
          </w:pPr>
        </w:pPrChange>
      </w:pPr>
      <w:ins w:id="8284" w:author="Caree2" w:date="2017-04-02T06:53:00Z">
        <w:r w:rsidRPr="00880017">
          <w:rPr>
            <w:color w:val="008080"/>
            <w:rPrChange w:id="8285" w:author="Caree2" w:date="2017-04-02T07:55:00Z">
              <w:rPr/>
            </w:rPrChange>
          </w:rPr>
          <w:tab/>
        </w:r>
        <w:r w:rsidRPr="00880017">
          <w:rPr>
            <w:color w:val="008080"/>
            <w:rPrChange w:id="8286" w:author="Caree2" w:date="2017-04-02T07:55:00Z">
              <w:rPr/>
            </w:rPrChange>
          </w:rPr>
          <w:tab/>
          <w:t>this.dob = dob;</w:t>
        </w:r>
      </w:ins>
    </w:p>
    <w:p w:rsidR="00893A17" w:rsidRPr="00880017" w:rsidRDefault="00893A17" w:rsidP="000209A6">
      <w:pPr>
        <w:rPr>
          <w:ins w:id="8287" w:author="Caree2" w:date="2017-04-02T06:53:00Z"/>
          <w:color w:val="008080"/>
          <w:rPrChange w:id="8288" w:author="Caree2" w:date="2017-04-02T07:55:00Z">
            <w:rPr>
              <w:ins w:id="8289" w:author="Caree2" w:date="2017-04-02T06:53:00Z"/>
            </w:rPr>
          </w:rPrChange>
        </w:rPr>
        <w:pPrChange w:id="8290" w:author="Caree2" w:date="2017-04-02T07:14:00Z">
          <w:pPr>
            <w:pStyle w:val="StyleHeading114ptBoldUnderlineLeft"/>
          </w:pPr>
        </w:pPrChange>
      </w:pPr>
      <w:ins w:id="8291" w:author="Caree2" w:date="2017-04-02T06:53:00Z">
        <w:r w:rsidRPr="00880017">
          <w:rPr>
            <w:color w:val="008080"/>
            <w:rPrChange w:id="8292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293" w:author="Caree2" w:date="2017-04-02T06:53:00Z"/>
          <w:color w:val="008080"/>
          <w:rPrChange w:id="8294" w:author="Caree2" w:date="2017-04-02T07:55:00Z">
            <w:rPr>
              <w:ins w:id="8295" w:author="Caree2" w:date="2017-04-02T06:53:00Z"/>
            </w:rPr>
          </w:rPrChange>
        </w:rPr>
        <w:pPrChange w:id="8296" w:author="Caree2" w:date="2017-04-02T07:14:00Z">
          <w:pPr>
            <w:pStyle w:val="StyleHeading114ptBoldUnderlineLeft"/>
          </w:pPr>
        </w:pPrChange>
      </w:pPr>
      <w:ins w:id="8297" w:author="Caree2" w:date="2017-04-02T06:53:00Z">
        <w:r w:rsidRPr="00880017">
          <w:rPr>
            <w:color w:val="008080"/>
            <w:rPrChange w:id="8298" w:author="Caree2" w:date="2017-04-02T07:55:00Z">
              <w:rPr/>
            </w:rPrChange>
          </w:rPr>
          <w:lastRenderedPageBreak/>
          <w:tab/>
        </w:r>
      </w:ins>
    </w:p>
    <w:p w:rsidR="00893A17" w:rsidRPr="00880017" w:rsidRDefault="00893A17" w:rsidP="000209A6">
      <w:pPr>
        <w:rPr>
          <w:ins w:id="8299" w:author="Caree2" w:date="2017-04-02T06:53:00Z"/>
          <w:color w:val="008080"/>
          <w:rPrChange w:id="8300" w:author="Caree2" w:date="2017-04-02T07:55:00Z">
            <w:rPr>
              <w:ins w:id="8301" w:author="Caree2" w:date="2017-04-02T06:53:00Z"/>
            </w:rPr>
          </w:rPrChange>
        </w:rPr>
        <w:pPrChange w:id="8302" w:author="Caree2" w:date="2017-04-02T07:14:00Z">
          <w:pPr>
            <w:pStyle w:val="StyleHeading114ptBoldUnderlineLeft"/>
          </w:pPr>
        </w:pPrChange>
      </w:pPr>
      <w:ins w:id="8303" w:author="Caree2" w:date="2017-04-02T06:53:00Z">
        <w:r w:rsidRPr="00880017">
          <w:rPr>
            <w:color w:val="008080"/>
            <w:rPrChange w:id="8304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305" w:author="Caree2" w:date="2017-04-02T06:53:00Z"/>
          <w:color w:val="008080"/>
          <w:rPrChange w:id="8306" w:author="Caree2" w:date="2017-04-02T07:55:00Z">
            <w:rPr>
              <w:ins w:id="8307" w:author="Caree2" w:date="2017-04-02T06:53:00Z"/>
            </w:rPr>
          </w:rPrChange>
        </w:rPr>
        <w:pPrChange w:id="8308" w:author="Caree2" w:date="2017-04-02T07:14:00Z">
          <w:pPr>
            <w:pStyle w:val="StyleHeading114ptBoldUnderlineLeft"/>
          </w:pPr>
        </w:pPrChange>
      </w:pPr>
      <w:ins w:id="8309" w:author="Caree2" w:date="2017-04-02T06:53:00Z">
        <w:r w:rsidRPr="00880017">
          <w:rPr>
            <w:color w:val="008080"/>
            <w:rPrChange w:id="8310" w:author="Caree2" w:date="2017-04-02T07:55:00Z">
              <w:rPr/>
            </w:rPrChange>
          </w:rPr>
          <w:tab/>
          <w:t>public Address getAddress() {</w:t>
        </w:r>
      </w:ins>
    </w:p>
    <w:p w:rsidR="00893A17" w:rsidRPr="00880017" w:rsidRDefault="00893A17" w:rsidP="000209A6">
      <w:pPr>
        <w:rPr>
          <w:ins w:id="8311" w:author="Caree2" w:date="2017-04-02T06:53:00Z"/>
          <w:color w:val="008080"/>
          <w:rPrChange w:id="8312" w:author="Caree2" w:date="2017-04-02T07:55:00Z">
            <w:rPr>
              <w:ins w:id="8313" w:author="Caree2" w:date="2017-04-02T06:53:00Z"/>
            </w:rPr>
          </w:rPrChange>
        </w:rPr>
        <w:pPrChange w:id="8314" w:author="Caree2" w:date="2017-04-02T07:14:00Z">
          <w:pPr>
            <w:pStyle w:val="StyleHeading114ptBoldUnderlineLeft"/>
          </w:pPr>
        </w:pPrChange>
      </w:pPr>
      <w:ins w:id="8315" w:author="Caree2" w:date="2017-04-02T06:53:00Z">
        <w:r w:rsidRPr="00880017">
          <w:rPr>
            <w:color w:val="008080"/>
            <w:rPrChange w:id="8316" w:author="Caree2" w:date="2017-04-02T07:55:00Z">
              <w:rPr/>
            </w:rPrChange>
          </w:rPr>
          <w:tab/>
        </w:r>
        <w:r w:rsidRPr="00880017">
          <w:rPr>
            <w:color w:val="008080"/>
            <w:rPrChange w:id="8317" w:author="Caree2" w:date="2017-04-02T07:55:00Z">
              <w:rPr/>
            </w:rPrChange>
          </w:rPr>
          <w:tab/>
          <w:t>return address;</w:t>
        </w:r>
      </w:ins>
    </w:p>
    <w:p w:rsidR="00893A17" w:rsidRPr="00880017" w:rsidRDefault="00893A17" w:rsidP="000209A6">
      <w:pPr>
        <w:rPr>
          <w:ins w:id="8318" w:author="Caree2" w:date="2017-04-02T06:53:00Z"/>
          <w:color w:val="008080"/>
          <w:rPrChange w:id="8319" w:author="Caree2" w:date="2017-04-02T07:55:00Z">
            <w:rPr>
              <w:ins w:id="8320" w:author="Caree2" w:date="2017-04-02T06:53:00Z"/>
            </w:rPr>
          </w:rPrChange>
        </w:rPr>
        <w:pPrChange w:id="8321" w:author="Caree2" w:date="2017-04-02T07:14:00Z">
          <w:pPr>
            <w:pStyle w:val="StyleHeading114ptBoldUnderlineLeft"/>
          </w:pPr>
        </w:pPrChange>
      </w:pPr>
      <w:ins w:id="8322" w:author="Caree2" w:date="2017-04-02T06:53:00Z">
        <w:r w:rsidRPr="00880017">
          <w:rPr>
            <w:color w:val="008080"/>
            <w:rPrChange w:id="8323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324" w:author="Caree2" w:date="2017-04-02T06:53:00Z"/>
          <w:color w:val="008080"/>
          <w:rPrChange w:id="8325" w:author="Caree2" w:date="2017-04-02T07:55:00Z">
            <w:rPr>
              <w:ins w:id="8326" w:author="Caree2" w:date="2017-04-02T06:53:00Z"/>
            </w:rPr>
          </w:rPrChange>
        </w:rPr>
        <w:pPrChange w:id="8327" w:author="Caree2" w:date="2017-04-02T07:14:00Z">
          <w:pPr>
            <w:pStyle w:val="StyleHeading114ptBoldUnderlineLeft"/>
          </w:pPr>
        </w:pPrChange>
      </w:pPr>
      <w:ins w:id="8328" w:author="Caree2" w:date="2017-04-02T06:53:00Z">
        <w:r w:rsidRPr="00880017">
          <w:rPr>
            <w:color w:val="008080"/>
            <w:rPrChange w:id="8329" w:author="Caree2" w:date="2017-04-02T07:55:00Z">
              <w:rPr/>
            </w:rPrChange>
          </w:rPr>
          <w:tab/>
          <w:t>public void setAddress(Address address) {</w:t>
        </w:r>
      </w:ins>
    </w:p>
    <w:p w:rsidR="00893A17" w:rsidRPr="00880017" w:rsidRDefault="00893A17" w:rsidP="000209A6">
      <w:pPr>
        <w:rPr>
          <w:ins w:id="8330" w:author="Caree2" w:date="2017-04-02T06:53:00Z"/>
          <w:color w:val="008080"/>
          <w:rPrChange w:id="8331" w:author="Caree2" w:date="2017-04-02T07:55:00Z">
            <w:rPr>
              <w:ins w:id="8332" w:author="Caree2" w:date="2017-04-02T06:53:00Z"/>
            </w:rPr>
          </w:rPrChange>
        </w:rPr>
        <w:pPrChange w:id="8333" w:author="Caree2" w:date="2017-04-02T07:14:00Z">
          <w:pPr>
            <w:pStyle w:val="StyleHeading114ptBoldUnderlineLeft"/>
          </w:pPr>
        </w:pPrChange>
      </w:pPr>
      <w:ins w:id="8334" w:author="Caree2" w:date="2017-04-02T06:53:00Z">
        <w:r w:rsidRPr="00880017">
          <w:rPr>
            <w:color w:val="008080"/>
            <w:rPrChange w:id="8335" w:author="Caree2" w:date="2017-04-02T07:55:00Z">
              <w:rPr/>
            </w:rPrChange>
          </w:rPr>
          <w:tab/>
        </w:r>
        <w:r w:rsidRPr="00880017">
          <w:rPr>
            <w:color w:val="008080"/>
            <w:rPrChange w:id="8336" w:author="Caree2" w:date="2017-04-02T07:55:00Z">
              <w:rPr/>
            </w:rPrChange>
          </w:rPr>
          <w:tab/>
          <w:t>this.address = address;</w:t>
        </w:r>
      </w:ins>
    </w:p>
    <w:p w:rsidR="00893A17" w:rsidRPr="00880017" w:rsidRDefault="00893A17" w:rsidP="000209A6">
      <w:pPr>
        <w:rPr>
          <w:ins w:id="8337" w:author="Caree2" w:date="2017-04-02T06:53:00Z"/>
          <w:color w:val="008080"/>
          <w:rPrChange w:id="8338" w:author="Caree2" w:date="2017-04-02T07:55:00Z">
            <w:rPr>
              <w:ins w:id="8339" w:author="Caree2" w:date="2017-04-02T06:53:00Z"/>
            </w:rPr>
          </w:rPrChange>
        </w:rPr>
        <w:pPrChange w:id="8340" w:author="Caree2" w:date="2017-04-02T07:14:00Z">
          <w:pPr>
            <w:pStyle w:val="StyleHeading114ptBoldUnderlineLeft"/>
          </w:pPr>
        </w:pPrChange>
      </w:pPr>
      <w:ins w:id="8341" w:author="Caree2" w:date="2017-04-02T06:53:00Z">
        <w:r w:rsidRPr="00880017">
          <w:rPr>
            <w:color w:val="008080"/>
            <w:rPrChange w:id="8342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343" w:author="Caree2" w:date="2017-04-02T06:53:00Z"/>
          <w:color w:val="008080"/>
          <w:rPrChange w:id="8344" w:author="Caree2" w:date="2017-04-02T07:55:00Z">
            <w:rPr>
              <w:ins w:id="8345" w:author="Caree2" w:date="2017-04-02T06:53:00Z"/>
            </w:rPr>
          </w:rPrChange>
        </w:rPr>
        <w:pPrChange w:id="8346" w:author="Caree2" w:date="2017-04-02T07:14:00Z">
          <w:pPr>
            <w:pStyle w:val="StyleHeading114ptBoldUnderlineLeft"/>
          </w:pPr>
        </w:pPrChange>
      </w:pPr>
      <w:ins w:id="8347" w:author="Caree2" w:date="2017-04-02T06:53:00Z">
        <w:r w:rsidRPr="00880017">
          <w:rPr>
            <w:color w:val="008080"/>
            <w:rPrChange w:id="8348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349" w:author="Caree2" w:date="2017-04-02T06:53:00Z"/>
          <w:color w:val="008080"/>
          <w:rPrChange w:id="8350" w:author="Caree2" w:date="2017-04-02T07:55:00Z">
            <w:rPr>
              <w:ins w:id="8351" w:author="Caree2" w:date="2017-04-02T06:53:00Z"/>
            </w:rPr>
          </w:rPrChange>
        </w:rPr>
        <w:pPrChange w:id="8352" w:author="Caree2" w:date="2017-04-02T07:14:00Z">
          <w:pPr>
            <w:pStyle w:val="StyleHeading114ptBoldUnderlineLeft"/>
          </w:pPr>
        </w:pPrChange>
      </w:pPr>
      <w:ins w:id="8353" w:author="Caree2" w:date="2017-04-02T06:53:00Z">
        <w:r w:rsidRPr="00880017">
          <w:rPr>
            <w:color w:val="008080"/>
            <w:rPrChange w:id="8354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355" w:author="Caree2" w:date="2017-04-02T06:53:00Z"/>
          <w:color w:val="008080"/>
          <w:rPrChange w:id="8356" w:author="Caree2" w:date="2017-04-02T07:55:00Z">
            <w:rPr>
              <w:ins w:id="8357" w:author="Caree2" w:date="2017-04-02T06:53:00Z"/>
            </w:rPr>
          </w:rPrChange>
        </w:rPr>
        <w:pPrChange w:id="8358" w:author="Caree2" w:date="2017-04-02T07:14:00Z">
          <w:pPr>
            <w:pStyle w:val="StyleHeading114ptBoldUnderlineLeft"/>
          </w:pPr>
        </w:pPrChange>
      </w:pPr>
      <w:ins w:id="8359" w:author="Caree2" w:date="2017-04-02T06:53:00Z">
        <w:r w:rsidRPr="00880017">
          <w:rPr>
            <w:color w:val="008080"/>
            <w:rPrChange w:id="8360" w:author="Caree2" w:date="2017-04-02T07:55:00Z">
              <w:rPr/>
            </w:rPrChange>
          </w:rPr>
          <w:tab/>
          <w:t>public List&lt;String&gt; getPhoneNumbers() {</w:t>
        </w:r>
      </w:ins>
    </w:p>
    <w:p w:rsidR="00893A17" w:rsidRPr="00880017" w:rsidRDefault="00893A17" w:rsidP="000209A6">
      <w:pPr>
        <w:rPr>
          <w:ins w:id="8361" w:author="Caree2" w:date="2017-04-02T06:53:00Z"/>
          <w:color w:val="008080"/>
          <w:rPrChange w:id="8362" w:author="Caree2" w:date="2017-04-02T07:55:00Z">
            <w:rPr>
              <w:ins w:id="8363" w:author="Caree2" w:date="2017-04-02T06:53:00Z"/>
            </w:rPr>
          </w:rPrChange>
        </w:rPr>
        <w:pPrChange w:id="8364" w:author="Caree2" w:date="2017-04-02T07:14:00Z">
          <w:pPr>
            <w:pStyle w:val="StyleHeading114ptBoldUnderlineLeft"/>
          </w:pPr>
        </w:pPrChange>
      </w:pPr>
      <w:ins w:id="8365" w:author="Caree2" w:date="2017-04-02T06:53:00Z">
        <w:r w:rsidRPr="00880017">
          <w:rPr>
            <w:color w:val="008080"/>
            <w:rPrChange w:id="8366" w:author="Caree2" w:date="2017-04-02T07:55:00Z">
              <w:rPr/>
            </w:rPrChange>
          </w:rPr>
          <w:tab/>
        </w:r>
        <w:r w:rsidRPr="00880017">
          <w:rPr>
            <w:color w:val="008080"/>
            <w:rPrChange w:id="8367" w:author="Caree2" w:date="2017-04-02T07:55:00Z">
              <w:rPr/>
            </w:rPrChange>
          </w:rPr>
          <w:tab/>
          <w:t>return phoneNumbers;</w:t>
        </w:r>
      </w:ins>
    </w:p>
    <w:p w:rsidR="00893A17" w:rsidRPr="00880017" w:rsidRDefault="00893A17" w:rsidP="000209A6">
      <w:pPr>
        <w:rPr>
          <w:ins w:id="8368" w:author="Caree2" w:date="2017-04-02T06:53:00Z"/>
          <w:color w:val="008080"/>
          <w:rPrChange w:id="8369" w:author="Caree2" w:date="2017-04-02T07:55:00Z">
            <w:rPr>
              <w:ins w:id="8370" w:author="Caree2" w:date="2017-04-02T06:53:00Z"/>
            </w:rPr>
          </w:rPrChange>
        </w:rPr>
        <w:pPrChange w:id="8371" w:author="Caree2" w:date="2017-04-02T07:14:00Z">
          <w:pPr>
            <w:pStyle w:val="StyleHeading114ptBoldUnderlineLeft"/>
          </w:pPr>
        </w:pPrChange>
      </w:pPr>
      <w:ins w:id="8372" w:author="Caree2" w:date="2017-04-02T06:53:00Z">
        <w:r w:rsidRPr="00880017">
          <w:rPr>
            <w:color w:val="008080"/>
            <w:rPrChange w:id="8373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374" w:author="Caree2" w:date="2017-04-02T06:53:00Z"/>
          <w:color w:val="008080"/>
          <w:rPrChange w:id="8375" w:author="Caree2" w:date="2017-04-02T07:55:00Z">
            <w:rPr>
              <w:ins w:id="8376" w:author="Caree2" w:date="2017-04-02T06:53:00Z"/>
            </w:rPr>
          </w:rPrChange>
        </w:rPr>
        <w:pPrChange w:id="8377" w:author="Caree2" w:date="2017-04-02T07:14:00Z">
          <w:pPr>
            <w:pStyle w:val="StyleHeading114ptBoldUnderlineLeft"/>
          </w:pPr>
        </w:pPrChange>
      </w:pPr>
      <w:ins w:id="8378" w:author="Caree2" w:date="2017-04-02T06:53:00Z">
        <w:r w:rsidRPr="00880017">
          <w:rPr>
            <w:color w:val="008080"/>
            <w:rPrChange w:id="8379" w:author="Caree2" w:date="2017-04-02T07:55:00Z">
              <w:rPr/>
            </w:rPrChange>
          </w:rPr>
          <w:tab/>
          <w:t>public void setPhoneNumbers(List&lt;String&gt; phoneNumbers) {</w:t>
        </w:r>
      </w:ins>
    </w:p>
    <w:p w:rsidR="00893A17" w:rsidRPr="00880017" w:rsidRDefault="00893A17" w:rsidP="000209A6">
      <w:pPr>
        <w:rPr>
          <w:ins w:id="8380" w:author="Caree2" w:date="2017-04-02T06:53:00Z"/>
          <w:color w:val="008080"/>
          <w:rPrChange w:id="8381" w:author="Caree2" w:date="2017-04-02T07:55:00Z">
            <w:rPr>
              <w:ins w:id="8382" w:author="Caree2" w:date="2017-04-02T06:53:00Z"/>
            </w:rPr>
          </w:rPrChange>
        </w:rPr>
        <w:pPrChange w:id="8383" w:author="Caree2" w:date="2017-04-02T07:14:00Z">
          <w:pPr>
            <w:pStyle w:val="StyleHeading114ptBoldUnderlineLeft"/>
          </w:pPr>
        </w:pPrChange>
      </w:pPr>
      <w:ins w:id="8384" w:author="Caree2" w:date="2017-04-02T06:53:00Z">
        <w:r w:rsidRPr="00880017">
          <w:rPr>
            <w:color w:val="008080"/>
            <w:rPrChange w:id="8385" w:author="Caree2" w:date="2017-04-02T07:55:00Z">
              <w:rPr/>
            </w:rPrChange>
          </w:rPr>
          <w:tab/>
        </w:r>
        <w:r w:rsidRPr="00880017">
          <w:rPr>
            <w:color w:val="008080"/>
            <w:rPrChange w:id="8386" w:author="Caree2" w:date="2017-04-02T07:55:00Z">
              <w:rPr/>
            </w:rPrChange>
          </w:rPr>
          <w:tab/>
          <w:t>this.phoneNumbers = phoneNumbers;</w:t>
        </w:r>
      </w:ins>
    </w:p>
    <w:p w:rsidR="00893A17" w:rsidRPr="00880017" w:rsidRDefault="00893A17" w:rsidP="000209A6">
      <w:pPr>
        <w:rPr>
          <w:ins w:id="8387" w:author="Caree2" w:date="2017-04-02T06:53:00Z"/>
          <w:color w:val="008080"/>
          <w:rPrChange w:id="8388" w:author="Caree2" w:date="2017-04-02T07:55:00Z">
            <w:rPr>
              <w:ins w:id="8389" w:author="Caree2" w:date="2017-04-02T06:53:00Z"/>
            </w:rPr>
          </w:rPrChange>
        </w:rPr>
        <w:pPrChange w:id="8390" w:author="Caree2" w:date="2017-04-02T07:14:00Z">
          <w:pPr>
            <w:pStyle w:val="StyleHeading114ptBoldUnderlineLeft"/>
          </w:pPr>
        </w:pPrChange>
      </w:pPr>
      <w:ins w:id="8391" w:author="Caree2" w:date="2017-04-02T06:53:00Z">
        <w:r w:rsidRPr="00880017">
          <w:rPr>
            <w:color w:val="008080"/>
            <w:rPrChange w:id="8392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393" w:author="Caree2" w:date="2017-04-02T06:53:00Z"/>
          <w:color w:val="008080"/>
          <w:rPrChange w:id="8394" w:author="Caree2" w:date="2017-04-02T07:55:00Z">
            <w:rPr>
              <w:ins w:id="8395" w:author="Caree2" w:date="2017-04-02T06:53:00Z"/>
            </w:rPr>
          </w:rPrChange>
        </w:rPr>
        <w:pPrChange w:id="8396" w:author="Caree2" w:date="2017-04-02T07:14:00Z">
          <w:pPr>
            <w:pStyle w:val="StyleHeading114ptBoldUnderlineLeft"/>
          </w:pPr>
        </w:pPrChange>
      </w:pPr>
      <w:ins w:id="8397" w:author="Caree2" w:date="2017-04-02T06:53:00Z">
        <w:r w:rsidRPr="00880017">
          <w:rPr>
            <w:color w:val="008080"/>
            <w:rPrChange w:id="8398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399" w:author="Caree2" w:date="2017-04-02T06:53:00Z"/>
          <w:color w:val="008080"/>
          <w:rPrChange w:id="8400" w:author="Caree2" w:date="2017-04-02T07:55:00Z">
            <w:rPr>
              <w:ins w:id="8401" w:author="Caree2" w:date="2017-04-02T06:53:00Z"/>
            </w:rPr>
          </w:rPrChange>
        </w:rPr>
        <w:pPrChange w:id="8402" w:author="Caree2" w:date="2017-04-02T07:14:00Z">
          <w:pPr>
            <w:pStyle w:val="StyleHeading114ptBoldUnderlineLeft"/>
          </w:pPr>
        </w:pPrChange>
      </w:pPr>
      <w:ins w:id="8403" w:author="Caree2" w:date="2017-04-02T06:53:00Z">
        <w:r w:rsidRPr="00880017">
          <w:rPr>
            <w:color w:val="008080"/>
            <w:rPrChange w:id="8404" w:author="Caree2" w:date="2017-04-02T07:55:00Z">
              <w:rPr/>
            </w:rPrChange>
          </w:rPr>
          <w:tab/>
          <w:t>//TODO Commend the getter and setter for degrees</w:t>
        </w:r>
      </w:ins>
    </w:p>
    <w:p w:rsidR="00893A17" w:rsidRPr="00880017" w:rsidRDefault="00893A17" w:rsidP="000209A6">
      <w:pPr>
        <w:rPr>
          <w:ins w:id="8405" w:author="Caree2" w:date="2017-04-02T06:53:00Z"/>
          <w:color w:val="008080"/>
          <w:rPrChange w:id="8406" w:author="Caree2" w:date="2017-04-02T07:55:00Z">
            <w:rPr>
              <w:ins w:id="8407" w:author="Caree2" w:date="2017-04-02T06:53:00Z"/>
            </w:rPr>
          </w:rPrChange>
        </w:rPr>
        <w:pPrChange w:id="8408" w:author="Caree2" w:date="2017-04-02T07:14:00Z">
          <w:pPr>
            <w:pStyle w:val="StyleHeading114ptBoldUnderlineLeft"/>
          </w:pPr>
        </w:pPrChange>
      </w:pPr>
      <w:ins w:id="8409" w:author="Caree2" w:date="2017-04-02T06:53:00Z">
        <w:r w:rsidRPr="00880017">
          <w:rPr>
            <w:color w:val="008080"/>
            <w:rPrChange w:id="8410" w:author="Caree2" w:date="2017-04-02T07:55:00Z">
              <w:rPr/>
            </w:rPrChange>
          </w:rPr>
          <w:tab/>
          <w:t>public List&lt;Education&gt; getDegrees() {</w:t>
        </w:r>
      </w:ins>
    </w:p>
    <w:p w:rsidR="00893A17" w:rsidRPr="00880017" w:rsidRDefault="00893A17" w:rsidP="000209A6">
      <w:pPr>
        <w:rPr>
          <w:ins w:id="8411" w:author="Caree2" w:date="2017-04-02T06:53:00Z"/>
          <w:color w:val="008080"/>
          <w:rPrChange w:id="8412" w:author="Caree2" w:date="2017-04-02T07:55:00Z">
            <w:rPr>
              <w:ins w:id="8413" w:author="Caree2" w:date="2017-04-02T06:53:00Z"/>
            </w:rPr>
          </w:rPrChange>
        </w:rPr>
        <w:pPrChange w:id="8414" w:author="Caree2" w:date="2017-04-02T07:14:00Z">
          <w:pPr>
            <w:pStyle w:val="StyleHeading114ptBoldUnderlineLeft"/>
          </w:pPr>
        </w:pPrChange>
      </w:pPr>
      <w:ins w:id="8415" w:author="Caree2" w:date="2017-04-02T06:53:00Z">
        <w:r w:rsidRPr="00880017">
          <w:rPr>
            <w:color w:val="008080"/>
            <w:rPrChange w:id="8416" w:author="Caree2" w:date="2017-04-02T07:55:00Z">
              <w:rPr/>
            </w:rPrChange>
          </w:rPr>
          <w:tab/>
        </w:r>
        <w:r w:rsidRPr="00880017">
          <w:rPr>
            <w:color w:val="008080"/>
            <w:rPrChange w:id="8417" w:author="Caree2" w:date="2017-04-02T07:55:00Z">
              <w:rPr/>
            </w:rPrChange>
          </w:rPr>
          <w:tab/>
          <w:t>return degrees;</w:t>
        </w:r>
      </w:ins>
    </w:p>
    <w:p w:rsidR="00893A17" w:rsidRPr="00880017" w:rsidRDefault="00893A17" w:rsidP="000209A6">
      <w:pPr>
        <w:rPr>
          <w:ins w:id="8418" w:author="Caree2" w:date="2017-04-02T06:53:00Z"/>
          <w:color w:val="008080"/>
          <w:rPrChange w:id="8419" w:author="Caree2" w:date="2017-04-02T07:55:00Z">
            <w:rPr>
              <w:ins w:id="8420" w:author="Caree2" w:date="2017-04-02T06:53:00Z"/>
            </w:rPr>
          </w:rPrChange>
        </w:rPr>
        <w:pPrChange w:id="8421" w:author="Caree2" w:date="2017-04-02T07:14:00Z">
          <w:pPr>
            <w:pStyle w:val="StyleHeading114ptBoldUnderlineLeft"/>
          </w:pPr>
        </w:pPrChange>
      </w:pPr>
      <w:ins w:id="8422" w:author="Caree2" w:date="2017-04-02T06:53:00Z">
        <w:r w:rsidRPr="00880017">
          <w:rPr>
            <w:color w:val="008080"/>
            <w:rPrChange w:id="8423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424" w:author="Caree2" w:date="2017-04-02T06:53:00Z"/>
          <w:color w:val="008080"/>
          <w:rPrChange w:id="8425" w:author="Caree2" w:date="2017-04-02T07:55:00Z">
            <w:rPr>
              <w:ins w:id="8426" w:author="Caree2" w:date="2017-04-02T06:53:00Z"/>
            </w:rPr>
          </w:rPrChange>
        </w:rPr>
        <w:pPrChange w:id="8427" w:author="Caree2" w:date="2017-04-02T07:14:00Z">
          <w:pPr>
            <w:pStyle w:val="StyleHeading114ptBoldUnderlineLeft"/>
          </w:pPr>
        </w:pPrChange>
      </w:pPr>
      <w:ins w:id="8428" w:author="Caree2" w:date="2017-04-02T06:53:00Z">
        <w:r w:rsidRPr="00880017">
          <w:rPr>
            <w:color w:val="008080"/>
            <w:rPrChange w:id="8429" w:author="Caree2" w:date="2017-04-02T07:55:00Z">
              <w:rPr/>
            </w:rPrChange>
          </w:rPr>
          <w:tab/>
          <w:t>public void setDegrees(List&lt;Education&gt; degrees) {</w:t>
        </w:r>
      </w:ins>
    </w:p>
    <w:p w:rsidR="00893A17" w:rsidRPr="00880017" w:rsidRDefault="00893A17" w:rsidP="000209A6">
      <w:pPr>
        <w:rPr>
          <w:ins w:id="8430" w:author="Caree2" w:date="2017-04-02T06:53:00Z"/>
          <w:color w:val="008080"/>
          <w:rPrChange w:id="8431" w:author="Caree2" w:date="2017-04-02T07:55:00Z">
            <w:rPr>
              <w:ins w:id="8432" w:author="Caree2" w:date="2017-04-02T06:53:00Z"/>
            </w:rPr>
          </w:rPrChange>
        </w:rPr>
        <w:pPrChange w:id="8433" w:author="Caree2" w:date="2017-04-02T07:14:00Z">
          <w:pPr>
            <w:pStyle w:val="StyleHeading114ptBoldUnderlineLeft"/>
          </w:pPr>
        </w:pPrChange>
      </w:pPr>
      <w:ins w:id="8434" w:author="Caree2" w:date="2017-04-02T06:53:00Z">
        <w:r w:rsidRPr="00880017">
          <w:rPr>
            <w:color w:val="008080"/>
            <w:rPrChange w:id="8435" w:author="Caree2" w:date="2017-04-02T07:55:00Z">
              <w:rPr/>
            </w:rPrChange>
          </w:rPr>
          <w:tab/>
        </w:r>
        <w:r w:rsidRPr="00880017">
          <w:rPr>
            <w:color w:val="008080"/>
            <w:rPrChange w:id="8436" w:author="Caree2" w:date="2017-04-02T07:55:00Z">
              <w:rPr/>
            </w:rPrChange>
          </w:rPr>
          <w:tab/>
          <w:t>this.degrees = degrees;</w:t>
        </w:r>
      </w:ins>
    </w:p>
    <w:p w:rsidR="00893A17" w:rsidRPr="00880017" w:rsidRDefault="00893A17" w:rsidP="000209A6">
      <w:pPr>
        <w:rPr>
          <w:ins w:id="8437" w:author="Caree2" w:date="2017-04-02T06:53:00Z"/>
          <w:color w:val="008080"/>
          <w:rPrChange w:id="8438" w:author="Caree2" w:date="2017-04-02T07:55:00Z">
            <w:rPr>
              <w:ins w:id="8439" w:author="Caree2" w:date="2017-04-02T06:53:00Z"/>
            </w:rPr>
          </w:rPrChange>
        </w:rPr>
        <w:pPrChange w:id="8440" w:author="Caree2" w:date="2017-04-02T07:14:00Z">
          <w:pPr>
            <w:pStyle w:val="StyleHeading114ptBoldUnderlineLeft"/>
          </w:pPr>
        </w:pPrChange>
      </w:pPr>
      <w:ins w:id="8441" w:author="Caree2" w:date="2017-04-02T06:53:00Z">
        <w:r w:rsidRPr="00880017">
          <w:rPr>
            <w:color w:val="008080"/>
            <w:rPrChange w:id="8442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443" w:author="Caree2" w:date="2017-04-02T06:53:00Z"/>
          <w:color w:val="008080"/>
          <w:rPrChange w:id="8444" w:author="Caree2" w:date="2017-04-02T07:55:00Z">
            <w:rPr>
              <w:ins w:id="8445" w:author="Caree2" w:date="2017-04-02T06:53:00Z"/>
            </w:rPr>
          </w:rPrChange>
        </w:rPr>
        <w:pPrChange w:id="8446" w:author="Caree2" w:date="2017-04-02T07:14:00Z">
          <w:pPr>
            <w:pStyle w:val="StyleHeading114ptBoldUnderlineLeft"/>
          </w:pPr>
        </w:pPrChange>
      </w:pPr>
      <w:ins w:id="8447" w:author="Caree2" w:date="2017-04-02T06:53:00Z">
        <w:r w:rsidRPr="00880017">
          <w:rPr>
            <w:color w:val="008080"/>
            <w:rPrChange w:id="8448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449" w:author="Caree2" w:date="2017-04-02T06:53:00Z"/>
          <w:color w:val="008080"/>
          <w:rPrChange w:id="8450" w:author="Caree2" w:date="2017-04-02T07:55:00Z">
            <w:rPr>
              <w:ins w:id="8451" w:author="Caree2" w:date="2017-04-02T06:53:00Z"/>
            </w:rPr>
          </w:rPrChange>
        </w:rPr>
        <w:pPrChange w:id="8452" w:author="Caree2" w:date="2017-04-02T07:14:00Z">
          <w:pPr>
            <w:pStyle w:val="StyleHeading114ptBoldUnderlineLeft"/>
          </w:pPr>
        </w:pPrChange>
      </w:pPr>
      <w:ins w:id="8453" w:author="Caree2" w:date="2017-04-02T06:53:00Z">
        <w:r w:rsidRPr="00880017">
          <w:rPr>
            <w:color w:val="008080"/>
            <w:rPrChange w:id="8454" w:author="Caree2" w:date="2017-04-02T07:55:00Z">
              <w:rPr/>
            </w:rPrChange>
          </w:rPr>
          <w:tab/>
          <w:t>public CustomerWithAddress(long customerId, String firstName, String lastName, LocalDate dob) {</w:t>
        </w:r>
      </w:ins>
    </w:p>
    <w:p w:rsidR="00893A17" w:rsidRPr="00880017" w:rsidRDefault="00893A17" w:rsidP="000209A6">
      <w:pPr>
        <w:rPr>
          <w:ins w:id="8455" w:author="Caree2" w:date="2017-04-02T06:53:00Z"/>
          <w:color w:val="008080"/>
          <w:rPrChange w:id="8456" w:author="Caree2" w:date="2017-04-02T07:55:00Z">
            <w:rPr>
              <w:ins w:id="8457" w:author="Caree2" w:date="2017-04-02T06:53:00Z"/>
            </w:rPr>
          </w:rPrChange>
        </w:rPr>
        <w:pPrChange w:id="8458" w:author="Caree2" w:date="2017-04-02T07:14:00Z">
          <w:pPr>
            <w:pStyle w:val="StyleHeading114ptBoldUnderlineLeft"/>
          </w:pPr>
        </w:pPrChange>
      </w:pPr>
      <w:ins w:id="8459" w:author="Caree2" w:date="2017-04-02T06:53:00Z">
        <w:r w:rsidRPr="00880017">
          <w:rPr>
            <w:color w:val="008080"/>
            <w:rPrChange w:id="8460" w:author="Caree2" w:date="2017-04-02T07:55:00Z">
              <w:rPr/>
            </w:rPrChange>
          </w:rPr>
          <w:tab/>
        </w:r>
        <w:r w:rsidRPr="00880017">
          <w:rPr>
            <w:color w:val="008080"/>
            <w:rPrChange w:id="8461" w:author="Caree2" w:date="2017-04-02T07:55:00Z">
              <w:rPr/>
            </w:rPrChange>
          </w:rPr>
          <w:tab/>
          <w:t>super();</w:t>
        </w:r>
      </w:ins>
    </w:p>
    <w:p w:rsidR="00893A17" w:rsidRPr="00880017" w:rsidRDefault="00893A17" w:rsidP="000209A6">
      <w:pPr>
        <w:rPr>
          <w:ins w:id="8462" w:author="Caree2" w:date="2017-04-02T06:53:00Z"/>
          <w:color w:val="008080"/>
          <w:rPrChange w:id="8463" w:author="Caree2" w:date="2017-04-02T07:55:00Z">
            <w:rPr>
              <w:ins w:id="8464" w:author="Caree2" w:date="2017-04-02T06:53:00Z"/>
            </w:rPr>
          </w:rPrChange>
        </w:rPr>
        <w:pPrChange w:id="8465" w:author="Caree2" w:date="2017-04-02T07:14:00Z">
          <w:pPr>
            <w:pStyle w:val="StyleHeading114ptBoldUnderlineLeft"/>
          </w:pPr>
        </w:pPrChange>
      </w:pPr>
      <w:ins w:id="8466" w:author="Caree2" w:date="2017-04-02T06:53:00Z">
        <w:r w:rsidRPr="00880017">
          <w:rPr>
            <w:color w:val="008080"/>
            <w:rPrChange w:id="8467" w:author="Caree2" w:date="2017-04-02T07:55:00Z">
              <w:rPr/>
            </w:rPrChange>
          </w:rPr>
          <w:tab/>
        </w:r>
        <w:r w:rsidRPr="00880017">
          <w:rPr>
            <w:color w:val="008080"/>
            <w:rPrChange w:id="8468" w:author="Caree2" w:date="2017-04-02T07:55:00Z">
              <w:rPr/>
            </w:rPrChange>
          </w:rPr>
          <w:tab/>
          <w:t>this.customerId = customerId;</w:t>
        </w:r>
      </w:ins>
    </w:p>
    <w:p w:rsidR="00893A17" w:rsidRPr="00880017" w:rsidRDefault="00893A17" w:rsidP="000209A6">
      <w:pPr>
        <w:rPr>
          <w:ins w:id="8469" w:author="Caree2" w:date="2017-04-02T06:53:00Z"/>
          <w:color w:val="008080"/>
          <w:rPrChange w:id="8470" w:author="Caree2" w:date="2017-04-02T07:55:00Z">
            <w:rPr>
              <w:ins w:id="8471" w:author="Caree2" w:date="2017-04-02T06:53:00Z"/>
            </w:rPr>
          </w:rPrChange>
        </w:rPr>
        <w:pPrChange w:id="8472" w:author="Caree2" w:date="2017-04-02T07:14:00Z">
          <w:pPr>
            <w:pStyle w:val="StyleHeading114ptBoldUnderlineLeft"/>
          </w:pPr>
        </w:pPrChange>
      </w:pPr>
      <w:ins w:id="8473" w:author="Caree2" w:date="2017-04-02T06:53:00Z">
        <w:r w:rsidRPr="00880017">
          <w:rPr>
            <w:color w:val="008080"/>
            <w:rPrChange w:id="8474" w:author="Caree2" w:date="2017-04-02T07:55:00Z">
              <w:rPr/>
            </w:rPrChange>
          </w:rPr>
          <w:tab/>
        </w:r>
        <w:r w:rsidRPr="00880017">
          <w:rPr>
            <w:color w:val="008080"/>
            <w:rPrChange w:id="8475" w:author="Caree2" w:date="2017-04-02T07:55:00Z">
              <w:rPr/>
            </w:rPrChange>
          </w:rPr>
          <w:tab/>
          <w:t>this.firstName = firstName;</w:t>
        </w:r>
      </w:ins>
    </w:p>
    <w:p w:rsidR="00893A17" w:rsidRPr="00880017" w:rsidRDefault="00893A17" w:rsidP="000209A6">
      <w:pPr>
        <w:rPr>
          <w:ins w:id="8476" w:author="Caree2" w:date="2017-04-02T06:53:00Z"/>
          <w:color w:val="008080"/>
          <w:rPrChange w:id="8477" w:author="Caree2" w:date="2017-04-02T07:55:00Z">
            <w:rPr>
              <w:ins w:id="8478" w:author="Caree2" w:date="2017-04-02T06:53:00Z"/>
            </w:rPr>
          </w:rPrChange>
        </w:rPr>
        <w:pPrChange w:id="8479" w:author="Caree2" w:date="2017-04-02T07:14:00Z">
          <w:pPr>
            <w:pStyle w:val="StyleHeading114ptBoldUnderlineLeft"/>
          </w:pPr>
        </w:pPrChange>
      </w:pPr>
      <w:ins w:id="8480" w:author="Caree2" w:date="2017-04-02T06:53:00Z">
        <w:r w:rsidRPr="00880017">
          <w:rPr>
            <w:color w:val="008080"/>
            <w:rPrChange w:id="8481" w:author="Caree2" w:date="2017-04-02T07:55:00Z">
              <w:rPr/>
            </w:rPrChange>
          </w:rPr>
          <w:tab/>
        </w:r>
        <w:r w:rsidRPr="00880017">
          <w:rPr>
            <w:color w:val="008080"/>
            <w:rPrChange w:id="8482" w:author="Caree2" w:date="2017-04-02T07:55:00Z">
              <w:rPr/>
            </w:rPrChange>
          </w:rPr>
          <w:tab/>
          <w:t>this.lastName = lastName;</w:t>
        </w:r>
      </w:ins>
    </w:p>
    <w:p w:rsidR="00893A17" w:rsidRPr="00880017" w:rsidRDefault="00893A17" w:rsidP="000209A6">
      <w:pPr>
        <w:rPr>
          <w:ins w:id="8483" w:author="Caree2" w:date="2017-04-02T06:53:00Z"/>
          <w:color w:val="008080"/>
          <w:rPrChange w:id="8484" w:author="Caree2" w:date="2017-04-02T07:55:00Z">
            <w:rPr>
              <w:ins w:id="8485" w:author="Caree2" w:date="2017-04-02T06:53:00Z"/>
            </w:rPr>
          </w:rPrChange>
        </w:rPr>
        <w:pPrChange w:id="8486" w:author="Caree2" w:date="2017-04-02T07:14:00Z">
          <w:pPr>
            <w:pStyle w:val="StyleHeading114ptBoldUnderlineLeft"/>
          </w:pPr>
        </w:pPrChange>
      </w:pPr>
      <w:ins w:id="8487" w:author="Caree2" w:date="2017-04-02T06:53:00Z">
        <w:r w:rsidRPr="00880017">
          <w:rPr>
            <w:color w:val="008080"/>
            <w:rPrChange w:id="8488" w:author="Caree2" w:date="2017-04-02T07:55:00Z">
              <w:rPr/>
            </w:rPrChange>
          </w:rPr>
          <w:tab/>
        </w:r>
        <w:r w:rsidRPr="00880017">
          <w:rPr>
            <w:color w:val="008080"/>
            <w:rPrChange w:id="8489" w:author="Caree2" w:date="2017-04-02T07:55:00Z">
              <w:rPr/>
            </w:rPrChange>
          </w:rPr>
          <w:tab/>
          <w:t>this.dob = dob;</w:t>
        </w:r>
      </w:ins>
    </w:p>
    <w:p w:rsidR="00893A17" w:rsidRPr="00880017" w:rsidRDefault="00893A17" w:rsidP="000209A6">
      <w:pPr>
        <w:rPr>
          <w:ins w:id="8490" w:author="Caree2" w:date="2017-04-02T06:53:00Z"/>
          <w:color w:val="008080"/>
          <w:rPrChange w:id="8491" w:author="Caree2" w:date="2017-04-02T07:55:00Z">
            <w:rPr>
              <w:ins w:id="8492" w:author="Caree2" w:date="2017-04-02T06:53:00Z"/>
            </w:rPr>
          </w:rPrChange>
        </w:rPr>
        <w:pPrChange w:id="8493" w:author="Caree2" w:date="2017-04-02T07:14:00Z">
          <w:pPr>
            <w:pStyle w:val="StyleHeading114ptBoldUnderlineLeft"/>
          </w:pPr>
        </w:pPrChange>
      </w:pPr>
      <w:ins w:id="8494" w:author="Caree2" w:date="2017-04-02T06:53:00Z">
        <w:r w:rsidRPr="00880017">
          <w:rPr>
            <w:color w:val="008080"/>
            <w:rPrChange w:id="8495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496" w:author="Caree2" w:date="2017-04-02T06:53:00Z"/>
          <w:color w:val="008080"/>
          <w:rPrChange w:id="8497" w:author="Caree2" w:date="2017-04-02T07:55:00Z">
            <w:rPr>
              <w:ins w:id="8498" w:author="Caree2" w:date="2017-04-02T06:53:00Z"/>
            </w:rPr>
          </w:rPrChange>
        </w:rPr>
        <w:pPrChange w:id="8499" w:author="Caree2" w:date="2017-04-02T07:14:00Z">
          <w:pPr>
            <w:pStyle w:val="StyleHeading114ptBoldUnderlineLeft"/>
          </w:pPr>
        </w:pPrChange>
      </w:pPr>
      <w:ins w:id="8500" w:author="Caree2" w:date="2017-04-02T06:53:00Z">
        <w:r w:rsidRPr="00880017">
          <w:rPr>
            <w:color w:val="008080"/>
            <w:rPrChange w:id="8501" w:author="Caree2" w:date="2017-04-02T07:55:00Z">
              <w:rPr/>
            </w:rPrChange>
          </w:rPr>
          <w:tab/>
          <w:t>public CustomerWithAddress() {</w:t>
        </w:r>
      </w:ins>
    </w:p>
    <w:p w:rsidR="00893A17" w:rsidRPr="00880017" w:rsidRDefault="00893A17" w:rsidP="000209A6">
      <w:pPr>
        <w:rPr>
          <w:ins w:id="8502" w:author="Caree2" w:date="2017-04-02T06:53:00Z"/>
          <w:color w:val="008080"/>
          <w:rPrChange w:id="8503" w:author="Caree2" w:date="2017-04-02T07:55:00Z">
            <w:rPr>
              <w:ins w:id="8504" w:author="Caree2" w:date="2017-04-02T06:53:00Z"/>
            </w:rPr>
          </w:rPrChange>
        </w:rPr>
        <w:pPrChange w:id="8505" w:author="Caree2" w:date="2017-04-02T07:14:00Z">
          <w:pPr>
            <w:pStyle w:val="StyleHeading114ptBoldUnderlineLeft"/>
          </w:pPr>
        </w:pPrChange>
      </w:pPr>
      <w:ins w:id="8506" w:author="Caree2" w:date="2017-04-02T06:53:00Z">
        <w:r w:rsidRPr="00880017">
          <w:rPr>
            <w:color w:val="008080"/>
            <w:rPrChange w:id="8507" w:author="Caree2" w:date="2017-04-02T07:55:00Z">
              <w:rPr/>
            </w:rPrChange>
          </w:rPr>
          <w:tab/>
        </w:r>
        <w:r w:rsidRPr="00880017">
          <w:rPr>
            <w:color w:val="008080"/>
            <w:rPrChange w:id="8508" w:author="Caree2" w:date="2017-04-02T07:55:00Z">
              <w:rPr/>
            </w:rPrChange>
          </w:rPr>
          <w:tab/>
          <w:t>super();</w:t>
        </w:r>
      </w:ins>
    </w:p>
    <w:p w:rsidR="00893A17" w:rsidRPr="00880017" w:rsidRDefault="00893A17" w:rsidP="000209A6">
      <w:pPr>
        <w:rPr>
          <w:ins w:id="8509" w:author="Caree2" w:date="2017-04-02T06:53:00Z"/>
          <w:color w:val="008080"/>
          <w:rPrChange w:id="8510" w:author="Caree2" w:date="2017-04-02T07:55:00Z">
            <w:rPr>
              <w:ins w:id="8511" w:author="Caree2" w:date="2017-04-02T06:53:00Z"/>
            </w:rPr>
          </w:rPrChange>
        </w:rPr>
        <w:pPrChange w:id="8512" w:author="Caree2" w:date="2017-04-02T07:14:00Z">
          <w:pPr>
            <w:pStyle w:val="StyleHeading114ptBoldUnderlineLeft"/>
          </w:pPr>
        </w:pPrChange>
      </w:pPr>
      <w:ins w:id="8513" w:author="Caree2" w:date="2017-04-02T06:53:00Z">
        <w:r w:rsidRPr="00880017">
          <w:rPr>
            <w:color w:val="008080"/>
            <w:rPrChange w:id="8514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515" w:author="Caree2" w:date="2017-04-02T06:53:00Z"/>
          <w:color w:val="008080"/>
          <w:rPrChange w:id="8516" w:author="Caree2" w:date="2017-04-02T07:55:00Z">
            <w:rPr>
              <w:ins w:id="8517" w:author="Caree2" w:date="2017-04-02T06:53:00Z"/>
            </w:rPr>
          </w:rPrChange>
        </w:rPr>
        <w:pPrChange w:id="8518" w:author="Caree2" w:date="2017-04-02T07:14:00Z">
          <w:pPr>
            <w:pStyle w:val="StyleHeading114ptBoldUnderlineLeft"/>
          </w:pPr>
        </w:pPrChange>
      </w:pPr>
      <w:ins w:id="8519" w:author="Caree2" w:date="2017-04-02T06:53:00Z">
        <w:r w:rsidRPr="00880017">
          <w:rPr>
            <w:color w:val="008080"/>
            <w:rPrChange w:id="8520" w:author="Caree2" w:date="2017-04-02T07:55:00Z">
              <w:rPr/>
            </w:rPrChange>
          </w:rPr>
          <w:tab/>
          <w:t>@Override</w:t>
        </w:r>
      </w:ins>
    </w:p>
    <w:p w:rsidR="00893A17" w:rsidRPr="00880017" w:rsidRDefault="00893A17" w:rsidP="000209A6">
      <w:pPr>
        <w:rPr>
          <w:ins w:id="8521" w:author="Caree2" w:date="2017-04-02T06:53:00Z"/>
          <w:color w:val="008080"/>
          <w:rPrChange w:id="8522" w:author="Caree2" w:date="2017-04-02T07:55:00Z">
            <w:rPr>
              <w:ins w:id="8523" w:author="Caree2" w:date="2017-04-02T06:53:00Z"/>
            </w:rPr>
          </w:rPrChange>
        </w:rPr>
        <w:pPrChange w:id="8524" w:author="Caree2" w:date="2017-04-02T07:14:00Z">
          <w:pPr>
            <w:pStyle w:val="StyleHeading114ptBoldUnderlineLeft"/>
          </w:pPr>
        </w:pPrChange>
      </w:pPr>
      <w:ins w:id="8525" w:author="Caree2" w:date="2017-04-02T06:53:00Z">
        <w:r w:rsidRPr="00880017">
          <w:rPr>
            <w:color w:val="008080"/>
            <w:rPrChange w:id="8526" w:author="Caree2" w:date="2017-04-02T07:55:00Z">
              <w:rPr/>
            </w:rPrChange>
          </w:rPr>
          <w:tab/>
          <w:t>public String toString() {</w:t>
        </w:r>
      </w:ins>
    </w:p>
    <w:p w:rsidR="00893A17" w:rsidRPr="00880017" w:rsidRDefault="00893A17" w:rsidP="000209A6">
      <w:pPr>
        <w:rPr>
          <w:ins w:id="8527" w:author="Caree2" w:date="2017-04-02T06:53:00Z"/>
          <w:color w:val="008080"/>
          <w:rPrChange w:id="8528" w:author="Caree2" w:date="2017-04-02T07:55:00Z">
            <w:rPr>
              <w:ins w:id="8529" w:author="Caree2" w:date="2017-04-02T06:53:00Z"/>
            </w:rPr>
          </w:rPrChange>
        </w:rPr>
        <w:pPrChange w:id="8530" w:author="Caree2" w:date="2017-04-02T07:14:00Z">
          <w:pPr>
            <w:pStyle w:val="StyleHeading114ptBoldUnderlineLeft"/>
          </w:pPr>
        </w:pPrChange>
      </w:pPr>
      <w:ins w:id="8531" w:author="Caree2" w:date="2017-04-02T06:53:00Z">
        <w:r w:rsidRPr="00880017">
          <w:rPr>
            <w:color w:val="008080"/>
            <w:rPrChange w:id="8532" w:author="Caree2" w:date="2017-04-02T07:55:00Z">
              <w:rPr/>
            </w:rPrChange>
          </w:rPr>
          <w:tab/>
        </w:r>
        <w:r w:rsidRPr="00880017">
          <w:rPr>
            <w:color w:val="008080"/>
            <w:rPrChange w:id="8533" w:author="Caree2" w:date="2017-04-02T07:55:00Z">
              <w:rPr/>
            </w:rPrChange>
          </w:rPr>
          <w:tab/>
          <w:t>return "CustomerWithAddress [customerId=" + customerId + ", firstName=" + firstName + ", lastName=" + lastName</w:t>
        </w:r>
      </w:ins>
    </w:p>
    <w:p w:rsidR="00893A17" w:rsidRPr="00880017" w:rsidRDefault="00893A17" w:rsidP="000209A6">
      <w:pPr>
        <w:rPr>
          <w:ins w:id="8534" w:author="Caree2" w:date="2017-04-02T06:53:00Z"/>
          <w:color w:val="008080"/>
          <w:rPrChange w:id="8535" w:author="Caree2" w:date="2017-04-02T07:55:00Z">
            <w:rPr>
              <w:ins w:id="8536" w:author="Caree2" w:date="2017-04-02T06:53:00Z"/>
            </w:rPr>
          </w:rPrChange>
        </w:rPr>
        <w:pPrChange w:id="8537" w:author="Caree2" w:date="2017-04-02T07:14:00Z">
          <w:pPr>
            <w:pStyle w:val="StyleHeading114ptBoldUnderlineLeft"/>
          </w:pPr>
        </w:pPrChange>
      </w:pPr>
      <w:ins w:id="8538" w:author="Caree2" w:date="2017-04-02T06:53:00Z">
        <w:r w:rsidRPr="00880017">
          <w:rPr>
            <w:color w:val="008080"/>
            <w:rPrChange w:id="8539" w:author="Caree2" w:date="2017-04-02T07:55:00Z">
              <w:rPr/>
            </w:rPrChange>
          </w:rPr>
          <w:tab/>
        </w:r>
        <w:r w:rsidRPr="00880017">
          <w:rPr>
            <w:color w:val="008080"/>
            <w:rPrChange w:id="8540" w:author="Caree2" w:date="2017-04-02T07:55:00Z">
              <w:rPr/>
            </w:rPrChange>
          </w:rPr>
          <w:tab/>
        </w:r>
        <w:r w:rsidRPr="00880017">
          <w:rPr>
            <w:color w:val="008080"/>
            <w:rPrChange w:id="8541" w:author="Caree2" w:date="2017-04-02T07:55:00Z">
              <w:rPr/>
            </w:rPrChange>
          </w:rPr>
          <w:tab/>
        </w:r>
        <w:r w:rsidRPr="00880017">
          <w:rPr>
            <w:color w:val="008080"/>
            <w:rPrChange w:id="8542" w:author="Caree2" w:date="2017-04-02T07:55:00Z">
              <w:rPr/>
            </w:rPrChange>
          </w:rPr>
          <w:tab/>
          <w:t>+ ", dob=" + dob + ", address=" + address + ", phoneNumbers=" + phoneNumbers + ", degrees=" + degrees</w:t>
        </w:r>
      </w:ins>
    </w:p>
    <w:p w:rsidR="00893A17" w:rsidRPr="00880017" w:rsidRDefault="00893A17" w:rsidP="000209A6">
      <w:pPr>
        <w:rPr>
          <w:ins w:id="8543" w:author="Caree2" w:date="2017-04-02T06:53:00Z"/>
          <w:color w:val="008080"/>
          <w:rPrChange w:id="8544" w:author="Caree2" w:date="2017-04-02T07:55:00Z">
            <w:rPr>
              <w:ins w:id="8545" w:author="Caree2" w:date="2017-04-02T06:53:00Z"/>
            </w:rPr>
          </w:rPrChange>
        </w:rPr>
        <w:pPrChange w:id="8546" w:author="Caree2" w:date="2017-04-02T07:14:00Z">
          <w:pPr>
            <w:pStyle w:val="StyleHeading114ptBoldUnderlineLeft"/>
          </w:pPr>
        </w:pPrChange>
      </w:pPr>
      <w:ins w:id="8547" w:author="Caree2" w:date="2017-04-02T06:53:00Z">
        <w:r w:rsidRPr="00880017">
          <w:rPr>
            <w:color w:val="008080"/>
            <w:rPrChange w:id="8548" w:author="Caree2" w:date="2017-04-02T07:55:00Z">
              <w:rPr/>
            </w:rPrChange>
          </w:rPr>
          <w:tab/>
        </w:r>
        <w:r w:rsidRPr="00880017">
          <w:rPr>
            <w:color w:val="008080"/>
            <w:rPrChange w:id="8549" w:author="Caree2" w:date="2017-04-02T07:55:00Z">
              <w:rPr/>
            </w:rPrChange>
          </w:rPr>
          <w:tab/>
        </w:r>
        <w:r w:rsidRPr="00880017">
          <w:rPr>
            <w:color w:val="008080"/>
            <w:rPrChange w:id="8550" w:author="Caree2" w:date="2017-04-02T07:55:00Z">
              <w:rPr/>
            </w:rPrChange>
          </w:rPr>
          <w:tab/>
        </w:r>
        <w:r w:rsidRPr="00880017">
          <w:rPr>
            <w:color w:val="008080"/>
            <w:rPrChange w:id="8551" w:author="Caree2" w:date="2017-04-02T07:55:00Z">
              <w:rPr/>
            </w:rPrChange>
          </w:rPr>
          <w:tab/>
          <w:t>+ "]";</w:t>
        </w:r>
      </w:ins>
    </w:p>
    <w:p w:rsidR="00893A17" w:rsidRPr="00880017" w:rsidRDefault="00893A17" w:rsidP="000209A6">
      <w:pPr>
        <w:rPr>
          <w:ins w:id="8552" w:author="Caree2" w:date="2017-04-02T06:53:00Z"/>
          <w:color w:val="008080"/>
          <w:rPrChange w:id="8553" w:author="Caree2" w:date="2017-04-02T07:55:00Z">
            <w:rPr>
              <w:ins w:id="8554" w:author="Caree2" w:date="2017-04-02T06:53:00Z"/>
            </w:rPr>
          </w:rPrChange>
        </w:rPr>
        <w:pPrChange w:id="8555" w:author="Caree2" w:date="2017-04-02T07:14:00Z">
          <w:pPr>
            <w:pStyle w:val="StyleHeading114ptBoldUnderlineLeft"/>
          </w:pPr>
        </w:pPrChange>
      </w:pPr>
      <w:ins w:id="8556" w:author="Caree2" w:date="2017-04-02T06:53:00Z">
        <w:r w:rsidRPr="00880017">
          <w:rPr>
            <w:color w:val="008080"/>
            <w:rPrChange w:id="8557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558" w:author="Caree2" w:date="2017-04-02T06:53:00Z"/>
          <w:color w:val="008080"/>
          <w:rPrChange w:id="8559" w:author="Caree2" w:date="2017-04-02T07:55:00Z">
            <w:rPr>
              <w:ins w:id="8560" w:author="Caree2" w:date="2017-04-02T06:53:00Z"/>
            </w:rPr>
          </w:rPrChange>
        </w:rPr>
        <w:pPrChange w:id="8561" w:author="Caree2" w:date="2017-04-02T07:14:00Z">
          <w:pPr>
            <w:pStyle w:val="StyleHeading114ptBoldUnderlineLeft"/>
          </w:pPr>
        </w:pPrChange>
      </w:pPr>
      <w:ins w:id="8562" w:author="Caree2" w:date="2017-04-02T06:53:00Z">
        <w:r w:rsidRPr="00880017">
          <w:rPr>
            <w:color w:val="008080"/>
            <w:rPrChange w:id="8563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564" w:author="Caree2" w:date="2017-04-02T06:53:00Z"/>
          <w:color w:val="008080"/>
          <w:rPrChange w:id="8565" w:author="Caree2" w:date="2017-04-02T07:55:00Z">
            <w:rPr>
              <w:ins w:id="8566" w:author="Caree2" w:date="2017-04-02T06:53:00Z"/>
            </w:rPr>
          </w:rPrChange>
        </w:rPr>
        <w:pPrChange w:id="8567" w:author="Caree2" w:date="2017-04-02T07:14:00Z">
          <w:pPr>
            <w:pStyle w:val="StyleHeading114ptBoldUnderlineLeft"/>
          </w:pPr>
        </w:pPrChange>
      </w:pPr>
      <w:ins w:id="8568" w:author="Caree2" w:date="2017-04-02T06:53:00Z">
        <w:r w:rsidRPr="00880017">
          <w:rPr>
            <w:color w:val="008080"/>
            <w:rPrChange w:id="8569" w:author="Caree2" w:date="2017-04-02T07:55:00Z">
              <w:rPr/>
            </w:rPrChange>
          </w:rPr>
          <w:lastRenderedPageBreak/>
          <w:tab/>
        </w:r>
      </w:ins>
    </w:p>
    <w:p w:rsidR="00893A17" w:rsidRPr="00880017" w:rsidRDefault="00893A17" w:rsidP="000209A6">
      <w:pPr>
        <w:rPr>
          <w:ins w:id="8570" w:author="Caree2" w:date="2017-04-02T06:53:00Z"/>
          <w:color w:val="008080"/>
          <w:rPrChange w:id="8571" w:author="Caree2" w:date="2017-04-02T07:55:00Z">
            <w:rPr>
              <w:ins w:id="8572" w:author="Caree2" w:date="2017-04-02T06:53:00Z"/>
            </w:rPr>
          </w:rPrChange>
        </w:rPr>
        <w:pPrChange w:id="8573" w:author="Caree2" w:date="2017-04-02T07:14:00Z">
          <w:pPr>
            <w:pStyle w:val="StyleHeading114ptBoldUnderlineLeft"/>
          </w:pPr>
        </w:pPrChange>
      </w:pPr>
      <w:ins w:id="8574" w:author="Caree2" w:date="2017-04-02T06:53:00Z">
        <w:r w:rsidRPr="00880017">
          <w:rPr>
            <w:color w:val="008080"/>
            <w:rPrChange w:id="8575" w:author="Caree2" w:date="2017-04-02T07:55:00Z">
              <w:rPr/>
            </w:rPrChange>
          </w:rPr>
          <w:t>}</w:t>
        </w:r>
      </w:ins>
    </w:p>
    <w:p w:rsidR="00893A17" w:rsidRDefault="00893A17" w:rsidP="00893A17">
      <w:pPr>
        <w:pStyle w:val="StyleHeading114ptBoldUnderlineLeft"/>
        <w:rPr>
          <w:ins w:id="8576" w:author="Caree2" w:date="2017-04-02T06:53:00Z"/>
        </w:rPr>
      </w:pPr>
    </w:p>
    <w:p w:rsidR="00893A17" w:rsidRDefault="00893A17" w:rsidP="00893A17">
      <w:pPr>
        <w:pStyle w:val="StyleHeading114ptBoldUnderlineLeft"/>
        <w:rPr>
          <w:ins w:id="8577" w:author="Caree2" w:date="2017-04-02T06:53:00Z"/>
        </w:rPr>
      </w:pPr>
      <w:bookmarkStart w:id="8578" w:name="_Toc478888070"/>
      <w:ins w:id="8579" w:author="Caree2" w:date="2017-04-02T06:53:00Z">
        <w:r w:rsidRPr="00EA03DE">
          <w:t>1.</w:t>
        </w:r>
      </w:ins>
      <w:ins w:id="8580" w:author="Caree2" w:date="2017-04-02T07:47:00Z">
        <w:r w:rsidR="00C547DB">
          <w:t>28</w:t>
        </w:r>
      </w:ins>
      <w:ins w:id="8581" w:author="Caree2" w:date="2017-04-02T06:53:00Z">
        <w:r w:rsidRPr="00EA03DE">
          <w:t xml:space="preserve"> </w:t>
        </w:r>
        <w:r>
          <w:t>–</w:t>
        </w:r>
      </w:ins>
      <w:ins w:id="8582" w:author="Caree2" w:date="2017-04-02T07:14:00Z">
        <w:r w:rsidR="000209A6">
          <w:t xml:space="preserve">Create the Education class in the package </w:t>
        </w:r>
      </w:ins>
      <w:ins w:id="8583" w:author="Caree2" w:date="2017-04-02T06:53:00Z">
        <w:r>
          <w:t>Third</w:t>
        </w:r>
        <w:bookmarkEnd w:id="8578"/>
      </w:ins>
    </w:p>
    <w:p w:rsidR="00893A17" w:rsidRDefault="00893A17" w:rsidP="00893A17">
      <w:pPr>
        <w:pStyle w:val="StyleHeading114ptBoldUnderlineLeft"/>
        <w:rPr>
          <w:ins w:id="8584" w:author="Caree2" w:date="2017-04-02T06:53:00Z"/>
        </w:rPr>
      </w:pPr>
    </w:p>
    <w:p w:rsidR="00893A17" w:rsidRPr="00880017" w:rsidRDefault="00893A17" w:rsidP="000209A6">
      <w:pPr>
        <w:rPr>
          <w:ins w:id="8585" w:author="Caree2" w:date="2017-04-02T06:53:00Z"/>
          <w:color w:val="008080"/>
          <w:rPrChange w:id="8586" w:author="Caree2" w:date="2017-04-02T07:55:00Z">
            <w:rPr>
              <w:ins w:id="8587" w:author="Caree2" w:date="2017-04-02T06:53:00Z"/>
            </w:rPr>
          </w:rPrChange>
        </w:rPr>
        <w:pPrChange w:id="8588" w:author="Caree2" w:date="2017-04-02T07:14:00Z">
          <w:pPr>
            <w:autoSpaceDE w:val="0"/>
            <w:autoSpaceDN w:val="0"/>
            <w:adjustRightInd w:val="0"/>
          </w:pPr>
        </w:pPrChange>
      </w:pPr>
      <w:ins w:id="8589" w:author="Caree2" w:date="2017-04-02T06:53:00Z">
        <w:r w:rsidRPr="00880017">
          <w:rPr>
            <w:color w:val="008080"/>
            <w:rPrChange w:id="8590" w:author="Caree2" w:date="2017-04-02T07:55:00Z">
              <w:rPr>
                <w:b/>
                <w:bCs/>
                <w:color w:val="7F0055"/>
              </w:rPr>
            </w:rPrChange>
          </w:rPr>
          <w:t>package com.rollingstone.springframework.basic.ioc.setter.injection.third;</w:t>
        </w:r>
      </w:ins>
    </w:p>
    <w:p w:rsidR="00893A17" w:rsidRPr="00880017" w:rsidRDefault="00893A17" w:rsidP="000209A6">
      <w:pPr>
        <w:rPr>
          <w:ins w:id="8591" w:author="Caree2" w:date="2017-04-02T06:53:00Z"/>
          <w:color w:val="008080"/>
          <w:rPrChange w:id="8592" w:author="Caree2" w:date="2017-04-02T07:55:00Z">
            <w:rPr>
              <w:ins w:id="8593" w:author="Caree2" w:date="2017-04-02T06:53:00Z"/>
            </w:rPr>
          </w:rPrChange>
        </w:rPr>
        <w:pPrChange w:id="8594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595" w:author="Caree2" w:date="2017-04-02T06:53:00Z"/>
          <w:color w:val="008080"/>
          <w:rPrChange w:id="8596" w:author="Caree2" w:date="2017-04-02T07:55:00Z">
            <w:rPr>
              <w:ins w:id="8597" w:author="Caree2" w:date="2017-04-02T06:53:00Z"/>
            </w:rPr>
          </w:rPrChange>
        </w:rPr>
        <w:pPrChange w:id="8598" w:author="Caree2" w:date="2017-04-02T07:14:00Z">
          <w:pPr>
            <w:autoSpaceDE w:val="0"/>
            <w:autoSpaceDN w:val="0"/>
            <w:adjustRightInd w:val="0"/>
          </w:pPr>
        </w:pPrChange>
      </w:pPr>
      <w:ins w:id="8599" w:author="Caree2" w:date="2017-04-02T06:53:00Z">
        <w:r w:rsidRPr="00880017">
          <w:rPr>
            <w:color w:val="008080"/>
            <w:rPrChange w:id="8600" w:author="Caree2" w:date="2017-04-02T07:55:00Z">
              <w:rPr>
                <w:b/>
                <w:bCs/>
                <w:color w:val="7F0055"/>
              </w:rPr>
            </w:rPrChange>
          </w:rPr>
          <w:t>import java.time.LocalDate;</w:t>
        </w:r>
      </w:ins>
    </w:p>
    <w:p w:rsidR="00893A17" w:rsidRPr="00880017" w:rsidRDefault="00893A17" w:rsidP="000209A6">
      <w:pPr>
        <w:rPr>
          <w:ins w:id="8601" w:author="Caree2" w:date="2017-04-02T06:53:00Z"/>
          <w:color w:val="008080"/>
          <w:rPrChange w:id="8602" w:author="Caree2" w:date="2017-04-02T07:55:00Z">
            <w:rPr>
              <w:ins w:id="8603" w:author="Caree2" w:date="2017-04-02T06:53:00Z"/>
            </w:rPr>
          </w:rPrChange>
        </w:rPr>
        <w:pPrChange w:id="8604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605" w:author="Caree2" w:date="2017-04-02T06:53:00Z"/>
          <w:color w:val="008080"/>
          <w:rPrChange w:id="8606" w:author="Caree2" w:date="2017-04-02T07:55:00Z">
            <w:rPr>
              <w:ins w:id="8607" w:author="Caree2" w:date="2017-04-02T06:53:00Z"/>
            </w:rPr>
          </w:rPrChange>
        </w:rPr>
        <w:pPrChange w:id="8608" w:author="Caree2" w:date="2017-04-02T07:14:00Z">
          <w:pPr>
            <w:autoSpaceDE w:val="0"/>
            <w:autoSpaceDN w:val="0"/>
            <w:adjustRightInd w:val="0"/>
          </w:pPr>
        </w:pPrChange>
      </w:pPr>
      <w:ins w:id="8609" w:author="Caree2" w:date="2017-04-02T06:53:00Z">
        <w:r w:rsidRPr="00880017">
          <w:rPr>
            <w:color w:val="008080"/>
            <w:rPrChange w:id="8610" w:author="Caree2" w:date="2017-04-02T07:55:00Z">
              <w:rPr>
                <w:b/>
                <w:bCs/>
                <w:color w:val="7F0055"/>
              </w:rPr>
            </w:rPrChange>
          </w:rPr>
          <w:t>public class Education {</w:t>
        </w:r>
      </w:ins>
    </w:p>
    <w:p w:rsidR="00893A17" w:rsidRPr="00880017" w:rsidRDefault="00893A17" w:rsidP="000209A6">
      <w:pPr>
        <w:rPr>
          <w:ins w:id="8611" w:author="Caree2" w:date="2017-04-02T06:53:00Z"/>
          <w:color w:val="008080"/>
          <w:rPrChange w:id="8612" w:author="Caree2" w:date="2017-04-02T07:55:00Z">
            <w:rPr>
              <w:ins w:id="8613" w:author="Caree2" w:date="2017-04-02T06:53:00Z"/>
            </w:rPr>
          </w:rPrChange>
        </w:rPr>
        <w:pPrChange w:id="8614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615" w:author="Caree2" w:date="2017-04-02T06:53:00Z"/>
          <w:color w:val="008080"/>
          <w:rPrChange w:id="8616" w:author="Caree2" w:date="2017-04-02T07:55:00Z">
            <w:rPr>
              <w:ins w:id="8617" w:author="Caree2" w:date="2017-04-02T06:53:00Z"/>
            </w:rPr>
          </w:rPrChange>
        </w:rPr>
        <w:pPrChange w:id="8618" w:author="Caree2" w:date="2017-04-02T07:14:00Z">
          <w:pPr>
            <w:autoSpaceDE w:val="0"/>
            <w:autoSpaceDN w:val="0"/>
            <w:adjustRightInd w:val="0"/>
          </w:pPr>
        </w:pPrChange>
      </w:pPr>
      <w:ins w:id="8619" w:author="Caree2" w:date="2017-04-02T06:53:00Z">
        <w:r w:rsidRPr="00880017">
          <w:rPr>
            <w:color w:val="008080"/>
            <w:rPrChange w:id="8620" w:author="Caree2" w:date="2017-04-02T07:55:00Z">
              <w:rPr/>
            </w:rPrChange>
          </w:rPr>
          <w:tab/>
          <w:t>private long educationID;</w:t>
        </w:r>
      </w:ins>
    </w:p>
    <w:p w:rsidR="00893A17" w:rsidRPr="00880017" w:rsidRDefault="00893A17" w:rsidP="000209A6">
      <w:pPr>
        <w:rPr>
          <w:ins w:id="8621" w:author="Caree2" w:date="2017-04-02T06:53:00Z"/>
          <w:color w:val="008080"/>
          <w:rPrChange w:id="8622" w:author="Caree2" w:date="2017-04-02T07:55:00Z">
            <w:rPr>
              <w:ins w:id="8623" w:author="Caree2" w:date="2017-04-02T06:53:00Z"/>
            </w:rPr>
          </w:rPrChange>
        </w:rPr>
        <w:pPrChange w:id="8624" w:author="Caree2" w:date="2017-04-02T07:14:00Z">
          <w:pPr>
            <w:autoSpaceDE w:val="0"/>
            <w:autoSpaceDN w:val="0"/>
            <w:adjustRightInd w:val="0"/>
          </w:pPr>
        </w:pPrChange>
      </w:pPr>
      <w:ins w:id="8625" w:author="Caree2" w:date="2017-04-02T06:53:00Z">
        <w:r w:rsidRPr="00880017">
          <w:rPr>
            <w:color w:val="008080"/>
            <w:rPrChange w:id="8626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627" w:author="Caree2" w:date="2017-04-02T06:53:00Z"/>
          <w:color w:val="008080"/>
          <w:rPrChange w:id="8628" w:author="Caree2" w:date="2017-04-02T07:55:00Z">
            <w:rPr>
              <w:ins w:id="8629" w:author="Caree2" w:date="2017-04-02T06:53:00Z"/>
            </w:rPr>
          </w:rPrChange>
        </w:rPr>
        <w:pPrChange w:id="8630" w:author="Caree2" w:date="2017-04-02T07:14:00Z">
          <w:pPr>
            <w:autoSpaceDE w:val="0"/>
            <w:autoSpaceDN w:val="0"/>
            <w:adjustRightInd w:val="0"/>
          </w:pPr>
        </w:pPrChange>
      </w:pPr>
      <w:ins w:id="8631" w:author="Caree2" w:date="2017-04-02T06:53:00Z">
        <w:r w:rsidRPr="00880017">
          <w:rPr>
            <w:color w:val="008080"/>
            <w:rPrChange w:id="8632" w:author="Caree2" w:date="2017-04-02T07:55:00Z">
              <w:rPr/>
            </w:rPrChange>
          </w:rPr>
          <w:tab/>
          <w:t>private String degreeName;</w:t>
        </w:r>
      </w:ins>
    </w:p>
    <w:p w:rsidR="00893A17" w:rsidRPr="00880017" w:rsidRDefault="00893A17" w:rsidP="000209A6">
      <w:pPr>
        <w:rPr>
          <w:ins w:id="8633" w:author="Caree2" w:date="2017-04-02T06:53:00Z"/>
          <w:color w:val="008080"/>
          <w:rPrChange w:id="8634" w:author="Caree2" w:date="2017-04-02T07:55:00Z">
            <w:rPr>
              <w:ins w:id="8635" w:author="Caree2" w:date="2017-04-02T06:53:00Z"/>
            </w:rPr>
          </w:rPrChange>
        </w:rPr>
        <w:pPrChange w:id="8636" w:author="Caree2" w:date="2017-04-02T07:14:00Z">
          <w:pPr>
            <w:autoSpaceDE w:val="0"/>
            <w:autoSpaceDN w:val="0"/>
            <w:adjustRightInd w:val="0"/>
          </w:pPr>
        </w:pPrChange>
      </w:pPr>
      <w:ins w:id="8637" w:author="Caree2" w:date="2017-04-02T06:53:00Z">
        <w:r w:rsidRPr="00880017">
          <w:rPr>
            <w:color w:val="008080"/>
            <w:rPrChange w:id="8638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639" w:author="Caree2" w:date="2017-04-02T06:53:00Z"/>
          <w:color w:val="008080"/>
          <w:rPrChange w:id="8640" w:author="Caree2" w:date="2017-04-02T07:55:00Z">
            <w:rPr>
              <w:ins w:id="8641" w:author="Caree2" w:date="2017-04-02T06:53:00Z"/>
            </w:rPr>
          </w:rPrChange>
        </w:rPr>
        <w:pPrChange w:id="8642" w:author="Caree2" w:date="2017-04-02T07:14:00Z">
          <w:pPr>
            <w:autoSpaceDE w:val="0"/>
            <w:autoSpaceDN w:val="0"/>
            <w:adjustRightInd w:val="0"/>
          </w:pPr>
        </w:pPrChange>
      </w:pPr>
      <w:ins w:id="8643" w:author="Caree2" w:date="2017-04-02T06:53:00Z">
        <w:r w:rsidRPr="00880017">
          <w:rPr>
            <w:color w:val="008080"/>
            <w:rPrChange w:id="8644" w:author="Caree2" w:date="2017-04-02T07:55:00Z">
              <w:rPr/>
            </w:rPrChange>
          </w:rPr>
          <w:tab/>
          <w:t>private String degreeDescription;</w:t>
        </w:r>
      </w:ins>
    </w:p>
    <w:p w:rsidR="00893A17" w:rsidRPr="00880017" w:rsidRDefault="00893A17" w:rsidP="000209A6">
      <w:pPr>
        <w:rPr>
          <w:ins w:id="8645" w:author="Caree2" w:date="2017-04-02T06:53:00Z"/>
          <w:color w:val="008080"/>
          <w:rPrChange w:id="8646" w:author="Caree2" w:date="2017-04-02T07:55:00Z">
            <w:rPr>
              <w:ins w:id="8647" w:author="Caree2" w:date="2017-04-02T06:53:00Z"/>
            </w:rPr>
          </w:rPrChange>
        </w:rPr>
        <w:pPrChange w:id="8648" w:author="Caree2" w:date="2017-04-02T07:14:00Z">
          <w:pPr>
            <w:autoSpaceDE w:val="0"/>
            <w:autoSpaceDN w:val="0"/>
            <w:adjustRightInd w:val="0"/>
          </w:pPr>
        </w:pPrChange>
      </w:pPr>
      <w:ins w:id="8649" w:author="Caree2" w:date="2017-04-02T06:53:00Z">
        <w:r w:rsidRPr="00880017">
          <w:rPr>
            <w:color w:val="008080"/>
            <w:rPrChange w:id="8650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651" w:author="Caree2" w:date="2017-04-02T06:53:00Z"/>
          <w:color w:val="008080"/>
          <w:rPrChange w:id="8652" w:author="Caree2" w:date="2017-04-02T07:55:00Z">
            <w:rPr>
              <w:ins w:id="8653" w:author="Caree2" w:date="2017-04-02T06:53:00Z"/>
            </w:rPr>
          </w:rPrChange>
        </w:rPr>
        <w:pPrChange w:id="8654" w:author="Caree2" w:date="2017-04-02T07:14:00Z">
          <w:pPr>
            <w:autoSpaceDE w:val="0"/>
            <w:autoSpaceDN w:val="0"/>
            <w:adjustRightInd w:val="0"/>
          </w:pPr>
        </w:pPrChange>
      </w:pPr>
      <w:ins w:id="8655" w:author="Caree2" w:date="2017-04-02T06:53:00Z">
        <w:r w:rsidRPr="00880017">
          <w:rPr>
            <w:color w:val="008080"/>
            <w:rPrChange w:id="8656" w:author="Caree2" w:date="2017-04-02T07:55:00Z">
              <w:rPr/>
            </w:rPrChange>
          </w:rPr>
          <w:tab/>
          <w:t>private LocalDate started;</w:t>
        </w:r>
      </w:ins>
    </w:p>
    <w:p w:rsidR="00893A17" w:rsidRPr="00880017" w:rsidRDefault="00893A17" w:rsidP="000209A6">
      <w:pPr>
        <w:rPr>
          <w:ins w:id="8657" w:author="Caree2" w:date="2017-04-02T06:53:00Z"/>
          <w:color w:val="008080"/>
          <w:rPrChange w:id="8658" w:author="Caree2" w:date="2017-04-02T07:55:00Z">
            <w:rPr>
              <w:ins w:id="8659" w:author="Caree2" w:date="2017-04-02T06:53:00Z"/>
            </w:rPr>
          </w:rPrChange>
        </w:rPr>
        <w:pPrChange w:id="8660" w:author="Caree2" w:date="2017-04-02T07:14:00Z">
          <w:pPr>
            <w:autoSpaceDE w:val="0"/>
            <w:autoSpaceDN w:val="0"/>
            <w:adjustRightInd w:val="0"/>
          </w:pPr>
        </w:pPrChange>
      </w:pPr>
      <w:ins w:id="8661" w:author="Caree2" w:date="2017-04-02T06:53:00Z">
        <w:r w:rsidRPr="00880017">
          <w:rPr>
            <w:color w:val="008080"/>
            <w:rPrChange w:id="8662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663" w:author="Caree2" w:date="2017-04-02T06:53:00Z"/>
          <w:color w:val="008080"/>
          <w:rPrChange w:id="8664" w:author="Caree2" w:date="2017-04-02T07:55:00Z">
            <w:rPr>
              <w:ins w:id="8665" w:author="Caree2" w:date="2017-04-02T06:53:00Z"/>
            </w:rPr>
          </w:rPrChange>
        </w:rPr>
        <w:pPrChange w:id="8666" w:author="Caree2" w:date="2017-04-02T07:14:00Z">
          <w:pPr>
            <w:autoSpaceDE w:val="0"/>
            <w:autoSpaceDN w:val="0"/>
            <w:adjustRightInd w:val="0"/>
          </w:pPr>
        </w:pPrChange>
      </w:pPr>
      <w:ins w:id="8667" w:author="Caree2" w:date="2017-04-02T06:53:00Z">
        <w:r w:rsidRPr="00880017">
          <w:rPr>
            <w:color w:val="008080"/>
            <w:rPrChange w:id="8668" w:author="Caree2" w:date="2017-04-02T07:55:00Z">
              <w:rPr/>
            </w:rPrChange>
          </w:rPr>
          <w:tab/>
          <w:t>private LocalDate completed;</w:t>
        </w:r>
      </w:ins>
    </w:p>
    <w:p w:rsidR="00893A17" w:rsidRPr="00880017" w:rsidRDefault="00893A17" w:rsidP="000209A6">
      <w:pPr>
        <w:rPr>
          <w:ins w:id="8669" w:author="Caree2" w:date="2017-04-02T06:53:00Z"/>
          <w:color w:val="008080"/>
          <w:rPrChange w:id="8670" w:author="Caree2" w:date="2017-04-02T07:55:00Z">
            <w:rPr>
              <w:ins w:id="8671" w:author="Caree2" w:date="2017-04-02T06:53:00Z"/>
            </w:rPr>
          </w:rPrChange>
        </w:rPr>
        <w:pPrChange w:id="8672" w:author="Caree2" w:date="2017-04-02T07:14:00Z">
          <w:pPr>
            <w:autoSpaceDE w:val="0"/>
            <w:autoSpaceDN w:val="0"/>
            <w:adjustRightInd w:val="0"/>
          </w:pPr>
        </w:pPrChange>
      </w:pPr>
      <w:ins w:id="8673" w:author="Caree2" w:date="2017-04-02T06:53:00Z">
        <w:r w:rsidRPr="00880017">
          <w:rPr>
            <w:color w:val="008080"/>
            <w:rPrChange w:id="8674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675" w:author="Caree2" w:date="2017-04-02T06:53:00Z"/>
          <w:color w:val="008080"/>
          <w:rPrChange w:id="8676" w:author="Caree2" w:date="2017-04-02T07:55:00Z">
            <w:rPr>
              <w:ins w:id="8677" w:author="Caree2" w:date="2017-04-02T06:53:00Z"/>
            </w:rPr>
          </w:rPrChange>
        </w:rPr>
        <w:pPrChange w:id="8678" w:author="Caree2" w:date="2017-04-02T07:14:00Z">
          <w:pPr>
            <w:autoSpaceDE w:val="0"/>
            <w:autoSpaceDN w:val="0"/>
            <w:adjustRightInd w:val="0"/>
          </w:pPr>
        </w:pPrChange>
      </w:pPr>
      <w:ins w:id="8679" w:author="Caree2" w:date="2017-04-02T06:53:00Z">
        <w:r w:rsidRPr="00880017">
          <w:rPr>
            <w:color w:val="008080"/>
            <w:rPrChange w:id="8680" w:author="Caree2" w:date="2017-04-02T07:55:00Z">
              <w:rPr/>
            </w:rPrChange>
          </w:rPr>
          <w:tab/>
          <w:t>private boolean hasReceivedDegree;</w:t>
        </w:r>
      </w:ins>
    </w:p>
    <w:p w:rsidR="00893A17" w:rsidRPr="00880017" w:rsidRDefault="00893A17" w:rsidP="000209A6">
      <w:pPr>
        <w:rPr>
          <w:ins w:id="8681" w:author="Caree2" w:date="2017-04-02T06:53:00Z"/>
          <w:color w:val="008080"/>
          <w:rPrChange w:id="8682" w:author="Caree2" w:date="2017-04-02T07:55:00Z">
            <w:rPr>
              <w:ins w:id="8683" w:author="Caree2" w:date="2017-04-02T06:53:00Z"/>
            </w:rPr>
          </w:rPrChange>
        </w:rPr>
        <w:pPrChange w:id="8684" w:author="Caree2" w:date="2017-04-02T07:14:00Z">
          <w:pPr>
            <w:autoSpaceDE w:val="0"/>
            <w:autoSpaceDN w:val="0"/>
            <w:adjustRightInd w:val="0"/>
          </w:pPr>
        </w:pPrChange>
      </w:pPr>
      <w:ins w:id="8685" w:author="Caree2" w:date="2017-04-02T06:53:00Z">
        <w:r w:rsidRPr="00880017">
          <w:rPr>
            <w:color w:val="008080"/>
            <w:rPrChange w:id="8686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687" w:author="Caree2" w:date="2017-04-02T06:53:00Z"/>
          <w:color w:val="008080"/>
          <w:rPrChange w:id="8688" w:author="Caree2" w:date="2017-04-02T07:55:00Z">
            <w:rPr>
              <w:ins w:id="8689" w:author="Caree2" w:date="2017-04-02T06:53:00Z"/>
            </w:rPr>
          </w:rPrChange>
        </w:rPr>
        <w:pPrChange w:id="8690" w:author="Caree2" w:date="2017-04-02T07:14:00Z">
          <w:pPr>
            <w:autoSpaceDE w:val="0"/>
            <w:autoSpaceDN w:val="0"/>
            <w:adjustRightInd w:val="0"/>
          </w:pPr>
        </w:pPrChange>
      </w:pPr>
      <w:ins w:id="8691" w:author="Caree2" w:date="2017-04-02T06:53:00Z">
        <w:r w:rsidRPr="00880017">
          <w:rPr>
            <w:color w:val="008080"/>
            <w:rPrChange w:id="8692" w:author="Caree2" w:date="2017-04-02T07:55:00Z">
              <w:rPr/>
            </w:rPrChange>
          </w:rPr>
          <w:tab/>
          <w:t>private String univeersity;</w:t>
        </w:r>
      </w:ins>
    </w:p>
    <w:p w:rsidR="00893A17" w:rsidRPr="00880017" w:rsidRDefault="00893A17" w:rsidP="000209A6">
      <w:pPr>
        <w:rPr>
          <w:ins w:id="8693" w:author="Caree2" w:date="2017-04-02T06:53:00Z"/>
          <w:color w:val="008080"/>
          <w:rPrChange w:id="8694" w:author="Caree2" w:date="2017-04-02T07:55:00Z">
            <w:rPr>
              <w:ins w:id="8695" w:author="Caree2" w:date="2017-04-02T06:53:00Z"/>
            </w:rPr>
          </w:rPrChange>
        </w:rPr>
        <w:pPrChange w:id="8696" w:author="Caree2" w:date="2017-04-02T07:14:00Z">
          <w:pPr>
            <w:autoSpaceDE w:val="0"/>
            <w:autoSpaceDN w:val="0"/>
            <w:adjustRightInd w:val="0"/>
          </w:pPr>
        </w:pPrChange>
      </w:pPr>
      <w:ins w:id="8697" w:author="Caree2" w:date="2017-04-02T06:53:00Z">
        <w:r w:rsidRPr="00880017">
          <w:rPr>
            <w:color w:val="008080"/>
            <w:rPrChange w:id="8698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8699" w:author="Caree2" w:date="2017-04-02T06:53:00Z"/>
          <w:color w:val="008080"/>
          <w:rPrChange w:id="8700" w:author="Caree2" w:date="2017-04-02T07:55:00Z">
            <w:rPr>
              <w:ins w:id="8701" w:author="Caree2" w:date="2017-04-02T06:53:00Z"/>
            </w:rPr>
          </w:rPrChange>
        </w:rPr>
        <w:pPrChange w:id="8702" w:author="Caree2" w:date="2017-04-02T07:14:00Z">
          <w:pPr>
            <w:autoSpaceDE w:val="0"/>
            <w:autoSpaceDN w:val="0"/>
            <w:adjustRightInd w:val="0"/>
          </w:pPr>
        </w:pPrChange>
      </w:pPr>
      <w:ins w:id="8703" w:author="Caree2" w:date="2017-04-02T06:53:00Z">
        <w:r w:rsidRPr="00880017">
          <w:rPr>
            <w:color w:val="008080"/>
            <w:rPrChange w:id="8704" w:author="Caree2" w:date="2017-04-02T07:55:00Z">
              <w:rPr/>
            </w:rPrChange>
          </w:rPr>
          <w:tab/>
          <w:t>private float gpa;</w:t>
        </w:r>
      </w:ins>
    </w:p>
    <w:p w:rsidR="00893A17" w:rsidRPr="00880017" w:rsidRDefault="00893A17" w:rsidP="000209A6">
      <w:pPr>
        <w:rPr>
          <w:ins w:id="8705" w:author="Caree2" w:date="2017-04-02T06:53:00Z"/>
          <w:color w:val="008080"/>
          <w:rPrChange w:id="8706" w:author="Caree2" w:date="2017-04-02T07:55:00Z">
            <w:rPr>
              <w:ins w:id="8707" w:author="Caree2" w:date="2017-04-02T06:53:00Z"/>
            </w:rPr>
          </w:rPrChange>
        </w:rPr>
        <w:pPrChange w:id="8708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709" w:author="Caree2" w:date="2017-04-02T06:53:00Z"/>
          <w:color w:val="008080"/>
          <w:rPrChange w:id="8710" w:author="Caree2" w:date="2017-04-02T07:55:00Z">
            <w:rPr>
              <w:ins w:id="8711" w:author="Caree2" w:date="2017-04-02T06:53:00Z"/>
            </w:rPr>
          </w:rPrChange>
        </w:rPr>
        <w:pPrChange w:id="8712" w:author="Caree2" w:date="2017-04-02T07:14:00Z">
          <w:pPr>
            <w:autoSpaceDE w:val="0"/>
            <w:autoSpaceDN w:val="0"/>
            <w:adjustRightInd w:val="0"/>
          </w:pPr>
        </w:pPrChange>
      </w:pPr>
      <w:ins w:id="8713" w:author="Caree2" w:date="2017-04-02T06:53:00Z">
        <w:r w:rsidRPr="00880017">
          <w:rPr>
            <w:color w:val="008080"/>
            <w:rPrChange w:id="8714" w:author="Caree2" w:date="2017-04-02T07:55:00Z">
              <w:rPr/>
            </w:rPrChange>
          </w:rPr>
          <w:tab/>
          <w:t>public long getEducationID() {</w:t>
        </w:r>
      </w:ins>
    </w:p>
    <w:p w:rsidR="00893A17" w:rsidRPr="00880017" w:rsidRDefault="00893A17" w:rsidP="000209A6">
      <w:pPr>
        <w:rPr>
          <w:ins w:id="8715" w:author="Caree2" w:date="2017-04-02T06:53:00Z"/>
          <w:color w:val="008080"/>
          <w:rPrChange w:id="8716" w:author="Caree2" w:date="2017-04-02T07:55:00Z">
            <w:rPr>
              <w:ins w:id="8717" w:author="Caree2" w:date="2017-04-02T06:53:00Z"/>
            </w:rPr>
          </w:rPrChange>
        </w:rPr>
        <w:pPrChange w:id="8718" w:author="Caree2" w:date="2017-04-02T07:14:00Z">
          <w:pPr>
            <w:autoSpaceDE w:val="0"/>
            <w:autoSpaceDN w:val="0"/>
            <w:adjustRightInd w:val="0"/>
          </w:pPr>
        </w:pPrChange>
      </w:pPr>
      <w:ins w:id="8719" w:author="Caree2" w:date="2017-04-02T06:53:00Z">
        <w:r w:rsidRPr="00880017">
          <w:rPr>
            <w:color w:val="008080"/>
            <w:rPrChange w:id="8720" w:author="Caree2" w:date="2017-04-02T07:55:00Z">
              <w:rPr/>
            </w:rPrChange>
          </w:rPr>
          <w:tab/>
        </w:r>
        <w:r w:rsidRPr="00880017">
          <w:rPr>
            <w:color w:val="008080"/>
            <w:rPrChange w:id="8721" w:author="Caree2" w:date="2017-04-02T07:55:00Z">
              <w:rPr/>
            </w:rPrChange>
          </w:rPr>
          <w:tab/>
          <w:t>return educationID;</w:t>
        </w:r>
      </w:ins>
    </w:p>
    <w:p w:rsidR="00893A17" w:rsidRPr="00880017" w:rsidRDefault="00893A17" w:rsidP="000209A6">
      <w:pPr>
        <w:rPr>
          <w:ins w:id="8722" w:author="Caree2" w:date="2017-04-02T06:53:00Z"/>
          <w:color w:val="008080"/>
          <w:rPrChange w:id="8723" w:author="Caree2" w:date="2017-04-02T07:55:00Z">
            <w:rPr>
              <w:ins w:id="8724" w:author="Caree2" w:date="2017-04-02T06:53:00Z"/>
            </w:rPr>
          </w:rPrChange>
        </w:rPr>
        <w:pPrChange w:id="8725" w:author="Caree2" w:date="2017-04-02T07:14:00Z">
          <w:pPr>
            <w:autoSpaceDE w:val="0"/>
            <w:autoSpaceDN w:val="0"/>
            <w:adjustRightInd w:val="0"/>
          </w:pPr>
        </w:pPrChange>
      </w:pPr>
      <w:ins w:id="8726" w:author="Caree2" w:date="2017-04-02T06:53:00Z">
        <w:r w:rsidRPr="00880017">
          <w:rPr>
            <w:color w:val="008080"/>
            <w:rPrChange w:id="8727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728" w:author="Caree2" w:date="2017-04-02T06:53:00Z"/>
          <w:color w:val="008080"/>
          <w:rPrChange w:id="8729" w:author="Caree2" w:date="2017-04-02T07:55:00Z">
            <w:rPr>
              <w:ins w:id="8730" w:author="Caree2" w:date="2017-04-02T06:53:00Z"/>
            </w:rPr>
          </w:rPrChange>
        </w:rPr>
        <w:pPrChange w:id="8731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732" w:author="Caree2" w:date="2017-04-02T06:53:00Z"/>
          <w:color w:val="008080"/>
          <w:rPrChange w:id="8733" w:author="Caree2" w:date="2017-04-02T07:55:00Z">
            <w:rPr>
              <w:ins w:id="8734" w:author="Caree2" w:date="2017-04-02T06:53:00Z"/>
            </w:rPr>
          </w:rPrChange>
        </w:rPr>
        <w:pPrChange w:id="8735" w:author="Caree2" w:date="2017-04-02T07:14:00Z">
          <w:pPr>
            <w:autoSpaceDE w:val="0"/>
            <w:autoSpaceDN w:val="0"/>
            <w:adjustRightInd w:val="0"/>
          </w:pPr>
        </w:pPrChange>
      </w:pPr>
      <w:ins w:id="8736" w:author="Caree2" w:date="2017-04-02T06:53:00Z">
        <w:r w:rsidRPr="00880017">
          <w:rPr>
            <w:color w:val="008080"/>
            <w:rPrChange w:id="8737" w:author="Caree2" w:date="2017-04-02T07:55:00Z">
              <w:rPr/>
            </w:rPrChange>
          </w:rPr>
          <w:tab/>
          <w:t>public void setEducationID(long educationID) {</w:t>
        </w:r>
      </w:ins>
    </w:p>
    <w:p w:rsidR="00893A17" w:rsidRPr="00880017" w:rsidRDefault="00893A17" w:rsidP="000209A6">
      <w:pPr>
        <w:rPr>
          <w:ins w:id="8738" w:author="Caree2" w:date="2017-04-02T06:53:00Z"/>
          <w:color w:val="008080"/>
          <w:rPrChange w:id="8739" w:author="Caree2" w:date="2017-04-02T07:55:00Z">
            <w:rPr>
              <w:ins w:id="8740" w:author="Caree2" w:date="2017-04-02T06:53:00Z"/>
            </w:rPr>
          </w:rPrChange>
        </w:rPr>
        <w:pPrChange w:id="8741" w:author="Caree2" w:date="2017-04-02T07:14:00Z">
          <w:pPr>
            <w:autoSpaceDE w:val="0"/>
            <w:autoSpaceDN w:val="0"/>
            <w:adjustRightInd w:val="0"/>
          </w:pPr>
        </w:pPrChange>
      </w:pPr>
      <w:ins w:id="8742" w:author="Caree2" w:date="2017-04-02T06:53:00Z">
        <w:r w:rsidRPr="00880017">
          <w:rPr>
            <w:color w:val="008080"/>
            <w:rPrChange w:id="8743" w:author="Caree2" w:date="2017-04-02T07:55:00Z">
              <w:rPr/>
            </w:rPrChange>
          </w:rPr>
          <w:tab/>
        </w:r>
        <w:r w:rsidRPr="00880017">
          <w:rPr>
            <w:color w:val="008080"/>
            <w:rPrChange w:id="8744" w:author="Caree2" w:date="2017-04-02T07:55:00Z">
              <w:rPr/>
            </w:rPrChange>
          </w:rPr>
          <w:tab/>
          <w:t>this.educationID = educationID;</w:t>
        </w:r>
      </w:ins>
    </w:p>
    <w:p w:rsidR="00893A17" w:rsidRPr="00880017" w:rsidRDefault="00893A17" w:rsidP="000209A6">
      <w:pPr>
        <w:rPr>
          <w:ins w:id="8745" w:author="Caree2" w:date="2017-04-02T06:53:00Z"/>
          <w:color w:val="008080"/>
          <w:rPrChange w:id="8746" w:author="Caree2" w:date="2017-04-02T07:55:00Z">
            <w:rPr>
              <w:ins w:id="8747" w:author="Caree2" w:date="2017-04-02T06:53:00Z"/>
            </w:rPr>
          </w:rPrChange>
        </w:rPr>
        <w:pPrChange w:id="8748" w:author="Caree2" w:date="2017-04-02T07:14:00Z">
          <w:pPr>
            <w:autoSpaceDE w:val="0"/>
            <w:autoSpaceDN w:val="0"/>
            <w:adjustRightInd w:val="0"/>
          </w:pPr>
        </w:pPrChange>
      </w:pPr>
      <w:ins w:id="8749" w:author="Caree2" w:date="2017-04-02T06:53:00Z">
        <w:r w:rsidRPr="00880017">
          <w:rPr>
            <w:color w:val="008080"/>
            <w:rPrChange w:id="8750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751" w:author="Caree2" w:date="2017-04-02T06:53:00Z"/>
          <w:color w:val="008080"/>
          <w:rPrChange w:id="8752" w:author="Caree2" w:date="2017-04-02T07:55:00Z">
            <w:rPr>
              <w:ins w:id="8753" w:author="Caree2" w:date="2017-04-02T06:53:00Z"/>
            </w:rPr>
          </w:rPrChange>
        </w:rPr>
        <w:pPrChange w:id="8754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755" w:author="Caree2" w:date="2017-04-02T06:53:00Z"/>
          <w:color w:val="008080"/>
          <w:rPrChange w:id="8756" w:author="Caree2" w:date="2017-04-02T07:55:00Z">
            <w:rPr>
              <w:ins w:id="8757" w:author="Caree2" w:date="2017-04-02T06:53:00Z"/>
            </w:rPr>
          </w:rPrChange>
        </w:rPr>
        <w:pPrChange w:id="8758" w:author="Caree2" w:date="2017-04-02T07:14:00Z">
          <w:pPr>
            <w:autoSpaceDE w:val="0"/>
            <w:autoSpaceDN w:val="0"/>
            <w:adjustRightInd w:val="0"/>
          </w:pPr>
        </w:pPrChange>
      </w:pPr>
      <w:ins w:id="8759" w:author="Caree2" w:date="2017-04-02T06:53:00Z">
        <w:r w:rsidRPr="00880017">
          <w:rPr>
            <w:color w:val="008080"/>
            <w:rPrChange w:id="8760" w:author="Caree2" w:date="2017-04-02T07:55:00Z">
              <w:rPr/>
            </w:rPrChange>
          </w:rPr>
          <w:tab/>
          <w:t>public String getDegreeName() {</w:t>
        </w:r>
      </w:ins>
    </w:p>
    <w:p w:rsidR="00893A17" w:rsidRPr="00880017" w:rsidRDefault="00893A17" w:rsidP="000209A6">
      <w:pPr>
        <w:rPr>
          <w:ins w:id="8761" w:author="Caree2" w:date="2017-04-02T06:53:00Z"/>
          <w:color w:val="008080"/>
          <w:rPrChange w:id="8762" w:author="Caree2" w:date="2017-04-02T07:55:00Z">
            <w:rPr>
              <w:ins w:id="8763" w:author="Caree2" w:date="2017-04-02T06:53:00Z"/>
            </w:rPr>
          </w:rPrChange>
        </w:rPr>
        <w:pPrChange w:id="8764" w:author="Caree2" w:date="2017-04-02T07:14:00Z">
          <w:pPr>
            <w:autoSpaceDE w:val="0"/>
            <w:autoSpaceDN w:val="0"/>
            <w:adjustRightInd w:val="0"/>
          </w:pPr>
        </w:pPrChange>
      </w:pPr>
      <w:ins w:id="8765" w:author="Caree2" w:date="2017-04-02T06:53:00Z">
        <w:r w:rsidRPr="00880017">
          <w:rPr>
            <w:color w:val="008080"/>
            <w:rPrChange w:id="8766" w:author="Caree2" w:date="2017-04-02T07:55:00Z">
              <w:rPr/>
            </w:rPrChange>
          </w:rPr>
          <w:tab/>
        </w:r>
        <w:r w:rsidRPr="00880017">
          <w:rPr>
            <w:color w:val="008080"/>
            <w:rPrChange w:id="8767" w:author="Caree2" w:date="2017-04-02T07:55:00Z">
              <w:rPr/>
            </w:rPrChange>
          </w:rPr>
          <w:tab/>
          <w:t>return degreeName;</w:t>
        </w:r>
      </w:ins>
    </w:p>
    <w:p w:rsidR="00893A17" w:rsidRPr="00880017" w:rsidRDefault="00893A17" w:rsidP="000209A6">
      <w:pPr>
        <w:rPr>
          <w:ins w:id="8768" w:author="Caree2" w:date="2017-04-02T06:53:00Z"/>
          <w:color w:val="008080"/>
          <w:rPrChange w:id="8769" w:author="Caree2" w:date="2017-04-02T07:55:00Z">
            <w:rPr>
              <w:ins w:id="8770" w:author="Caree2" w:date="2017-04-02T06:53:00Z"/>
            </w:rPr>
          </w:rPrChange>
        </w:rPr>
        <w:pPrChange w:id="8771" w:author="Caree2" w:date="2017-04-02T07:14:00Z">
          <w:pPr>
            <w:autoSpaceDE w:val="0"/>
            <w:autoSpaceDN w:val="0"/>
            <w:adjustRightInd w:val="0"/>
          </w:pPr>
        </w:pPrChange>
      </w:pPr>
      <w:ins w:id="8772" w:author="Caree2" w:date="2017-04-02T06:53:00Z">
        <w:r w:rsidRPr="00880017">
          <w:rPr>
            <w:color w:val="008080"/>
            <w:rPrChange w:id="8773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774" w:author="Caree2" w:date="2017-04-02T06:53:00Z"/>
          <w:color w:val="008080"/>
          <w:rPrChange w:id="8775" w:author="Caree2" w:date="2017-04-02T07:55:00Z">
            <w:rPr>
              <w:ins w:id="8776" w:author="Caree2" w:date="2017-04-02T06:53:00Z"/>
            </w:rPr>
          </w:rPrChange>
        </w:rPr>
        <w:pPrChange w:id="8777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778" w:author="Caree2" w:date="2017-04-02T06:53:00Z"/>
          <w:color w:val="008080"/>
          <w:rPrChange w:id="8779" w:author="Caree2" w:date="2017-04-02T07:55:00Z">
            <w:rPr>
              <w:ins w:id="8780" w:author="Caree2" w:date="2017-04-02T06:53:00Z"/>
            </w:rPr>
          </w:rPrChange>
        </w:rPr>
        <w:pPrChange w:id="8781" w:author="Caree2" w:date="2017-04-02T07:14:00Z">
          <w:pPr>
            <w:autoSpaceDE w:val="0"/>
            <w:autoSpaceDN w:val="0"/>
            <w:adjustRightInd w:val="0"/>
          </w:pPr>
        </w:pPrChange>
      </w:pPr>
      <w:ins w:id="8782" w:author="Caree2" w:date="2017-04-02T06:53:00Z">
        <w:r w:rsidRPr="00880017">
          <w:rPr>
            <w:color w:val="008080"/>
            <w:rPrChange w:id="8783" w:author="Caree2" w:date="2017-04-02T07:55:00Z">
              <w:rPr/>
            </w:rPrChange>
          </w:rPr>
          <w:tab/>
          <w:t>public void setDegreeName(String degreeName) {</w:t>
        </w:r>
      </w:ins>
    </w:p>
    <w:p w:rsidR="00893A17" w:rsidRPr="00880017" w:rsidRDefault="00893A17" w:rsidP="000209A6">
      <w:pPr>
        <w:rPr>
          <w:ins w:id="8784" w:author="Caree2" w:date="2017-04-02T06:53:00Z"/>
          <w:color w:val="008080"/>
          <w:rPrChange w:id="8785" w:author="Caree2" w:date="2017-04-02T07:55:00Z">
            <w:rPr>
              <w:ins w:id="8786" w:author="Caree2" w:date="2017-04-02T06:53:00Z"/>
            </w:rPr>
          </w:rPrChange>
        </w:rPr>
        <w:pPrChange w:id="8787" w:author="Caree2" w:date="2017-04-02T07:14:00Z">
          <w:pPr>
            <w:autoSpaceDE w:val="0"/>
            <w:autoSpaceDN w:val="0"/>
            <w:adjustRightInd w:val="0"/>
          </w:pPr>
        </w:pPrChange>
      </w:pPr>
      <w:ins w:id="8788" w:author="Caree2" w:date="2017-04-02T06:53:00Z">
        <w:r w:rsidRPr="00880017">
          <w:rPr>
            <w:color w:val="008080"/>
            <w:rPrChange w:id="8789" w:author="Caree2" w:date="2017-04-02T07:55:00Z">
              <w:rPr/>
            </w:rPrChange>
          </w:rPr>
          <w:tab/>
        </w:r>
        <w:r w:rsidRPr="00880017">
          <w:rPr>
            <w:color w:val="008080"/>
            <w:rPrChange w:id="8790" w:author="Caree2" w:date="2017-04-02T07:55:00Z">
              <w:rPr/>
            </w:rPrChange>
          </w:rPr>
          <w:tab/>
          <w:t>this.degreeName = degreeName;</w:t>
        </w:r>
      </w:ins>
    </w:p>
    <w:p w:rsidR="00893A17" w:rsidRPr="00880017" w:rsidRDefault="00893A17" w:rsidP="000209A6">
      <w:pPr>
        <w:rPr>
          <w:ins w:id="8791" w:author="Caree2" w:date="2017-04-02T06:53:00Z"/>
          <w:color w:val="008080"/>
          <w:rPrChange w:id="8792" w:author="Caree2" w:date="2017-04-02T07:55:00Z">
            <w:rPr>
              <w:ins w:id="8793" w:author="Caree2" w:date="2017-04-02T06:53:00Z"/>
            </w:rPr>
          </w:rPrChange>
        </w:rPr>
        <w:pPrChange w:id="8794" w:author="Caree2" w:date="2017-04-02T07:14:00Z">
          <w:pPr>
            <w:autoSpaceDE w:val="0"/>
            <w:autoSpaceDN w:val="0"/>
            <w:adjustRightInd w:val="0"/>
          </w:pPr>
        </w:pPrChange>
      </w:pPr>
      <w:ins w:id="8795" w:author="Caree2" w:date="2017-04-02T06:53:00Z">
        <w:r w:rsidRPr="00880017">
          <w:rPr>
            <w:color w:val="008080"/>
            <w:rPrChange w:id="8796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797" w:author="Caree2" w:date="2017-04-02T06:53:00Z"/>
          <w:color w:val="008080"/>
          <w:rPrChange w:id="8798" w:author="Caree2" w:date="2017-04-02T07:55:00Z">
            <w:rPr>
              <w:ins w:id="8799" w:author="Caree2" w:date="2017-04-02T06:53:00Z"/>
            </w:rPr>
          </w:rPrChange>
        </w:rPr>
        <w:pPrChange w:id="8800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801" w:author="Caree2" w:date="2017-04-02T06:53:00Z"/>
          <w:color w:val="008080"/>
          <w:rPrChange w:id="8802" w:author="Caree2" w:date="2017-04-02T07:55:00Z">
            <w:rPr>
              <w:ins w:id="8803" w:author="Caree2" w:date="2017-04-02T06:53:00Z"/>
            </w:rPr>
          </w:rPrChange>
        </w:rPr>
        <w:pPrChange w:id="8804" w:author="Caree2" w:date="2017-04-02T07:14:00Z">
          <w:pPr>
            <w:autoSpaceDE w:val="0"/>
            <w:autoSpaceDN w:val="0"/>
            <w:adjustRightInd w:val="0"/>
          </w:pPr>
        </w:pPrChange>
      </w:pPr>
      <w:ins w:id="8805" w:author="Caree2" w:date="2017-04-02T06:53:00Z">
        <w:r w:rsidRPr="00880017">
          <w:rPr>
            <w:color w:val="008080"/>
            <w:rPrChange w:id="8806" w:author="Caree2" w:date="2017-04-02T07:55:00Z">
              <w:rPr/>
            </w:rPrChange>
          </w:rPr>
          <w:tab/>
          <w:t>public String getDegreeDescription() {</w:t>
        </w:r>
      </w:ins>
    </w:p>
    <w:p w:rsidR="00893A17" w:rsidRPr="00880017" w:rsidRDefault="00893A17" w:rsidP="000209A6">
      <w:pPr>
        <w:rPr>
          <w:ins w:id="8807" w:author="Caree2" w:date="2017-04-02T06:53:00Z"/>
          <w:color w:val="008080"/>
          <w:rPrChange w:id="8808" w:author="Caree2" w:date="2017-04-02T07:55:00Z">
            <w:rPr>
              <w:ins w:id="8809" w:author="Caree2" w:date="2017-04-02T06:53:00Z"/>
            </w:rPr>
          </w:rPrChange>
        </w:rPr>
        <w:pPrChange w:id="8810" w:author="Caree2" w:date="2017-04-02T07:14:00Z">
          <w:pPr>
            <w:autoSpaceDE w:val="0"/>
            <w:autoSpaceDN w:val="0"/>
            <w:adjustRightInd w:val="0"/>
          </w:pPr>
        </w:pPrChange>
      </w:pPr>
      <w:ins w:id="8811" w:author="Caree2" w:date="2017-04-02T06:53:00Z">
        <w:r w:rsidRPr="00880017">
          <w:rPr>
            <w:color w:val="008080"/>
            <w:rPrChange w:id="8812" w:author="Caree2" w:date="2017-04-02T07:55:00Z">
              <w:rPr/>
            </w:rPrChange>
          </w:rPr>
          <w:tab/>
        </w:r>
        <w:r w:rsidRPr="00880017">
          <w:rPr>
            <w:color w:val="008080"/>
            <w:rPrChange w:id="8813" w:author="Caree2" w:date="2017-04-02T07:55:00Z">
              <w:rPr/>
            </w:rPrChange>
          </w:rPr>
          <w:tab/>
          <w:t>return degreeDescription;</w:t>
        </w:r>
      </w:ins>
    </w:p>
    <w:p w:rsidR="00893A17" w:rsidRPr="00880017" w:rsidRDefault="00893A17" w:rsidP="000209A6">
      <w:pPr>
        <w:rPr>
          <w:ins w:id="8814" w:author="Caree2" w:date="2017-04-02T06:53:00Z"/>
          <w:color w:val="008080"/>
          <w:rPrChange w:id="8815" w:author="Caree2" w:date="2017-04-02T07:55:00Z">
            <w:rPr>
              <w:ins w:id="8816" w:author="Caree2" w:date="2017-04-02T06:53:00Z"/>
            </w:rPr>
          </w:rPrChange>
        </w:rPr>
        <w:pPrChange w:id="8817" w:author="Caree2" w:date="2017-04-02T07:14:00Z">
          <w:pPr>
            <w:autoSpaceDE w:val="0"/>
            <w:autoSpaceDN w:val="0"/>
            <w:adjustRightInd w:val="0"/>
          </w:pPr>
        </w:pPrChange>
      </w:pPr>
      <w:ins w:id="8818" w:author="Caree2" w:date="2017-04-02T06:53:00Z">
        <w:r w:rsidRPr="00880017">
          <w:rPr>
            <w:color w:val="008080"/>
            <w:rPrChange w:id="8819" w:author="Caree2" w:date="2017-04-02T07:55:00Z">
              <w:rPr/>
            </w:rPrChange>
          </w:rPr>
          <w:lastRenderedPageBreak/>
          <w:tab/>
          <w:t>}</w:t>
        </w:r>
      </w:ins>
    </w:p>
    <w:p w:rsidR="00893A17" w:rsidRPr="00880017" w:rsidRDefault="00893A17" w:rsidP="000209A6">
      <w:pPr>
        <w:rPr>
          <w:ins w:id="8820" w:author="Caree2" w:date="2017-04-02T06:53:00Z"/>
          <w:color w:val="008080"/>
          <w:rPrChange w:id="8821" w:author="Caree2" w:date="2017-04-02T07:55:00Z">
            <w:rPr>
              <w:ins w:id="8822" w:author="Caree2" w:date="2017-04-02T06:53:00Z"/>
            </w:rPr>
          </w:rPrChange>
        </w:rPr>
        <w:pPrChange w:id="8823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824" w:author="Caree2" w:date="2017-04-02T06:53:00Z"/>
          <w:color w:val="008080"/>
          <w:rPrChange w:id="8825" w:author="Caree2" w:date="2017-04-02T07:55:00Z">
            <w:rPr>
              <w:ins w:id="8826" w:author="Caree2" w:date="2017-04-02T06:53:00Z"/>
            </w:rPr>
          </w:rPrChange>
        </w:rPr>
        <w:pPrChange w:id="8827" w:author="Caree2" w:date="2017-04-02T07:14:00Z">
          <w:pPr>
            <w:autoSpaceDE w:val="0"/>
            <w:autoSpaceDN w:val="0"/>
            <w:adjustRightInd w:val="0"/>
          </w:pPr>
        </w:pPrChange>
      </w:pPr>
      <w:ins w:id="8828" w:author="Caree2" w:date="2017-04-02T06:53:00Z">
        <w:r w:rsidRPr="00880017">
          <w:rPr>
            <w:color w:val="008080"/>
            <w:rPrChange w:id="8829" w:author="Caree2" w:date="2017-04-02T07:55:00Z">
              <w:rPr/>
            </w:rPrChange>
          </w:rPr>
          <w:tab/>
          <w:t>public void setDegreeDescription(String degreeDescription) {</w:t>
        </w:r>
      </w:ins>
    </w:p>
    <w:p w:rsidR="00893A17" w:rsidRPr="00880017" w:rsidRDefault="00893A17" w:rsidP="000209A6">
      <w:pPr>
        <w:rPr>
          <w:ins w:id="8830" w:author="Caree2" w:date="2017-04-02T06:53:00Z"/>
          <w:color w:val="008080"/>
          <w:rPrChange w:id="8831" w:author="Caree2" w:date="2017-04-02T07:55:00Z">
            <w:rPr>
              <w:ins w:id="8832" w:author="Caree2" w:date="2017-04-02T06:53:00Z"/>
            </w:rPr>
          </w:rPrChange>
        </w:rPr>
        <w:pPrChange w:id="8833" w:author="Caree2" w:date="2017-04-02T07:14:00Z">
          <w:pPr>
            <w:autoSpaceDE w:val="0"/>
            <w:autoSpaceDN w:val="0"/>
            <w:adjustRightInd w:val="0"/>
          </w:pPr>
        </w:pPrChange>
      </w:pPr>
      <w:ins w:id="8834" w:author="Caree2" w:date="2017-04-02T06:53:00Z">
        <w:r w:rsidRPr="00880017">
          <w:rPr>
            <w:color w:val="008080"/>
            <w:rPrChange w:id="8835" w:author="Caree2" w:date="2017-04-02T07:55:00Z">
              <w:rPr/>
            </w:rPrChange>
          </w:rPr>
          <w:tab/>
        </w:r>
        <w:r w:rsidRPr="00880017">
          <w:rPr>
            <w:color w:val="008080"/>
            <w:rPrChange w:id="8836" w:author="Caree2" w:date="2017-04-02T07:55:00Z">
              <w:rPr/>
            </w:rPrChange>
          </w:rPr>
          <w:tab/>
          <w:t>this.degreeDescription = degreeDescription;</w:t>
        </w:r>
      </w:ins>
    </w:p>
    <w:p w:rsidR="00893A17" w:rsidRPr="00880017" w:rsidRDefault="00893A17" w:rsidP="000209A6">
      <w:pPr>
        <w:rPr>
          <w:ins w:id="8837" w:author="Caree2" w:date="2017-04-02T06:53:00Z"/>
          <w:color w:val="008080"/>
          <w:rPrChange w:id="8838" w:author="Caree2" w:date="2017-04-02T07:55:00Z">
            <w:rPr>
              <w:ins w:id="8839" w:author="Caree2" w:date="2017-04-02T06:53:00Z"/>
            </w:rPr>
          </w:rPrChange>
        </w:rPr>
        <w:pPrChange w:id="8840" w:author="Caree2" w:date="2017-04-02T07:14:00Z">
          <w:pPr>
            <w:autoSpaceDE w:val="0"/>
            <w:autoSpaceDN w:val="0"/>
            <w:adjustRightInd w:val="0"/>
          </w:pPr>
        </w:pPrChange>
      </w:pPr>
      <w:ins w:id="8841" w:author="Caree2" w:date="2017-04-02T06:53:00Z">
        <w:r w:rsidRPr="00880017">
          <w:rPr>
            <w:color w:val="008080"/>
            <w:rPrChange w:id="8842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843" w:author="Caree2" w:date="2017-04-02T06:53:00Z"/>
          <w:color w:val="008080"/>
          <w:rPrChange w:id="8844" w:author="Caree2" w:date="2017-04-02T07:55:00Z">
            <w:rPr>
              <w:ins w:id="8845" w:author="Caree2" w:date="2017-04-02T06:53:00Z"/>
            </w:rPr>
          </w:rPrChange>
        </w:rPr>
        <w:pPrChange w:id="8846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847" w:author="Caree2" w:date="2017-04-02T06:53:00Z"/>
          <w:color w:val="008080"/>
          <w:rPrChange w:id="8848" w:author="Caree2" w:date="2017-04-02T07:55:00Z">
            <w:rPr>
              <w:ins w:id="8849" w:author="Caree2" w:date="2017-04-02T06:53:00Z"/>
            </w:rPr>
          </w:rPrChange>
        </w:rPr>
        <w:pPrChange w:id="8850" w:author="Caree2" w:date="2017-04-02T07:14:00Z">
          <w:pPr>
            <w:autoSpaceDE w:val="0"/>
            <w:autoSpaceDN w:val="0"/>
            <w:adjustRightInd w:val="0"/>
          </w:pPr>
        </w:pPrChange>
      </w:pPr>
      <w:ins w:id="8851" w:author="Caree2" w:date="2017-04-02T06:53:00Z">
        <w:r w:rsidRPr="00880017">
          <w:rPr>
            <w:color w:val="008080"/>
            <w:rPrChange w:id="8852" w:author="Caree2" w:date="2017-04-02T07:55:00Z">
              <w:rPr/>
            </w:rPrChange>
          </w:rPr>
          <w:tab/>
          <w:t>public LocalDate getStarted() {</w:t>
        </w:r>
      </w:ins>
    </w:p>
    <w:p w:rsidR="00893A17" w:rsidRPr="00880017" w:rsidRDefault="00893A17" w:rsidP="000209A6">
      <w:pPr>
        <w:rPr>
          <w:ins w:id="8853" w:author="Caree2" w:date="2017-04-02T06:53:00Z"/>
          <w:color w:val="008080"/>
          <w:rPrChange w:id="8854" w:author="Caree2" w:date="2017-04-02T07:55:00Z">
            <w:rPr>
              <w:ins w:id="8855" w:author="Caree2" w:date="2017-04-02T06:53:00Z"/>
            </w:rPr>
          </w:rPrChange>
        </w:rPr>
        <w:pPrChange w:id="8856" w:author="Caree2" w:date="2017-04-02T07:14:00Z">
          <w:pPr>
            <w:autoSpaceDE w:val="0"/>
            <w:autoSpaceDN w:val="0"/>
            <w:adjustRightInd w:val="0"/>
          </w:pPr>
        </w:pPrChange>
      </w:pPr>
      <w:ins w:id="8857" w:author="Caree2" w:date="2017-04-02T06:53:00Z">
        <w:r w:rsidRPr="00880017">
          <w:rPr>
            <w:color w:val="008080"/>
            <w:rPrChange w:id="8858" w:author="Caree2" w:date="2017-04-02T07:55:00Z">
              <w:rPr/>
            </w:rPrChange>
          </w:rPr>
          <w:tab/>
        </w:r>
        <w:r w:rsidRPr="00880017">
          <w:rPr>
            <w:color w:val="008080"/>
            <w:rPrChange w:id="8859" w:author="Caree2" w:date="2017-04-02T07:55:00Z">
              <w:rPr/>
            </w:rPrChange>
          </w:rPr>
          <w:tab/>
          <w:t>return started;</w:t>
        </w:r>
      </w:ins>
    </w:p>
    <w:p w:rsidR="00893A17" w:rsidRPr="00880017" w:rsidRDefault="00893A17" w:rsidP="000209A6">
      <w:pPr>
        <w:rPr>
          <w:ins w:id="8860" w:author="Caree2" w:date="2017-04-02T06:53:00Z"/>
          <w:color w:val="008080"/>
          <w:rPrChange w:id="8861" w:author="Caree2" w:date="2017-04-02T07:55:00Z">
            <w:rPr>
              <w:ins w:id="8862" w:author="Caree2" w:date="2017-04-02T06:53:00Z"/>
            </w:rPr>
          </w:rPrChange>
        </w:rPr>
        <w:pPrChange w:id="8863" w:author="Caree2" w:date="2017-04-02T07:14:00Z">
          <w:pPr>
            <w:autoSpaceDE w:val="0"/>
            <w:autoSpaceDN w:val="0"/>
            <w:adjustRightInd w:val="0"/>
          </w:pPr>
        </w:pPrChange>
      </w:pPr>
      <w:ins w:id="8864" w:author="Caree2" w:date="2017-04-02T06:53:00Z">
        <w:r w:rsidRPr="00880017">
          <w:rPr>
            <w:color w:val="008080"/>
            <w:rPrChange w:id="8865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866" w:author="Caree2" w:date="2017-04-02T06:53:00Z"/>
          <w:color w:val="008080"/>
          <w:rPrChange w:id="8867" w:author="Caree2" w:date="2017-04-02T07:55:00Z">
            <w:rPr>
              <w:ins w:id="8868" w:author="Caree2" w:date="2017-04-02T06:53:00Z"/>
            </w:rPr>
          </w:rPrChange>
        </w:rPr>
        <w:pPrChange w:id="8869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870" w:author="Caree2" w:date="2017-04-02T06:53:00Z"/>
          <w:color w:val="008080"/>
          <w:rPrChange w:id="8871" w:author="Caree2" w:date="2017-04-02T07:55:00Z">
            <w:rPr>
              <w:ins w:id="8872" w:author="Caree2" w:date="2017-04-02T06:53:00Z"/>
            </w:rPr>
          </w:rPrChange>
        </w:rPr>
        <w:pPrChange w:id="8873" w:author="Caree2" w:date="2017-04-02T07:14:00Z">
          <w:pPr>
            <w:autoSpaceDE w:val="0"/>
            <w:autoSpaceDN w:val="0"/>
            <w:adjustRightInd w:val="0"/>
          </w:pPr>
        </w:pPrChange>
      </w:pPr>
      <w:ins w:id="8874" w:author="Caree2" w:date="2017-04-02T06:53:00Z">
        <w:r w:rsidRPr="00880017">
          <w:rPr>
            <w:color w:val="008080"/>
            <w:rPrChange w:id="8875" w:author="Caree2" w:date="2017-04-02T07:55:00Z">
              <w:rPr/>
            </w:rPrChange>
          </w:rPr>
          <w:tab/>
          <w:t>public void setStarted(LocalDate started) {</w:t>
        </w:r>
      </w:ins>
    </w:p>
    <w:p w:rsidR="00893A17" w:rsidRPr="00880017" w:rsidRDefault="00893A17" w:rsidP="000209A6">
      <w:pPr>
        <w:rPr>
          <w:ins w:id="8876" w:author="Caree2" w:date="2017-04-02T06:53:00Z"/>
          <w:color w:val="008080"/>
          <w:rPrChange w:id="8877" w:author="Caree2" w:date="2017-04-02T07:55:00Z">
            <w:rPr>
              <w:ins w:id="8878" w:author="Caree2" w:date="2017-04-02T06:53:00Z"/>
            </w:rPr>
          </w:rPrChange>
        </w:rPr>
        <w:pPrChange w:id="8879" w:author="Caree2" w:date="2017-04-02T07:14:00Z">
          <w:pPr>
            <w:autoSpaceDE w:val="0"/>
            <w:autoSpaceDN w:val="0"/>
            <w:adjustRightInd w:val="0"/>
          </w:pPr>
        </w:pPrChange>
      </w:pPr>
      <w:ins w:id="8880" w:author="Caree2" w:date="2017-04-02T06:53:00Z">
        <w:r w:rsidRPr="00880017">
          <w:rPr>
            <w:color w:val="008080"/>
            <w:rPrChange w:id="8881" w:author="Caree2" w:date="2017-04-02T07:55:00Z">
              <w:rPr/>
            </w:rPrChange>
          </w:rPr>
          <w:tab/>
        </w:r>
        <w:r w:rsidRPr="00880017">
          <w:rPr>
            <w:color w:val="008080"/>
            <w:rPrChange w:id="8882" w:author="Caree2" w:date="2017-04-02T07:55:00Z">
              <w:rPr/>
            </w:rPrChange>
          </w:rPr>
          <w:tab/>
          <w:t>this.started = started;</w:t>
        </w:r>
      </w:ins>
    </w:p>
    <w:p w:rsidR="00893A17" w:rsidRPr="00880017" w:rsidRDefault="00893A17" w:rsidP="000209A6">
      <w:pPr>
        <w:rPr>
          <w:ins w:id="8883" w:author="Caree2" w:date="2017-04-02T06:53:00Z"/>
          <w:color w:val="008080"/>
          <w:rPrChange w:id="8884" w:author="Caree2" w:date="2017-04-02T07:55:00Z">
            <w:rPr>
              <w:ins w:id="8885" w:author="Caree2" w:date="2017-04-02T06:53:00Z"/>
            </w:rPr>
          </w:rPrChange>
        </w:rPr>
        <w:pPrChange w:id="8886" w:author="Caree2" w:date="2017-04-02T07:14:00Z">
          <w:pPr>
            <w:autoSpaceDE w:val="0"/>
            <w:autoSpaceDN w:val="0"/>
            <w:adjustRightInd w:val="0"/>
          </w:pPr>
        </w:pPrChange>
      </w:pPr>
      <w:ins w:id="8887" w:author="Caree2" w:date="2017-04-02T06:53:00Z">
        <w:r w:rsidRPr="00880017">
          <w:rPr>
            <w:color w:val="008080"/>
            <w:rPrChange w:id="8888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889" w:author="Caree2" w:date="2017-04-02T06:53:00Z"/>
          <w:color w:val="008080"/>
          <w:rPrChange w:id="8890" w:author="Caree2" w:date="2017-04-02T07:55:00Z">
            <w:rPr>
              <w:ins w:id="8891" w:author="Caree2" w:date="2017-04-02T06:53:00Z"/>
            </w:rPr>
          </w:rPrChange>
        </w:rPr>
        <w:pPrChange w:id="8892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893" w:author="Caree2" w:date="2017-04-02T06:53:00Z"/>
          <w:color w:val="008080"/>
          <w:rPrChange w:id="8894" w:author="Caree2" w:date="2017-04-02T07:55:00Z">
            <w:rPr>
              <w:ins w:id="8895" w:author="Caree2" w:date="2017-04-02T06:53:00Z"/>
            </w:rPr>
          </w:rPrChange>
        </w:rPr>
        <w:pPrChange w:id="8896" w:author="Caree2" w:date="2017-04-02T07:14:00Z">
          <w:pPr>
            <w:autoSpaceDE w:val="0"/>
            <w:autoSpaceDN w:val="0"/>
            <w:adjustRightInd w:val="0"/>
          </w:pPr>
        </w:pPrChange>
      </w:pPr>
      <w:ins w:id="8897" w:author="Caree2" w:date="2017-04-02T06:53:00Z">
        <w:r w:rsidRPr="00880017">
          <w:rPr>
            <w:color w:val="008080"/>
            <w:rPrChange w:id="8898" w:author="Caree2" w:date="2017-04-02T07:55:00Z">
              <w:rPr/>
            </w:rPrChange>
          </w:rPr>
          <w:tab/>
          <w:t>public LocalDate getCompleted() {</w:t>
        </w:r>
      </w:ins>
    </w:p>
    <w:p w:rsidR="00893A17" w:rsidRPr="00880017" w:rsidRDefault="00893A17" w:rsidP="000209A6">
      <w:pPr>
        <w:rPr>
          <w:ins w:id="8899" w:author="Caree2" w:date="2017-04-02T06:53:00Z"/>
          <w:color w:val="008080"/>
          <w:rPrChange w:id="8900" w:author="Caree2" w:date="2017-04-02T07:55:00Z">
            <w:rPr>
              <w:ins w:id="8901" w:author="Caree2" w:date="2017-04-02T06:53:00Z"/>
            </w:rPr>
          </w:rPrChange>
        </w:rPr>
        <w:pPrChange w:id="8902" w:author="Caree2" w:date="2017-04-02T07:14:00Z">
          <w:pPr>
            <w:autoSpaceDE w:val="0"/>
            <w:autoSpaceDN w:val="0"/>
            <w:adjustRightInd w:val="0"/>
          </w:pPr>
        </w:pPrChange>
      </w:pPr>
      <w:ins w:id="8903" w:author="Caree2" w:date="2017-04-02T06:53:00Z">
        <w:r w:rsidRPr="00880017">
          <w:rPr>
            <w:color w:val="008080"/>
            <w:rPrChange w:id="8904" w:author="Caree2" w:date="2017-04-02T07:55:00Z">
              <w:rPr/>
            </w:rPrChange>
          </w:rPr>
          <w:tab/>
        </w:r>
        <w:r w:rsidRPr="00880017">
          <w:rPr>
            <w:color w:val="008080"/>
            <w:rPrChange w:id="8905" w:author="Caree2" w:date="2017-04-02T07:55:00Z">
              <w:rPr/>
            </w:rPrChange>
          </w:rPr>
          <w:tab/>
          <w:t>return completed;</w:t>
        </w:r>
      </w:ins>
    </w:p>
    <w:p w:rsidR="00893A17" w:rsidRPr="00880017" w:rsidRDefault="00893A17" w:rsidP="000209A6">
      <w:pPr>
        <w:rPr>
          <w:ins w:id="8906" w:author="Caree2" w:date="2017-04-02T06:53:00Z"/>
          <w:color w:val="008080"/>
          <w:rPrChange w:id="8907" w:author="Caree2" w:date="2017-04-02T07:55:00Z">
            <w:rPr>
              <w:ins w:id="8908" w:author="Caree2" w:date="2017-04-02T06:53:00Z"/>
            </w:rPr>
          </w:rPrChange>
        </w:rPr>
        <w:pPrChange w:id="8909" w:author="Caree2" w:date="2017-04-02T07:14:00Z">
          <w:pPr>
            <w:autoSpaceDE w:val="0"/>
            <w:autoSpaceDN w:val="0"/>
            <w:adjustRightInd w:val="0"/>
          </w:pPr>
        </w:pPrChange>
      </w:pPr>
      <w:ins w:id="8910" w:author="Caree2" w:date="2017-04-02T06:53:00Z">
        <w:r w:rsidRPr="00880017">
          <w:rPr>
            <w:color w:val="008080"/>
            <w:rPrChange w:id="8911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912" w:author="Caree2" w:date="2017-04-02T06:53:00Z"/>
          <w:color w:val="008080"/>
          <w:rPrChange w:id="8913" w:author="Caree2" w:date="2017-04-02T07:55:00Z">
            <w:rPr>
              <w:ins w:id="8914" w:author="Caree2" w:date="2017-04-02T06:53:00Z"/>
            </w:rPr>
          </w:rPrChange>
        </w:rPr>
        <w:pPrChange w:id="8915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916" w:author="Caree2" w:date="2017-04-02T06:53:00Z"/>
          <w:color w:val="008080"/>
          <w:rPrChange w:id="8917" w:author="Caree2" w:date="2017-04-02T07:55:00Z">
            <w:rPr>
              <w:ins w:id="8918" w:author="Caree2" w:date="2017-04-02T06:53:00Z"/>
            </w:rPr>
          </w:rPrChange>
        </w:rPr>
        <w:pPrChange w:id="8919" w:author="Caree2" w:date="2017-04-02T07:14:00Z">
          <w:pPr>
            <w:autoSpaceDE w:val="0"/>
            <w:autoSpaceDN w:val="0"/>
            <w:adjustRightInd w:val="0"/>
          </w:pPr>
        </w:pPrChange>
      </w:pPr>
      <w:ins w:id="8920" w:author="Caree2" w:date="2017-04-02T06:53:00Z">
        <w:r w:rsidRPr="00880017">
          <w:rPr>
            <w:color w:val="008080"/>
            <w:rPrChange w:id="8921" w:author="Caree2" w:date="2017-04-02T07:55:00Z">
              <w:rPr/>
            </w:rPrChange>
          </w:rPr>
          <w:tab/>
          <w:t>public void setCompleted(LocalDate completed) {</w:t>
        </w:r>
      </w:ins>
    </w:p>
    <w:p w:rsidR="00893A17" w:rsidRPr="00880017" w:rsidRDefault="00893A17" w:rsidP="000209A6">
      <w:pPr>
        <w:rPr>
          <w:ins w:id="8922" w:author="Caree2" w:date="2017-04-02T06:53:00Z"/>
          <w:color w:val="008080"/>
          <w:rPrChange w:id="8923" w:author="Caree2" w:date="2017-04-02T07:55:00Z">
            <w:rPr>
              <w:ins w:id="8924" w:author="Caree2" w:date="2017-04-02T06:53:00Z"/>
            </w:rPr>
          </w:rPrChange>
        </w:rPr>
        <w:pPrChange w:id="8925" w:author="Caree2" w:date="2017-04-02T07:14:00Z">
          <w:pPr>
            <w:autoSpaceDE w:val="0"/>
            <w:autoSpaceDN w:val="0"/>
            <w:adjustRightInd w:val="0"/>
          </w:pPr>
        </w:pPrChange>
      </w:pPr>
      <w:ins w:id="8926" w:author="Caree2" w:date="2017-04-02T06:53:00Z">
        <w:r w:rsidRPr="00880017">
          <w:rPr>
            <w:color w:val="008080"/>
            <w:rPrChange w:id="8927" w:author="Caree2" w:date="2017-04-02T07:55:00Z">
              <w:rPr/>
            </w:rPrChange>
          </w:rPr>
          <w:tab/>
        </w:r>
        <w:r w:rsidRPr="00880017">
          <w:rPr>
            <w:color w:val="008080"/>
            <w:rPrChange w:id="8928" w:author="Caree2" w:date="2017-04-02T07:55:00Z">
              <w:rPr/>
            </w:rPrChange>
          </w:rPr>
          <w:tab/>
          <w:t>this.completed = completed;</w:t>
        </w:r>
      </w:ins>
    </w:p>
    <w:p w:rsidR="00893A17" w:rsidRPr="00880017" w:rsidRDefault="00893A17" w:rsidP="000209A6">
      <w:pPr>
        <w:rPr>
          <w:ins w:id="8929" w:author="Caree2" w:date="2017-04-02T06:53:00Z"/>
          <w:color w:val="008080"/>
          <w:rPrChange w:id="8930" w:author="Caree2" w:date="2017-04-02T07:55:00Z">
            <w:rPr>
              <w:ins w:id="8931" w:author="Caree2" w:date="2017-04-02T06:53:00Z"/>
            </w:rPr>
          </w:rPrChange>
        </w:rPr>
        <w:pPrChange w:id="8932" w:author="Caree2" w:date="2017-04-02T07:14:00Z">
          <w:pPr>
            <w:autoSpaceDE w:val="0"/>
            <w:autoSpaceDN w:val="0"/>
            <w:adjustRightInd w:val="0"/>
          </w:pPr>
        </w:pPrChange>
      </w:pPr>
      <w:ins w:id="8933" w:author="Caree2" w:date="2017-04-02T06:53:00Z">
        <w:r w:rsidRPr="00880017">
          <w:rPr>
            <w:color w:val="008080"/>
            <w:rPrChange w:id="8934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935" w:author="Caree2" w:date="2017-04-02T06:53:00Z"/>
          <w:color w:val="008080"/>
          <w:rPrChange w:id="8936" w:author="Caree2" w:date="2017-04-02T07:55:00Z">
            <w:rPr>
              <w:ins w:id="8937" w:author="Caree2" w:date="2017-04-02T06:53:00Z"/>
            </w:rPr>
          </w:rPrChange>
        </w:rPr>
        <w:pPrChange w:id="8938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939" w:author="Caree2" w:date="2017-04-02T06:53:00Z"/>
          <w:color w:val="008080"/>
          <w:rPrChange w:id="8940" w:author="Caree2" w:date="2017-04-02T07:55:00Z">
            <w:rPr>
              <w:ins w:id="8941" w:author="Caree2" w:date="2017-04-02T06:53:00Z"/>
            </w:rPr>
          </w:rPrChange>
        </w:rPr>
        <w:pPrChange w:id="8942" w:author="Caree2" w:date="2017-04-02T07:14:00Z">
          <w:pPr>
            <w:autoSpaceDE w:val="0"/>
            <w:autoSpaceDN w:val="0"/>
            <w:adjustRightInd w:val="0"/>
          </w:pPr>
        </w:pPrChange>
      </w:pPr>
      <w:ins w:id="8943" w:author="Caree2" w:date="2017-04-02T06:53:00Z">
        <w:r w:rsidRPr="00880017">
          <w:rPr>
            <w:color w:val="008080"/>
            <w:rPrChange w:id="8944" w:author="Caree2" w:date="2017-04-02T07:55:00Z">
              <w:rPr/>
            </w:rPrChange>
          </w:rPr>
          <w:tab/>
          <w:t>public boolean isHasReceivedDegree() {</w:t>
        </w:r>
      </w:ins>
    </w:p>
    <w:p w:rsidR="00893A17" w:rsidRPr="00880017" w:rsidRDefault="00893A17" w:rsidP="000209A6">
      <w:pPr>
        <w:rPr>
          <w:ins w:id="8945" w:author="Caree2" w:date="2017-04-02T06:53:00Z"/>
          <w:color w:val="008080"/>
          <w:rPrChange w:id="8946" w:author="Caree2" w:date="2017-04-02T07:55:00Z">
            <w:rPr>
              <w:ins w:id="8947" w:author="Caree2" w:date="2017-04-02T06:53:00Z"/>
            </w:rPr>
          </w:rPrChange>
        </w:rPr>
        <w:pPrChange w:id="8948" w:author="Caree2" w:date="2017-04-02T07:14:00Z">
          <w:pPr>
            <w:autoSpaceDE w:val="0"/>
            <w:autoSpaceDN w:val="0"/>
            <w:adjustRightInd w:val="0"/>
          </w:pPr>
        </w:pPrChange>
      </w:pPr>
      <w:ins w:id="8949" w:author="Caree2" w:date="2017-04-02T06:53:00Z">
        <w:r w:rsidRPr="00880017">
          <w:rPr>
            <w:color w:val="008080"/>
            <w:rPrChange w:id="8950" w:author="Caree2" w:date="2017-04-02T07:55:00Z">
              <w:rPr/>
            </w:rPrChange>
          </w:rPr>
          <w:tab/>
        </w:r>
        <w:r w:rsidRPr="00880017">
          <w:rPr>
            <w:color w:val="008080"/>
            <w:rPrChange w:id="8951" w:author="Caree2" w:date="2017-04-02T07:55:00Z">
              <w:rPr/>
            </w:rPrChange>
          </w:rPr>
          <w:tab/>
          <w:t>return hasReceivedDegree;</w:t>
        </w:r>
      </w:ins>
    </w:p>
    <w:p w:rsidR="00893A17" w:rsidRPr="00880017" w:rsidRDefault="00893A17" w:rsidP="000209A6">
      <w:pPr>
        <w:rPr>
          <w:ins w:id="8952" w:author="Caree2" w:date="2017-04-02T06:53:00Z"/>
          <w:color w:val="008080"/>
          <w:rPrChange w:id="8953" w:author="Caree2" w:date="2017-04-02T07:55:00Z">
            <w:rPr>
              <w:ins w:id="8954" w:author="Caree2" w:date="2017-04-02T06:53:00Z"/>
            </w:rPr>
          </w:rPrChange>
        </w:rPr>
        <w:pPrChange w:id="8955" w:author="Caree2" w:date="2017-04-02T07:14:00Z">
          <w:pPr>
            <w:autoSpaceDE w:val="0"/>
            <w:autoSpaceDN w:val="0"/>
            <w:adjustRightInd w:val="0"/>
          </w:pPr>
        </w:pPrChange>
      </w:pPr>
      <w:ins w:id="8956" w:author="Caree2" w:date="2017-04-02T06:53:00Z">
        <w:r w:rsidRPr="00880017">
          <w:rPr>
            <w:color w:val="008080"/>
            <w:rPrChange w:id="8957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958" w:author="Caree2" w:date="2017-04-02T06:53:00Z"/>
          <w:color w:val="008080"/>
          <w:rPrChange w:id="8959" w:author="Caree2" w:date="2017-04-02T07:55:00Z">
            <w:rPr>
              <w:ins w:id="8960" w:author="Caree2" w:date="2017-04-02T06:53:00Z"/>
            </w:rPr>
          </w:rPrChange>
        </w:rPr>
        <w:pPrChange w:id="8961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962" w:author="Caree2" w:date="2017-04-02T06:53:00Z"/>
          <w:color w:val="008080"/>
          <w:rPrChange w:id="8963" w:author="Caree2" w:date="2017-04-02T07:55:00Z">
            <w:rPr>
              <w:ins w:id="8964" w:author="Caree2" w:date="2017-04-02T06:53:00Z"/>
            </w:rPr>
          </w:rPrChange>
        </w:rPr>
        <w:pPrChange w:id="8965" w:author="Caree2" w:date="2017-04-02T07:14:00Z">
          <w:pPr>
            <w:autoSpaceDE w:val="0"/>
            <w:autoSpaceDN w:val="0"/>
            <w:adjustRightInd w:val="0"/>
          </w:pPr>
        </w:pPrChange>
      </w:pPr>
      <w:ins w:id="8966" w:author="Caree2" w:date="2017-04-02T06:53:00Z">
        <w:r w:rsidRPr="00880017">
          <w:rPr>
            <w:color w:val="008080"/>
            <w:rPrChange w:id="8967" w:author="Caree2" w:date="2017-04-02T07:55:00Z">
              <w:rPr/>
            </w:rPrChange>
          </w:rPr>
          <w:tab/>
          <w:t>public void setHasReceivedDegree(boolean hasReceivedDegree) {</w:t>
        </w:r>
      </w:ins>
    </w:p>
    <w:p w:rsidR="00893A17" w:rsidRPr="00880017" w:rsidRDefault="00893A17" w:rsidP="000209A6">
      <w:pPr>
        <w:rPr>
          <w:ins w:id="8968" w:author="Caree2" w:date="2017-04-02T06:53:00Z"/>
          <w:color w:val="008080"/>
          <w:rPrChange w:id="8969" w:author="Caree2" w:date="2017-04-02T07:55:00Z">
            <w:rPr>
              <w:ins w:id="8970" w:author="Caree2" w:date="2017-04-02T06:53:00Z"/>
            </w:rPr>
          </w:rPrChange>
        </w:rPr>
        <w:pPrChange w:id="8971" w:author="Caree2" w:date="2017-04-02T07:14:00Z">
          <w:pPr>
            <w:autoSpaceDE w:val="0"/>
            <w:autoSpaceDN w:val="0"/>
            <w:adjustRightInd w:val="0"/>
          </w:pPr>
        </w:pPrChange>
      </w:pPr>
      <w:ins w:id="8972" w:author="Caree2" w:date="2017-04-02T06:53:00Z">
        <w:r w:rsidRPr="00880017">
          <w:rPr>
            <w:color w:val="008080"/>
            <w:rPrChange w:id="8973" w:author="Caree2" w:date="2017-04-02T07:55:00Z">
              <w:rPr/>
            </w:rPrChange>
          </w:rPr>
          <w:tab/>
        </w:r>
        <w:r w:rsidRPr="00880017">
          <w:rPr>
            <w:color w:val="008080"/>
            <w:rPrChange w:id="8974" w:author="Caree2" w:date="2017-04-02T07:55:00Z">
              <w:rPr/>
            </w:rPrChange>
          </w:rPr>
          <w:tab/>
          <w:t>this.hasReceivedDegree = hasReceivedDegree;</w:t>
        </w:r>
      </w:ins>
    </w:p>
    <w:p w:rsidR="00893A17" w:rsidRPr="00880017" w:rsidRDefault="00893A17" w:rsidP="000209A6">
      <w:pPr>
        <w:rPr>
          <w:ins w:id="8975" w:author="Caree2" w:date="2017-04-02T06:53:00Z"/>
          <w:color w:val="008080"/>
          <w:rPrChange w:id="8976" w:author="Caree2" w:date="2017-04-02T07:55:00Z">
            <w:rPr>
              <w:ins w:id="8977" w:author="Caree2" w:date="2017-04-02T06:53:00Z"/>
            </w:rPr>
          </w:rPrChange>
        </w:rPr>
        <w:pPrChange w:id="8978" w:author="Caree2" w:date="2017-04-02T07:14:00Z">
          <w:pPr>
            <w:autoSpaceDE w:val="0"/>
            <w:autoSpaceDN w:val="0"/>
            <w:adjustRightInd w:val="0"/>
          </w:pPr>
        </w:pPrChange>
      </w:pPr>
      <w:ins w:id="8979" w:author="Caree2" w:date="2017-04-02T06:53:00Z">
        <w:r w:rsidRPr="00880017">
          <w:rPr>
            <w:color w:val="008080"/>
            <w:rPrChange w:id="8980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8981" w:author="Caree2" w:date="2017-04-02T06:53:00Z"/>
          <w:color w:val="008080"/>
          <w:rPrChange w:id="8982" w:author="Caree2" w:date="2017-04-02T07:55:00Z">
            <w:rPr>
              <w:ins w:id="8983" w:author="Caree2" w:date="2017-04-02T06:53:00Z"/>
            </w:rPr>
          </w:rPrChange>
        </w:rPr>
        <w:pPrChange w:id="8984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8985" w:author="Caree2" w:date="2017-04-02T06:53:00Z"/>
          <w:color w:val="008080"/>
          <w:rPrChange w:id="8986" w:author="Caree2" w:date="2017-04-02T07:55:00Z">
            <w:rPr>
              <w:ins w:id="8987" w:author="Caree2" w:date="2017-04-02T06:53:00Z"/>
            </w:rPr>
          </w:rPrChange>
        </w:rPr>
        <w:pPrChange w:id="8988" w:author="Caree2" w:date="2017-04-02T07:14:00Z">
          <w:pPr>
            <w:autoSpaceDE w:val="0"/>
            <w:autoSpaceDN w:val="0"/>
            <w:adjustRightInd w:val="0"/>
          </w:pPr>
        </w:pPrChange>
      </w:pPr>
      <w:ins w:id="8989" w:author="Caree2" w:date="2017-04-02T06:53:00Z">
        <w:r w:rsidRPr="00880017">
          <w:rPr>
            <w:color w:val="008080"/>
            <w:rPrChange w:id="8990" w:author="Caree2" w:date="2017-04-02T07:55:00Z">
              <w:rPr/>
            </w:rPrChange>
          </w:rPr>
          <w:tab/>
          <w:t>public String getUniveersity() {</w:t>
        </w:r>
      </w:ins>
    </w:p>
    <w:p w:rsidR="00893A17" w:rsidRPr="00880017" w:rsidRDefault="00893A17" w:rsidP="000209A6">
      <w:pPr>
        <w:rPr>
          <w:ins w:id="8991" w:author="Caree2" w:date="2017-04-02T06:53:00Z"/>
          <w:color w:val="008080"/>
          <w:rPrChange w:id="8992" w:author="Caree2" w:date="2017-04-02T07:55:00Z">
            <w:rPr>
              <w:ins w:id="8993" w:author="Caree2" w:date="2017-04-02T06:53:00Z"/>
            </w:rPr>
          </w:rPrChange>
        </w:rPr>
        <w:pPrChange w:id="8994" w:author="Caree2" w:date="2017-04-02T07:14:00Z">
          <w:pPr>
            <w:autoSpaceDE w:val="0"/>
            <w:autoSpaceDN w:val="0"/>
            <w:adjustRightInd w:val="0"/>
          </w:pPr>
        </w:pPrChange>
      </w:pPr>
      <w:ins w:id="8995" w:author="Caree2" w:date="2017-04-02T06:53:00Z">
        <w:r w:rsidRPr="00880017">
          <w:rPr>
            <w:color w:val="008080"/>
            <w:rPrChange w:id="8996" w:author="Caree2" w:date="2017-04-02T07:55:00Z">
              <w:rPr/>
            </w:rPrChange>
          </w:rPr>
          <w:tab/>
        </w:r>
        <w:r w:rsidRPr="00880017">
          <w:rPr>
            <w:color w:val="008080"/>
            <w:rPrChange w:id="8997" w:author="Caree2" w:date="2017-04-02T07:55:00Z">
              <w:rPr/>
            </w:rPrChange>
          </w:rPr>
          <w:tab/>
          <w:t>return univeersity;</w:t>
        </w:r>
      </w:ins>
    </w:p>
    <w:p w:rsidR="00893A17" w:rsidRPr="00880017" w:rsidRDefault="00893A17" w:rsidP="000209A6">
      <w:pPr>
        <w:rPr>
          <w:ins w:id="8998" w:author="Caree2" w:date="2017-04-02T06:53:00Z"/>
          <w:color w:val="008080"/>
          <w:rPrChange w:id="8999" w:author="Caree2" w:date="2017-04-02T07:55:00Z">
            <w:rPr>
              <w:ins w:id="9000" w:author="Caree2" w:date="2017-04-02T06:53:00Z"/>
            </w:rPr>
          </w:rPrChange>
        </w:rPr>
        <w:pPrChange w:id="9001" w:author="Caree2" w:date="2017-04-02T07:14:00Z">
          <w:pPr>
            <w:autoSpaceDE w:val="0"/>
            <w:autoSpaceDN w:val="0"/>
            <w:adjustRightInd w:val="0"/>
          </w:pPr>
        </w:pPrChange>
      </w:pPr>
      <w:ins w:id="9002" w:author="Caree2" w:date="2017-04-02T06:53:00Z">
        <w:r w:rsidRPr="00880017">
          <w:rPr>
            <w:color w:val="008080"/>
            <w:rPrChange w:id="9003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9004" w:author="Caree2" w:date="2017-04-02T06:53:00Z"/>
          <w:color w:val="008080"/>
          <w:rPrChange w:id="9005" w:author="Caree2" w:date="2017-04-02T07:55:00Z">
            <w:rPr>
              <w:ins w:id="9006" w:author="Caree2" w:date="2017-04-02T06:53:00Z"/>
            </w:rPr>
          </w:rPrChange>
        </w:rPr>
        <w:pPrChange w:id="9007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9008" w:author="Caree2" w:date="2017-04-02T06:53:00Z"/>
          <w:color w:val="008080"/>
          <w:rPrChange w:id="9009" w:author="Caree2" w:date="2017-04-02T07:55:00Z">
            <w:rPr>
              <w:ins w:id="9010" w:author="Caree2" w:date="2017-04-02T06:53:00Z"/>
            </w:rPr>
          </w:rPrChange>
        </w:rPr>
        <w:pPrChange w:id="9011" w:author="Caree2" w:date="2017-04-02T07:14:00Z">
          <w:pPr>
            <w:autoSpaceDE w:val="0"/>
            <w:autoSpaceDN w:val="0"/>
            <w:adjustRightInd w:val="0"/>
          </w:pPr>
        </w:pPrChange>
      </w:pPr>
      <w:ins w:id="9012" w:author="Caree2" w:date="2017-04-02T06:53:00Z">
        <w:r w:rsidRPr="00880017">
          <w:rPr>
            <w:color w:val="008080"/>
            <w:rPrChange w:id="9013" w:author="Caree2" w:date="2017-04-02T07:55:00Z">
              <w:rPr/>
            </w:rPrChange>
          </w:rPr>
          <w:tab/>
          <w:t>public void setUniveersity(String univeersity) {</w:t>
        </w:r>
      </w:ins>
    </w:p>
    <w:p w:rsidR="00893A17" w:rsidRPr="00880017" w:rsidRDefault="00893A17" w:rsidP="000209A6">
      <w:pPr>
        <w:rPr>
          <w:ins w:id="9014" w:author="Caree2" w:date="2017-04-02T06:53:00Z"/>
          <w:color w:val="008080"/>
          <w:rPrChange w:id="9015" w:author="Caree2" w:date="2017-04-02T07:55:00Z">
            <w:rPr>
              <w:ins w:id="9016" w:author="Caree2" w:date="2017-04-02T06:53:00Z"/>
            </w:rPr>
          </w:rPrChange>
        </w:rPr>
        <w:pPrChange w:id="9017" w:author="Caree2" w:date="2017-04-02T07:14:00Z">
          <w:pPr>
            <w:autoSpaceDE w:val="0"/>
            <w:autoSpaceDN w:val="0"/>
            <w:adjustRightInd w:val="0"/>
          </w:pPr>
        </w:pPrChange>
      </w:pPr>
      <w:ins w:id="9018" w:author="Caree2" w:date="2017-04-02T06:53:00Z">
        <w:r w:rsidRPr="00880017">
          <w:rPr>
            <w:color w:val="008080"/>
            <w:rPrChange w:id="9019" w:author="Caree2" w:date="2017-04-02T07:55:00Z">
              <w:rPr/>
            </w:rPrChange>
          </w:rPr>
          <w:tab/>
        </w:r>
        <w:r w:rsidRPr="00880017">
          <w:rPr>
            <w:color w:val="008080"/>
            <w:rPrChange w:id="9020" w:author="Caree2" w:date="2017-04-02T07:55:00Z">
              <w:rPr/>
            </w:rPrChange>
          </w:rPr>
          <w:tab/>
          <w:t>this.univeersity = univeersity;</w:t>
        </w:r>
      </w:ins>
    </w:p>
    <w:p w:rsidR="00893A17" w:rsidRPr="00880017" w:rsidRDefault="00893A17" w:rsidP="000209A6">
      <w:pPr>
        <w:rPr>
          <w:ins w:id="9021" w:author="Caree2" w:date="2017-04-02T06:53:00Z"/>
          <w:color w:val="008080"/>
          <w:rPrChange w:id="9022" w:author="Caree2" w:date="2017-04-02T07:55:00Z">
            <w:rPr>
              <w:ins w:id="9023" w:author="Caree2" w:date="2017-04-02T06:53:00Z"/>
            </w:rPr>
          </w:rPrChange>
        </w:rPr>
        <w:pPrChange w:id="9024" w:author="Caree2" w:date="2017-04-02T07:14:00Z">
          <w:pPr>
            <w:autoSpaceDE w:val="0"/>
            <w:autoSpaceDN w:val="0"/>
            <w:adjustRightInd w:val="0"/>
          </w:pPr>
        </w:pPrChange>
      </w:pPr>
      <w:ins w:id="9025" w:author="Caree2" w:date="2017-04-02T06:53:00Z">
        <w:r w:rsidRPr="00880017">
          <w:rPr>
            <w:color w:val="008080"/>
            <w:rPrChange w:id="9026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9027" w:author="Caree2" w:date="2017-04-02T06:53:00Z"/>
          <w:color w:val="008080"/>
          <w:rPrChange w:id="9028" w:author="Caree2" w:date="2017-04-02T07:55:00Z">
            <w:rPr>
              <w:ins w:id="9029" w:author="Caree2" w:date="2017-04-02T06:53:00Z"/>
            </w:rPr>
          </w:rPrChange>
        </w:rPr>
        <w:pPrChange w:id="9030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9031" w:author="Caree2" w:date="2017-04-02T06:53:00Z"/>
          <w:color w:val="008080"/>
          <w:rPrChange w:id="9032" w:author="Caree2" w:date="2017-04-02T07:55:00Z">
            <w:rPr>
              <w:ins w:id="9033" w:author="Caree2" w:date="2017-04-02T06:53:00Z"/>
            </w:rPr>
          </w:rPrChange>
        </w:rPr>
        <w:pPrChange w:id="9034" w:author="Caree2" w:date="2017-04-02T07:14:00Z">
          <w:pPr>
            <w:autoSpaceDE w:val="0"/>
            <w:autoSpaceDN w:val="0"/>
            <w:adjustRightInd w:val="0"/>
          </w:pPr>
        </w:pPrChange>
      </w:pPr>
      <w:ins w:id="9035" w:author="Caree2" w:date="2017-04-02T06:53:00Z">
        <w:r w:rsidRPr="00880017">
          <w:rPr>
            <w:color w:val="008080"/>
            <w:rPrChange w:id="9036" w:author="Caree2" w:date="2017-04-02T07:55:00Z">
              <w:rPr/>
            </w:rPrChange>
          </w:rPr>
          <w:tab/>
          <w:t>public float getGpa() {</w:t>
        </w:r>
      </w:ins>
    </w:p>
    <w:p w:rsidR="00893A17" w:rsidRPr="00880017" w:rsidRDefault="00893A17" w:rsidP="000209A6">
      <w:pPr>
        <w:rPr>
          <w:ins w:id="9037" w:author="Caree2" w:date="2017-04-02T06:53:00Z"/>
          <w:color w:val="008080"/>
          <w:rPrChange w:id="9038" w:author="Caree2" w:date="2017-04-02T07:55:00Z">
            <w:rPr>
              <w:ins w:id="9039" w:author="Caree2" w:date="2017-04-02T06:53:00Z"/>
            </w:rPr>
          </w:rPrChange>
        </w:rPr>
        <w:pPrChange w:id="9040" w:author="Caree2" w:date="2017-04-02T07:14:00Z">
          <w:pPr>
            <w:autoSpaceDE w:val="0"/>
            <w:autoSpaceDN w:val="0"/>
            <w:adjustRightInd w:val="0"/>
          </w:pPr>
        </w:pPrChange>
      </w:pPr>
      <w:ins w:id="9041" w:author="Caree2" w:date="2017-04-02T06:53:00Z">
        <w:r w:rsidRPr="00880017">
          <w:rPr>
            <w:color w:val="008080"/>
            <w:rPrChange w:id="9042" w:author="Caree2" w:date="2017-04-02T07:55:00Z">
              <w:rPr/>
            </w:rPrChange>
          </w:rPr>
          <w:tab/>
        </w:r>
        <w:r w:rsidRPr="00880017">
          <w:rPr>
            <w:color w:val="008080"/>
            <w:rPrChange w:id="9043" w:author="Caree2" w:date="2017-04-02T07:55:00Z">
              <w:rPr/>
            </w:rPrChange>
          </w:rPr>
          <w:tab/>
          <w:t>return gpa;</w:t>
        </w:r>
      </w:ins>
    </w:p>
    <w:p w:rsidR="00893A17" w:rsidRPr="00880017" w:rsidRDefault="00893A17" w:rsidP="000209A6">
      <w:pPr>
        <w:rPr>
          <w:ins w:id="9044" w:author="Caree2" w:date="2017-04-02T06:53:00Z"/>
          <w:color w:val="008080"/>
          <w:rPrChange w:id="9045" w:author="Caree2" w:date="2017-04-02T07:55:00Z">
            <w:rPr>
              <w:ins w:id="9046" w:author="Caree2" w:date="2017-04-02T06:53:00Z"/>
            </w:rPr>
          </w:rPrChange>
        </w:rPr>
        <w:pPrChange w:id="9047" w:author="Caree2" w:date="2017-04-02T07:14:00Z">
          <w:pPr>
            <w:autoSpaceDE w:val="0"/>
            <w:autoSpaceDN w:val="0"/>
            <w:adjustRightInd w:val="0"/>
          </w:pPr>
        </w:pPrChange>
      </w:pPr>
      <w:ins w:id="9048" w:author="Caree2" w:date="2017-04-02T06:53:00Z">
        <w:r w:rsidRPr="00880017">
          <w:rPr>
            <w:color w:val="008080"/>
            <w:rPrChange w:id="9049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9050" w:author="Caree2" w:date="2017-04-02T06:53:00Z"/>
          <w:color w:val="008080"/>
          <w:rPrChange w:id="9051" w:author="Caree2" w:date="2017-04-02T07:55:00Z">
            <w:rPr>
              <w:ins w:id="9052" w:author="Caree2" w:date="2017-04-02T06:53:00Z"/>
            </w:rPr>
          </w:rPrChange>
        </w:rPr>
        <w:pPrChange w:id="9053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9054" w:author="Caree2" w:date="2017-04-02T06:53:00Z"/>
          <w:color w:val="008080"/>
          <w:rPrChange w:id="9055" w:author="Caree2" w:date="2017-04-02T07:55:00Z">
            <w:rPr>
              <w:ins w:id="9056" w:author="Caree2" w:date="2017-04-02T06:53:00Z"/>
            </w:rPr>
          </w:rPrChange>
        </w:rPr>
        <w:pPrChange w:id="9057" w:author="Caree2" w:date="2017-04-02T07:14:00Z">
          <w:pPr>
            <w:autoSpaceDE w:val="0"/>
            <w:autoSpaceDN w:val="0"/>
            <w:adjustRightInd w:val="0"/>
          </w:pPr>
        </w:pPrChange>
      </w:pPr>
      <w:ins w:id="9058" w:author="Caree2" w:date="2017-04-02T06:53:00Z">
        <w:r w:rsidRPr="00880017">
          <w:rPr>
            <w:color w:val="008080"/>
            <w:rPrChange w:id="9059" w:author="Caree2" w:date="2017-04-02T07:55:00Z">
              <w:rPr/>
            </w:rPrChange>
          </w:rPr>
          <w:tab/>
          <w:t>public void setGpa(float gpa) {</w:t>
        </w:r>
      </w:ins>
    </w:p>
    <w:p w:rsidR="00893A17" w:rsidRPr="00880017" w:rsidRDefault="00893A17" w:rsidP="000209A6">
      <w:pPr>
        <w:rPr>
          <w:ins w:id="9060" w:author="Caree2" w:date="2017-04-02T06:53:00Z"/>
          <w:color w:val="008080"/>
          <w:rPrChange w:id="9061" w:author="Caree2" w:date="2017-04-02T07:55:00Z">
            <w:rPr>
              <w:ins w:id="9062" w:author="Caree2" w:date="2017-04-02T06:53:00Z"/>
            </w:rPr>
          </w:rPrChange>
        </w:rPr>
        <w:pPrChange w:id="9063" w:author="Caree2" w:date="2017-04-02T07:14:00Z">
          <w:pPr>
            <w:autoSpaceDE w:val="0"/>
            <w:autoSpaceDN w:val="0"/>
            <w:adjustRightInd w:val="0"/>
          </w:pPr>
        </w:pPrChange>
      </w:pPr>
      <w:ins w:id="9064" w:author="Caree2" w:date="2017-04-02T06:53:00Z">
        <w:r w:rsidRPr="00880017">
          <w:rPr>
            <w:color w:val="008080"/>
            <w:rPrChange w:id="9065" w:author="Caree2" w:date="2017-04-02T07:55:00Z">
              <w:rPr/>
            </w:rPrChange>
          </w:rPr>
          <w:tab/>
        </w:r>
        <w:r w:rsidRPr="00880017">
          <w:rPr>
            <w:color w:val="008080"/>
            <w:rPrChange w:id="9066" w:author="Caree2" w:date="2017-04-02T07:55:00Z">
              <w:rPr/>
            </w:rPrChange>
          </w:rPr>
          <w:tab/>
          <w:t>this.gpa = gpa;</w:t>
        </w:r>
      </w:ins>
    </w:p>
    <w:p w:rsidR="00893A17" w:rsidRPr="00880017" w:rsidRDefault="00893A17" w:rsidP="000209A6">
      <w:pPr>
        <w:rPr>
          <w:ins w:id="9067" w:author="Caree2" w:date="2017-04-02T06:53:00Z"/>
          <w:color w:val="008080"/>
          <w:rPrChange w:id="9068" w:author="Caree2" w:date="2017-04-02T07:55:00Z">
            <w:rPr>
              <w:ins w:id="9069" w:author="Caree2" w:date="2017-04-02T06:53:00Z"/>
            </w:rPr>
          </w:rPrChange>
        </w:rPr>
        <w:pPrChange w:id="9070" w:author="Caree2" w:date="2017-04-02T07:14:00Z">
          <w:pPr>
            <w:autoSpaceDE w:val="0"/>
            <w:autoSpaceDN w:val="0"/>
            <w:adjustRightInd w:val="0"/>
          </w:pPr>
        </w:pPrChange>
      </w:pPr>
      <w:ins w:id="9071" w:author="Caree2" w:date="2017-04-02T06:53:00Z">
        <w:r w:rsidRPr="00880017">
          <w:rPr>
            <w:color w:val="008080"/>
            <w:rPrChange w:id="9072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9073" w:author="Caree2" w:date="2017-04-02T06:53:00Z"/>
          <w:color w:val="008080"/>
          <w:rPrChange w:id="9074" w:author="Caree2" w:date="2017-04-02T07:55:00Z">
            <w:rPr>
              <w:ins w:id="9075" w:author="Caree2" w:date="2017-04-02T06:53:00Z"/>
            </w:rPr>
          </w:rPrChange>
        </w:rPr>
        <w:pPrChange w:id="9076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9077" w:author="Caree2" w:date="2017-04-02T06:53:00Z"/>
          <w:color w:val="008080"/>
          <w:rPrChange w:id="9078" w:author="Caree2" w:date="2017-04-02T07:55:00Z">
            <w:rPr>
              <w:ins w:id="9079" w:author="Caree2" w:date="2017-04-02T06:53:00Z"/>
            </w:rPr>
          </w:rPrChange>
        </w:rPr>
        <w:pPrChange w:id="9080" w:author="Caree2" w:date="2017-04-02T07:14:00Z">
          <w:pPr>
            <w:autoSpaceDE w:val="0"/>
            <w:autoSpaceDN w:val="0"/>
            <w:adjustRightInd w:val="0"/>
          </w:pPr>
        </w:pPrChange>
      </w:pPr>
      <w:ins w:id="9081" w:author="Caree2" w:date="2017-04-02T06:53:00Z">
        <w:r w:rsidRPr="00880017">
          <w:rPr>
            <w:color w:val="008080"/>
            <w:rPrChange w:id="9082" w:author="Caree2" w:date="2017-04-02T07:55:00Z">
              <w:rPr/>
            </w:rPrChange>
          </w:rPr>
          <w:tab/>
          <w:t>public Education(long educationID, String degreeName, String degreeDescription, LocalDate started,</w:t>
        </w:r>
      </w:ins>
    </w:p>
    <w:p w:rsidR="00893A17" w:rsidRPr="00880017" w:rsidRDefault="00893A17" w:rsidP="000209A6">
      <w:pPr>
        <w:rPr>
          <w:ins w:id="9083" w:author="Caree2" w:date="2017-04-02T06:53:00Z"/>
          <w:color w:val="008080"/>
          <w:rPrChange w:id="9084" w:author="Caree2" w:date="2017-04-02T07:55:00Z">
            <w:rPr>
              <w:ins w:id="9085" w:author="Caree2" w:date="2017-04-02T06:53:00Z"/>
            </w:rPr>
          </w:rPrChange>
        </w:rPr>
        <w:pPrChange w:id="9086" w:author="Caree2" w:date="2017-04-02T07:14:00Z">
          <w:pPr>
            <w:autoSpaceDE w:val="0"/>
            <w:autoSpaceDN w:val="0"/>
            <w:adjustRightInd w:val="0"/>
          </w:pPr>
        </w:pPrChange>
      </w:pPr>
      <w:ins w:id="9087" w:author="Caree2" w:date="2017-04-02T06:53:00Z">
        <w:r w:rsidRPr="00880017">
          <w:rPr>
            <w:color w:val="008080"/>
            <w:rPrChange w:id="9088" w:author="Caree2" w:date="2017-04-02T07:55:00Z">
              <w:rPr/>
            </w:rPrChange>
          </w:rPr>
          <w:tab/>
        </w:r>
        <w:r w:rsidRPr="00880017">
          <w:rPr>
            <w:color w:val="008080"/>
            <w:rPrChange w:id="9089" w:author="Caree2" w:date="2017-04-02T07:55:00Z">
              <w:rPr/>
            </w:rPrChange>
          </w:rPr>
          <w:tab/>
        </w:r>
        <w:r w:rsidRPr="00880017">
          <w:rPr>
            <w:color w:val="008080"/>
            <w:rPrChange w:id="9090" w:author="Caree2" w:date="2017-04-02T07:55:00Z">
              <w:rPr/>
            </w:rPrChange>
          </w:rPr>
          <w:tab/>
          <w:t>LocalDate completed, boolean hasReceivedDegree, String univeersity, float gpa) {</w:t>
        </w:r>
      </w:ins>
    </w:p>
    <w:p w:rsidR="00893A17" w:rsidRPr="00880017" w:rsidRDefault="00893A17" w:rsidP="000209A6">
      <w:pPr>
        <w:rPr>
          <w:ins w:id="9091" w:author="Caree2" w:date="2017-04-02T06:53:00Z"/>
          <w:color w:val="008080"/>
          <w:rPrChange w:id="9092" w:author="Caree2" w:date="2017-04-02T07:55:00Z">
            <w:rPr>
              <w:ins w:id="9093" w:author="Caree2" w:date="2017-04-02T06:53:00Z"/>
            </w:rPr>
          </w:rPrChange>
        </w:rPr>
        <w:pPrChange w:id="9094" w:author="Caree2" w:date="2017-04-02T07:14:00Z">
          <w:pPr>
            <w:autoSpaceDE w:val="0"/>
            <w:autoSpaceDN w:val="0"/>
            <w:adjustRightInd w:val="0"/>
          </w:pPr>
        </w:pPrChange>
      </w:pPr>
      <w:ins w:id="9095" w:author="Caree2" w:date="2017-04-02T06:53:00Z">
        <w:r w:rsidRPr="00880017">
          <w:rPr>
            <w:color w:val="008080"/>
            <w:rPrChange w:id="9096" w:author="Caree2" w:date="2017-04-02T07:55:00Z">
              <w:rPr/>
            </w:rPrChange>
          </w:rPr>
          <w:tab/>
        </w:r>
        <w:r w:rsidRPr="00880017">
          <w:rPr>
            <w:color w:val="008080"/>
            <w:rPrChange w:id="9097" w:author="Caree2" w:date="2017-04-02T07:55:00Z">
              <w:rPr/>
            </w:rPrChange>
          </w:rPr>
          <w:tab/>
          <w:t>super();</w:t>
        </w:r>
      </w:ins>
    </w:p>
    <w:p w:rsidR="00893A17" w:rsidRPr="00880017" w:rsidRDefault="00893A17" w:rsidP="000209A6">
      <w:pPr>
        <w:rPr>
          <w:ins w:id="9098" w:author="Caree2" w:date="2017-04-02T06:53:00Z"/>
          <w:color w:val="008080"/>
          <w:rPrChange w:id="9099" w:author="Caree2" w:date="2017-04-02T07:55:00Z">
            <w:rPr>
              <w:ins w:id="9100" w:author="Caree2" w:date="2017-04-02T06:53:00Z"/>
            </w:rPr>
          </w:rPrChange>
        </w:rPr>
        <w:pPrChange w:id="9101" w:author="Caree2" w:date="2017-04-02T07:14:00Z">
          <w:pPr>
            <w:autoSpaceDE w:val="0"/>
            <w:autoSpaceDN w:val="0"/>
            <w:adjustRightInd w:val="0"/>
          </w:pPr>
        </w:pPrChange>
      </w:pPr>
      <w:ins w:id="9102" w:author="Caree2" w:date="2017-04-02T06:53:00Z">
        <w:r w:rsidRPr="00880017">
          <w:rPr>
            <w:color w:val="008080"/>
            <w:rPrChange w:id="9103" w:author="Caree2" w:date="2017-04-02T07:55:00Z">
              <w:rPr/>
            </w:rPrChange>
          </w:rPr>
          <w:tab/>
        </w:r>
        <w:r w:rsidRPr="00880017">
          <w:rPr>
            <w:color w:val="008080"/>
            <w:rPrChange w:id="9104" w:author="Caree2" w:date="2017-04-02T07:55:00Z">
              <w:rPr/>
            </w:rPrChange>
          </w:rPr>
          <w:tab/>
          <w:t>this.educationID = educationID;</w:t>
        </w:r>
      </w:ins>
    </w:p>
    <w:p w:rsidR="00893A17" w:rsidRPr="00880017" w:rsidRDefault="00893A17" w:rsidP="000209A6">
      <w:pPr>
        <w:rPr>
          <w:ins w:id="9105" w:author="Caree2" w:date="2017-04-02T06:53:00Z"/>
          <w:color w:val="008080"/>
          <w:rPrChange w:id="9106" w:author="Caree2" w:date="2017-04-02T07:55:00Z">
            <w:rPr>
              <w:ins w:id="9107" w:author="Caree2" w:date="2017-04-02T06:53:00Z"/>
            </w:rPr>
          </w:rPrChange>
        </w:rPr>
        <w:pPrChange w:id="9108" w:author="Caree2" w:date="2017-04-02T07:14:00Z">
          <w:pPr>
            <w:autoSpaceDE w:val="0"/>
            <w:autoSpaceDN w:val="0"/>
            <w:adjustRightInd w:val="0"/>
          </w:pPr>
        </w:pPrChange>
      </w:pPr>
      <w:ins w:id="9109" w:author="Caree2" w:date="2017-04-02T06:53:00Z">
        <w:r w:rsidRPr="00880017">
          <w:rPr>
            <w:color w:val="008080"/>
            <w:rPrChange w:id="9110" w:author="Caree2" w:date="2017-04-02T07:55:00Z">
              <w:rPr/>
            </w:rPrChange>
          </w:rPr>
          <w:tab/>
        </w:r>
        <w:r w:rsidRPr="00880017">
          <w:rPr>
            <w:color w:val="008080"/>
            <w:rPrChange w:id="9111" w:author="Caree2" w:date="2017-04-02T07:55:00Z">
              <w:rPr/>
            </w:rPrChange>
          </w:rPr>
          <w:tab/>
          <w:t>this.degreeName = degreeName;</w:t>
        </w:r>
      </w:ins>
    </w:p>
    <w:p w:rsidR="00893A17" w:rsidRPr="00880017" w:rsidRDefault="00893A17" w:rsidP="000209A6">
      <w:pPr>
        <w:rPr>
          <w:ins w:id="9112" w:author="Caree2" w:date="2017-04-02T06:53:00Z"/>
          <w:color w:val="008080"/>
          <w:rPrChange w:id="9113" w:author="Caree2" w:date="2017-04-02T07:55:00Z">
            <w:rPr>
              <w:ins w:id="9114" w:author="Caree2" w:date="2017-04-02T06:53:00Z"/>
            </w:rPr>
          </w:rPrChange>
        </w:rPr>
        <w:pPrChange w:id="9115" w:author="Caree2" w:date="2017-04-02T07:14:00Z">
          <w:pPr>
            <w:autoSpaceDE w:val="0"/>
            <w:autoSpaceDN w:val="0"/>
            <w:adjustRightInd w:val="0"/>
          </w:pPr>
        </w:pPrChange>
      </w:pPr>
      <w:ins w:id="9116" w:author="Caree2" w:date="2017-04-02T06:53:00Z">
        <w:r w:rsidRPr="00880017">
          <w:rPr>
            <w:color w:val="008080"/>
            <w:rPrChange w:id="9117" w:author="Caree2" w:date="2017-04-02T07:55:00Z">
              <w:rPr/>
            </w:rPrChange>
          </w:rPr>
          <w:tab/>
        </w:r>
        <w:r w:rsidRPr="00880017">
          <w:rPr>
            <w:color w:val="008080"/>
            <w:rPrChange w:id="9118" w:author="Caree2" w:date="2017-04-02T07:55:00Z">
              <w:rPr/>
            </w:rPrChange>
          </w:rPr>
          <w:tab/>
          <w:t>this.degreeDescription = degreeDescription;</w:t>
        </w:r>
      </w:ins>
    </w:p>
    <w:p w:rsidR="00893A17" w:rsidRPr="00880017" w:rsidRDefault="00893A17" w:rsidP="000209A6">
      <w:pPr>
        <w:rPr>
          <w:ins w:id="9119" w:author="Caree2" w:date="2017-04-02T06:53:00Z"/>
          <w:color w:val="008080"/>
          <w:rPrChange w:id="9120" w:author="Caree2" w:date="2017-04-02T07:55:00Z">
            <w:rPr>
              <w:ins w:id="9121" w:author="Caree2" w:date="2017-04-02T06:53:00Z"/>
            </w:rPr>
          </w:rPrChange>
        </w:rPr>
        <w:pPrChange w:id="9122" w:author="Caree2" w:date="2017-04-02T07:14:00Z">
          <w:pPr>
            <w:autoSpaceDE w:val="0"/>
            <w:autoSpaceDN w:val="0"/>
            <w:adjustRightInd w:val="0"/>
          </w:pPr>
        </w:pPrChange>
      </w:pPr>
      <w:ins w:id="9123" w:author="Caree2" w:date="2017-04-02T06:53:00Z">
        <w:r w:rsidRPr="00880017">
          <w:rPr>
            <w:color w:val="008080"/>
            <w:rPrChange w:id="9124" w:author="Caree2" w:date="2017-04-02T07:55:00Z">
              <w:rPr/>
            </w:rPrChange>
          </w:rPr>
          <w:tab/>
        </w:r>
        <w:r w:rsidRPr="00880017">
          <w:rPr>
            <w:color w:val="008080"/>
            <w:rPrChange w:id="9125" w:author="Caree2" w:date="2017-04-02T07:55:00Z">
              <w:rPr/>
            </w:rPrChange>
          </w:rPr>
          <w:tab/>
          <w:t>this.started = started;</w:t>
        </w:r>
      </w:ins>
    </w:p>
    <w:p w:rsidR="00893A17" w:rsidRPr="00880017" w:rsidRDefault="00893A17" w:rsidP="000209A6">
      <w:pPr>
        <w:rPr>
          <w:ins w:id="9126" w:author="Caree2" w:date="2017-04-02T06:53:00Z"/>
          <w:color w:val="008080"/>
          <w:rPrChange w:id="9127" w:author="Caree2" w:date="2017-04-02T07:55:00Z">
            <w:rPr>
              <w:ins w:id="9128" w:author="Caree2" w:date="2017-04-02T06:53:00Z"/>
            </w:rPr>
          </w:rPrChange>
        </w:rPr>
        <w:pPrChange w:id="9129" w:author="Caree2" w:date="2017-04-02T07:14:00Z">
          <w:pPr>
            <w:autoSpaceDE w:val="0"/>
            <w:autoSpaceDN w:val="0"/>
            <w:adjustRightInd w:val="0"/>
          </w:pPr>
        </w:pPrChange>
      </w:pPr>
      <w:ins w:id="9130" w:author="Caree2" w:date="2017-04-02T06:53:00Z">
        <w:r w:rsidRPr="00880017">
          <w:rPr>
            <w:color w:val="008080"/>
            <w:rPrChange w:id="9131" w:author="Caree2" w:date="2017-04-02T07:55:00Z">
              <w:rPr/>
            </w:rPrChange>
          </w:rPr>
          <w:tab/>
        </w:r>
        <w:r w:rsidRPr="00880017">
          <w:rPr>
            <w:color w:val="008080"/>
            <w:rPrChange w:id="9132" w:author="Caree2" w:date="2017-04-02T07:55:00Z">
              <w:rPr/>
            </w:rPrChange>
          </w:rPr>
          <w:tab/>
          <w:t>this.completed = completed;</w:t>
        </w:r>
      </w:ins>
    </w:p>
    <w:p w:rsidR="00893A17" w:rsidRPr="00880017" w:rsidRDefault="00893A17" w:rsidP="000209A6">
      <w:pPr>
        <w:rPr>
          <w:ins w:id="9133" w:author="Caree2" w:date="2017-04-02T06:53:00Z"/>
          <w:color w:val="008080"/>
          <w:rPrChange w:id="9134" w:author="Caree2" w:date="2017-04-02T07:55:00Z">
            <w:rPr>
              <w:ins w:id="9135" w:author="Caree2" w:date="2017-04-02T06:53:00Z"/>
            </w:rPr>
          </w:rPrChange>
        </w:rPr>
        <w:pPrChange w:id="9136" w:author="Caree2" w:date="2017-04-02T07:14:00Z">
          <w:pPr>
            <w:autoSpaceDE w:val="0"/>
            <w:autoSpaceDN w:val="0"/>
            <w:adjustRightInd w:val="0"/>
          </w:pPr>
        </w:pPrChange>
      </w:pPr>
      <w:ins w:id="9137" w:author="Caree2" w:date="2017-04-02T06:53:00Z">
        <w:r w:rsidRPr="00880017">
          <w:rPr>
            <w:color w:val="008080"/>
            <w:rPrChange w:id="9138" w:author="Caree2" w:date="2017-04-02T07:55:00Z">
              <w:rPr/>
            </w:rPrChange>
          </w:rPr>
          <w:tab/>
        </w:r>
        <w:r w:rsidRPr="00880017">
          <w:rPr>
            <w:color w:val="008080"/>
            <w:rPrChange w:id="9139" w:author="Caree2" w:date="2017-04-02T07:55:00Z">
              <w:rPr/>
            </w:rPrChange>
          </w:rPr>
          <w:tab/>
          <w:t>this.hasReceivedDegree = hasReceivedDegree;</w:t>
        </w:r>
      </w:ins>
    </w:p>
    <w:p w:rsidR="00893A17" w:rsidRPr="00880017" w:rsidRDefault="00893A17" w:rsidP="000209A6">
      <w:pPr>
        <w:rPr>
          <w:ins w:id="9140" w:author="Caree2" w:date="2017-04-02T06:53:00Z"/>
          <w:color w:val="008080"/>
          <w:rPrChange w:id="9141" w:author="Caree2" w:date="2017-04-02T07:55:00Z">
            <w:rPr>
              <w:ins w:id="9142" w:author="Caree2" w:date="2017-04-02T06:53:00Z"/>
            </w:rPr>
          </w:rPrChange>
        </w:rPr>
        <w:pPrChange w:id="9143" w:author="Caree2" w:date="2017-04-02T07:14:00Z">
          <w:pPr>
            <w:autoSpaceDE w:val="0"/>
            <w:autoSpaceDN w:val="0"/>
            <w:adjustRightInd w:val="0"/>
          </w:pPr>
        </w:pPrChange>
      </w:pPr>
      <w:ins w:id="9144" w:author="Caree2" w:date="2017-04-02T06:53:00Z">
        <w:r w:rsidRPr="00880017">
          <w:rPr>
            <w:color w:val="008080"/>
            <w:rPrChange w:id="9145" w:author="Caree2" w:date="2017-04-02T07:55:00Z">
              <w:rPr/>
            </w:rPrChange>
          </w:rPr>
          <w:tab/>
        </w:r>
        <w:r w:rsidRPr="00880017">
          <w:rPr>
            <w:color w:val="008080"/>
            <w:rPrChange w:id="9146" w:author="Caree2" w:date="2017-04-02T07:55:00Z">
              <w:rPr/>
            </w:rPrChange>
          </w:rPr>
          <w:tab/>
          <w:t>this.univeersity = univeersity;</w:t>
        </w:r>
      </w:ins>
    </w:p>
    <w:p w:rsidR="00893A17" w:rsidRPr="00880017" w:rsidRDefault="00893A17" w:rsidP="000209A6">
      <w:pPr>
        <w:rPr>
          <w:ins w:id="9147" w:author="Caree2" w:date="2017-04-02T06:53:00Z"/>
          <w:color w:val="008080"/>
          <w:rPrChange w:id="9148" w:author="Caree2" w:date="2017-04-02T07:55:00Z">
            <w:rPr>
              <w:ins w:id="9149" w:author="Caree2" w:date="2017-04-02T06:53:00Z"/>
            </w:rPr>
          </w:rPrChange>
        </w:rPr>
        <w:pPrChange w:id="9150" w:author="Caree2" w:date="2017-04-02T07:14:00Z">
          <w:pPr>
            <w:autoSpaceDE w:val="0"/>
            <w:autoSpaceDN w:val="0"/>
            <w:adjustRightInd w:val="0"/>
          </w:pPr>
        </w:pPrChange>
      </w:pPr>
      <w:ins w:id="9151" w:author="Caree2" w:date="2017-04-02T06:53:00Z">
        <w:r w:rsidRPr="00880017">
          <w:rPr>
            <w:color w:val="008080"/>
            <w:rPrChange w:id="9152" w:author="Caree2" w:date="2017-04-02T07:55:00Z">
              <w:rPr/>
            </w:rPrChange>
          </w:rPr>
          <w:tab/>
        </w:r>
        <w:r w:rsidRPr="00880017">
          <w:rPr>
            <w:color w:val="008080"/>
            <w:rPrChange w:id="9153" w:author="Caree2" w:date="2017-04-02T07:55:00Z">
              <w:rPr/>
            </w:rPrChange>
          </w:rPr>
          <w:tab/>
          <w:t>this.gpa = gpa;</w:t>
        </w:r>
      </w:ins>
    </w:p>
    <w:p w:rsidR="00893A17" w:rsidRPr="00880017" w:rsidRDefault="00893A17" w:rsidP="000209A6">
      <w:pPr>
        <w:rPr>
          <w:ins w:id="9154" w:author="Caree2" w:date="2017-04-02T06:53:00Z"/>
          <w:color w:val="008080"/>
          <w:rPrChange w:id="9155" w:author="Caree2" w:date="2017-04-02T07:55:00Z">
            <w:rPr>
              <w:ins w:id="9156" w:author="Caree2" w:date="2017-04-02T06:53:00Z"/>
            </w:rPr>
          </w:rPrChange>
        </w:rPr>
        <w:pPrChange w:id="9157" w:author="Caree2" w:date="2017-04-02T07:14:00Z">
          <w:pPr>
            <w:autoSpaceDE w:val="0"/>
            <w:autoSpaceDN w:val="0"/>
            <w:adjustRightInd w:val="0"/>
          </w:pPr>
        </w:pPrChange>
      </w:pPr>
      <w:ins w:id="9158" w:author="Caree2" w:date="2017-04-02T06:53:00Z">
        <w:r w:rsidRPr="00880017">
          <w:rPr>
            <w:color w:val="008080"/>
            <w:rPrChange w:id="9159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9160" w:author="Caree2" w:date="2017-04-02T06:53:00Z"/>
          <w:color w:val="008080"/>
          <w:rPrChange w:id="9161" w:author="Caree2" w:date="2017-04-02T07:55:00Z">
            <w:rPr>
              <w:ins w:id="9162" w:author="Caree2" w:date="2017-04-02T06:53:00Z"/>
            </w:rPr>
          </w:rPrChange>
        </w:rPr>
        <w:pPrChange w:id="9163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9164" w:author="Caree2" w:date="2017-04-02T06:53:00Z"/>
          <w:color w:val="008080"/>
          <w:rPrChange w:id="9165" w:author="Caree2" w:date="2017-04-02T07:55:00Z">
            <w:rPr>
              <w:ins w:id="9166" w:author="Caree2" w:date="2017-04-02T06:53:00Z"/>
            </w:rPr>
          </w:rPrChange>
        </w:rPr>
        <w:pPrChange w:id="9167" w:author="Caree2" w:date="2017-04-02T07:14:00Z">
          <w:pPr>
            <w:autoSpaceDE w:val="0"/>
            <w:autoSpaceDN w:val="0"/>
            <w:adjustRightInd w:val="0"/>
          </w:pPr>
        </w:pPrChange>
      </w:pPr>
      <w:ins w:id="9168" w:author="Caree2" w:date="2017-04-02T06:53:00Z">
        <w:r w:rsidRPr="00880017">
          <w:rPr>
            <w:color w:val="008080"/>
            <w:rPrChange w:id="9169" w:author="Caree2" w:date="2017-04-02T07:55:00Z">
              <w:rPr/>
            </w:rPrChange>
          </w:rPr>
          <w:tab/>
          <w:t>public Education() {</w:t>
        </w:r>
      </w:ins>
    </w:p>
    <w:p w:rsidR="00893A17" w:rsidRPr="00880017" w:rsidRDefault="00893A17" w:rsidP="000209A6">
      <w:pPr>
        <w:rPr>
          <w:ins w:id="9170" w:author="Caree2" w:date="2017-04-02T06:53:00Z"/>
          <w:color w:val="008080"/>
          <w:rPrChange w:id="9171" w:author="Caree2" w:date="2017-04-02T07:55:00Z">
            <w:rPr>
              <w:ins w:id="9172" w:author="Caree2" w:date="2017-04-02T06:53:00Z"/>
            </w:rPr>
          </w:rPrChange>
        </w:rPr>
        <w:pPrChange w:id="9173" w:author="Caree2" w:date="2017-04-02T07:14:00Z">
          <w:pPr>
            <w:autoSpaceDE w:val="0"/>
            <w:autoSpaceDN w:val="0"/>
            <w:adjustRightInd w:val="0"/>
          </w:pPr>
        </w:pPrChange>
      </w:pPr>
      <w:ins w:id="9174" w:author="Caree2" w:date="2017-04-02T06:53:00Z">
        <w:r w:rsidRPr="00880017">
          <w:rPr>
            <w:color w:val="008080"/>
            <w:rPrChange w:id="9175" w:author="Caree2" w:date="2017-04-02T07:55:00Z">
              <w:rPr/>
            </w:rPrChange>
          </w:rPr>
          <w:tab/>
        </w:r>
        <w:r w:rsidRPr="00880017">
          <w:rPr>
            <w:color w:val="008080"/>
            <w:rPrChange w:id="9176" w:author="Caree2" w:date="2017-04-02T07:55:00Z">
              <w:rPr/>
            </w:rPrChange>
          </w:rPr>
          <w:tab/>
          <w:t>super();</w:t>
        </w:r>
      </w:ins>
    </w:p>
    <w:p w:rsidR="00893A17" w:rsidRPr="00880017" w:rsidRDefault="00893A17" w:rsidP="000209A6">
      <w:pPr>
        <w:rPr>
          <w:ins w:id="9177" w:author="Caree2" w:date="2017-04-02T06:53:00Z"/>
          <w:color w:val="008080"/>
          <w:rPrChange w:id="9178" w:author="Caree2" w:date="2017-04-02T07:55:00Z">
            <w:rPr>
              <w:ins w:id="9179" w:author="Caree2" w:date="2017-04-02T06:53:00Z"/>
            </w:rPr>
          </w:rPrChange>
        </w:rPr>
        <w:pPrChange w:id="9180" w:author="Caree2" w:date="2017-04-02T07:14:00Z">
          <w:pPr>
            <w:autoSpaceDE w:val="0"/>
            <w:autoSpaceDN w:val="0"/>
            <w:adjustRightInd w:val="0"/>
          </w:pPr>
        </w:pPrChange>
      </w:pPr>
      <w:ins w:id="9181" w:author="Caree2" w:date="2017-04-02T06:53:00Z">
        <w:r w:rsidRPr="00880017">
          <w:rPr>
            <w:color w:val="008080"/>
            <w:rPrChange w:id="9182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9183" w:author="Caree2" w:date="2017-04-02T06:53:00Z"/>
          <w:color w:val="008080"/>
          <w:rPrChange w:id="9184" w:author="Caree2" w:date="2017-04-02T07:55:00Z">
            <w:rPr>
              <w:ins w:id="9185" w:author="Caree2" w:date="2017-04-02T06:53:00Z"/>
            </w:rPr>
          </w:rPrChange>
        </w:rPr>
        <w:pPrChange w:id="9186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9187" w:author="Caree2" w:date="2017-04-02T06:53:00Z"/>
          <w:color w:val="008080"/>
          <w:rPrChange w:id="9188" w:author="Caree2" w:date="2017-04-02T07:55:00Z">
            <w:rPr>
              <w:ins w:id="9189" w:author="Caree2" w:date="2017-04-02T06:53:00Z"/>
            </w:rPr>
          </w:rPrChange>
        </w:rPr>
        <w:pPrChange w:id="9190" w:author="Caree2" w:date="2017-04-02T07:14:00Z">
          <w:pPr>
            <w:autoSpaceDE w:val="0"/>
            <w:autoSpaceDN w:val="0"/>
            <w:adjustRightInd w:val="0"/>
          </w:pPr>
        </w:pPrChange>
      </w:pPr>
      <w:ins w:id="9191" w:author="Caree2" w:date="2017-04-02T06:53:00Z">
        <w:r w:rsidRPr="00880017">
          <w:rPr>
            <w:color w:val="008080"/>
            <w:rPrChange w:id="9192" w:author="Caree2" w:date="2017-04-02T07:55:00Z">
              <w:rPr/>
            </w:rPrChange>
          </w:rPr>
          <w:tab/>
          <w:t>@Override</w:t>
        </w:r>
      </w:ins>
    </w:p>
    <w:p w:rsidR="00893A17" w:rsidRPr="00880017" w:rsidRDefault="00893A17" w:rsidP="000209A6">
      <w:pPr>
        <w:rPr>
          <w:ins w:id="9193" w:author="Caree2" w:date="2017-04-02T06:53:00Z"/>
          <w:color w:val="008080"/>
          <w:rPrChange w:id="9194" w:author="Caree2" w:date="2017-04-02T07:55:00Z">
            <w:rPr>
              <w:ins w:id="9195" w:author="Caree2" w:date="2017-04-02T06:53:00Z"/>
            </w:rPr>
          </w:rPrChange>
        </w:rPr>
        <w:pPrChange w:id="9196" w:author="Caree2" w:date="2017-04-02T07:14:00Z">
          <w:pPr>
            <w:autoSpaceDE w:val="0"/>
            <w:autoSpaceDN w:val="0"/>
            <w:adjustRightInd w:val="0"/>
          </w:pPr>
        </w:pPrChange>
      </w:pPr>
      <w:ins w:id="9197" w:author="Caree2" w:date="2017-04-02T06:53:00Z">
        <w:r w:rsidRPr="00880017">
          <w:rPr>
            <w:color w:val="008080"/>
            <w:rPrChange w:id="9198" w:author="Caree2" w:date="2017-04-02T07:55:00Z">
              <w:rPr/>
            </w:rPrChange>
          </w:rPr>
          <w:tab/>
          <w:t>public String toString() {</w:t>
        </w:r>
      </w:ins>
    </w:p>
    <w:p w:rsidR="00893A17" w:rsidRPr="00880017" w:rsidRDefault="00893A17" w:rsidP="000209A6">
      <w:pPr>
        <w:rPr>
          <w:ins w:id="9199" w:author="Caree2" w:date="2017-04-02T06:53:00Z"/>
          <w:color w:val="008080"/>
          <w:rPrChange w:id="9200" w:author="Caree2" w:date="2017-04-02T07:55:00Z">
            <w:rPr>
              <w:ins w:id="9201" w:author="Caree2" w:date="2017-04-02T06:53:00Z"/>
            </w:rPr>
          </w:rPrChange>
        </w:rPr>
        <w:pPrChange w:id="9202" w:author="Caree2" w:date="2017-04-02T07:14:00Z">
          <w:pPr>
            <w:autoSpaceDE w:val="0"/>
            <w:autoSpaceDN w:val="0"/>
            <w:adjustRightInd w:val="0"/>
          </w:pPr>
        </w:pPrChange>
      </w:pPr>
      <w:ins w:id="9203" w:author="Caree2" w:date="2017-04-02T06:53:00Z">
        <w:r w:rsidRPr="00880017">
          <w:rPr>
            <w:color w:val="008080"/>
            <w:rPrChange w:id="9204" w:author="Caree2" w:date="2017-04-02T07:55:00Z">
              <w:rPr/>
            </w:rPrChange>
          </w:rPr>
          <w:tab/>
        </w:r>
        <w:r w:rsidRPr="00880017">
          <w:rPr>
            <w:color w:val="008080"/>
            <w:rPrChange w:id="9205" w:author="Caree2" w:date="2017-04-02T07:55:00Z">
              <w:rPr/>
            </w:rPrChange>
          </w:rPr>
          <w:tab/>
          <w:t>return "Education [educationID=" + educationID + ", degreeName=" + degreeName + ", degreeDescription="</w:t>
        </w:r>
      </w:ins>
    </w:p>
    <w:p w:rsidR="00893A17" w:rsidRPr="00880017" w:rsidRDefault="00893A17" w:rsidP="000209A6">
      <w:pPr>
        <w:rPr>
          <w:ins w:id="9206" w:author="Caree2" w:date="2017-04-02T06:53:00Z"/>
          <w:color w:val="008080"/>
          <w:rPrChange w:id="9207" w:author="Caree2" w:date="2017-04-02T07:55:00Z">
            <w:rPr>
              <w:ins w:id="9208" w:author="Caree2" w:date="2017-04-02T06:53:00Z"/>
            </w:rPr>
          </w:rPrChange>
        </w:rPr>
        <w:pPrChange w:id="9209" w:author="Caree2" w:date="2017-04-02T07:14:00Z">
          <w:pPr>
            <w:autoSpaceDE w:val="0"/>
            <w:autoSpaceDN w:val="0"/>
            <w:adjustRightInd w:val="0"/>
          </w:pPr>
        </w:pPrChange>
      </w:pPr>
      <w:ins w:id="9210" w:author="Caree2" w:date="2017-04-02T06:53:00Z">
        <w:r w:rsidRPr="00880017">
          <w:rPr>
            <w:color w:val="008080"/>
            <w:rPrChange w:id="9211" w:author="Caree2" w:date="2017-04-02T07:55:00Z">
              <w:rPr/>
            </w:rPrChange>
          </w:rPr>
          <w:tab/>
        </w:r>
        <w:r w:rsidRPr="00880017">
          <w:rPr>
            <w:color w:val="008080"/>
            <w:rPrChange w:id="9212" w:author="Caree2" w:date="2017-04-02T07:55:00Z">
              <w:rPr/>
            </w:rPrChange>
          </w:rPr>
          <w:tab/>
        </w:r>
        <w:r w:rsidRPr="00880017">
          <w:rPr>
            <w:color w:val="008080"/>
            <w:rPrChange w:id="9213" w:author="Caree2" w:date="2017-04-02T07:55:00Z">
              <w:rPr/>
            </w:rPrChange>
          </w:rPr>
          <w:tab/>
        </w:r>
        <w:r w:rsidRPr="00880017">
          <w:rPr>
            <w:color w:val="008080"/>
            <w:rPrChange w:id="9214" w:author="Caree2" w:date="2017-04-02T07:55:00Z">
              <w:rPr/>
            </w:rPrChange>
          </w:rPr>
          <w:tab/>
          <w:t>+ degreeDescription + ", started=" + started + ", completed=" + completed + ", hasReceivedDegree="</w:t>
        </w:r>
      </w:ins>
    </w:p>
    <w:p w:rsidR="00893A17" w:rsidRPr="00880017" w:rsidRDefault="00893A17" w:rsidP="000209A6">
      <w:pPr>
        <w:rPr>
          <w:ins w:id="9215" w:author="Caree2" w:date="2017-04-02T06:53:00Z"/>
          <w:color w:val="008080"/>
          <w:rPrChange w:id="9216" w:author="Caree2" w:date="2017-04-02T07:55:00Z">
            <w:rPr>
              <w:ins w:id="9217" w:author="Caree2" w:date="2017-04-02T06:53:00Z"/>
            </w:rPr>
          </w:rPrChange>
        </w:rPr>
        <w:pPrChange w:id="9218" w:author="Caree2" w:date="2017-04-02T07:14:00Z">
          <w:pPr>
            <w:autoSpaceDE w:val="0"/>
            <w:autoSpaceDN w:val="0"/>
            <w:adjustRightInd w:val="0"/>
          </w:pPr>
        </w:pPrChange>
      </w:pPr>
      <w:ins w:id="9219" w:author="Caree2" w:date="2017-04-02T06:53:00Z">
        <w:r w:rsidRPr="00880017">
          <w:rPr>
            <w:color w:val="008080"/>
            <w:rPrChange w:id="9220" w:author="Caree2" w:date="2017-04-02T07:55:00Z">
              <w:rPr/>
            </w:rPrChange>
          </w:rPr>
          <w:tab/>
        </w:r>
        <w:r w:rsidRPr="00880017">
          <w:rPr>
            <w:color w:val="008080"/>
            <w:rPrChange w:id="9221" w:author="Caree2" w:date="2017-04-02T07:55:00Z">
              <w:rPr/>
            </w:rPrChange>
          </w:rPr>
          <w:tab/>
        </w:r>
        <w:r w:rsidRPr="00880017">
          <w:rPr>
            <w:color w:val="008080"/>
            <w:rPrChange w:id="9222" w:author="Caree2" w:date="2017-04-02T07:55:00Z">
              <w:rPr/>
            </w:rPrChange>
          </w:rPr>
          <w:tab/>
        </w:r>
        <w:r w:rsidRPr="00880017">
          <w:rPr>
            <w:color w:val="008080"/>
            <w:rPrChange w:id="9223" w:author="Caree2" w:date="2017-04-02T07:55:00Z">
              <w:rPr/>
            </w:rPrChange>
          </w:rPr>
          <w:tab/>
          <w:t>+ hasReceivedDegree + ", univeersity=" + univeersity + ", gpa=" + gpa + "]";</w:t>
        </w:r>
      </w:ins>
    </w:p>
    <w:p w:rsidR="00893A17" w:rsidRPr="00880017" w:rsidRDefault="00893A17" w:rsidP="000209A6">
      <w:pPr>
        <w:rPr>
          <w:ins w:id="9224" w:author="Caree2" w:date="2017-04-02T06:53:00Z"/>
          <w:color w:val="008080"/>
          <w:rPrChange w:id="9225" w:author="Caree2" w:date="2017-04-02T07:55:00Z">
            <w:rPr>
              <w:ins w:id="9226" w:author="Caree2" w:date="2017-04-02T06:53:00Z"/>
            </w:rPr>
          </w:rPrChange>
        </w:rPr>
        <w:pPrChange w:id="9227" w:author="Caree2" w:date="2017-04-02T07:14:00Z">
          <w:pPr>
            <w:autoSpaceDE w:val="0"/>
            <w:autoSpaceDN w:val="0"/>
            <w:adjustRightInd w:val="0"/>
          </w:pPr>
        </w:pPrChange>
      </w:pPr>
      <w:ins w:id="9228" w:author="Caree2" w:date="2017-04-02T06:53:00Z">
        <w:r w:rsidRPr="00880017">
          <w:rPr>
            <w:color w:val="008080"/>
            <w:rPrChange w:id="9229" w:author="Caree2" w:date="2017-04-02T07:55:00Z">
              <w:rPr/>
            </w:rPrChange>
          </w:rPr>
          <w:tab/>
          <w:t>}</w:t>
        </w:r>
      </w:ins>
    </w:p>
    <w:p w:rsidR="00893A17" w:rsidRPr="00880017" w:rsidRDefault="00893A17" w:rsidP="000209A6">
      <w:pPr>
        <w:rPr>
          <w:ins w:id="9230" w:author="Caree2" w:date="2017-04-02T06:53:00Z"/>
          <w:color w:val="008080"/>
          <w:rPrChange w:id="9231" w:author="Caree2" w:date="2017-04-02T07:55:00Z">
            <w:rPr>
              <w:ins w:id="9232" w:author="Caree2" w:date="2017-04-02T06:53:00Z"/>
            </w:rPr>
          </w:rPrChange>
        </w:rPr>
        <w:pPrChange w:id="9233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9234" w:author="Caree2" w:date="2017-04-02T06:53:00Z"/>
          <w:color w:val="008080"/>
          <w:rPrChange w:id="9235" w:author="Caree2" w:date="2017-04-02T07:55:00Z">
            <w:rPr>
              <w:ins w:id="9236" w:author="Caree2" w:date="2017-04-02T06:53:00Z"/>
            </w:rPr>
          </w:rPrChange>
        </w:rPr>
        <w:pPrChange w:id="9237" w:author="Caree2" w:date="2017-04-02T07:14:00Z">
          <w:pPr>
            <w:autoSpaceDE w:val="0"/>
            <w:autoSpaceDN w:val="0"/>
            <w:adjustRightInd w:val="0"/>
          </w:pPr>
        </w:pPrChange>
      </w:pPr>
    </w:p>
    <w:p w:rsidR="00893A17" w:rsidRPr="00880017" w:rsidRDefault="00893A17" w:rsidP="000209A6">
      <w:pPr>
        <w:rPr>
          <w:ins w:id="9238" w:author="Caree2" w:date="2017-04-02T06:53:00Z"/>
          <w:color w:val="008080"/>
          <w:rPrChange w:id="9239" w:author="Caree2" w:date="2017-04-02T07:55:00Z">
            <w:rPr>
              <w:ins w:id="9240" w:author="Caree2" w:date="2017-04-02T06:53:00Z"/>
            </w:rPr>
          </w:rPrChange>
        </w:rPr>
        <w:pPrChange w:id="9241" w:author="Caree2" w:date="2017-04-02T07:14:00Z">
          <w:pPr>
            <w:autoSpaceDE w:val="0"/>
            <w:autoSpaceDN w:val="0"/>
            <w:adjustRightInd w:val="0"/>
          </w:pPr>
        </w:pPrChange>
      </w:pPr>
      <w:ins w:id="9242" w:author="Caree2" w:date="2017-04-02T06:53:00Z">
        <w:r w:rsidRPr="00880017">
          <w:rPr>
            <w:color w:val="008080"/>
            <w:rPrChange w:id="9243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9244" w:author="Caree2" w:date="2017-04-02T06:53:00Z"/>
          <w:color w:val="008080"/>
          <w:rPrChange w:id="9245" w:author="Caree2" w:date="2017-04-02T07:55:00Z">
            <w:rPr>
              <w:ins w:id="9246" w:author="Caree2" w:date="2017-04-02T06:53:00Z"/>
            </w:rPr>
          </w:rPrChange>
        </w:rPr>
        <w:pPrChange w:id="9247" w:author="Caree2" w:date="2017-04-02T07:14:00Z">
          <w:pPr>
            <w:autoSpaceDE w:val="0"/>
            <w:autoSpaceDN w:val="0"/>
            <w:adjustRightInd w:val="0"/>
          </w:pPr>
        </w:pPrChange>
      </w:pPr>
      <w:ins w:id="9248" w:author="Caree2" w:date="2017-04-02T06:53:00Z">
        <w:r w:rsidRPr="00880017">
          <w:rPr>
            <w:color w:val="008080"/>
            <w:rPrChange w:id="9249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9250" w:author="Caree2" w:date="2017-04-02T06:53:00Z"/>
          <w:color w:val="008080"/>
          <w:rPrChange w:id="9251" w:author="Caree2" w:date="2017-04-02T07:55:00Z">
            <w:rPr>
              <w:ins w:id="9252" w:author="Caree2" w:date="2017-04-02T06:53:00Z"/>
            </w:rPr>
          </w:rPrChange>
        </w:rPr>
        <w:pPrChange w:id="9253" w:author="Caree2" w:date="2017-04-02T07:14:00Z">
          <w:pPr>
            <w:autoSpaceDE w:val="0"/>
            <w:autoSpaceDN w:val="0"/>
            <w:adjustRightInd w:val="0"/>
          </w:pPr>
        </w:pPrChange>
      </w:pPr>
      <w:ins w:id="9254" w:author="Caree2" w:date="2017-04-02T06:53:00Z">
        <w:r w:rsidRPr="00880017">
          <w:rPr>
            <w:color w:val="008080"/>
            <w:rPrChange w:id="9255" w:author="Caree2" w:date="2017-04-02T07:55:00Z">
              <w:rPr/>
            </w:rPrChange>
          </w:rPr>
          <w:tab/>
        </w:r>
      </w:ins>
    </w:p>
    <w:p w:rsidR="00893A17" w:rsidRPr="00880017" w:rsidRDefault="00893A17" w:rsidP="000209A6">
      <w:pPr>
        <w:rPr>
          <w:ins w:id="9256" w:author="Caree2" w:date="2017-04-02T06:53:00Z"/>
          <w:color w:val="008080"/>
          <w:rPrChange w:id="9257" w:author="Caree2" w:date="2017-04-02T07:55:00Z">
            <w:rPr>
              <w:ins w:id="9258" w:author="Caree2" w:date="2017-04-02T06:53:00Z"/>
            </w:rPr>
          </w:rPrChange>
        </w:rPr>
        <w:pPrChange w:id="9259" w:author="Caree2" w:date="2017-04-02T07:14:00Z">
          <w:pPr>
            <w:autoSpaceDE w:val="0"/>
            <w:autoSpaceDN w:val="0"/>
            <w:adjustRightInd w:val="0"/>
          </w:pPr>
        </w:pPrChange>
      </w:pPr>
      <w:ins w:id="9260" w:author="Caree2" w:date="2017-04-02T06:53:00Z">
        <w:r w:rsidRPr="00880017">
          <w:rPr>
            <w:color w:val="008080"/>
            <w:rPrChange w:id="9261" w:author="Caree2" w:date="2017-04-02T07:55:00Z">
              <w:rPr/>
            </w:rPrChange>
          </w:rPr>
          <w:t>}</w:t>
        </w:r>
      </w:ins>
    </w:p>
    <w:p w:rsidR="00893A17" w:rsidRDefault="00893A17">
      <w:pPr>
        <w:rPr>
          <w:ins w:id="9262" w:author="Caree2" w:date="2017-04-02T06:53:00Z"/>
        </w:rPr>
      </w:pPr>
      <w:ins w:id="9263" w:author="Caree2" w:date="2017-04-02T06:53:00Z">
        <w:r>
          <w:br w:type="page"/>
        </w:r>
      </w:ins>
    </w:p>
    <w:p w:rsidR="00893A17" w:rsidRDefault="00893A17" w:rsidP="00893A17">
      <w:pPr>
        <w:pStyle w:val="StyleHeading114ptBoldUnderlineLeft"/>
        <w:rPr>
          <w:ins w:id="9264" w:author="Caree2" w:date="2017-04-02T06:53:00Z"/>
        </w:rPr>
      </w:pPr>
      <w:bookmarkStart w:id="9265" w:name="_Toc478888071"/>
      <w:ins w:id="9266" w:author="Caree2" w:date="2017-04-02T06:53:00Z">
        <w:r w:rsidRPr="00EA03DE">
          <w:lastRenderedPageBreak/>
          <w:t>1.</w:t>
        </w:r>
      </w:ins>
      <w:ins w:id="9267" w:author="Caree2" w:date="2017-04-02T07:48:00Z">
        <w:r w:rsidR="00C547DB">
          <w:t>29</w:t>
        </w:r>
      </w:ins>
      <w:ins w:id="9268" w:author="Caree2" w:date="2017-04-02T06:53:00Z">
        <w:r w:rsidRPr="00EA03DE">
          <w:t xml:space="preserve"> </w:t>
        </w:r>
        <w:r>
          <w:t>–</w:t>
        </w:r>
      </w:ins>
      <w:ins w:id="9269" w:author="Caree2" w:date="2017-04-02T07:14:00Z">
        <w:r w:rsidR="00B85F7C">
          <w:t xml:space="preserve">Create the </w:t>
        </w:r>
      </w:ins>
      <w:ins w:id="9270" w:author="Caree2" w:date="2017-04-02T07:15:00Z">
        <w:r w:rsidR="00B85F7C">
          <w:t xml:space="preserve">TestSetterInjection  in the package </w:t>
        </w:r>
      </w:ins>
      <w:ins w:id="9271" w:author="Caree2" w:date="2017-04-02T06:53:00Z">
        <w:r>
          <w:t>Third</w:t>
        </w:r>
        <w:bookmarkEnd w:id="9265"/>
      </w:ins>
    </w:p>
    <w:p w:rsidR="00893A17" w:rsidRDefault="00893A17">
      <w:pPr>
        <w:rPr>
          <w:ins w:id="9272" w:author="Caree2" w:date="2017-04-02T06:54:00Z"/>
        </w:rPr>
      </w:pPr>
    </w:p>
    <w:p w:rsidR="00355860" w:rsidRPr="00880017" w:rsidRDefault="00355860" w:rsidP="00B85F7C">
      <w:pPr>
        <w:rPr>
          <w:ins w:id="9273" w:author="Caree2" w:date="2017-04-02T06:54:00Z"/>
          <w:color w:val="008080"/>
          <w:rPrChange w:id="9274" w:author="Caree2" w:date="2017-04-02T07:55:00Z">
            <w:rPr>
              <w:ins w:id="9275" w:author="Caree2" w:date="2017-04-02T06:54:00Z"/>
            </w:rPr>
          </w:rPrChange>
        </w:rPr>
        <w:pPrChange w:id="9276" w:author="Caree2" w:date="2017-04-02T07:15:00Z">
          <w:pPr/>
        </w:pPrChange>
      </w:pPr>
      <w:ins w:id="9277" w:author="Caree2" w:date="2017-04-02T06:54:00Z">
        <w:r w:rsidRPr="00880017">
          <w:rPr>
            <w:color w:val="008080"/>
            <w:rPrChange w:id="9278" w:author="Caree2" w:date="2017-04-02T07:55:00Z">
              <w:rPr/>
            </w:rPrChange>
          </w:rPr>
          <w:t>package com.rollingstone.springframework.basic.ioc.setter.injection.third;</w:t>
        </w:r>
      </w:ins>
    </w:p>
    <w:p w:rsidR="00355860" w:rsidRPr="00880017" w:rsidRDefault="00355860" w:rsidP="00B85F7C">
      <w:pPr>
        <w:rPr>
          <w:ins w:id="9279" w:author="Caree2" w:date="2017-04-02T06:54:00Z"/>
          <w:color w:val="008080"/>
          <w:rPrChange w:id="9280" w:author="Caree2" w:date="2017-04-02T07:55:00Z">
            <w:rPr>
              <w:ins w:id="9281" w:author="Caree2" w:date="2017-04-02T06:54:00Z"/>
            </w:rPr>
          </w:rPrChange>
        </w:rPr>
        <w:pPrChange w:id="9282" w:author="Caree2" w:date="2017-04-02T07:15:00Z">
          <w:pPr/>
        </w:pPrChange>
      </w:pPr>
    </w:p>
    <w:p w:rsidR="00355860" w:rsidRPr="00880017" w:rsidRDefault="00355860" w:rsidP="00B85F7C">
      <w:pPr>
        <w:rPr>
          <w:ins w:id="9283" w:author="Caree2" w:date="2017-04-02T06:54:00Z"/>
          <w:color w:val="008080"/>
          <w:rPrChange w:id="9284" w:author="Caree2" w:date="2017-04-02T07:55:00Z">
            <w:rPr>
              <w:ins w:id="9285" w:author="Caree2" w:date="2017-04-02T06:54:00Z"/>
            </w:rPr>
          </w:rPrChange>
        </w:rPr>
        <w:pPrChange w:id="9286" w:author="Caree2" w:date="2017-04-02T07:15:00Z">
          <w:pPr/>
        </w:pPrChange>
      </w:pPr>
      <w:ins w:id="9287" w:author="Caree2" w:date="2017-04-02T06:54:00Z">
        <w:r w:rsidRPr="00880017">
          <w:rPr>
            <w:color w:val="008080"/>
            <w:rPrChange w:id="9288" w:author="Caree2" w:date="2017-04-02T07:55:00Z">
              <w:rPr/>
            </w:rPrChange>
          </w:rPr>
          <w:t>import org.slf4j.Logger;</w:t>
        </w:r>
      </w:ins>
    </w:p>
    <w:p w:rsidR="00355860" w:rsidRPr="00880017" w:rsidRDefault="00355860" w:rsidP="00B85F7C">
      <w:pPr>
        <w:rPr>
          <w:ins w:id="9289" w:author="Caree2" w:date="2017-04-02T06:54:00Z"/>
          <w:color w:val="008080"/>
          <w:rPrChange w:id="9290" w:author="Caree2" w:date="2017-04-02T07:55:00Z">
            <w:rPr>
              <w:ins w:id="9291" w:author="Caree2" w:date="2017-04-02T06:54:00Z"/>
            </w:rPr>
          </w:rPrChange>
        </w:rPr>
        <w:pPrChange w:id="9292" w:author="Caree2" w:date="2017-04-02T07:15:00Z">
          <w:pPr/>
        </w:pPrChange>
      </w:pPr>
      <w:ins w:id="9293" w:author="Caree2" w:date="2017-04-02T06:54:00Z">
        <w:r w:rsidRPr="00880017">
          <w:rPr>
            <w:color w:val="008080"/>
            <w:rPrChange w:id="9294" w:author="Caree2" w:date="2017-04-02T07:55:00Z">
              <w:rPr/>
            </w:rPrChange>
          </w:rPr>
          <w:t>import org.slf4j.LoggerFactory;</w:t>
        </w:r>
      </w:ins>
    </w:p>
    <w:p w:rsidR="00355860" w:rsidRPr="00880017" w:rsidRDefault="00355860" w:rsidP="00B85F7C">
      <w:pPr>
        <w:rPr>
          <w:ins w:id="9295" w:author="Caree2" w:date="2017-04-02T06:54:00Z"/>
          <w:color w:val="008080"/>
          <w:rPrChange w:id="9296" w:author="Caree2" w:date="2017-04-02T07:55:00Z">
            <w:rPr>
              <w:ins w:id="9297" w:author="Caree2" w:date="2017-04-02T06:54:00Z"/>
            </w:rPr>
          </w:rPrChange>
        </w:rPr>
        <w:pPrChange w:id="9298" w:author="Caree2" w:date="2017-04-02T07:15:00Z">
          <w:pPr/>
        </w:pPrChange>
      </w:pPr>
      <w:ins w:id="9299" w:author="Caree2" w:date="2017-04-02T06:54:00Z">
        <w:r w:rsidRPr="00880017">
          <w:rPr>
            <w:color w:val="008080"/>
            <w:rPrChange w:id="9300" w:author="Caree2" w:date="2017-04-02T07:55:00Z">
              <w:rPr/>
            </w:rPrChange>
          </w:rPr>
          <w:t>import org.springframework.beans.factory.BeanFactory;</w:t>
        </w:r>
      </w:ins>
    </w:p>
    <w:p w:rsidR="00355860" w:rsidRPr="00880017" w:rsidRDefault="00355860" w:rsidP="00B85F7C">
      <w:pPr>
        <w:rPr>
          <w:ins w:id="9301" w:author="Caree2" w:date="2017-04-02T06:54:00Z"/>
          <w:color w:val="008080"/>
          <w:rPrChange w:id="9302" w:author="Caree2" w:date="2017-04-02T07:55:00Z">
            <w:rPr>
              <w:ins w:id="9303" w:author="Caree2" w:date="2017-04-02T06:54:00Z"/>
            </w:rPr>
          </w:rPrChange>
        </w:rPr>
        <w:pPrChange w:id="9304" w:author="Caree2" w:date="2017-04-02T07:15:00Z">
          <w:pPr/>
        </w:pPrChange>
      </w:pPr>
      <w:ins w:id="9305" w:author="Caree2" w:date="2017-04-02T06:54:00Z">
        <w:r w:rsidRPr="00880017">
          <w:rPr>
            <w:color w:val="008080"/>
            <w:rPrChange w:id="9306" w:author="Caree2" w:date="2017-04-02T07:55:00Z">
              <w:rPr/>
            </w:rPrChange>
          </w:rPr>
          <w:t>import org.springframework.beans.factory.xml.XmlBeanFactory;</w:t>
        </w:r>
      </w:ins>
    </w:p>
    <w:p w:rsidR="00355860" w:rsidRPr="00880017" w:rsidRDefault="00355860" w:rsidP="00B85F7C">
      <w:pPr>
        <w:rPr>
          <w:ins w:id="9307" w:author="Caree2" w:date="2017-04-02T06:54:00Z"/>
          <w:color w:val="008080"/>
          <w:rPrChange w:id="9308" w:author="Caree2" w:date="2017-04-02T07:55:00Z">
            <w:rPr>
              <w:ins w:id="9309" w:author="Caree2" w:date="2017-04-02T06:54:00Z"/>
            </w:rPr>
          </w:rPrChange>
        </w:rPr>
        <w:pPrChange w:id="9310" w:author="Caree2" w:date="2017-04-02T07:15:00Z">
          <w:pPr/>
        </w:pPrChange>
      </w:pPr>
      <w:ins w:id="9311" w:author="Caree2" w:date="2017-04-02T06:54:00Z">
        <w:r w:rsidRPr="00880017">
          <w:rPr>
            <w:color w:val="008080"/>
            <w:rPrChange w:id="9312" w:author="Caree2" w:date="2017-04-02T07:55:00Z">
              <w:rPr/>
            </w:rPrChange>
          </w:rPr>
          <w:t>import org.springframework.core.io.ClassPathResource;</w:t>
        </w:r>
      </w:ins>
    </w:p>
    <w:p w:rsidR="00355860" w:rsidRPr="00880017" w:rsidRDefault="00355860" w:rsidP="00B85F7C">
      <w:pPr>
        <w:rPr>
          <w:ins w:id="9313" w:author="Caree2" w:date="2017-04-02T06:54:00Z"/>
          <w:color w:val="008080"/>
          <w:rPrChange w:id="9314" w:author="Caree2" w:date="2017-04-02T07:55:00Z">
            <w:rPr>
              <w:ins w:id="9315" w:author="Caree2" w:date="2017-04-02T06:54:00Z"/>
            </w:rPr>
          </w:rPrChange>
        </w:rPr>
        <w:pPrChange w:id="9316" w:author="Caree2" w:date="2017-04-02T07:15:00Z">
          <w:pPr/>
        </w:pPrChange>
      </w:pPr>
      <w:ins w:id="9317" w:author="Caree2" w:date="2017-04-02T06:54:00Z">
        <w:r w:rsidRPr="00880017">
          <w:rPr>
            <w:color w:val="008080"/>
            <w:rPrChange w:id="9318" w:author="Caree2" w:date="2017-04-02T07:55:00Z">
              <w:rPr/>
            </w:rPrChange>
          </w:rPr>
          <w:t>import org.springframework.core.io.Resource;</w:t>
        </w:r>
      </w:ins>
    </w:p>
    <w:p w:rsidR="00355860" w:rsidRPr="00880017" w:rsidRDefault="00355860" w:rsidP="00B85F7C">
      <w:pPr>
        <w:rPr>
          <w:ins w:id="9319" w:author="Caree2" w:date="2017-04-02T06:54:00Z"/>
          <w:color w:val="008080"/>
          <w:rPrChange w:id="9320" w:author="Caree2" w:date="2017-04-02T07:55:00Z">
            <w:rPr>
              <w:ins w:id="9321" w:author="Caree2" w:date="2017-04-02T06:54:00Z"/>
            </w:rPr>
          </w:rPrChange>
        </w:rPr>
        <w:pPrChange w:id="9322" w:author="Caree2" w:date="2017-04-02T07:15:00Z">
          <w:pPr/>
        </w:pPrChange>
      </w:pPr>
    </w:p>
    <w:p w:rsidR="00355860" w:rsidRPr="00880017" w:rsidRDefault="00355860" w:rsidP="00B85F7C">
      <w:pPr>
        <w:rPr>
          <w:ins w:id="9323" w:author="Caree2" w:date="2017-04-02T06:54:00Z"/>
          <w:color w:val="008080"/>
          <w:rPrChange w:id="9324" w:author="Caree2" w:date="2017-04-02T07:55:00Z">
            <w:rPr>
              <w:ins w:id="9325" w:author="Caree2" w:date="2017-04-02T06:54:00Z"/>
            </w:rPr>
          </w:rPrChange>
        </w:rPr>
        <w:pPrChange w:id="9326" w:author="Caree2" w:date="2017-04-02T07:15:00Z">
          <w:pPr/>
        </w:pPrChange>
      </w:pPr>
      <w:ins w:id="9327" w:author="Caree2" w:date="2017-04-02T06:54:00Z">
        <w:r w:rsidRPr="00880017">
          <w:rPr>
            <w:color w:val="008080"/>
            <w:rPrChange w:id="9328" w:author="Caree2" w:date="2017-04-02T07:55:00Z">
              <w:rPr/>
            </w:rPrChange>
          </w:rPr>
          <w:t>import com.rollingstone.springframework.aop.example.fifth.RunAirportOperation;</w:t>
        </w:r>
      </w:ins>
    </w:p>
    <w:p w:rsidR="00355860" w:rsidRPr="00880017" w:rsidRDefault="00355860" w:rsidP="00B85F7C">
      <w:pPr>
        <w:rPr>
          <w:ins w:id="9329" w:author="Caree2" w:date="2017-04-02T06:54:00Z"/>
          <w:color w:val="008080"/>
          <w:rPrChange w:id="9330" w:author="Caree2" w:date="2017-04-02T07:55:00Z">
            <w:rPr>
              <w:ins w:id="9331" w:author="Caree2" w:date="2017-04-02T06:54:00Z"/>
            </w:rPr>
          </w:rPrChange>
        </w:rPr>
        <w:pPrChange w:id="9332" w:author="Caree2" w:date="2017-04-02T07:15:00Z">
          <w:pPr/>
        </w:pPrChange>
      </w:pPr>
    </w:p>
    <w:p w:rsidR="00355860" w:rsidRPr="00880017" w:rsidRDefault="00355860" w:rsidP="00B85F7C">
      <w:pPr>
        <w:rPr>
          <w:ins w:id="9333" w:author="Caree2" w:date="2017-04-02T06:54:00Z"/>
          <w:color w:val="008080"/>
          <w:rPrChange w:id="9334" w:author="Caree2" w:date="2017-04-02T07:55:00Z">
            <w:rPr>
              <w:ins w:id="9335" w:author="Caree2" w:date="2017-04-02T06:54:00Z"/>
            </w:rPr>
          </w:rPrChange>
        </w:rPr>
        <w:pPrChange w:id="9336" w:author="Caree2" w:date="2017-04-02T07:15:00Z">
          <w:pPr/>
        </w:pPrChange>
      </w:pPr>
      <w:ins w:id="9337" w:author="Caree2" w:date="2017-04-02T06:54:00Z">
        <w:r w:rsidRPr="00880017">
          <w:rPr>
            <w:color w:val="008080"/>
            <w:rPrChange w:id="9338" w:author="Caree2" w:date="2017-04-02T07:55:00Z">
              <w:rPr/>
            </w:rPrChange>
          </w:rPr>
          <w:t>public class TestSetterInjection {</w:t>
        </w:r>
      </w:ins>
    </w:p>
    <w:p w:rsidR="00355860" w:rsidRPr="00880017" w:rsidRDefault="00355860" w:rsidP="00B85F7C">
      <w:pPr>
        <w:rPr>
          <w:ins w:id="9339" w:author="Caree2" w:date="2017-04-02T06:54:00Z"/>
          <w:color w:val="008080"/>
          <w:rPrChange w:id="9340" w:author="Caree2" w:date="2017-04-02T07:55:00Z">
            <w:rPr>
              <w:ins w:id="9341" w:author="Caree2" w:date="2017-04-02T06:54:00Z"/>
            </w:rPr>
          </w:rPrChange>
        </w:rPr>
        <w:pPrChange w:id="9342" w:author="Caree2" w:date="2017-04-02T07:15:00Z">
          <w:pPr/>
        </w:pPrChange>
      </w:pPr>
    </w:p>
    <w:p w:rsidR="00355860" w:rsidRPr="00880017" w:rsidRDefault="00355860" w:rsidP="00B85F7C">
      <w:pPr>
        <w:rPr>
          <w:ins w:id="9343" w:author="Caree2" w:date="2017-04-02T06:54:00Z"/>
          <w:color w:val="008080"/>
          <w:rPrChange w:id="9344" w:author="Caree2" w:date="2017-04-02T07:55:00Z">
            <w:rPr>
              <w:ins w:id="9345" w:author="Caree2" w:date="2017-04-02T06:54:00Z"/>
            </w:rPr>
          </w:rPrChange>
        </w:rPr>
        <w:pPrChange w:id="9346" w:author="Caree2" w:date="2017-04-02T07:15:00Z">
          <w:pPr/>
        </w:pPrChange>
      </w:pPr>
      <w:ins w:id="9347" w:author="Caree2" w:date="2017-04-02T06:54:00Z">
        <w:r w:rsidRPr="00880017">
          <w:rPr>
            <w:color w:val="008080"/>
            <w:rPrChange w:id="9348" w:author="Caree2" w:date="2017-04-02T07:55:00Z">
              <w:rPr/>
            </w:rPrChange>
          </w:rPr>
          <w:tab/>
          <w:t>private static final Logger logger = LoggerFactory.getLogger(TestSetterInjection.class);</w:t>
        </w:r>
      </w:ins>
    </w:p>
    <w:p w:rsidR="00355860" w:rsidRPr="00880017" w:rsidRDefault="00355860" w:rsidP="00B85F7C">
      <w:pPr>
        <w:rPr>
          <w:ins w:id="9349" w:author="Caree2" w:date="2017-04-02T06:54:00Z"/>
          <w:color w:val="008080"/>
          <w:rPrChange w:id="9350" w:author="Caree2" w:date="2017-04-02T07:55:00Z">
            <w:rPr>
              <w:ins w:id="9351" w:author="Caree2" w:date="2017-04-02T06:54:00Z"/>
            </w:rPr>
          </w:rPrChange>
        </w:rPr>
        <w:pPrChange w:id="9352" w:author="Caree2" w:date="2017-04-02T07:15:00Z">
          <w:pPr/>
        </w:pPrChange>
      </w:pPr>
    </w:p>
    <w:p w:rsidR="00355860" w:rsidRPr="00880017" w:rsidRDefault="00355860" w:rsidP="00B85F7C">
      <w:pPr>
        <w:rPr>
          <w:ins w:id="9353" w:author="Caree2" w:date="2017-04-02T06:54:00Z"/>
          <w:color w:val="008080"/>
          <w:rPrChange w:id="9354" w:author="Caree2" w:date="2017-04-02T07:55:00Z">
            <w:rPr>
              <w:ins w:id="9355" w:author="Caree2" w:date="2017-04-02T06:54:00Z"/>
            </w:rPr>
          </w:rPrChange>
        </w:rPr>
        <w:pPrChange w:id="9356" w:author="Caree2" w:date="2017-04-02T07:15:00Z">
          <w:pPr/>
        </w:pPrChange>
      </w:pPr>
      <w:ins w:id="9357" w:author="Caree2" w:date="2017-04-02T06:54:00Z">
        <w:r w:rsidRPr="00880017">
          <w:rPr>
            <w:color w:val="008080"/>
            <w:rPrChange w:id="9358" w:author="Caree2" w:date="2017-04-02T07:55:00Z">
              <w:rPr/>
            </w:rPrChange>
          </w:rPr>
          <w:tab/>
          <w:t xml:space="preserve"> public static void main(String[] args) {  </w:t>
        </w:r>
      </w:ins>
    </w:p>
    <w:p w:rsidR="00355860" w:rsidRPr="00880017" w:rsidRDefault="00355860" w:rsidP="00B85F7C">
      <w:pPr>
        <w:rPr>
          <w:ins w:id="9359" w:author="Caree2" w:date="2017-04-02T06:54:00Z"/>
          <w:color w:val="008080"/>
          <w:rPrChange w:id="9360" w:author="Caree2" w:date="2017-04-02T07:55:00Z">
            <w:rPr>
              <w:ins w:id="9361" w:author="Caree2" w:date="2017-04-02T06:54:00Z"/>
            </w:rPr>
          </w:rPrChange>
        </w:rPr>
        <w:pPrChange w:id="9362" w:author="Caree2" w:date="2017-04-02T07:15:00Z">
          <w:pPr/>
        </w:pPrChange>
      </w:pPr>
      <w:ins w:id="9363" w:author="Caree2" w:date="2017-04-02T06:54:00Z">
        <w:r w:rsidRPr="00880017">
          <w:rPr>
            <w:color w:val="008080"/>
            <w:rPrChange w:id="9364" w:author="Caree2" w:date="2017-04-02T07:55:00Z">
              <w:rPr/>
            </w:rPrChange>
          </w:rPr>
          <w:t xml:space="preserve">         </w:t>
        </w:r>
      </w:ins>
    </w:p>
    <w:p w:rsidR="00355860" w:rsidRPr="00880017" w:rsidRDefault="00355860" w:rsidP="00B85F7C">
      <w:pPr>
        <w:rPr>
          <w:ins w:id="9365" w:author="Caree2" w:date="2017-04-02T06:54:00Z"/>
          <w:color w:val="008080"/>
          <w:rPrChange w:id="9366" w:author="Caree2" w:date="2017-04-02T07:55:00Z">
            <w:rPr>
              <w:ins w:id="9367" w:author="Caree2" w:date="2017-04-02T06:54:00Z"/>
            </w:rPr>
          </w:rPrChange>
        </w:rPr>
        <w:pPrChange w:id="9368" w:author="Caree2" w:date="2017-04-02T07:15:00Z">
          <w:pPr/>
        </w:pPrChange>
      </w:pPr>
      <w:ins w:id="9369" w:author="Caree2" w:date="2017-04-02T06:54:00Z">
        <w:r w:rsidRPr="00880017">
          <w:rPr>
            <w:color w:val="008080"/>
            <w:rPrChange w:id="9370" w:author="Caree2" w:date="2017-04-02T07:55:00Z">
              <w:rPr/>
            </w:rPrChange>
          </w:rPr>
          <w:tab/>
          <w:t xml:space="preserve">        Resource r=new ClassPathResource("applicationContext-setter-injection.xml");  </w:t>
        </w:r>
      </w:ins>
    </w:p>
    <w:p w:rsidR="00355860" w:rsidRPr="00880017" w:rsidRDefault="00355860" w:rsidP="00B85F7C">
      <w:pPr>
        <w:rPr>
          <w:ins w:id="9371" w:author="Caree2" w:date="2017-04-02T06:54:00Z"/>
          <w:color w:val="008080"/>
          <w:rPrChange w:id="9372" w:author="Caree2" w:date="2017-04-02T07:55:00Z">
            <w:rPr>
              <w:ins w:id="9373" w:author="Caree2" w:date="2017-04-02T06:54:00Z"/>
            </w:rPr>
          </w:rPrChange>
        </w:rPr>
        <w:pPrChange w:id="9374" w:author="Caree2" w:date="2017-04-02T07:15:00Z">
          <w:pPr/>
        </w:pPrChange>
      </w:pPr>
      <w:ins w:id="9375" w:author="Caree2" w:date="2017-04-02T06:54:00Z">
        <w:r w:rsidRPr="00880017">
          <w:rPr>
            <w:color w:val="008080"/>
            <w:rPrChange w:id="9376" w:author="Caree2" w:date="2017-04-02T07:55:00Z">
              <w:rPr/>
            </w:rPrChange>
          </w:rPr>
          <w:tab/>
          <w:t xml:space="preserve">        BeanFactory factory=new XmlBeanFactory(r);  </w:t>
        </w:r>
      </w:ins>
    </w:p>
    <w:p w:rsidR="00355860" w:rsidRPr="00880017" w:rsidRDefault="00355860" w:rsidP="00B85F7C">
      <w:pPr>
        <w:rPr>
          <w:ins w:id="9377" w:author="Caree2" w:date="2017-04-02T06:54:00Z"/>
          <w:color w:val="008080"/>
          <w:rPrChange w:id="9378" w:author="Caree2" w:date="2017-04-02T07:55:00Z">
            <w:rPr>
              <w:ins w:id="9379" w:author="Caree2" w:date="2017-04-02T06:54:00Z"/>
            </w:rPr>
          </w:rPrChange>
        </w:rPr>
        <w:pPrChange w:id="9380" w:author="Caree2" w:date="2017-04-02T07:15:00Z">
          <w:pPr/>
        </w:pPrChange>
      </w:pPr>
      <w:ins w:id="9381" w:author="Caree2" w:date="2017-04-02T06:54:00Z">
        <w:r w:rsidRPr="00880017">
          <w:rPr>
            <w:color w:val="008080"/>
            <w:rPrChange w:id="9382" w:author="Caree2" w:date="2017-04-02T07:55:00Z">
              <w:rPr/>
            </w:rPrChange>
          </w:rPr>
          <w:tab/>
          <w:t xml:space="preserve">          </w:t>
        </w:r>
      </w:ins>
    </w:p>
    <w:p w:rsidR="00355860" w:rsidRPr="00880017" w:rsidRDefault="00355860" w:rsidP="00B85F7C">
      <w:pPr>
        <w:rPr>
          <w:ins w:id="9383" w:author="Caree2" w:date="2017-04-02T06:54:00Z"/>
          <w:color w:val="008080"/>
          <w:rPrChange w:id="9384" w:author="Caree2" w:date="2017-04-02T07:55:00Z">
            <w:rPr>
              <w:ins w:id="9385" w:author="Caree2" w:date="2017-04-02T06:54:00Z"/>
            </w:rPr>
          </w:rPrChange>
        </w:rPr>
        <w:pPrChange w:id="9386" w:author="Caree2" w:date="2017-04-02T07:15:00Z">
          <w:pPr/>
        </w:pPrChange>
      </w:pPr>
      <w:ins w:id="9387" w:author="Caree2" w:date="2017-04-02T06:54:00Z">
        <w:r w:rsidRPr="00880017">
          <w:rPr>
            <w:color w:val="008080"/>
            <w:rPrChange w:id="9388" w:author="Caree2" w:date="2017-04-02T07:55:00Z">
              <w:rPr/>
            </w:rPrChange>
          </w:rPr>
          <w:tab/>
          <w:t xml:space="preserve">        Customer customer =(Customer)factory.getBean("customer");  </w:t>
        </w:r>
      </w:ins>
    </w:p>
    <w:p w:rsidR="00355860" w:rsidRPr="00880017" w:rsidRDefault="00355860" w:rsidP="00B85F7C">
      <w:pPr>
        <w:rPr>
          <w:ins w:id="9389" w:author="Caree2" w:date="2017-04-02T06:54:00Z"/>
          <w:color w:val="008080"/>
          <w:rPrChange w:id="9390" w:author="Caree2" w:date="2017-04-02T07:55:00Z">
            <w:rPr>
              <w:ins w:id="9391" w:author="Caree2" w:date="2017-04-02T06:54:00Z"/>
            </w:rPr>
          </w:rPrChange>
        </w:rPr>
        <w:pPrChange w:id="9392" w:author="Caree2" w:date="2017-04-02T07:15:00Z">
          <w:pPr/>
        </w:pPrChange>
      </w:pPr>
      <w:ins w:id="9393" w:author="Caree2" w:date="2017-04-02T06:54:00Z">
        <w:r w:rsidRPr="00880017">
          <w:rPr>
            <w:color w:val="008080"/>
            <w:rPrChange w:id="9394" w:author="Caree2" w:date="2017-04-02T07:55:00Z">
              <w:rPr/>
            </w:rPrChange>
          </w:rPr>
          <w:tab/>
          <w:t xml:space="preserve">        logger.info("Customer Infromation :"+customer.toString());  </w:t>
        </w:r>
      </w:ins>
    </w:p>
    <w:p w:rsidR="00355860" w:rsidRPr="00880017" w:rsidRDefault="00355860" w:rsidP="00B85F7C">
      <w:pPr>
        <w:rPr>
          <w:ins w:id="9395" w:author="Caree2" w:date="2017-04-02T06:54:00Z"/>
          <w:color w:val="008080"/>
          <w:rPrChange w:id="9396" w:author="Caree2" w:date="2017-04-02T07:55:00Z">
            <w:rPr>
              <w:ins w:id="9397" w:author="Caree2" w:date="2017-04-02T06:54:00Z"/>
            </w:rPr>
          </w:rPrChange>
        </w:rPr>
        <w:pPrChange w:id="9398" w:author="Caree2" w:date="2017-04-02T07:15:00Z">
          <w:pPr/>
        </w:pPrChange>
      </w:pPr>
      <w:ins w:id="9399" w:author="Caree2" w:date="2017-04-02T06:54:00Z">
        <w:r w:rsidRPr="00880017">
          <w:rPr>
            <w:color w:val="008080"/>
            <w:rPrChange w:id="9400" w:author="Caree2" w:date="2017-04-02T07:55:00Z">
              <w:rPr/>
            </w:rPrChange>
          </w:rPr>
          <w:tab/>
          <w:t xml:space="preserve">        </w:t>
        </w:r>
      </w:ins>
    </w:p>
    <w:p w:rsidR="00355860" w:rsidRPr="00880017" w:rsidRDefault="00355860" w:rsidP="00B85F7C">
      <w:pPr>
        <w:rPr>
          <w:ins w:id="9401" w:author="Caree2" w:date="2017-04-02T06:54:00Z"/>
          <w:color w:val="008080"/>
          <w:rPrChange w:id="9402" w:author="Caree2" w:date="2017-04-02T07:55:00Z">
            <w:rPr>
              <w:ins w:id="9403" w:author="Caree2" w:date="2017-04-02T06:54:00Z"/>
            </w:rPr>
          </w:rPrChange>
        </w:rPr>
        <w:pPrChange w:id="9404" w:author="Caree2" w:date="2017-04-02T07:15:00Z">
          <w:pPr/>
        </w:pPrChange>
      </w:pPr>
      <w:ins w:id="9405" w:author="Caree2" w:date="2017-04-02T06:54:00Z">
        <w:r w:rsidRPr="00880017">
          <w:rPr>
            <w:color w:val="008080"/>
            <w:rPrChange w:id="9406" w:author="Caree2" w:date="2017-04-02T07:55:00Z">
              <w:rPr/>
            </w:rPrChange>
          </w:rPr>
          <w:tab/>
          <w:t xml:space="preserve">        CustomerWithAddress customerWithAddress =(CustomerWithAddress)factory.getBean("customerWithAddress");  </w:t>
        </w:r>
      </w:ins>
    </w:p>
    <w:p w:rsidR="00355860" w:rsidRPr="00880017" w:rsidRDefault="00355860" w:rsidP="00B85F7C">
      <w:pPr>
        <w:rPr>
          <w:ins w:id="9407" w:author="Caree2" w:date="2017-04-02T06:54:00Z"/>
          <w:color w:val="008080"/>
          <w:rPrChange w:id="9408" w:author="Caree2" w:date="2017-04-02T07:55:00Z">
            <w:rPr>
              <w:ins w:id="9409" w:author="Caree2" w:date="2017-04-02T06:54:00Z"/>
            </w:rPr>
          </w:rPrChange>
        </w:rPr>
        <w:pPrChange w:id="9410" w:author="Caree2" w:date="2017-04-02T07:15:00Z">
          <w:pPr/>
        </w:pPrChange>
      </w:pPr>
      <w:ins w:id="9411" w:author="Caree2" w:date="2017-04-02T06:54:00Z">
        <w:r w:rsidRPr="00880017">
          <w:rPr>
            <w:color w:val="008080"/>
            <w:rPrChange w:id="9412" w:author="Caree2" w:date="2017-04-02T07:55:00Z">
              <w:rPr/>
            </w:rPrChange>
          </w:rPr>
          <w:tab/>
          <w:t xml:space="preserve">        logger.info("Customer With Address Infromation :"+customerWithAddress.toString());  </w:t>
        </w:r>
      </w:ins>
    </w:p>
    <w:p w:rsidR="00355860" w:rsidRPr="00880017" w:rsidRDefault="00355860" w:rsidP="00B85F7C">
      <w:pPr>
        <w:rPr>
          <w:ins w:id="9413" w:author="Caree2" w:date="2017-04-02T06:54:00Z"/>
          <w:color w:val="008080"/>
          <w:rPrChange w:id="9414" w:author="Caree2" w:date="2017-04-02T07:55:00Z">
            <w:rPr>
              <w:ins w:id="9415" w:author="Caree2" w:date="2017-04-02T06:54:00Z"/>
            </w:rPr>
          </w:rPrChange>
        </w:rPr>
        <w:pPrChange w:id="9416" w:author="Caree2" w:date="2017-04-02T07:15:00Z">
          <w:pPr/>
        </w:pPrChange>
      </w:pPr>
      <w:ins w:id="9417" w:author="Caree2" w:date="2017-04-02T06:54:00Z">
        <w:r w:rsidRPr="00880017">
          <w:rPr>
            <w:color w:val="008080"/>
            <w:rPrChange w:id="9418" w:author="Caree2" w:date="2017-04-02T07:55:00Z">
              <w:rPr/>
            </w:rPrChange>
          </w:rPr>
          <w:tab/>
          <w:t xml:space="preserve">        </w:t>
        </w:r>
      </w:ins>
    </w:p>
    <w:p w:rsidR="00355860" w:rsidRPr="00880017" w:rsidRDefault="00355860" w:rsidP="00B85F7C">
      <w:pPr>
        <w:rPr>
          <w:ins w:id="9419" w:author="Caree2" w:date="2017-04-02T06:54:00Z"/>
          <w:color w:val="008080"/>
          <w:rPrChange w:id="9420" w:author="Caree2" w:date="2017-04-02T07:55:00Z">
            <w:rPr>
              <w:ins w:id="9421" w:author="Caree2" w:date="2017-04-02T06:54:00Z"/>
            </w:rPr>
          </w:rPrChange>
        </w:rPr>
        <w:pPrChange w:id="9422" w:author="Caree2" w:date="2017-04-02T07:15:00Z">
          <w:pPr/>
        </w:pPrChange>
      </w:pPr>
      <w:ins w:id="9423" w:author="Caree2" w:date="2017-04-02T06:54:00Z">
        <w:r w:rsidRPr="00880017">
          <w:rPr>
            <w:color w:val="008080"/>
            <w:rPrChange w:id="9424" w:author="Caree2" w:date="2017-04-02T07:55:00Z">
              <w:rPr/>
            </w:rPrChange>
          </w:rPr>
          <w:tab/>
          <w:t xml:space="preserve">        </w:t>
        </w:r>
      </w:ins>
    </w:p>
    <w:p w:rsidR="00355860" w:rsidRPr="00880017" w:rsidRDefault="00355860" w:rsidP="00B85F7C">
      <w:pPr>
        <w:rPr>
          <w:ins w:id="9425" w:author="Caree2" w:date="2017-04-02T06:54:00Z"/>
          <w:color w:val="008080"/>
          <w:rPrChange w:id="9426" w:author="Caree2" w:date="2017-04-02T07:55:00Z">
            <w:rPr>
              <w:ins w:id="9427" w:author="Caree2" w:date="2017-04-02T06:54:00Z"/>
            </w:rPr>
          </w:rPrChange>
        </w:rPr>
        <w:pPrChange w:id="9428" w:author="Caree2" w:date="2017-04-02T07:15:00Z">
          <w:pPr/>
        </w:pPrChange>
      </w:pPr>
      <w:ins w:id="9429" w:author="Caree2" w:date="2017-04-02T06:54:00Z">
        <w:r w:rsidRPr="00880017">
          <w:rPr>
            <w:color w:val="008080"/>
            <w:rPrChange w:id="9430" w:author="Caree2" w:date="2017-04-02T07:55:00Z">
              <w:rPr/>
            </w:rPrChange>
          </w:rPr>
          <w:tab/>
          <w:t xml:space="preserve">          </w:t>
        </w:r>
      </w:ins>
    </w:p>
    <w:p w:rsidR="00355860" w:rsidRPr="00880017" w:rsidRDefault="00355860" w:rsidP="00B85F7C">
      <w:pPr>
        <w:rPr>
          <w:ins w:id="9431" w:author="Caree2" w:date="2017-04-02T06:54:00Z"/>
          <w:color w:val="008080"/>
          <w:rPrChange w:id="9432" w:author="Caree2" w:date="2017-04-02T07:55:00Z">
            <w:rPr>
              <w:ins w:id="9433" w:author="Caree2" w:date="2017-04-02T06:54:00Z"/>
            </w:rPr>
          </w:rPrChange>
        </w:rPr>
        <w:pPrChange w:id="9434" w:author="Caree2" w:date="2017-04-02T07:15:00Z">
          <w:pPr/>
        </w:pPrChange>
      </w:pPr>
      <w:ins w:id="9435" w:author="Caree2" w:date="2017-04-02T06:54:00Z">
        <w:r w:rsidRPr="00880017">
          <w:rPr>
            <w:color w:val="008080"/>
            <w:rPrChange w:id="9436" w:author="Caree2" w:date="2017-04-02T07:55:00Z">
              <w:rPr/>
            </w:rPrChange>
          </w:rPr>
          <w:tab/>
          <w:t xml:space="preserve">    }  </w:t>
        </w:r>
      </w:ins>
    </w:p>
    <w:p w:rsidR="00355860" w:rsidRPr="00880017" w:rsidRDefault="00355860" w:rsidP="00B85F7C">
      <w:pPr>
        <w:rPr>
          <w:ins w:id="9437" w:author="Caree2" w:date="2017-04-02T06:54:00Z"/>
          <w:color w:val="008080"/>
          <w:rPrChange w:id="9438" w:author="Caree2" w:date="2017-04-02T07:55:00Z">
            <w:rPr>
              <w:ins w:id="9439" w:author="Caree2" w:date="2017-04-02T06:54:00Z"/>
            </w:rPr>
          </w:rPrChange>
        </w:rPr>
        <w:pPrChange w:id="9440" w:author="Caree2" w:date="2017-04-02T07:15:00Z">
          <w:pPr/>
        </w:pPrChange>
      </w:pPr>
      <w:ins w:id="9441" w:author="Caree2" w:date="2017-04-02T06:54:00Z">
        <w:r w:rsidRPr="00880017">
          <w:rPr>
            <w:color w:val="008080"/>
            <w:rPrChange w:id="9442" w:author="Caree2" w:date="2017-04-02T07:55:00Z">
              <w:rPr/>
            </w:rPrChange>
          </w:rPr>
          <w:t>}</w:t>
        </w:r>
      </w:ins>
    </w:p>
    <w:p w:rsidR="00A95532" w:rsidRDefault="00A95532" w:rsidP="00B85F7C">
      <w:pPr>
        <w:rPr>
          <w:ins w:id="9443" w:author="Caree2" w:date="2017-04-02T06:55:00Z"/>
        </w:rPr>
        <w:pPrChange w:id="9444" w:author="Caree2" w:date="2017-04-02T07:15:00Z">
          <w:pPr/>
        </w:pPrChange>
      </w:pPr>
      <w:ins w:id="9445" w:author="Caree2" w:date="2017-04-02T06:55:00Z">
        <w:r>
          <w:br w:type="page"/>
        </w:r>
      </w:ins>
    </w:p>
    <w:p w:rsidR="00355860" w:rsidRDefault="0087265E" w:rsidP="00285DA6">
      <w:pPr>
        <w:pStyle w:val="StyleHeading114ptBoldUnderlineLeft"/>
        <w:rPr>
          <w:ins w:id="9446" w:author="Caree2" w:date="2017-04-02T08:56:00Z"/>
        </w:rPr>
        <w:pPrChange w:id="9447" w:author="Caree2" w:date="2017-04-02T08:56:00Z">
          <w:pPr/>
        </w:pPrChange>
      </w:pPr>
      <w:bookmarkStart w:id="9448" w:name="_Toc478888072"/>
      <w:ins w:id="9449" w:author="Caree2" w:date="2017-04-02T07:41:00Z">
        <w:r w:rsidRPr="00EA03DE">
          <w:lastRenderedPageBreak/>
          <w:t>1.</w:t>
        </w:r>
      </w:ins>
      <w:ins w:id="9450" w:author="Caree2" w:date="2017-04-02T07:48:00Z">
        <w:r w:rsidR="00C547DB">
          <w:t>30</w:t>
        </w:r>
      </w:ins>
      <w:ins w:id="9451" w:author="Caree2" w:date="2017-04-02T07:41:00Z">
        <w:r w:rsidRPr="00EA03DE">
          <w:t xml:space="preserve"> </w:t>
        </w:r>
        <w:r>
          <w:t xml:space="preserve">–Create the </w:t>
        </w:r>
        <w:r w:rsidRPr="0087265E">
          <w:rPr>
            <w:rPrChange w:id="9452" w:author="Caree2" w:date="2017-04-02T07:41:00Z">
              <w:rPr>
                <w:rFonts w:ascii="Consolas" w:hAnsi="Consolas" w:cs="Consolas"/>
                <w:color w:val="2A00FF"/>
                <w:sz w:val="20"/>
                <w:highlight w:val="blue"/>
              </w:rPr>
            </w:rPrChange>
          </w:rPr>
          <w:t>DI-application-context-real-life.xml</w:t>
        </w:r>
        <w:r>
          <w:t xml:space="preserve"> in the </w:t>
        </w:r>
      </w:ins>
      <w:ins w:id="9453" w:author="Caree2" w:date="2017-04-02T08:56:00Z">
        <w:r w:rsidR="00285DA6">
          <w:t>resources folder</w:t>
        </w:r>
        <w:bookmarkEnd w:id="9448"/>
      </w:ins>
    </w:p>
    <w:p w:rsidR="00285DA6" w:rsidRDefault="00285DA6" w:rsidP="00285DA6">
      <w:pPr>
        <w:pStyle w:val="StyleHeading114ptBoldUnderlineLeft"/>
        <w:rPr>
          <w:ins w:id="9454" w:author="Caree2" w:date="2017-04-02T07:41:00Z"/>
        </w:rPr>
        <w:pPrChange w:id="9455" w:author="Caree2" w:date="2017-04-02T08:56:00Z">
          <w:pPr/>
        </w:pPrChange>
      </w:pPr>
    </w:p>
    <w:p w:rsidR="006C6B20" w:rsidRPr="00880017" w:rsidRDefault="006C6B20" w:rsidP="00880017">
      <w:pPr>
        <w:rPr>
          <w:ins w:id="9456" w:author="Caree2" w:date="2017-04-02T07:43:00Z"/>
          <w:color w:val="008080"/>
          <w:rPrChange w:id="9457" w:author="Caree2" w:date="2017-04-02T07:56:00Z">
            <w:rPr>
              <w:ins w:id="945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459" w:author="Caree2" w:date="2017-04-02T07:56:00Z">
          <w:pPr>
            <w:autoSpaceDE w:val="0"/>
            <w:autoSpaceDN w:val="0"/>
            <w:adjustRightInd w:val="0"/>
          </w:pPr>
        </w:pPrChange>
      </w:pPr>
      <w:ins w:id="9460" w:author="Caree2" w:date="2017-04-02T07:43:00Z">
        <w:r w:rsidRPr="00880017">
          <w:rPr>
            <w:color w:val="008080"/>
            <w:rPrChange w:id="9461" w:author="Caree2" w:date="2017-04-02T07:56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&lt;?xml version="1.0" encoding="UTF-8"?&gt;</w:t>
        </w:r>
      </w:ins>
    </w:p>
    <w:p w:rsidR="006C6B20" w:rsidRPr="00880017" w:rsidRDefault="006C6B20" w:rsidP="00880017">
      <w:pPr>
        <w:rPr>
          <w:ins w:id="9462" w:author="Caree2" w:date="2017-04-02T07:43:00Z"/>
          <w:color w:val="008080"/>
          <w:rPrChange w:id="9463" w:author="Caree2" w:date="2017-04-02T07:56:00Z">
            <w:rPr>
              <w:ins w:id="946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465" w:author="Caree2" w:date="2017-04-02T07:56:00Z">
          <w:pPr>
            <w:autoSpaceDE w:val="0"/>
            <w:autoSpaceDN w:val="0"/>
            <w:adjustRightInd w:val="0"/>
          </w:pPr>
        </w:pPrChange>
      </w:pPr>
      <w:ins w:id="9466" w:author="Caree2" w:date="2017-04-02T07:43:00Z">
        <w:r w:rsidRPr="00880017">
          <w:rPr>
            <w:color w:val="008080"/>
            <w:rPrChange w:id="9467" w:author="Caree2" w:date="2017-04-02T07:56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&lt;beans xmlns="http://www.springframework.org/schema/beans"</w:t>
        </w:r>
      </w:ins>
    </w:p>
    <w:p w:rsidR="006C6B20" w:rsidRPr="00880017" w:rsidRDefault="006C6B20" w:rsidP="00880017">
      <w:pPr>
        <w:rPr>
          <w:ins w:id="9468" w:author="Caree2" w:date="2017-04-02T07:43:00Z"/>
          <w:color w:val="008080"/>
          <w:rPrChange w:id="9469" w:author="Caree2" w:date="2017-04-02T07:56:00Z">
            <w:rPr>
              <w:ins w:id="947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471" w:author="Caree2" w:date="2017-04-02T07:56:00Z">
          <w:pPr>
            <w:autoSpaceDE w:val="0"/>
            <w:autoSpaceDN w:val="0"/>
            <w:adjustRightInd w:val="0"/>
          </w:pPr>
        </w:pPrChange>
      </w:pPr>
      <w:ins w:id="9472" w:author="Caree2" w:date="2017-04-02T07:43:00Z">
        <w:r w:rsidRPr="00880017">
          <w:rPr>
            <w:color w:val="008080"/>
            <w:rPrChange w:id="9473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xmlns:xsi="http://www.w3.org/2001/XMLSchema-instance" xmlns:p="http://www.springframework.org/schema/p"</w:t>
        </w:r>
      </w:ins>
    </w:p>
    <w:p w:rsidR="006C6B20" w:rsidRPr="00880017" w:rsidRDefault="006C6B20" w:rsidP="00880017">
      <w:pPr>
        <w:rPr>
          <w:ins w:id="9474" w:author="Caree2" w:date="2017-04-02T07:43:00Z"/>
          <w:color w:val="008080"/>
          <w:rPrChange w:id="9475" w:author="Caree2" w:date="2017-04-02T07:56:00Z">
            <w:rPr>
              <w:ins w:id="947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477" w:author="Caree2" w:date="2017-04-02T07:56:00Z">
          <w:pPr>
            <w:autoSpaceDE w:val="0"/>
            <w:autoSpaceDN w:val="0"/>
            <w:adjustRightInd w:val="0"/>
          </w:pPr>
        </w:pPrChange>
      </w:pPr>
      <w:ins w:id="9478" w:author="Caree2" w:date="2017-04-02T07:43:00Z">
        <w:r w:rsidRPr="00880017">
          <w:rPr>
            <w:color w:val="008080"/>
            <w:rPrChange w:id="9479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 xml:space="preserve">xsi:schemaLocation="http://www.springframework.org/schema/beans  </w:t>
        </w:r>
      </w:ins>
    </w:p>
    <w:p w:rsidR="006C6B20" w:rsidRPr="00880017" w:rsidRDefault="006C6B20" w:rsidP="00880017">
      <w:pPr>
        <w:rPr>
          <w:ins w:id="9480" w:author="Caree2" w:date="2017-04-02T07:43:00Z"/>
          <w:color w:val="008080"/>
          <w:rPrChange w:id="9481" w:author="Caree2" w:date="2017-04-02T07:56:00Z">
            <w:rPr>
              <w:ins w:id="948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483" w:author="Caree2" w:date="2017-04-02T07:56:00Z">
          <w:pPr>
            <w:autoSpaceDE w:val="0"/>
            <w:autoSpaceDN w:val="0"/>
            <w:adjustRightInd w:val="0"/>
          </w:pPr>
        </w:pPrChange>
      </w:pPr>
      <w:ins w:id="9484" w:author="Caree2" w:date="2017-04-02T07:43:00Z">
        <w:r w:rsidRPr="00880017">
          <w:rPr>
            <w:color w:val="008080"/>
            <w:rPrChange w:id="9485" w:author="Caree2" w:date="2017-04-02T07:56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 xml:space="preserve">                http://www.springframework.org/schema/beans/spring-beans-3.0.xsd"&gt;</w:t>
        </w:r>
      </w:ins>
    </w:p>
    <w:p w:rsidR="006C6B20" w:rsidRPr="00880017" w:rsidRDefault="006C6B20" w:rsidP="00880017">
      <w:pPr>
        <w:rPr>
          <w:ins w:id="9486" w:author="Caree2" w:date="2017-04-02T07:43:00Z"/>
          <w:color w:val="008080"/>
          <w:rPrChange w:id="9487" w:author="Caree2" w:date="2017-04-02T07:56:00Z">
            <w:rPr>
              <w:ins w:id="948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489" w:author="Caree2" w:date="2017-04-02T07:56:00Z">
          <w:pPr>
            <w:autoSpaceDE w:val="0"/>
            <w:autoSpaceDN w:val="0"/>
            <w:adjustRightInd w:val="0"/>
          </w:pPr>
        </w:pPrChange>
      </w:pPr>
    </w:p>
    <w:p w:rsidR="006C6B20" w:rsidRPr="00880017" w:rsidRDefault="006C6B20" w:rsidP="00880017">
      <w:pPr>
        <w:rPr>
          <w:ins w:id="9490" w:author="Caree2" w:date="2017-04-02T07:43:00Z"/>
          <w:color w:val="008080"/>
          <w:rPrChange w:id="9491" w:author="Caree2" w:date="2017-04-02T07:56:00Z">
            <w:rPr>
              <w:ins w:id="949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493" w:author="Caree2" w:date="2017-04-02T07:56:00Z">
          <w:pPr>
            <w:autoSpaceDE w:val="0"/>
            <w:autoSpaceDN w:val="0"/>
            <w:adjustRightInd w:val="0"/>
          </w:pPr>
        </w:pPrChange>
      </w:pPr>
    </w:p>
    <w:p w:rsidR="006C6B20" w:rsidRPr="00880017" w:rsidRDefault="006C6B20" w:rsidP="00880017">
      <w:pPr>
        <w:rPr>
          <w:ins w:id="9494" w:author="Caree2" w:date="2017-04-02T07:43:00Z"/>
          <w:color w:val="008080"/>
          <w:rPrChange w:id="9495" w:author="Caree2" w:date="2017-04-02T07:56:00Z">
            <w:rPr>
              <w:ins w:id="949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497" w:author="Caree2" w:date="2017-04-02T07:56:00Z">
          <w:pPr>
            <w:autoSpaceDE w:val="0"/>
            <w:autoSpaceDN w:val="0"/>
            <w:adjustRightInd w:val="0"/>
          </w:pPr>
        </w:pPrChange>
      </w:pPr>
      <w:ins w:id="9498" w:author="Caree2" w:date="2017-04-02T07:43:00Z">
        <w:r w:rsidRPr="00880017">
          <w:rPr>
            <w:color w:val="008080"/>
            <w:rPrChange w:id="949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id="dateOfBirth"</w:t>
        </w:r>
      </w:ins>
    </w:p>
    <w:p w:rsidR="006C6B20" w:rsidRPr="00880017" w:rsidRDefault="006C6B20" w:rsidP="00880017">
      <w:pPr>
        <w:rPr>
          <w:ins w:id="9500" w:author="Caree2" w:date="2017-04-02T07:43:00Z"/>
          <w:color w:val="008080"/>
          <w:rPrChange w:id="9501" w:author="Caree2" w:date="2017-04-02T07:56:00Z">
            <w:rPr>
              <w:ins w:id="950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03" w:author="Caree2" w:date="2017-04-02T07:56:00Z">
          <w:pPr>
            <w:autoSpaceDE w:val="0"/>
            <w:autoSpaceDN w:val="0"/>
            <w:adjustRightInd w:val="0"/>
          </w:pPr>
        </w:pPrChange>
      </w:pPr>
      <w:ins w:id="9504" w:author="Caree2" w:date="2017-04-02T07:43:00Z">
        <w:r w:rsidRPr="00880017">
          <w:rPr>
            <w:color w:val="008080"/>
            <w:rPrChange w:id="9505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506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6C6B20" w:rsidRPr="00880017" w:rsidRDefault="006C6B20" w:rsidP="00880017">
      <w:pPr>
        <w:rPr>
          <w:ins w:id="9507" w:author="Caree2" w:date="2017-04-02T07:43:00Z"/>
          <w:color w:val="008080"/>
          <w:rPrChange w:id="9508" w:author="Caree2" w:date="2017-04-02T07:56:00Z">
            <w:rPr>
              <w:ins w:id="950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10" w:author="Caree2" w:date="2017-04-02T07:56:00Z">
          <w:pPr>
            <w:autoSpaceDE w:val="0"/>
            <w:autoSpaceDN w:val="0"/>
            <w:adjustRightInd w:val="0"/>
          </w:pPr>
        </w:pPrChange>
      </w:pPr>
      <w:ins w:id="9511" w:author="Caree2" w:date="2017-04-02T07:43:00Z">
        <w:r w:rsidRPr="00880017">
          <w:rPr>
            <w:color w:val="008080"/>
            <w:rPrChange w:id="9512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513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6C6B20" w:rsidRPr="00880017" w:rsidRDefault="006C6B20" w:rsidP="00880017">
      <w:pPr>
        <w:rPr>
          <w:ins w:id="9514" w:author="Caree2" w:date="2017-04-02T07:43:00Z"/>
          <w:color w:val="008080"/>
          <w:rPrChange w:id="9515" w:author="Caree2" w:date="2017-04-02T07:56:00Z">
            <w:rPr>
              <w:ins w:id="951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17" w:author="Caree2" w:date="2017-04-02T07:56:00Z">
          <w:pPr>
            <w:autoSpaceDE w:val="0"/>
            <w:autoSpaceDN w:val="0"/>
            <w:adjustRightInd w:val="0"/>
          </w:pPr>
        </w:pPrChange>
      </w:pPr>
      <w:ins w:id="9518" w:author="Caree2" w:date="2017-04-02T07:43:00Z">
        <w:r w:rsidRPr="00880017">
          <w:rPr>
            <w:color w:val="008080"/>
            <w:rPrChange w:id="951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52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value="2017-03-24" /&gt;</w:t>
        </w:r>
      </w:ins>
    </w:p>
    <w:p w:rsidR="006C6B20" w:rsidRPr="00880017" w:rsidRDefault="006C6B20" w:rsidP="00880017">
      <w:pPr>
        <w:rPr>
          <w:ins w:id="9521" w:author="Caree2" w:date="2017-04-02T07:43:00Z"/>
          <w:color w:val="008080"/>
          <w:rPrChange w:id="9522" w:author="Caree2" w:date="2017-04-02T07:56:00Z">
            <w:rPr>
              <w:ins w:id="952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24" w:author="Caree2" w:date="2017-04-02T07:56:00Z">
          <w:pPr>
            <w:autoSpaceDE w:val="0"/>
            <w:autoSpaceDN w:val="0"/>
            <w:adjustRightInd w:val="0"/>
          </w:pPr>
        </w:pPrChange>
      </w:pPr>
      <w:ins w:id="9525" w:author="Caree2" w:date="2017-04-02T07:43:00Z">
        <w:r w:rsidRPr="00880017">
          <w:rPr>
            <w:color w:val="008080"/>
            <w:rPrChange w:id="952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Pr="00880017" w:rsidRDefault="006C6B20" w:rsidP="00880017">
      <w:pPr>
        <w:rPr>
          <w:ins w:id="9527" w:author="Caree2" w:date="2017-04-02T07:43:00Z"/>
          <w:color w:val="008080"/>
          <w:rPrChange w:id="9528" w:author="Caree2" w:date="2017-04-02T07:56:00Z">
            <w:rPr>
              <w:ins w:id="952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30" w:author="Caree2" w:date="2017-04-02T07:56:00Z">
          <w:pPr>
            <w:autoSpaceDE w:val="0"/>
            <w:autoSpaceDN w:val="0"/>
            <w:adjustRightInd w:val="0"/>
          </w:pPr>
        </w:pPrChange>
      </w:pPr>
      <w:ins w:id="9531" w:author="Caree2" w:date="2017-04-02T07:43:00Z">
        <w:r w:rsidRPr="00880017">
          <w:rPr>
            <w:color w:val="008080"/>
            <w:rPrChange w:id="953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6B20" w:rsidRPr="00880017" w:rsidRDefault="006C6B20" w:rsidP="00880017">
      <w:pPr>
        <w:rPr>
          <w:ins w:id="9533" w:author="Caree2" w:date="2017-04-02T07:43:00Z"/>
          <w:color w:val="008080"/>
          <w:rPrChange w:id="9534" w:author="Caree2" w:date="2017-04-02T07:56:00Z">
            <w:rPr>
              <w:ins w:id="953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36" w:author="Caree2" w:date="2017-04-02T07:56:00Z">
          <w:pPr>
            <w:autoSpaceDE w:val="0"/>
            <w:autoSpaceDN w:val="0"/>
            <w:adjustRightInd w:val="0"/>
          </w:pPr>
        </w:pPrChange>
      </w:pPr>
      <w:ins w:id="9537" w:author="Caree2" w:date="2017-04-02T07:43:00Z">
        <w:r w:rsidRPr="00880017">
          <w:rPr>
            <w:color w:val="008080"/>
            <w:rPrChange w:id="953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id="bsStarted"</w:t>
        </w:r>
      </w:ins>
    </w:p>
    <w:p w:rsidR="006C6B20" w:rsidRPr="00880017" w:rsidRDefault="006C6B20" w:rsidP="00880017">
      <w:pPr>
        <w:rPr>
          <w:ins w:id="9539" w:author="Caree2" w:date="2017-04-02T07:43:00Z"/>
          <w:color w:val="008080"/>
          <w:rPrChange w:id="9540" w:author="Caree2" w:date="2017-04-02T07:56:00Z">
            <w:rPr>
              <w:ins w:id="954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42" w:author="Caree2" w:date="2017-04-02T07:56:00Z">
          <w:pPr>
            <w:autoSpaceDE w:val="0"/>
            <w:autoSpaceDN w:val="0"/>
            <w:adjustRightInd w:val="0"/>
          </w:pPr>
        </w:pPrChange>
      </w:pPr>
      <w:ins w:id="9543" w:author="Caree2" w:date="2017-04-02T07:43:00Z">
        <w:r w:rsidRPr="00880017">
          <w:rPr>
            <w:color w:val="008080"/>
            <w:rPrChange w:id="9544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545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6C6B20" w:rsidRPr="00880017" w:rsidRDefault="006C6B20" w:rsidP="00880017">
      <w:pPr>
        <w:rPr>
          <w:ins w:id="9546" w:author="Caree2" w:date="2017-04-02T07:43:00Z"/>
          <w:color w:val="008080"/>
          <w:rPrChange w:id="9547" w:author="Caree2" w:date="2017-04-02T07:56:00Z">
            <w:rPr>
              <w:ins w:id="954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49" w:author="Caree2" w:date="2017-04-02T07:56:00Z">
          <w:pPr>
            <w:autoSpaceDE w:val="0"/>
            <w:autoSpaceDN w:val="0"/>
            <w:adjustRightInd w:val="0"/>
          </w:pPr>
        </w:pPrChange>
      </w:pPr>
      <w:ins w:id="9550" w:author="Caree2" w:date="2017-04-02T07:43:00Z">
        <w:r w:rsidRPr="00880017">
          <w:rPr>
            <w:color w:val="008080"/>
            <w:rPrChange w:id="9551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552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6C6B20" w:rsidRPr="00880017" w:rsidRDefault="006C6B20" w:rsidP="00880017">
      <w:pPr>
        <w:rPr>
          <w:ins w:id="9553" w:author="Caree2" w:date="2017-04-02T07:43:00Z"/>
          <w:color w:val="008080"/>
          <w:rPrChange w:id="9554" w:author="Caree2" w:date="2017-04-02T07:56:00Z">
            <w:rPr>
              <w:ins w:id="955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56" w:author="Caree2" w:date="2017-04-02T07:56:00Z">
          <w:pPr>
            <w:autoSpaceDE w:val="0"/>
            <w:autoSpaceDN w:val="0"/>
            <w:adjustRightInd w:val="0"/>
          </w:pPr>
        </w:pPrChange>
      </w:pPr>
      <w:ins w:id="9557" w:author="Caree2" w:date="2017-04-02T07:43:00Z">
        <w:r w:rsidRPr="00880017">
          <w:rPr>
            <w:color w:val="008080"/>
            <w:rPrChange w:id="955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55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value="2012-05-01" /&gt;</w:t>
        </w:r>
      </w:ins>
    </w:p>
    <w:p w:rsidR="006C6B20" w:rsidRPr="00880017" w:rsidRDefault="006C6B20" w:rsidP="00880017">
      <w:pPr>
        <w:rPr>
          <w:ins w:id="9560" w:author="Caree2" w:date="2017-04-02T07:43:00Z"/>
          <w:color w:val="008080"/>
          <w:rPrChange w:id="9561" w:author="Caree2" w:date="2017-04-02T07:56:00Z">
            <w:rPr>
              <w:ins w:id="956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63" w:author="Caree2" w:date="2017-04-02T07:56:00Z">
          <w:pPr>
            <w:autoSpaceDE w:val="0"/>
            <w:autoSpaceDN w:val="0"/>
            <w:adjustRightInd w:val="0"/>
          </w:pPr>
        </w:pPrChange>
      </w:pPr>
      <w:ins w:id="9564" w:author="Caree2" w:date="2017-04-02T07:43:00Z">
        <w:r w:rsidRPr="00880017">
          <w:rPr>
            <w:color w:val="008080"/>
            <w:rPrChange w:id="956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Pr="00880017" w:rsidRDefault="006C6B20" w:rsidP="00880017">
      <w:pPr>
        <w:rPr>
          <w:ins w:id="9566" w:author="Caree2" w:date="2017-04-02T07:43:00Z"/>
          <w:color w:val="008080"/>
          <w:rPrChange w:id="9567" w:author="Caree2" w:date="2017-04-02T07:56:00Z">
            <w:rPr>
              <w:ins w:id="956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69" w:author="Caree2" w:date="2017-04-02T07:56:00Z">
          <w:pPr>
            <w:autoSpaceDE w:val="0"/>
            <w:autoSpaceDN w:val="0"/>
            <w:adjustRightInd w:val="0"/>
          </w:pPr>
        </w:pPrChange>
      </w:pPr>
      <w:ins w:id="9570" w:author="Caree2" w:date="2017-04-02T07:43:00Z">
        <w:r w:rsidRPr="00880017">
          <w:rPr>
            <w:color w:val="008080"/>
            <w:rPrChange w:id="957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6B20" w:rsidRPr="00880017" w:rsidRDefault="006C6B20" w:rsidP="00880017">
      <w:pPr>
        <w:rPr>
          <w:ins w:id="9572" w:author="Caree2" w:date="2017-04-02T07:43:00Z"/>
          <w:color w:val="008080"/>
          <w:rPrChange w:id="9573" w:author="Caree2" w:date="2017-04-02T07:56:00Z">
            <w:rPr>
              <w:ins w:id="957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75" w:author="Caree2" w:date="2017-04-02T07:56:00Z">
          <w:pPr>
            <w:autoSpaceDE w:val="0"/>
            <w:autoSpaceDN w:val="0"/>
            <w:adjustRightInd w:val="0"/>
          </w:pPr>
        </w:pPrChange>
      </w:pPr>
      <w:ins w:id="9576" w:author="Caree2" w:date="2017-04-02T07:43:00Z">
        <w:r w:rsidRPr="00880017">
          <w:rPr>
            <w:color w:val="008080"/>
            <w:rPrChange w:id="957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id="bsCompleted"</w:t>
        </w:r>
      </w:ins>
    </w:p>
    <w:p w:rsidR="006C6B20" w:rsidRPr="00880017" w:rsidRDefault="006C6B20" w:rsidP="00880017">
      <w:pPr>
        <w:rPr>
          <w:ins w:id="9578" w:author="Caree2" w:date="2017-04-02T07:43:00Z"/>
          <w:color w:val="008080"/>
          <w:rPrChange w:id="9579" w:author="Caree2" w:date="2017-04-02T07:56:00Z">
            <w:rPr>
              <w:ins w:id="958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81" w:author="Caree2" w:date="2017-04-02T07:56:00Z">
          <w:pPr>
            <w:autoSpaceDE w:val="0"/>
            <w:autoSpaceDN w:val="0"/>
            <w:adjustRightInd w:val="0"/>
          </w:pPr>
        </w:pPrChange>
      </w:pPr>
      <w:ins w:id="9582" w:author="Caree2" w:date="2017-04-02T07:43:00Z">
        <w:r w:rsidRPr="00880017">
          <w:rPr>
            <w:color w:val="008080"/>
            <w:rPrChange w:id="9583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584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6C6B20" w:rsidRPr="00880017" w:rsidRDefault="006C6B20" w:rsidP="00880017">
      <w:pPr>
        <w:rPr>
          <w:ins w:id="9585" w:author="Caree2" w:date="2017-04-02T07:43:00Z"/>
          <w:color w:val="008080"/>
          <w:rPrChange w:id="9586" w:author="Caree2" w:date="2017-04-02T07:56:00Z">
            <w:rPr>
              <w:ins w:id="958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88" w:author="Caree2" w:date="2017-04-02T07:56:00Z">
          <w:pPr>
            <w:autoSpaceDE w:val="0"/>
            <w:autoSpaceDN w:val="0"/>
            <w:adjustRightInd w:val="0"/>
          </w:pPr>
        </w:pPrChange>
      </w:pPr>
      <w:ins w:id="9589" w:author="Caree2" w:date="2017-04-02T07:43:00Z">
        <w:r w:rsidRPr="00880017">
          <w:rPr>
            <w:color w:val="008080"/>
            <w:rPrChange w:id="9590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591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6C6B20" w:rsidRPr="00880017" w:rsidRDefault="006C6B20" w:rsidP="00880017">
      <w:pPr>
        <w:rPr>
          <w:ins w:id="9592" w:author="Caree2" w:date="2017-04-02T07:43:00Z"/>
          <w:color w:val="008080"/>
          <w:rPrChange w:id="9593" w:author="Caree2" w:date="2017-04-02T07:56:00Z">
            <w:rPr>
              <w:ins w:id="959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595" w:author="Caree2" w:date="2017-04-02T07:56:00Z">
          <w:pPr>
            <w:autoSpaceDE w:val="0"/>
            <w:autoSpaceDN w:val="0"/>
            <w:adjustRightInd w:val="0"/>
          </w:pPr>
        </w:pPrChange>
      </w:pPr>
      <w:ins w:id="9596" w:author="Caree2" w:date="2017-04-02T07:43:00Z">
        <w:r w:rsidRPr="00880017">
          <w:rPr>
            <w:color w:val="008080"/>
            <w:rPrChange w:id="959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59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value="2014-07-24" /&gt;</w:t>
        </w:r>
      </w:ins>
    </w:p>
    <w:p w:rsidR="006C6B20" w:rsidRPr="00880017" w:rsidRDefault="006C6B20" w:rsidP="00880017">
      <w:pPr>
        <w:rPr>
          <w:ins w:id="9599" w:author="Caree2" w:date="2017-04-02T07:43:00Z"/>
          <w:color w:val="008080"/>
          <w:rPrChange w:id="9600" w:author="Caree2" w:date="2017-04-02T07:56:00Z">
            <w:rPr>
              <w:ins w:id="960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02" w:author="Caree2" w:date="2017-04-02T07:56:00Z">
          <w:pPr>
            <w:autoSpaceDE w:val="0"/>
            <w:autoSpaceDN w:val="0"/>
            <w:adjustRightInd w:val="0"/>
          </w:pPr>
        </w:pPrChange>
      </w:pPr>
      <w:ins w:id="9603" w:author="Caree2" w:date="2017-04-02T07:43:00Z">
        <w:r w:rsidRPr="00880017">
          <w:rPr>
            <w:color w:val="008080"/>
            <w:rPrChange w:id="960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Pr="00880017" w:rsidRDefault="006C6B20" w:rsidP="00880017">
      <w:pPr>
        <w:rPr>
          <w:ins w:id="9605" w:author="Caree2" w:date="2017-04-02T07:43:00Z"/>
          <w:color w:val="008080"/>
          <w:rPrChange w:id="9606" w:author="Caree2" w:date="2017-04-02T07:56:00Z">
            <w:rPr>
              <w:ins w:id="960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08" w:author="Caree2" w:date="2017-04-02T07:56:00Z">
          <w:pPr>
            <w:autoSpaceDE w:val="0"/>
            <w:autoSpaceDN w:val="0"/>
            <w:adjustRightInd w:val="0"/>
          </w:pPr>
        </w:pPrChange>
      </w:pPr>
      <w:ins w:id="9609" w:author="Caree2" w:date="2017-04-02T07:43:00Z">
        <w:r w:rsidRPr="00880017">
          <w:rPr>
            <w:color w:val="008080"/>
            <w:rPrChange w:id="961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6B20" w:rsidRPr="00880017" w:rsidRDefault="006C6B20" w:rsidP="00880017">
      <w:pPr>
        <w:rPr>
          <w:ins w:id="9611" w:author="Caree2" w:date="2017-04-02T07:43:00Z"/>
          <w:color w:val="008080"/>
          <w:rPrChange w:id="9612" w:author="Caree2" w:date="2017-04-02T07:56:00Z">
            <w:rPr>
              <w:ins w:id="961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14" w:author="Caree2" w:date="2017-04-02T07:56:00Z">
          <w:pPr>
            <w:autoSpaceDE w:val="0"/>
            <w:autoSpaceDN w:val="0"/>
            <w:adjustRightInd w:val="0"/>
          </w:pPr>
        </w:pPrChange>
      </w:pPr>
      <w:ins w:id="9615" w:author="Caree2" w:date="2017-04-02T07:43:00Z">
        <w:r w:rsidRPr="00880017">
          <w:rPr>
            <w:color w:val="008080"/>
            <w:rPrChange w:id="961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id="msStarted"</w:t>
        </w:r>
      </w:ins>
    </w:p>
    <w:p w:rsidR="006C6B20" w:rsidRPr="00880017" w:rsidRDefault="006C6B20" w:rsidP="00880017">
      <w:pPr>
        <w:rPr>
          <w:ins w:id="9617" w:author="Caree2" w:date="2017-04-02T07:43:00Z"/>
          <w:color w:val="008080"/>
          <w:rPrChange w:id="9618" w:author="Caree2" w:date="2017-04-02T07:56:00Z">
            <w:rPr>
              <w:ins w:id="961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20" w:author="Caree2" w:date="2017-04-02T07:56:00Z">
          <w:pPr>
            <w:autoSpaceDE w:val="0"/>
            <w:autoSpaceDN w:val="0"/>
            <w:adjustRightInd w:val="0"/>
          </w:pPr>
        </w:pPrChange>
      </w:pPr>
      <w:ins w:id="9621" w:author="Caree2" w:date="2017-04-02T07:43:00Z">
        <w:r w:rsidRPr="00880017">
          <w:rPr>
            <w:color w:val="008080"/>
            <w:rPrChange w:id="9622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623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6C6B20" w:rsidRPr="00880017" w:rsidRDefault="006C6B20" w:rsidP="00880017">
      <w:pPr>
        <w:rPr>
          <w:ins w:id="9624" w:author="Caree2" w:date="2017-04-02T07:43:00Z"/>
          <w:color w:val="008080"/>
          <w:rPrChange w:id="9625" w:author="Caree2" w:date="2017-04-02T07:56:00Z">
            <w:rPr>
              <w:ins w:id="962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27" w:author="Caree2" w:date="2017-04-02T07:56:00Z">
          <w:pPr>
            <w:autoSpaceDE w:val="0"/>
            <w:autoSpaceDN w:val="0"/>
            <w:adjustRightInd w:val="0"/>
          </w:pPr>
        </w:pPrChange>
      </w:pPr>
      <w:ins w:id="9628" w:author="Caree2" w:date="2017-04-02T07:43:00Z">
        <w:r w:rsidRPr="00880017">
          <w:rPr>
            <w:color w:val="008080"/>
            <w:rPrChange w:id="9629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630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6C6B20" w:rsidRPr="00880017" w:rsidRDefault="006C6B20" w:rsidP="00880017">
      <w:pPr>
        <w:rPr>
          <w:ins w:id="9631" w:author="Caree2" w:date="2017-04-02T07:43:00Z"/>
          <w:color w:val="008080"/>
          <w:rPrChange w:id="9632" w:author="Caree2" w:date="2017-04-02T07:56:00Z">
            <w:rPr>
              <w:ins w:id="963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34" w:author="Caree2" w:date="2017-04-02T07:56:00Z">
          <w:pPr>
            <w:autoSpaceDE w:val="0"/>
            <w:autoSpaceDN w:val="0"/>
            <w:adjustRightInd w:val="0"/>
          </w:pPr>
        </w:pPrChange>
      </w:pPr>
      <w:ins w:id="9635" w:author="Caree2" w:date="2017-04-02T07:43:00Z">
        <w:r w:rsidRPr="00880017">
          <w:rPr>
            <w:color w:val="008080"/>
            <w:rPrChange w:id="963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63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value="2014-08-01" /&gt;</w:t>
        </w:r>
      </w:ins>
    </w:p>
    <w:p w:rsidR="006C6B20" w:rsidRPr="00880017" w:rsidRDefault="006C6B20" w:rsidP="00880017">
      <w:pPr>
        <w:rPr>
          <w:ins w:id="9638" w:author="Caree2" w:date="2017-04-02T07:43:00Z"/>
          <w:color w:val="008080"/>
          <w:rPrChange w:id="9639" w:author="Caree2" w:date="2017-04-02T07:56:00Z">
            <w:rPr>
              <w:ins w:id="964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41" w:author="Caree2" w:date="2017-04-02T07:56:00Z">
          <w:pPr>
            <w:autoSpaceDE w:val="0"/>
            <w:autoSpaceDN w:val="0"/>
            <w:adjustRightInd w:val="0"/>
          </w:pPr>
        </w:pPrChange>
      </w:pPr>
      <w:ins w:id="9642" w:author="Caree2" w:date="2017-04-02T07:43:00Z">
        <w:r w:rsidRPr="00880017">
          <w:rPr>
            <w:color w:val="008080"/>
            <w:rPrChange w:id="964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Pr="00880017" w:rsidRDefault="006C6B20" w:rsidP="00880017">
      <w:pPr>
        <w:rPr>
          <w:ins w:id="9644" w:author="Caree2" w:date="2017-04-02T07:43:00Z"/>
          <w:color w:val="008080"/>
          <w:rPrChange w:id="9645" w:author="Caree2" w:date="2017-04-02T07:56:00Z">
            <w:rPr>
              <w:ins w:id="964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47" w:author="Caree2" w:date="2017-04-02T07:56:00Z">
          <w:pPr>
            <w:autoSpaceDE w:val="0"/>
            <w:autoSpaceDN w:val="0"/>
            <w:adjustRightInd w:val="0"/>
          </w:pPr>
        </w:pPrChange>
      </w:pPr>
      <w:ins w:id="9648" w:author="Caree2" w:date="2017-04-02T07:43:00Z">
        <w:r w:rsidRPr="00880017">
          <w:rPr>
            <w:color w:val="008080"/>
            <w:rPrChange w:id="964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6B20" w:rsidRPr="00880017" w:rsidRDefault="006C6B20" w:rsidP="00880017">
      <w:pPr>
        <w:rPr>
          <w:ins w:id="9650" w:author="Caree2" w:date="2017-04-02T07:43:00Z"/>
          <w:color w:val="008080"/>
          <w:rPrChange w:id="9651" w:author="Caree2" w:date="2017-04-02T07:56:00Z">
            <w:rPr>
              <w:ins w:id="965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53" w:author="Caree2" w:date="2017-04-02T07:56:00Z">
          <w:pPr>
            <w:autoSpaceDE w:val="0"/>
            <w:autoSpaceDN w:val="0"/>
            <w:adjustRightInd w:val="0"/>
          </w:pPr>
        </w:pPrChange>
      </w:pPr>
      <w:ins w:id="9654" w:author="Caree2" w:date="2017-04-02T07:43:00Z">
        <w:r w:rsidRPr="00880017">
          <w:rPr>
            <w:color w:val="008080"/>
            <w:rPrChange w:id="965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id="msCompleted"</w:t>
        </w:r>
      </w:ins>
    </w:p>
    <w:p w:rsidR="006C6B20" w:rsidRPr="00880017" w:rsidRDefault="006C6B20" w:rsidP="00880017">
      <w:pPr>
        <w:rPr>
          <w:ins w:id="9656" w:author="Caree2" w:date="2017-04-02T07:43:00Z"/>
          <w:color w:val="008080"/>
          <w:rPrChange w:id="9657" w:author="Caree2" w:date="2017-04-02T07:56:00Z">
            <w:rPr>
              <w:ins w:id="965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59" w:author="Caree2" w:date="2017-04-02T07:56:00Z">
          <w:pPr>
            <w:autoSpaceDE w:val="0"/>
            <w:autoSpaceDN w:val="0"/>
            <w:adjustRightInd w:val="0"/>
          </w:pPr>
        </w:pPrChange>
      </w:pPr>
      <w:ins w:id="9660" w:author="Caree2" w:date="2017-04-02T07:43:00Z">
        <w:r w:rsidRPr="00880017">
          <w:rPr>
            <w:color w:val="008080"/>
            <w:rPrChange w:id="9661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9662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6C6B20" w:rsidRPr="00880017" w:rsidRDefault="006C6B20" w:rsidP="00880017">
      <w:pPr>
        <w:rPr>
          <w:ins w:id="9663" w:author="Caree2" w:date="2017-04-02T07:43:00Z"/>
          <w:color w:val="008080"/>
          <w:rPrChange w:id="9664" w:author="Caree2" w:date="2017-04-02T07:56:00Z">
            <w:rPr>
              <w:ins w:id="966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66" w:author="Caree2" w:date="2017-04-02T07:56:00Z">
          <w:pPr>
            <w:autoSpaceDE w:val="0"/>
            <w:autoSpaceDN w:val="0"/>
            <w:adjustRightInd w:val="0"/>
          </w:pPr>
        </w:pPrChange>
      </w:pPr>
      <w:ins w:id="9667" w:author="Caree2" w:date="2017-04-02T07:43:00Z">
        <w:r w:rsidRPr="00880017">
          <w:rPr>
            <w:color w:val="008080"/>
            <w:rPrChange w:id="9668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669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6C6B20" w:rsidRPr="00880017" w:rsidRDefault="006C6B20" w:rsidP="00880017">
      <w:pPr>
        <w:rPr>
          <w:ins w:id="9670" w:author="Caree2" w:date="2017-04-02T07:43:00Z"/>
          <w:color w:val="008080"/>
          <w:rPrChange w:id="9671" w:author="Caree2" w:date="2017-04-02T07:56:00Z">
            <w:rPr>
              <w:ins w:id="967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73" w:author="Caree2" w:date="2017-04-02T07:56:00Z">
          <w:pPr>
            <w:autoSpaceDE w:val="0"/>
            <w:autoSpaceDN w:val="0"/>
            <w:adjustRightInd w:val="0"/>
          </w:pPr>
        </w:pPrChange>
      </w:pPr>
      <w:ins w:id="9674" w:author="Caree2" w:date="2017-04-02T07:43:00Z">
        <w:r w:rsidRPr="00880017">
          <w:rPr>
            <w:color w:val="008080"/>
            <w:rPrChange w:id="967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67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value="2015-10-11" /&gt;</w:t>
        </w:r>
      </w:ins>
    </w:p>
    <w:p w:rsidR="006C6B20" w:rsidRPr="00880017" w:rsidRDefault="006C6B20" w:rsidP="00880017">
      <w:pPr>
        <w:rPr>
          <w:ins w:id="9677" w:author="Caree2" w:date="2017-04-02T07:43:00Z"/>
          <w:color w:val="008080"/>
          <w:rPrChange w:id="9678" w:author="Caree2" w:date="2017-04-02T07:56:00Z">
            <w:rPr>
              <w:ins w:id="967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80" w:author="Caree2" w:date="2017-04-02T07:56:00Z">
          <w:pPr>
            <w:autoSpaceDE w:val="0"/>
            <w:autoSpaceDN w:val="0"/>
            <w:adjustRightInd w:val="0"/>
          </w:pPr>
        </w:pPrChange>
      </w:pPr>
      <w:ins w:id="9681" w:author="Caree2" w:date="2017-04-02T07:43:00Z">
        <w:r w:rsidRPr="00880017">
          <w:rPr>
            <w:color w:val="008080"/>
            <w:rPrChange w:id="968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Pr="00880017" w:rsidRDefault="006C6B20" w:rsidP="00880017">
      <w:pPr>
        <w:rPr>
          <w:ins w:id="9683" w:author="Caree2" w:date="2017-04-02T07:43:00Z"/>
          <w:color w:val="008080"/>
          <w:rPrChange w:id="9684" w:author="Caree2" w:date="2017-04-02T07:56:00Z">
            <w:rPr>
              <w:ins w:id="968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86" w:author="Caree2" w:date="2017-04-02T07:56:00Z">
          <w:pPr>
            <w:autoSpaceDE w:val="0"/>
            <w:autoSpaceDN w:val="0"/>
            <w:adjustRightInd w:val="0"/>
          </w:pPr>
        </w:pPrChange>
      </w:pPr>
    </w:p>
    <w:p w:rsidR="006C6B20" w:rsidRPr="00880017" w:rsidRDefault="006C6B20" w:rsidP="00880017">
      <w:pPr>
        <w:rPr>
          <w:ins w:id="9687" w:author="Caree2" w:date="2017-04-02T07:43:00Z"/>
          <w:color w:val="008080"/>
          <w:rPrChange w:id="9688" w:author="Caree2" w:date="2017-04-02T07:56:00Z">
            <w:rPr>
              <w:ins w:id="968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90" w:author="Caree2" w:date="2017-04-02T07:56:00Z">
          <w:pPr>
            <w:autoSpaceDE w:val="0"/>
            <w:autoSpaceDN w:val="0"/>
            <w:adjustRightInd w:val="0"/>
          </w:pPr>
        </w:pPrChange>
      </w:pPr>
    </w:p>
    <w:p w:rsidR="006C6B20" w:rsidRPr="00880017" w:rsidRDefault="006C6B20" w:rsidP="00880017">
      <w:pPr>
        <w:rPr>
          <w:ins w:id="9691" w:author="Caree2" w:date="2017-04-02T07:43:00Z"/>
          <w:color w:val="008080"/>
          <w:rPrChange w:id="9692" w:author="Caree2" w:date="2017-04-02T07:56:00Z">
            <w:rPr>
              <w:ins w:id="969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694" w:author="Caree2" w:date="2017-04-02T07:56:00Z">
          <w:pPr>
            <w:autoSpaceDE w:val="0"/>
            <w:autoSpaceDN w:val="0"/>
            <w:adjustRightInd w:val="0"/>
          </w:pPr>
        </w:pPrChange>
      </w:pPr>
      <w:ins w:id="9695" w:author="Caree2" w:date="2017-04-02T07:43:00Z">
        <w:r w:rsidRPr="00880017">
          <w:rPr>
            <w:color w:val="008080"/>
            <w:rPrChange w:id="969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id="address01"</w:t>
        </w:r>
      </w:ins>
    </w:p>
    <w:p w:rsidR="006C6B20" w:rsidRPr="00880017" w:rsidRDefault="006C6B20" w:rsidP="00880017">
      <w:pPr>
        <w:rPr>
          <w:ins w:id="9697" w:author="Caree2" w:date="2017-04-02T07:43:00Z"/>
          <w:color w:val="008080"/>
          <w:rPrChange w:id="9698" w:author="Caree2" w:date="2017-04-02T07:56:00Z">
            <w:rPr>
              <w:ins w:id="969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00" w:author="Caree2" w:date="2017-04-02T07:56:00Z">
          <w:pPr>
            <w:autoSpaceDE w:val="0"/>
            <w:autoSpaceDN w:val="0"/>
            <w:adjustRightInd w:val="0"/>
          </w:pPr>
        </w:pPrChange>
      </w:pPr>
      <w:ins w:id="9701" w:author="Caree2" w:date="2017-04-02T07:43:00Z">
        <w:r w:rsidRPr="00880017">
          <w:rPr>
            <w:color w:val="008080"/>
            <w:rPrChange w:id="9702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03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class="com.rollingstone.springframework.basic.ioc.setter.injection.Address"&gt;</w:t>
        </w:r>
      </w:ins>
    </w:p>
    <w:p w:rsidR="006C6B20" w:rsidRPr="00880017" w:rsidRDefault="006C6B20" w:rsidP="00880017">
      <w:pPr>
        <w:rPr>
          <w:ins w:id="9704" w:author="Caree2" w:date="2017-04-02T07:43:00Z"/>
          <w:color w:val="008080"/>
          <w:rPrChange w:id="9705" w:author="Caree2" w:date="2017-04-02T07:56:00Z">
            <w:rPr>
              <w:ins w:id="970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07" w:author="Caree2" w:date="2017-04-02T07:56:00Z">
          <w:pPr>
            <w:autoSpaceDE w:val="0"/>
            <w:autoSpaceDN w:val="0"/>
            <w:adjustRightInd w:val="0"/>
          </w:pPr>
        </w:pPrChange>
      </w:pPr>
      <w:ins w:id="9708" w:author="Caree2" w:date="2017-04-02T07:43:00Z">
        <w:r w:rsidRPr="00880017">
          <w:rPr>
            <w:color w:val="008080"/>
            <w:rPrChange w:id="970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1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name="addressID" value="1"&gt;&lt;/property&gt;</w:t>
        </w:r>
      </w:ins>
    </w:p>
    <w:p w:rsidR="006C6B20" w:rsidRPr="00880017" w:rsidRDefault="006C6B20" w:rsidP="00880017">
      <w:pPr>
        <w:rPr>
          <w:ins w:id="9711" w:author="Caree2" w:date="2017-04-02T07:43:00Z"/>
          <w:color w:val="008080"/>
          <w:rPrChange w:id="9712" w:author="Caree2" w:date="2017-04-02T07:56:00Z">
            <w:rPr>
              <w:ins w:id="971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14" w:author="Caree2" w:date="2017-04-02T07:56:00Z">
          <w:pPr>
            <w:autoSpaceDE w:val="0"/>
            <w:autoSpaceDN w:val="0"/>
            <w:adjustRightInd w:val="0"/>
          </w:pPr>
        </w:pPrChange>
      </w:pPr>
      <w:ins w:id="9715" w:author="Caree2" w:date="2017-04-02T07:43:00Z">
        <w:r w:rsidRPr="00880017">
          <w:rPr>
            <w:color w:val="008080"/>
            <w:rPrChange w:id="971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1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name="streetAddress" value="10 InfinteLoop"&gt;&lt;/property&gt;</w:t>
        </w:r>
      </w:ins>
    </w:p>
    <w:p w:rsidR="006C6B20" w:rsidRPr="00880017" w:rsidRDefault="006C6B20" w:rsidP="00880017">
      <w:pPr>
        <w:rPr>
          <w:ins w:id="9718" w:author="Caree2" w:date="2017-04-02T07:43:00Z"/>
          <w:color w:val="008080"/>
          <w:rPrChange w:id="9719" w:author="Caree2" w:date="2017-04-02T07:56:00Z">
            <w:rPr>
              <w:ins w:id="972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21" w:author="Caree2" w:date="2017-04-02T07:56:00Z">
          <w:pPr>
            <w:autoSpaceDE w:val="0"/>
            <w:autoSpaceDN w:val="0"/>
            <w:adjustRightInd w:val="0"/>
          </w:pPr>
        </w:pPrChange>
      </w:pPr>
      <w:ins w:id="9722" w:author="Caree2" w:date="2017-04-02T07:43:00Z">
        <w:r w:rsidRPr="00880017">
          <w:rPr>
            <w:color w:val="008080"/>
            <w:rPrChange w:id="972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2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name="city" value="Palo Alto"&gt;&lt;/property&gt;</w:t>
        </w:r>
      </w:ins>
    </w:p>
    <w:p w:rsidR="006C6B20" w:rsidRPr="00880017" w:rsidRDefault="006C6B20" w:rsidP="00880017">
      <w:pPr>
        <w:rPr>
          <w:ins w:id="9725" w:author="Caree2" w:date="2017-04-02T07:43:00Z"/>
          <w:color w:val="008080"/>
          <w:rPrChange w:id="9726" w:author="Caree2" w:date="2017-04-02T07:56:00Z">
            <w:rPr>
              <w:ins w:id="972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28" w:author="Caree2" w:date="2017-04-02T07:56:00Z">
          <w:pPr>
            <w:autoSpaceDE w:val="0"/>
            <w:autoSpaceDN w:val="0"/>
            <w:adjustRightInd w:val="0"/>
          </w:pPr>
        </w:pPrChange>
      </w:pPr>
      <w:ins w:id="9729" w:author="Caree2" w:date="2017-04-02T07:43:00Z">
        <w:r w:rsidRPr="00880017">
          <w:rPr>
            <w:color w:val="008080"/>
            <w:rPrChange w:id="973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3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name="state" value="CA"&gt;&lt;/property&gt;</w:t>
        </w:r>
      </w:ins>
    </w:p>
    <w:p w:rsidR="006C6B20" w:rsidRPr="00880017" w:rsidRDefault="006C6B20" w:rsidP="00880017">
      <w:pPr>
        <w:rPr>
          <w:ins w:id="9732" w:author="Caree2" w:date="2017-04-02T07:43:00Z"/>
          <w:color w:val="008080"/>
          <w:rPrChange w:id="9733" w:author="Caree2" w:date="2017-04-02T07:56:00Z">
            <w:rPr>
              <w:ins w:id="973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35" w:author="Caree2" w:date="2017-04-02T07:56:00Z">
          <w:pPr>
            <w:autoSpaceDE w:val="0"/>
            <w:autoSpaceDN w:val="0"/>
            <w:adjustRightInd w:val="0"/>
          </w:pPr>
        </w:pPrChange>
      </w:pPr>
      <w:ins w:id="9736" w:author="Caree2" w:date="2017-04-02T07:43:00Z">
        <w:r w:rsidRPr="00880017">
          <w:rPr>
            <w:color w:val="008080"/>
            <w:rPrChange w:id="973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3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name="zipCode" value="94567"&gt;&lt;/property&gt;</w:t>
        </w:r>
      </w:ins>
    </w:p>
    <w:p w:rsidR="006C6B20" w:rsidRPr="00880017" w:rsidRDefault="006C6B20" w:rsidP="00880017">
      <w:pPr>
        <w:rPr>
          <w:ins w:id="9739" w:author="Caree2" w:date="2017-04-02T07:43:00Z"/>
          <w:color w:val="008080"/>
          <w:rPrChange w:id="9740" w:author="Caree2" w:date="2017-04-02T07:56:00Z">
            <w:rPr>
              <w:ins w:id="974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42" w:author="Caree2" w:date="2017-04-02T07:56:00Z">
          <w:pPr>
            <w:autoSpaceDE w:val="0"/>
            <w:autoSpaceDN w:val="0"/>
            <w:adjustRightInd w:val="0"/>
          </w:pPr>
        </w:pPrChange>
      </w:pPr>
      <w:ins w:id="9743" w:author="Caree2" w:date="2017-04-02T07:43:00Z">
        <w:r w:rsidRPr="00880017">
          <w:rPr>
            <w:color w:val="008080"/>
            <w:rPrChange w:id="974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Pr="00880017" w:rsidRDefault="006C6B20" w:rsidP="00880017">
      <w:pPr>
        <w:rPr>
          <w:ins w:id="9745" w:author="Caree2" w:date="2017-04-02T07:43:00Z"/>
          <w:color w:val="008080"/>
          <w:rPrChange w:id="9746" w:author="Caree2" w:date="2017-04-02T07:56:00Z">
            <w:rPr>
              <w:ins w:id="974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48" w:author="Caree2" w:date="2017-04-02T07:56:00Z">
          <w:pPr>
            <w:autoSpaceDE w:val="0"/>
            <w:autoSpaceDN w:val="0"/>
            <w:adjustRightInd w:val="0"/>
          </w:pPr>
        </w:pPrChange>
      </w:pPr>
    </w:p>
    <w:p w:rsidR="006C6B20" w:rsidRPr="00880017" w:rsidRDefault="006C6B20" w:rsidP="00880017">
      <w:pPr>
        <w:rPr>
          <w:ins w:id="9749" w:author="Caree2" w:date="2017-04-02T07:43:00Z"/>
          <w:color w:val="008080"/>
          <w:rPrChange w:id="9750" w:author="Caree2" w:date="2017-04-02T07:56:00Z">
            <w:rPr>
              <w:ins w:id="975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52" w:author="Caree2" w:date="2017-04-02T07:56:00Z">
          <w:pPr>
            <w:autoSpaceDE w:val="0"/>
            <w:autoSpaceDN w:val="0"/>
            <w:adjustRightInd w:val="0"/>
          </w:pPr>
        </w:pPrChange>
      </w:pPr>
      <w:ins w:id="9753" w:author="Caree2" w:date="2017-04-02T07:43:00Z">
        <w:r w:rsidRPr="00880017">
          <w:rPr>
            <w:color w:val="008080"/>
            <w:rPrChange w:id="975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id="customer"</w:t>
        </w:r>
      </w:ins>
    </w:p>
    <w:p w:rsidR="006C6B20" w:rsidRPr="00880017" w:rsidRDefault="006C6B20" w:rsidP="00880017">
      <w:pPr>
        <w:rPr>
          <w:ins w:id="9755" w:author="Caree2" w:date="2017-04-02T07:43:00Z"/>
          <w:color w:val="008080"/>
          <w:rPrChange w:id="9756" w:author="Caree2" w:date="2017-04-02T07:56:00Z">
            <w:rPr>
              <w:ins w:id="975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58" w:author="Caree2" w:date="2017-04-02T07:56:00Z">
          <w:pPr>
            <w:autoSpaceDE w:val="0"/>
            <w:autoSpaceDN w:val="0"/>
            <w:adjustRightInd w:val="0"/>
          </w:pPr>
        </w:pPrChange>
      </w:pPr>
      <w:ins w:id="9759" w:author="Caree2" w:date="2017-04-02T07:43:00Z">
        <w:r w:rsidRPr="00880017">
          <w:rPr>
            <w:color w:val="008080"/>
            <w:rPrChange w:id="9760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61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class="com.rollingstone.springframework.basic.ioc.setter.injection.Customer"&gt;</w:t>
        </w:r>
      </w:ins>
    </w:p>
    <w:p w:rsidR="006C6B20" w:rsidRPr="00880017" w:rsidRDefault="006C6B20" w:rsidP="00880017">
      <w:pPr>
        <w:rPr>
          <w:ins w:id="9762" w:author="Caree2" w:date="2017-04-02T07:43:00Z"/>
          <w:color w:val="008080"/>
          <w:rPrChange w:id="9763" w:author="Caree2" w:date="2017-04-02T07:56:00Z">
            <w:rPr>
              <w:ins w:id="976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65" w:author="Caree2" w:date="2017-04-02T07:56:00Z">
          <w:pPr>
            <w:autoSpaceDE w:val="0"/>
            <w:autoSpaceDN w:val="0"/>
            <w:adjustRightInd w:val="0"/>
          </w:pPr>
        </w:pPrChange>
      </w:pPr>
      <w:ins w:id="9766" w:author="Caree2" w:date="2017-04-02T07:43:00Z">
        <w:r w:rsidRPr="00880017">
          <w:rPr>
            <w:color w:val="008080"/>
            <w:rPrChange w:id="976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6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name="customerId"&gt;</w:t>
        </w:r>
      </w:ins>
    </w:p>
    <w:p w:rsidR="006C6B20" w:rsidRPr="00880017" w:rsidRDefault="006C6B20" w:rsidP="00880017">
      <w:pPr>
        <w:rPr>
          <w:ins w:id="9769" w:author="Caree2" w:date="2017-04-02T07:43:00Z"/>
          <w:color w:val="008080"/>
          <w:rPrChange w:id="9770" w:author="Caree2" w:date="2017-04-02T07:56:00Z">
            <w:rPr>
              <w:ins w:id="977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72" w:author="Caree2" w:date="2017-04-02T07:56:00Z">
          <w:pPr>
            <w:autoSpaceDE w:val="0"/>
            <w:autoSpaceDN w:val="0"/>
            <w:adjustRightInd w:val="0"/>
          </w:pPr>
        </w:pPrChange>
      </w:pPr>
      <w:ins w:id="9773" w:author="Caree2" w:date="2017-04-02T07:43:00Z">
        <w:r w:rsidRPr="00880017">
          <w:rPr>
            <w:color w:val="008080"/>
            <w:rPrChange w:id="977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7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7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&lt;value&gt;1&lt;/value&gt;</w:t>
        </w:r>
      </w:ins>
    </w:p>
    <w:p w:rsidR="006C6B20" w:rsidRPr="00880017" w:rsidRDefault="006C6B20" w:rsidP="00880017">
      <w:pPr>
        <w:rPr>
          <w:ins w:id="9777" w:author="Caree2" w:date="2017-04-02T07:43:00Z"/>
          <w:color w:val="008080"/>
          <w:rPrChange w:id="9778" w:author="Caree2" w:date="2017-04-02T07:56:00Z">
            <w:rPr>
              <w:ins w:id="977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80" w:author="Caree2" w:date="2017-04-02T07:56:00Z">
          <w:pPr>
            <w:autoSpaceDE w:val="0"/>
            <w:autoSpaceDN w:val="0"/>
            <w:adjustRightInd w:val="0"/>
          </w:pPr>
        </w:pPrChange>
      </w:pPr>
      <w:ins w:id="9781" w:author="Caree2" w:date="2017-04-02T07:43:00Z">
        <w:r w:rsidRPr="00880017">
          <w:rPr>
            <w:color w:val="008080"/>
            <w:rPrChange w:id="978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8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9784" w:author="Caree2" w:date="2017-04-02T07:43:00Z"/>
          <w:color w:val="008080"/>
          <w:rPrChange w:id="9785" w:author="Caree2" w:date="2017-04-02T07:56:00Z">
            <w:rPr>
              <w:ins w:id="978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87" w:author="Caree2" w:date="2017-04-02T07:56:00Z">
          <w:pPr>
            <w:autoSpaceDE w:val="0"/>
            <w:autoSpaceDN w:val="0"/>
            <w:adjustRightInd w:val="0"/>
          </w:pPr>
        </w:pPrChange>
      </w:pPr>
      <w:ins w:id="9788" w:author="Caree2" w:date="2017-04-02T07:43:00Z">
        <w:r w:rsidRPr="00880017">
          <w:rPr>
            <w:color w:val="008080"/>
            <w:rPrChange w:id="978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9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name="firstName"&gt;</w:t>
        </w:r>
      </w:ins>
    </w:p>
    <w:p w:rsidR="006C6B20" w:rsidRPr="00880017" w:rsidRDefault="006C6B20" w:rsidP="00880017">
      <w:pPr>
        <w:rPr>
          <w:ins w:id="9791" w:author="Caree2" w:date="2017-04-02T07:43:00Z"/>
          <w:color w:val="008080"/>
          <w:rPrChange w:id="9792" w:author="Caree2" w:date="2017-04-02T07:56:00Z">
            <w:rPr>
              <w:ins w:id="979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794" w:author="Caree2" w:date="2017-04-02T07:56:00Z">
          <w:pPr>
            <w:autoSpaceDE w:val="0"/>
            <w:autoSpaceDN w:val="0"/>
            <w:adjustRightInd w:val="0"/>
          </w:pPr>
        </w:pPrChange>
      </w:pPr>
      <w:ins w:id="9795" w:author="Caree2" w:date="2017-04-02T07:43:00Z">
        <w:r w:rsidRPr="00880017">
          <w:rPr>
            <w:color w:val="008080"/>
            <w:rPrChange w:id="979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9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79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&lt;value&gt;Sophia&lt;/value&gt;</w:t>
        </w:r>
      </w:ins>
    </w:p>
    <w:p w:rsidR="006C6B20" w:rsidRPr="00880017" w:rsidRDefault="006C6B20" w:rsidP="00880017">
      <w:pPr>
        <w:rPr>
          <w:ins w:id="9799" w:author="Caree2" w:date="2017-04-02T07:43:00Z"/>
          <w:color w:val="008080"/>
          <w:rPrChange w:id="9800" w:author="Caree2" w:date="2017-04-02T07:56:00Z">
            <w:rPr>
              <w:ins w:id="980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02" w:author="Caree2" w:date="2017-04-02T07:56:00Z">
          <w:pPr>
            <w:autoSpaceDE w:val="0"/>
            <w:autoSpaceDN w:val="0"/>
            <w:adjustRightInd w:val="0"/>
          </w:pPr>
        </w:pPrChange>
      </w:pPr>
      <w:ins w:id="9803" w:author="Caree2" w:date="2017-04-02T07:43:00Z">
        <w:r w:rsidRPr="00880017">
          <w:rPr>
            <w:color w:val="008080"/>
            <w:rPrChange w:id="980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0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9806" w:author="Caree2" w:date="2017-04-02T07:43:00Z"/>
          <w:color w:val="008080"/>
          <w:rPrChange w:id="9807" w:author="Caree2" w:date="2017-04-02T07:56:00Z">
            <w:rPr>
              <w:ins w:id="980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09" w:author="Caree2" w:date="2017-04-02T07:56:00Z">
          <w:pPr>
            <w:autoSpaceDE w:val="0"/>
            <w:autoSpaceDN w:val="0"/>
            <w:adjustRightInd w:val="0"/>
          </w:pPr>
        </w:pPrChange>
      </w:pPr>
      <w:ins w:id="9810" w:author="Caree2" w:date="2017-04-02T07:43:00Z">
        <w:r w:rsidRPr="00880017">
          <w:rPr>
            <w:color w:val="008080"/>
            <w:rPrChange w:id="981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1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name="lastName"&gt;</w:t>
        </w:r>
      </w:ins>
    </w:p>
    <w:p w:rsidR="006C6B20" w:rsidRPr="00880017" w:rsidRDefault="006C6B20" w:rsidP="00880017">
      <w:pPr>
        <w:rPr>
          <w:ins w:id="9813" w:author="Caree2" w:date="2017-04-02T07:43:00Z"/>
          <w:color w:val="008080"/>
          <w:rPrChange w:id="9814" w:author="Caree2" w:date="2017-04-02T07:56:00Z">
            <w:rPr>
              <w:ins w:id="981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16" w:author="Caree2" w:date="2017-04-02T07:56:00Z">
          <w:pPr>
            <w:autoSpaceDE w:val="0"/>
            <w:autoSpaceDN w:val="0"/>
            <w:adjustRightInd w:val="0"/>
          </w:pPr>
        </w:pPrChange>
      </w:pPr>
      <w:ins w:id="9817" w:author="Caree2" w:date="2017-04-02T07:43:00Z">
        <w:r w:rsidRPr="00880017">
          <w:rPr>
            <w:color w:val="008080"/>
            <w:rPrChange w:id="981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1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2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&lt;value&gt;Jhonson&lt;/value&gt;</w:t>
        </w:r>
      </w:ins>
    </w:p>
    <w:p w:rsidR="006C6B20" w:rsidRPr="00880017" w:rsidRDefault="006C6B20" w:rsidP="00880017">
      <w:pPr>
        <w:rPr>
          <w:ins w:id="9821" w:author="Caree2" w:date="2017-04-02T07:43:00Z"/>
          <w:color w:val="008080"/>
          <w:rPrChange w:id="9822" w:author="Caree2" w:date="2017-04-02T07:56:00Z">
            <w:rPr>
              <w:ins w:id="982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24" w:author="Caree2" w:date="2017-04-02T07:56:00Z">
          <w:pPr>
            <w:autoSpaceDE w:val="0"/>
            <w:autoSpaceDN w:val="0"/>
            <w:adjustRightInd w:val="0"/>
          </w:pPr>
        </w:pPrChange>
      </w:pPr>
      <w:ins w:id="9825" w:author="Caree2" w:date="2017-04-02T07:43:00Z">
        <w:r w:rsidRPr="00880017">
          <w:rPr>
            <w:color w:val="008080"/>
            <w:rPrChange w:id="982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2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9828" w:author="Caree2" w:date="2017-04-02T07:43:00Z"/>
          <w:color w:val="008080"/>
          <w:rPrChange w:id="9829" w:author="Caree2" w:date="2017-04-02T07:56:00Z">
            <w:rPr>
              <w:ins w:id="983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31" w:author="Caree2" w:date="2017-04-02T07:56:00Z">
          <w:pPr>
            <w:autoSpaceDE w:val="0"/>
            <w:autoSpaceDN w:val="0"/>
            <w:adjustRightInd w:val="0"/>
          </w:pPr>
        </w:pPrChange>
      </w:pPr>
      <w:ins w:id="9832" w:author="Caree2" w:date="2017-04-02T07:43:00Z">
        <w:r w:rsidRPr="00880017">
          <w:rPr>
            <w:color w:val="008080"/>
            <w:rPrChange w:id="983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3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name="dob"&gt;</w:t>
        </w:r>
      </w:ins>
    </w:p>
    <w:p w:rsidR="006C6B20" w:rsidRPr="00880017" w:rsidRDefault="006C6B20" w:rsidP="00880017">
      <w:pPr>
        <w:rPr>
          <w:ins w:id="9835" w:author="Caree2" w:date="2017-04-02T07:43:00Z"/>
          <w:color w:val="008080"/>
          <w:rPrChange w:id="9836" w:author="Caree2" w:date="2017-04-02T07:56:00Z">
            <w:rPr>
              <w:ins w:id="983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38" w:author="Caree2" w:date="2017-04-02T07:56:00Z">
          <w:pPr>
            <w:autoSpaceDE w:val="0"/>
            <w:autoSpaceDN w:val="0"/>
            <w:adjustRightInd w:val="0"/>
          </w:pPr>
        </w:pPrChange>
      </w:pPr>
      <w:ins w:id="9839" w:author="Caree2" w:date="2017-04-02T07:43:00Z">
        <w:r w:rsidRPr="00880017">
          <w:rPr>
            <w:color w:val="008080"/>
            <w:rPrChange w:id="984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4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4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6C6B20" w:rsidRPr="00880017" w:rsidRDefault="006C6B20" w:rsidP="00880017">
      <w:pPr>
        <w:rPr>
          <w:ins w:id="9843" w:author="Caree2" w:date="2017-04-02T07:43:00Z"/>
          <w:color w:val="008080"/>
          <w:rPrChange w:id="9844" w:author="Caree2" w:date="2017-04-02T07:56:00Z">
            <w:rPr>
              <w:ins w:id="984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46" w:author="Caree2" w:date="2017-04-02T07:56:00Z">
          <w:pPr>
            <w:autoSpaceDE w:val="0"/>
            <w:autoSpaceDN w:val="0"/>
            <w:adjustRightInd w:val="0"/>
          </w:pPr>
        </w:pPrChange>
      </w:pPr>
      <w:ins w:id="9847" w:author="Caree2" w:date="2017-04-02T07:43:00Z">
        <w:r w:rsidRPr="00880017">
          <w:rPr>
            <w:color w:val="008080"/>
            <w:rPrChange w:id="984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4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9850" w:author="Caree2" w:date="2017-04-02T07:43:00Z"/>
          <w:color w:val="008080"/>
          <w:rPrChange w:id="9851" w:author="Caree2" w:date="2017-04-02T07:56:00Z">
            <w:rPr>
              <w:ins w:id="985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53" w:author="Caree2" w:date="2017-04-02T07:56:00Z">
          <w:pPr>
            <w:autoSpaceDE w:val="0"/>
            <w:autoSpaceDN w:val="0"/>
            <w:adjustRightInd w:val="0"/>
          </w:pPr>
        </w:pPrChange>
      </w:pPr>
      <w:ins w:id="9854" w:author="Caree2" w:date="2017-04-02T07:43:00Z">
        <w:r w:rsidRPr="00880017">
          <w:rPr>
            <w:color w:val="008080"/>
            <w:rPrChange w:id="985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Pr="00880017" w:rsidRDefault="006C6B20" w:rsidP="00880017">
      <w:pPr>
        <w:rPr>
          <w:ins w:id="9856" w:author="Caree2" w:date="2017-04-02T07:43:00Z"/>
          <w:color w:val="008080"/>
          <w:rPrChange w:id="9857" w:author="Caree2" w:date="2017-04-02T07:56:00Z">
            <w:rPr>
              <w:ins w:id="985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59" w:author="Caree2" w:date="2017-04-02T07:56:00Z">
          <w:pPr>
            <w:autoSpaceDE w:val="0"/>
            <w:autoSpaceDN w:val="0"/>
            <w:adjustRightInd w:val="0"/>
          </w:pPr>
        </w:pPrChange>
      </w:pPr>
      <w:ins w:id="9860" w:author="Caree2" w:date="2017-04-02T07:43:00Z">
        <w:r w:rsidRPr="00880017">
          <w:rPr>
            <w:color w:val="008080"/>
            <w:rPrChange w:id="986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6B20" w:rsidRPr="00880017" w:rsidRDefault="006C6B20" w:rsidP="00880017">
      <w:pPr>
        <w:rPr>
          <w:ins w:id="9862" w:author="Caree2" w:date="2017-04-02T07:43:00Z"/>
          <w:color w:val="008080"/>
          <w:rPrChange w:id="9863" w:author="Caree2" w:date="2017-04-02T07:56:00Z">
            <w:rPr>
              <w:ins w:id="986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65" w:author="Caree2" w:date="2017-04-02T07:56:00Z">
          <w:pPr>
            <w:autoSpaceDE w:val="0"/>
            <w:autoSpaceDN w:val="0"/>
            <w:adjustRightInd w:val="0"/>
          </w:pPr>
        </w:pPrChange>
      </w:pPr>
      <w:ins w:id="9866" w:author="Caree2" w:date="2017-04-02T07:43:00Z">
        <w:r w:rsidRPr="00880017">
          <w:rPr>
            <w:color w:val="008080"/>
            <w:rPrChange w:id="986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id="education01"</w:t>
        </w:r>
      </w:ins>
    </w:p>
    <w:p w:rsidR="006C6B20" w:rsidRPr="00880017" w:rsidRDefault="006C6B20" w:rsidP="00880017">
      <w:pPr>
        <w:rPr>
          <w:ins w:id="9868" w:author="Caree2" w:date="2017-04-02T07:43:00Z"/>
          <w:color w:val="008080"/>
          <w:rPrChange w:id="9869" w:author="Caree2" w:date="2017-04-02T07:56:00Z">
            <w:rPr>
              <w:ins w:id="987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71" w:author="Caree2" w:date="2017-04-02T07:56:00Z">
          <w:pPr>
            <w:autoSpaceDE w:val="0"/>
            <w:autoSpaceDN w:val="0"/>
            <w:adjustRightInd w:val="0"/>
          </w:pPr>
        </w:pPrChange>
      </w:pPr>
      <w:ins w:id="9872" w:author="Caree2" w:date="2017-04-02T07:43:00Z">
        <w:r w:rsidRPr="00880017">
          <w:rPr>
            <w:color w:val="008080"/>
            <w:rPrChange w:id="9873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74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class="com.rollingstone.springframework.basic.ioc.setter.injection.Education"&gt;</w:t>
        </w:r>
      </w:ins>
    </w:p>
    <w:p w:rsidR="006C6B20" w:rsidRPr="00880017" w:rsidRDefault="006C6B20" w:rsidP="00880017">
      <w:pPr>
        <w:rPr>
          <w:ins w:id="9875" w:author="Caree2" w:date="2017-04-02T07:43:00Z"/>
          <w:color w:val="008080"/>
          <w:rPrChange w:id="9876" w:author="Caree2" w:date="2017-04-02T07:56:00Z">
            <w:rPr>
              <w:ins w:id="987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78" w:author="Caree2" w:date="2017-04-02T07:56:00Z">
          <w:pPr>
            <w:autoSpaceDE w:val="0"/>
            <w:autoSpaceDN w:val="0"/>
            <w:adjustRightInd w:val="0"/>
          </w:pPr>
        </w:pPrChange>
      </w:pPr>
      <w:ins w:id="9879" w:author="Caree2" w:date="2017-04-02T07:43:00Z">
        <w:r w:rsidRPr="00880017">
          <w:rPr>
            <w:color w:val="008080"/>
            <w:rPrChange w:id="988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8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name="educationID"&gt;</w:t>
        </w:r>
      </w:ins>
    </w:p>
    <w:p w:rsidR="006C6B20" w:rsidRPr="00880017" w:rsidRDefault="006C6B20" w:rsidP="00880017">
      <w:pPr>
        <w:rPr>
          <w:ins w:id="9882" w:author="Caree2" w:date="2017-04-02T07:43:00Z"/>
          <w:color w:val="008080"/>
          <w:rPrChange w:id="9883" w:author="Caree2" w:date="2017-04-02T07:56:00Z">
            <w:rPr>
              <w:ins w:id="988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85" w:author="Caree2" w:date="2017-04-02T07:56:00Z">
          <w:pPr>
            <w:autoSpaceDE w:val="0"/>
            <w:autoSpaceDN w:val="0"/>
            <w:adjustRightInd w:val="0"/>
          </w:pPr>
        </w:pPrChange>
      </w:pPr>
      <w:ins w:id="9886" w:author="Caree2" w:date="2017-04-02T07:43:00Z">
        <w:r w:rsidRPr="00880017">
          <w:rPr>
            <w:color w:val="008080"/>
            <w:rPrChange w:id="988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8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8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&lt;value&gt;1&lt;/value&gt;</w:t>
        </w:r>
      </w:ins>
    </w:p>
    <w:p w:rsidR="006C6B20" w:rsidRPr="00880017" w:rsidRDefault="006C6B20" w:rsidP="00880017">
      <w:pPr>
        <w:rPr>
          <w:ins w:id="9890" w:author="Caree2" w:date="2017-04-02T07:43:00Z"/>
          <w:color w:val="008080"/>
          <w:rPrChange w:id="9891" w:author="Caree2" w:date="2017-04-02T07:56:00Z">
            <w:rPr>
              <w:ins w:id="989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893" w:author="Caree2" w:date="2017-04-02T07:56:00Z">
          <w:pPr>
            <w:autoSpaceDE w:val="0"/>
            <w:autoSpaceDN w:val="0"/>
            <w:adjustRightInd w:val="0"/>
          </w:pPr>
        </w:pPrChange>
      </w:pPr>
      <w:ins w:id="9894" w:author="Caree2" w:date="2017-04-02T07:43:00Z">
        <w:r w:rsidRPr="00880017">
          <w:rPr>
            <w:color w:val="008080"/>
            <w:rPrChange w:id="989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89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9897" w:author="Caree2" w:date="2017-04-02T07:43:00Z"/>
          <w:color w:val="008080"/>
          <w:rPrChange w:id="9898" w:author="Caree2" w:date="2017-04-02T07:56:00Z">
            <w:rPr>
              <w:ins w:id="989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00" w:author="Caree2" w:date="2017-04-02T07:56:00Z">
          <w:pPr>
            <w:autoSpaceDE w:val="0"/>
            <w:autoSpaceDN w:val="0"/>
            <w:adjustRightInd w:val="0"/>
          </w:pPr>
        </w:pPrChange>
      </w:pPr>
      <w:ins w:id="9901" w:author="Caree2" w:date="2017-04-02T07:43:00Z">
        <w:r w:rsidRPr="00880017">
          <w:rPr>
            <w:color w:val="008080"/>
            <w:rPrChange w:id="990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0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name="degreeName"&gt;</w:t>
        </w:r>
      </w:ins>
    </w:p>
    <w:p w:rsidR="006C6B20" w:rsidRPr="00880017" w:rsidRDefault="006C6B20" w:rsidP="00880017">
      <w:pPr>
        <w:rPr>
          <w:ins w:id="9904" w:author="Caree2" w:date="2017-04-02T07:43:00Z"/>
          <w:color w:val="008080"/>
          <w:rPrChange w:id="9905" w:author="Caree2" w:date="2017-04-02T07:56:00Z">
            <w:rPr>
              <w:ins w:id="990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07" w:author="Caree2" w:date="2017-04-02T07:56:00Z">
          <w:pPr>
            <w:autoSpaceDE w:val="0"/>
            <w:autoSpaceDN w:val="0"/>
            <w:adjustRightInd w:val="0"/>
          </w:pPr>
        </w:pPrChange>
      </w:pPr>
      <w:ins w:id="9908" w:author="Caree2" w:date="2017-04-02T07:43:00Z">
        <w:r w:rsidRPr="00880017">
          <w:rPr>
            <w:color w:val="008080"/>
            <w:rPrChange w:id="990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1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1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&lt;value&gt;Bachalors&lt;/value&gt;</w:t>
        </w:r>
      </w:ins>
    </w:p>
    <w:p w:rsidR="006C6B20" w:rsidRPr="00880017" w:rsidRDefault="006C6B20" w:rsidP="00880017">
      <w:pPr>
        <w:rPr>
          <w:ins w:id="9912" w:author="Caree2" w:date="2017-04-02T07:43:00Z"/>
          <w:color w:val="008080"/>
          <w:rPrChange w:id="9913" w:author="Caree2" w:date="2017-04-02T07:56:00Z">
            <w:rPr>
              <w:ins w:id="991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15" w:author="Caree2" w:date="2017-04-02T07:56:00Z">
          <w:pPr>
            <w:autoSpaceDE w:val="0"/>
            <w:autoSpaceDN w:val="0"/>
            <w:adjustRightInd w:val="0"/>
          </w:pPr>
        </w:pPrChange>
      </w:pPr>
      <w:ins w:id="9916" w:author="Caree2" w:date="2017-04-02T07:43:00Z">
        <w:r w:rsidRPr="00880017">
          <w:rPr>
            <w:color w:val="008080"/>
            <w:rPrChange w:id="991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1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9919" w:author="Caree2" w:date="2017-04-02T07:43:00Z"/>
          <w:color w:val="008080"/>
          <w:rPrChange w:id="9920" w:author="Caree2" w:date="2017-04-02T07:56:00Z">
            <w:rPr>
              <w:ins w:id="992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22" w:author="Caree2" w:date="2017-04-02T07:56:00Z">
          <w:pPr>
            <w:autoSpaceDE w:val="0"/>
            <w:autoSpaceDN w:val="0"/>
            <w:adjustRightInd w:val="0"/>
          </w:pPr>
        </w:pPrChange>
      </w:pPr>
      <w:ins w:id="9923" w:author="Caree2" w:date="2017-04-02T07:43:00Z">
        <w:r w:rsidRPr="00880017">
          <w:rPr>
            <w:color w:val="008080"/>
            <w:rPrChange w:id="992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2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name="degreeDescription"&gt;</w:t>
        </w:r>
      </w:ins>
    </w:p>
    <w:p w:rsidR="006C6B20" w:rsidRPr="00880017" w:rsidRDefault="006C6B20" w:rsidP="00880017">
      <w:pPr>
        <w:rPr>
          <w:ins w:id="9926" w:author="Caree2" w:date="2017-04-02T07:43:00Z"/>
          <w:color w:val="008080"/>
          <w:rPrChange w:id="9927" w:author="Caree2" w:date="2017-04-02T07:56:00Z">
            <w:rPr>
              <w:ins w:id="992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29" w:author="Caree2" w:date="2017-04-02T07:56:00Z">
          <w:pPr>
            <w:autoSpaceDE w:val="0"/>
            <w:autoSpaceDN w:val="0"/>
            <w:adjustRightInd w:val="0"/>
          </w:pPr>
        </w:pPrChange>
      </w:pPr>
      <w:ins w:id="9930" w:author="Caree2" w:date="2017-04-02T07:43:00Z">
        <w:r w:rsidRPr="00880017">
          <w:rPr>
            <w:color w:val="008080"/>
            <w:rPrChange w:id="993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3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3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&lt;value&gt;Bachalor Of Science (BS)&lt;/value&gt;</w:t>
        </w:r>
      </w:ins>
    </w:p>
    <w:p w:rsidR="006C6B20" w:rsidRPr="00880017" w:rsidRDefault="006C6B20" w:rsidP="00880017">
      <w:pPr>
        <w:rPr>
          <w:ins w:id="9934" w:author="Caree2" w:date="2017-04-02T07:43:00Z"/>
          <w:color w:val="008080"/>
          <w:rPrChange w:id="9935" w:author="Caree2" w:date="2017-04-02T07:56:00Z">
            <w:rPr>
              <w:ins w:id="993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37" w:author="Caree2" w:date="2017-04-02T07:56:00Z">
          <w:pPr>
            <w:autoSpaceDE w:val="0"/>
            <w:autoSpaceDN w:val="0"/>
            <w:adjustRightInd w:val="0"/>
          </w:pPr>
        </w:pPrChange>
      </w:pPr>
      <w:ins w:id="9938" w:author="Caree2" w:date="2017-04-02T07:43:00Z">
        <w:r w:rsidRPr="00880017">
          <w:rPr>
            <w:color w:val="008080"/>
            <w:rPrChange w:id="993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4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9941" w:author="Caree2" w:date="2017-04-02T07:43:00Z"/>
          <w:color w:val="008080"/>
          <w:rPrChange w:id="9942" w:author="Caree2" w:date="2017-04-02T07:56:00Z">
            <w:rPr>
              <w:ins w:id="994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44" w:author="Caree2" w:date="2017-04-02T07:56:00Z">
          <w:pPr>
            <w:autoSpaceDE w:val="0"/>
            <w:autoSpaceDN w:val="0"/>
            <w:adjustRightInd w:val="0"/>
          </w:pPr>
        </w:pPrChange>
      </w:pPr>
      <w:ins w:id="9945" w:author="Caree2" w:date="2017-04-02T07:43:00Z">
        <w:r w:rsidRPr="00880017">
          <w:rPr>
            <w:color w:val="008080"/>
            <w:rPrChange w:id="994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4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name="started"&gt;</w:t>
        </w:r>
      </w:ins>
    </w:p>
    <w:p w:rsidR="006C6B20" w:rsidRPr="00880017" w:rsidRDefault="006C6B20" w:rsidP="00880017">
      <w:pPr>
        <w:rPr>
          <w:ins w:id="9948" w:author="Caree2" w:date="2017-04-02T07:43:00Z"/>
          <w:color w:val="008080"/>
          <w:rPrChange w:id="9949" w:author="Caree2" w:date="2017-04-02T07:56:00Z">
            <w:rPr>
              <w:ins w:id="995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51" w:author="Caree2" w:date="2017-04-02T07:56:00Z">
          <w:pPr>
            <w:autoSpaceDE w:val="0"/>
            <w:autoSpaceDN w:val="0"/>
            <w:adjustRightInd w:val="0"/>
          </w:pPr>
        </w:pPrChange>
      </w:pPr>
      <w:ins w:id="9952" w:author="Caree2" w:date="2017-04-02T07:43:00Z">
        <w:r w:rsidRPr="00880017">
          <w:rPr>
            <w:color w:val="008080"/>
            <w:rPrChange w:id="995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995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5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bean="bsStarted"/&gt;</w:t>
        </w:r>
      </w:ins>
    </w:p>
    <w:p w:rsidR="006C6B20" w:rsidRPr="00880017" w:rsidRDefault="006C6B20" w:rsidP="00880017">
      <w:pPr>
        <w:rPr>
          <w:ins w:id="9956" w:author="Caree2" w:date="2017-04-02T07:43:00Z"/>
          <w:color w:val="008080"/>
          <w:rPrChange w:id="9957" w:author="Caree2" w:date="2017-04-02T07:56:00Z">
            <w:rPr>
              <w:ins w:id="995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59" w:author="Caree2" w:date="2017-04-02T07:56:00Z">
          <w:pPr>
            <w:autoSpaceDE w:val="0"/>
            <w:autoSpaceDN w:val="0"/>
            <w:adjustRightInd w:val="0"/>
          </w:pPr>
        </w:pPrChange>
      </w:pPr>
      <w:ins w:id="9960" w:author="Caree2" w:date="2017-04-02T07:43:00Z">
        <w:r w:rsidRPr="00880017">
          <w:rPr>
            <w:color w:val="008080"/>
            <w:rPrChange w:id="996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6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9963" w:author="Caree2" w:date="2017-04-02T07:43:00Z"/>
          <w:color w:val="008080"/>
          <w:rPrChange w:id="9964" w:author="Caree2" w:date="2017-04-02T07:56:00Z">
            <w:rPr>
              <w:ins w:id="996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66" w:author="Caree2" w:date="2017-04-02T07:56:00Z">
          <w:pPr>
            <w:autoSpaceDE w:val="0"/>
            <w:autoSpaceDN w:val="0"/>
            <w:adjustRightInd w:val="0"/>
          </w:pPr>
        </w:pPrChange>
      </w:pPr>
      <w:ins w:id="9967" w:author="Caree2" w:date="2017-04-02T07:43:00Z">
        <w:r w:rsidRPr="00880017">
          <w:rPr>
            <w:color w:val="008080"/>
            <w:rPrChange w:id="996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6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name="completed"&gt;</w:t>
        </w:r>
      </w:ins>
    </w:p>
    <w:p w:rsidR="006C6B20" w:rsidRPr="00880017" w:rsidRDefault="006C6B20" w:rsidP="00880017">
      <w:pPr>
        <w:rPr>
          <w:ins w:id="9970" w:author="Caree2" w:date="2017-04-02T07:43:00Z"/>
          <w:color w:val="008080"/>
          <w:rPrChange w:id="9971" w:author="Caree2" w:date="2017-04-02T07:56:00Z">
            <w:rPr>
              <w:ins w:id="997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73" w:author="Caree2" w:date="2017-04-02T07:56:00Z">
          <w:pPr>
            <w:autoSpaceDE w:val="0"/>
            <w:autoSpaceDN w:val="0"/>
            <w:adjustRightInd w:val="0"/>
          </w:pPr>
        </w:pPrChange>
      </w:pPr>
      <w:ins w:id="9974" w:author="Caree2" w:date="2017-04-02T07:43:00Z">
        <w:r w:rsidRPr="00880017">
          <w:rPr>
            <w:color w:val="008080"/>
            <w:rPrChange w:id="997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7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7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bean="bsCompleted"/&gt;</w:t>
        </w:r>
      </w:ins>
    </w:p>
    <w:p w:rsidR="006C6B20" w:rsidRPr="00880017" w:rsidRDefault="006C6B20" w:rsidP="00880017">
      <w:pPr>
        <w:rPr>
          <w:ins w:id="9978" w:author="Caree2" w:date="2017-04-02T07:43:00Z"/>
          <w:color w:val="008080"/>
          <w:rPrChange w:id="9979" w:author="Caree2" w:date="2017-04-02T07:56:00Z">
            <w:rPr>
              <w:ins w:id="998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81" w:author="Caree2" w:date="2017-04-02T07:56:00Z">
          <w:pPr>
            <w:autoSpaceDE w:val="0"/>
            <w:autoSpaceDN w:val="0"/>
            <w:adjustRightInd w:val="0"/>
          </w:pPr>
        </w:pPrChange>
      </w:pPr>
      <w:ins w:id="9982" w:author="Caree2" w:date="2017-04-02T07:43:00Z">
        <w:r w:rsidRPr="00880017">
          <w:rPr>
            <w:color w:val="008080"/>
            <w:rPrChange w:id="998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8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9985" w:author="Caree2" w:date="2017-04-02T07:43:00Z"/>
          <w:color w:val="008080"/>
          <w:rPrChange w:id="9986" w:author="Caree2" w:date="2017-04-02T07:56:00Z">
            <w:rPr>
              <w:ins w:id="998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88" w:author="Caree2" w:date="2017-04-02T07:56:00Z">
          <w:pPr>
            <w:autoSpaceDE w:val="0"/>
            <w:autoSpaceDN w:val="0"/>
            <w:adjustRightInd w:val="0"/>
          </w:pPr>
        </w:pPrChange>
      </w:pPr>
      <w:ins w:id="9989" w:author="Caree2" w:date="2017-04-02T07:43:00Z">
        <w:r w:rsidRPr="00880017">
          <w:rPr>
            <w:color w:val="008080"/>
            <w:rPrChange w:id="999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9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name="hasReceivedDegree"&gt;</w:t>
        </w:r>
      </w:ins>
    </w:p>
    <w:p w:rsidR="006C6B20" w:rsidRPr="00880017" w:rsidRDefault="006C6B20" w:rsidP="00880017">
      <w:pPr>
        <w:rPr>
          <w:ins w:id="9992" w:author="Caree2" w:date="2017-04-02T07:43:00Z"/>
          <w:color w:val="008080"/>
          <w:rPrChange w:id="9993" w:author="Caree2" w:date="2017-04-02T07:56:00Z">
            <w:rPr>
              <w:ins w:id="999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9995" w:author="Caree2" w:date="2017-04-02T07:56:00Z">
          <w:pPr>
            <w:autoSpaceDE w:val="0"/>
            <w:autoSpaceDN w:val="0"/>
            <w:adjustRightInd w:val="0"/>
          </w:pPr>
        </w:pPrChange>
      </w:pPr>
      <w:ins w:id="9996" w:author="Caree2" w:date="2017-04-02T07:43:00Z">
        <w:r w:rsidRPr="00880017">
          <w:rPr>
            <w:color w:val="008080"/>
            <w:rPrChange w:id="999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9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999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&lt;value&gt;true&lt;/value&gt;</w:t>
        </w:r>
      </w:ins>
    </w:p>
    <w:p w:rsidR="006C6B20" w:rsidRPr="00880017" w:rsidRDefault="006C6B20" w:rsidP="00880017">
      <w:pPr>
        <w:rPr>
          <w:ins w:id="10000" w:author="Caree2" w:date="2017-04-02T07:43:00Z"/>
          <w:color w:val="008080"/>
          <w:rPrChange w:id="10001" w:author="Caree2" w:date="2017-04-02T07:56:00Z">
            <w:rPr>
              <w:ins w:id="1000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03" w:author="Caree2" w:date="2017-04-02T07:56:00Z">
          <w:pPr>
            <w:autoSpaceDE w:val="0"/>
            <w:autoSpaceDN w:val="0"/>
            <w:adjustRightInd w:val="0"/>
          </w:pPr>
        </w:pPrChange>
      </w:pPr>
      <w:ins w:id="10004" w:author="Caree2" w:date="2017-04-02T07:43:00Z">
        <w:r w:rsidRPr="00880017">
          <w:rPr>
            <w:color w:val="008080"/>
            <w:rPrChange w:id="1000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0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007" w:author="Caree2" w:date="2017-04-02T07:43:00Z"/>
          <w:color w:val="008080"/>
          <w:rPrChange w:id="10008" w:author="Caree2" w:date="2017-04-02T07:56:00Z">
            <w:rPr>
              <w:ins w:id="1000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10" w:author="Caree2" w:date="2017-04-02T07:56:00Z">
          <w:pPr>
            <w:autoSpaceDE w:val="0"/>
            <w:autoSpaceDN w:val="0"/>
            <w:adjustRightInd w:val="0"/>
          </w:pPr>
        </w:pPrChange>
      </w:pPr>
      <w:ins w:id="10011" w:author="Caree2" w:date="2017-04-02T07:43:00Z">
        <w:r w:rsidRPr="00880017">
          <w:rPr>
            <w:color w:val="008080"/>
            <w:rPrChange w:id="1001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1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name="univeersity"&gt;</w:t>
        </w:r>
      </w:ins>
    </w:p>
    <w:p w:rsidR="006C6B20" w:rsidRPr="00880017" w:rsidRDefault="006C6B20" w:rsidP="00880017">
      <w:pPr>
        <w:rPr>
          <w:ins w:id="10014" w:author="Caree2" w:date="2017-04-02T07:43:00Z"/>
          <w:color w:val="008080"/>
          <w:rPrChange w:id="10015" w:author="Caree2" w:date="2017-04-02T07:56:00Z">
            <w:rPr>
              <w:ins w:id="1001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17" w:author="Caree2" w:date="2017-04-02T07:56:00Z">
          <w:pPr>
            <w:autoSpaceDE w:val="0"/>
            <w:autoSpaceDN w:val="0"/>
            <w:adjustRightInd w:val="0"/>
          </w:pPr>
        </w:pPrChange>
      </w:pPr>
      <w:ins w:id="10018" w:author="Caree2" w:date="2017-04-02T07:43:00Z">
        <w:r w:rsidRPr="00880017">
          <w:rPr>
            <w:color w:val="008080"/>
            <w:rPrChange w:id="1001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2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2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&lt;value&gt;American University of Reinvention&lt;/value&gt;</w:t>
        </w:r>
      </w:ins>
    </w:p>
    <w:p w:rsidR="006C6B20" w:rsidRPr="00880017" w:rsidRDefault="006C6B20" w:rsidP="00880017">
      <w:pPr>
        <w:rPr>
          <w:ins w:id="10022" w:author="Caree2" w:date="2017-04-02T07:43:00Z"/>
          <w:color w:val="008080"/>
          <w:rPrChange w:id="10023" w:author="Caree2" w:date="2017-04-02T07:56:00Z">
            <w:rPr>
              <w:ins w:id="1002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25" w:author="Caree2" w:date="2017-04-02T07:56:00Z">
          <w:pPr>
            <w:autoSpaceDE w:val="0"/>
            <w:autoSpaceDN w:val="0"/>
            <w:adjustRightInd w:val="0"/>
          </w:pPr>
        </w:pPrChange>
      </w:pPr>
      <w:ins w:id="10026" w:author="Caree2" w:date="2017-04-02T07:43:00Z">
        <w:r w:rsidRPr="00880017">
          <w:rPr>
            <w:color w:val="008080"/>
            <w:rPrChange w:id="1002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2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029" w:author="Caree2" w:date="2017-04-02T07:43:00Z"/>
          <w:color w:val="008080"/>
          <w:rPrChange w:id="10030" w:author="Caree2" w:date="2017-04-02T07:56:00Z">
            <w:rPr>
              <w:ins w:id="1003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32" w:author="Caree2" w:date="2017-04-02T07:56:00Z">
          <w:pPr>
            <w:autoSpaceDE w:val="0"/>
            <w:autoSpaceDN w:val="0"/>
            <w:adjustRightInd w:val="0"/>
          </w:pPr>
        </w:pPrChange>
      </w:pPr>
      <w:ins w:id="10033" w:author="Caree2" w:date="2017-04-02T07:43:00Z">
        <w:r w:rsidRPr="00880017">
          <w:rPr>
            <w:color w:val="008080"/>
            <w:rPrChange w:id="1003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3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name="gpa"&gt;</w:t>
        </w:r>
      </w:ins>
    </w:p>
    <w:p w:rsidR="006C6B20" w:rsidRPr="00880017" w:rsidRDefault="006C6B20" w:rsidP="00880017">
      <w:pPr>
        <w:rPr>
          <w:ins w:id="10036" w:author="Caree2" w:date="2017-04-02T07:43:00Z"/>
          <w:color w:val="008080"/>
          <w:rPrChange w:id="10037" w:author="Caree2" w:date="2017-04-02T07:56:00Z">
            <w:rPr>
              <w:ins w:id="1003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39" w:author="Caree2" w:date="2017-04-02T07:56:00Z">
          <w:pPr>
            <w:autoSpaceDE w:val="0"/>
            <w:autoSpaceDN w:val="0"/>
            <w:adjustRightInd w:val="0"/>
          </w:pPr>
        </w:pPrChange>
      </w:pPr>
      <w:ins w:id="10040" w:author="Caree2" w:date="2017-04-02T07:43:00Z">
        <w:r w:rsidRPr="00880017">
          <w:rPr>
            <w:color w:val="008080"/>
            <w:rPrChange w:id="1004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4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4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&lt;value&gt;3.961&lt;/value&gt;</w:t>
        </w:r>
      </w:ins>
    </w:p>
    <w:p w:rsidR="006C6B20" w:rsidRPr="00880017" w:rsidRDefault="006C6B20" w:rsidP="00880017">
      <w:pPr>
        <w:rPr>
          <w:ins w:id="10044" w:author="Caree2" w:date="2017-04-02T07:43:00Z"/>
          <w:color w:val="008080"/>
          <w:rPrChange w:id="10045" w:author="Caree2" w:date="2017-04-02T07:56:00Z">
            <w:rPr>
              <w:ins w:id="1004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47" w:author="Caree2" w:date="2017-04-02T07:56:00Z">
          <w:pPr>
            <w:autoSpaceDE w:val="0"/>
            <w:autoSpaceDN w:val="0"/>
            <w:adjustRightInd w:val="0"/>
          </w:pPr>
        </w:pPrChange>
      </w:pPr>
      <w:ins w:id="10048" w:author="Caree2" w:date="2017-04-02T07:43:00Z">
        <w:r w:rsidRPr="00880017">
          <w:rPr>
            <w:color w:val="008080"/>
            <w:rPrChange w:id="1004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5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  <w:r w:rsidRPr="00880017">
          <w:rPr>
            <w:color w:val="008080"/>
            <w:rPrChange w:id="1005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5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6B20" w:rsidRPr="00880017" w:rsidRDefault="006C6B20" w:rsidP="00880017">
      <w:pPr>
        <w:rPr>
          <w:ins w:id="10053" w:author="Caree2" w:date="2017-04-02T07:43:00Z"/>
          <w:color w:val="008080"/>
          <w:rPrChange w:id="10054" w:author="Caree2" w:date="2017-04-02T07:56:00Z">
            <w:rPr>
              <w:ins w:id="1005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56" w:author="Caree2" w:date="2017-04-02T07:56:00Z">
          <w:pPr>
            <w:autoSpaceDE w:val="0"/>
            <w:autoSpaceDN w:val="0"/>
            <w:adjustRightInd w:val="0"/>
          </w:pPr>
        </w:pPrChange>
      </w:pPr>
      <w:ins w:id="10057" w:author="Caree2" w:date="2017-04-02T07:43:00Z">
        <w:r w:rsidRPr="00880017">
          <w:rPr>
            <w:color w:val="008080"/>
            <w:rPrChange w:id="1005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Pr="00880017" w:rsidRDefault="006C6B20" w:rsidP="00880017">
      <w:pPr>
        <w:rPr>
          <w:ins w:id="10059" w:author="Caree2" w:date="2017-04-02T07:43:00Z"/>
          <w:color w:val="008080"/>
          <w:rPrChange w:id="10060" w:author="Caree2" w:date="2017-04-02T07:56:00Z">
            <w:rPr>
              <w:ins w:id="1006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62" w:author="Caree2" w:date="2017-04-02T07:56:00Z">
          <w:pPr>
            <w:autoSpaceDE w:val="0"/>
            <w:autoSpaceDN w:val="0"/>
            <w:adjustRightInd w:val="0"/>
          </w:pPr>
        </w:pPrChange>
      </w:pPr>
      <w:ins w:id="10063" w:author="Caree2" w:date="2017-04-02T07:43:00Z">
        <w:r w:rsidRPr="00880017">
          <w:rPr>
            <w:color w:val="008080"/>
            <w:rPrChange w:id="1006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6B20" w:rsidRPr="00880017" w:rsidRDefault="006C6B20" w:rsidP="00880017">
      <w:pPr>
        <w:rPr>
          <w:ins w:id="10065" w:author="Caree2" w:date="2017-04-02T07:43:00Z"/>
          <w:color w:val="008080"/>
          <w:rPrChange w:id="10066" w:author="Caree2" w:date="2017-04-02T07:56:00Z">
            <w:rPr>
              <w:ins w:id="1006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68" w:author="Caree2" w:date="2017-04-02T07:56:00Z">
          <w:pPr>
            <w:autoSpaceDE w:val="0"/>
            <w:autoSpaceDN w:val="0"/>
            <w:adjustRightInd w:val="0"/>
          </w:pPr>
        </w:pPrChange>
      </w:pPr>
      <w:ins w:id="10069" w:author="Caree2" w:date="2017-04-02T07:43:00Z">
        <w:r w:rsidRPr="00880017">
          <w:rPr>
            <w:color w:val="008080"/>
            <w:rPrChange w:id="1007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id="education02"</w:t>
        </w:r>
      </w:ins>
    </w:p>
    <w:p w:rsidR="006C6B20" w:rsidRPr="00880017" w:rsidRDefault="006C6B20" w:rsidP="00880017">
      <w:pPr>
        <w:rPr>
          <w:ins w:id="10071" w:author="Caree2" w:date="2017-04-02T07:43:00Z"/>
          <w:color w:val="008080"/>
          <w:rPrChange w:id="10072" w:author="Caree2" w:date="2017-04-02T07:56:00Z">
            <w:rPr>
              <w:ins w:id="1007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74" w:author="Caree2" w:date="2017-04-02T07:56:00Z">
          <w:pPr>
            <w:autoSpaceDE w:val="0"/>
            <w:autoSpaceDN w:val="0"/>
            <w:adjustRightInd w:val="0"/>
          </w:pPr>
        </w:pPrChange>
      </w:pPr>
      <w:ins w:id="10075" w:author="Caree2" w:date="2017-04-02T07:43:00Z">
        <w:r w:rsidRPr="00880017">
          <w:rPr>
            <w:color w:val="008080"/>
            <w:rPrChange w:id="10076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77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class="com.rollingstone.springframework.basic.ioc.setter.injection.Education"&gt;</w:t>
        </w:r>
      </w:ins>
    </w:p>
    <w:p w:rsidR="006C6B20" w:rsidRPr="00880017" w:rsidRDefault="006C6B20" w:rsidP="00880017">
      <w:pPr>
        <w:rPr>
          <w:ins w:id="10078" w:author="Caree2" w:date="2017-04-02T07:43:00Z"/>
          <w:color w:val="008080"/>
          <w:rPrChange w:id="10079" w:author="Caree2" w:date="2017-04-02T07:56:00Z">
            <w:rPr>
              <w:ins w:id="1008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81" w:author="Caree2" w:date="2017-04-02T07:56:00Z">
          <w:pPr>
            <w:autoSpaceDE w:val="0"/>
            <w:autoSpaceDN w:val="0"/>
            <w:adjustRightInd w:val="0"/>
          </w:pPr>
        </w:pPrChange>
      </w:pPr>
      <w:ins w:id="10082" w:author="Caree2" w:date="2017-04-02T07:43:00Z">
        <w:r w:rsidRPr="00880017">
          <w:rPr>
            <w:color w:val="008080"/>
            <w:rPrChange w:id="1008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8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name="educationID"&gt;</w:t>
        </w:r>
      </w:ins>
    </w:p>
    <w:p w:rsidR="006C6B20" w:rsidRPr="00880017" w:rsidRDefault="006C6B20" w:rsidP="00880017">
      <w:pPr>
        <w:rPr>
          <w:ins w:id="10085" w:author="Caree2" w:date="2017-04-02T07:43:00Z"/>
          <w:color w:val="008080"/>
          <w:rPrChange w:id="10086" w:author="Caree2" w:date="2017-04-02T07:56:00Z">
            <w:rPr>
              <w:ins w:id="1008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88" w:author="Caree2" w:date="2017-04-02T07:56:00Z">
          <w:pPr>
            <w:autoSpaceDE w:val="0"/>
            <w:autoSpaceDN w:val="0"/>
            <w:adjustRightInd w:val="0"/>
          </w:pPr>
        </w:pPrChange>
      </w:pPr>
      <w:ins w:id="10089" w:author="Caree2" w:date="2017-04-02T07:43:00Z">
        <w:r w:rsidRPr="00880017">
          <w:rPr>
            <w:color w:val="008080"/>
            <w:rPrChange w:id="1009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9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9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&lt;value&gt;2&lt;/value&gt;</w:t>
        </w:r>
      </w:ins>
    </w:p>
    <w:p w:rsidR="006C6B20" w:rsidRPr="00880017" w:rsidRDefault="006C6B20" w:rsidP="00880017">
      <w:pPr>
        <w:rPr>
          <w:ins w:id="10093" w:author="Caree2" w:date="2017-04-02T07:43:00Z"/>
          <w:color w:val="008080"/>
          <w:rPrChange w:id="10094" w:author="Caree2" w:date="2017-04-02T07:56:00Z">
            <w:rPr>
              <w:ins w:id="1009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096" w:author="Caree2" w:date="2017-04-02T07:56:00Z">
          <w:pPr>
            <w:autoSpaceDE w:val="0"/>
            <w:autoSpaceDN w:val="0"/>
            <w:adjustRightInd w:val="0"/>
          </w:pPr>
        </w:pPrChange>
      </w:pPr>
      <w:ins w:id="10097" w:author="Caree2" w:date="2017-04-02T07:43:00Z">
        <w:r w:rsidRPr="00880017">
          <w:rPr>
            <w:color w:val="008080"/>
            <w:rPrChange w:id="1009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09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100" w:author="Caree2" w:date="2017-04-02T07:43:00Z"/>
          <w:color w:val="008080"/>
          <w:rPrChange w:id="10101" w:author="Caree2" w:date="2017-04-02T07:56:00Z">
            <w:rPr>
              <w:ins w:id="1010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03" w:author="Caree2" w:date="2017-04-02T07:56:00Z">
          <w:pPr>
            <w:autoSpaceDE w:val="0"/>
            <w:autoSpaceDN w:val="0"/>
            <w:adjustRightInd w:val="0"/>
          </w:pPr>
        </w:pPrChange>
      </w:pPr>
      <w:ins w:id="10104" w:author="Caree2" w:date="2017-04-02T07:43:00Z">
        <w:r w:rsidRPr="00880017">
          <w:rPr>
            <w:color w:val="008080"/>
            <w:rPrChange w:id="1010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0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name="degreeName"&gt;</w:t>
        </w:r>
      </w:ins>
    </w:p>
    <w:p w:rsidR="006C6B20" w:rsidRPr="00880017" w:rsidRDefault="006C6B20" w:rsidP="00880017">
      <w:pPr>
        <w:rPr>
          <w:ins w:id="10107" w:author="Caree2" w:date="2017-04-02T07:43:00Z"/>
          <w:color w:val="008080"/>
          <w:rPrChange w:id="10108" w:author="Caree2" w:date="2017-04-02T07:56:00Z">
            <w:rPr>
              <w:ins w:id="1010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10" w:author="Caree2" w:date="2017-04-02T07:56:00Z">
          <w:pPr>
            <w:autoSpaceDE w:val="0"/>
            <w:autoSpaceDN w:val="0"/>
            <w:adjustRightInd w:val="0"/>
          </w:pPr>
        </w:pPrChange>
      </w:pPr>
      <w:ins w:id="10111" w:author="Caree2" w:date="2017-04-02T07:43:00Z">
        <w:r w:rsidRPr="00880017">
          <w:rPr>
            <w:color w:val="008080"/>
            <w:rPrChange w:id="1011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1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1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&lt;value&gt;Masters&lt;/value&gt;</w:t>
        </w:r>
      </w:ins>
    </w:p>
    <w:p w:rsidR="006C6B20" w:rsidRPr="00880017" w:rsidRDefault="006C6B20" w:rsidP="00880017">
      <w:pPr>
        <w:rPr>
          <w:ins w:id="10115" w:author="Caree2" w:date="2017-04-02T07:43:00Z"/>
          <w:color w:val="008080"/>
          <w:rPrChange w:id="10116" w:author="Caree2" w:date="2017-04-02T07:56:00Z">
            <w:rPr>
              <w:ins w:id="1011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18" w:author="Caree2" w:date="2017-04-02T07:56:00Z">
          <w:pPr>
            <w:autoSpaceDE w:val="0"/>
            <w:autoSpaceDN w:val="0"/>
            <w:adjustRightInd w:val="0"/>
          </w:pPr>
        </w:pPrChange>
      </w:pPr>
      <w:ins w:id="10119" w:author="Caree2" w:date="2017-04-02T07:43:00Z">
        <w:r w:rsidRPr="00880017">
          <w:rPr>
            <w:color w:val="008080"/>
            <w:rPrChange w:id="1012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2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122" w:author="Caree2" w:date="2017-04-02T07:43:00Z"/>
          <w:color w:val="008080"/>
          <w:rPrChange w:id="10123" w:author="Caree2" w:date="2017-04-02T07:56:00Z">
            <w:rPr>
              <w:ins w:id="1012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25" w:author="Caree2" w:date="2017-04-02T07:56:00Z">
          <w:pPr>
            <w:autoSpaceDE w:val="0"/>
            <w:autoSpaceDN w:val="0"/>
            <w:adjustRightInd w:val="0"/>
          </w:pPr>
        </w:pPrChange>
      </w:pPr>
      <w:ins w:id="10126" w:author="Caree2" w:date="2017-04-02T07:43:00Z">
        <w:r w:rsidRPr="00880017">
          <w:rPr>
            <w:color w:val="008080"/>
            <w:rPrChange w:id="1012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2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name="degreeDescription"&gt;</w:t>
        </w:r>
      </w:ins>
    </w:p>
    <w:p w:rsidR="006C6B20" w:rsidRPr="00880017" w:rsidRDefault="006C6B20" w:rsidP="00880017">
      <w:pPr>
        <w:rPr>
          <w:ins w:id="10129" w:author="Caree2" w:date="2017-04-02T07:43:00Z"/>
          <w:color w:val="008080"/>
          <w:rPrChange w:id="10130" w:author="Caree2" w:date="2017-04-02T07:56:00Z">
            <w:rPr>
              <w:ins w:id="1013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32" w:author="Caree2" w:date="2017-04-02T07:56:00Z">
          <w:pPr>
            <w:autoSpaceDE w:val="0"/>
            <w:autoSpaceDN w:val="0"/>
            <w:adjustRightInd w:val="0"/>
          </w:pPr>
        </w:pPrChange>
      </w:pPr>
      <w:ins w:id="10133" w:author="Caree2" w:date="2017-04-02T07:43:00Z">
        <w:r w:rsidRPr="00880017">
          <w:rPr>
            <w:color w:val="008080"/>
            <w:rPrChange w:id="1013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3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3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&lt;value&gt;MAsters Of Science (MS)&lt;/value&gt;</w:t>
        </w:r>
      </w:ins>
    </w:p>
    <w:p w:rsidR="006C6B20" w:rsidRPr="00880017" w:rsidRDefault="006C6B20" w:rsidP="00880017">
      <w:pPr>
        <w:rPr>
          <w:ins w:id="10137" w:author="Caree2" w:date="2017-04-02T07:43:00Z"/>
          <w:color w:val="008080"/>
          <w:rPrChange w:id="10138" w:author="Caree2" w:date="2017-04-02T07:56:00Z">
            <w:rPr>
              <w:ins w:id="1013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40" w:author="Caree2" w:date="2017-04-02T07:56:00Z">
          <w:pPr>
            <w:autoSpaceDE w:val="0"/>
            <w:autoSpaceDN w:val="0"/>
            <w:adjustRightInd w:val="0"/>
          </w:pPr>
        </w:pPrChange>
      </w:pPr>
      <w:ins w:id="10141" w:author="Caree2" w:date="2017-04-02T07:43:00Z">
        <w:r w:rsidRPr="00880017">
          <w:rPr>
            <w:color w:val="008080"/>
            <w:rPrChange w:id="1014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4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144" w:author="Caree2" w:date="2017-04-02T07:43:00Z"/>
          <w:color w:val="008080"/>
          <w:rPrChange w:id="10145" w:author="Caree2" w:date="2017-04-02T07:56:00Z">
            <w:rPr>
              <w:ins w:id="1014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47" w:author="Caree2" w:date="2017-04-02T07:56:00Z">
          <w:pPr>
            <w:autoSpaceDE w:val="0"/>
            <w:autoSpaceDN w:val="0"/>
            <w:adjustRightInd w:val="0"/>
          </w:pPr>
        </w:pPrChange>
      </w:pPr>
      <w:ins w:id="10148" w:author="Caree2" w:date="2017-04-02T07:43:00Z">
        <w:r w:rsidRPr="00880017">
          <w:rPr>
            <w:color w:val="008080"/>
            <w:rPrChange w:id="1014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5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name="started"&gt;</w:t>
        </w:r>
      </w:ins>
    </w:p>
    <w:p w:rsidR="006C6B20" w:rsidRPr="00880017" w:rsidRDefault="006C6B20" w:rsidP="00880017">
      <w:pPr>
        <w:rPr>
          <w:ins w:id="10151" w:author="Caree2" w:date="2017-04-02T07:43:00Z"/>
          <w:color w:val="008080"/>
          <w:rPrChange w:id="10152" w:author="Caree2" w:date="2017-04-02T07:56:00Z">
            <w:rPr>
              <w:ins w:id="1015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54" w:author="Caree2" w:date="2017-04-02T07:56:00Z">
          <w:pPr>
            <w:autoSpaceDE w:val="0"/>
            <w:autoSpaceDN w:val="0"/>
            <w:adjustRightInd w:val="0"/>
          </w:pPr>
        </w:pPrChange>
      </w:pPr>
      <w:ins w:id="10155" w:author="Caree2" w:date="2017-04-02T07:43:00Z">
        <w:r w:rsidRPr="00880017">
          <w:rPr>
            <w:color w:val="008080"/>
            <w:rPrChange w:id="1015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5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5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bean="msStarted"/&gt;</w:t>
        </w:r>
      </w:ins>
    </w:p>
    <w:p w:rsidR="006C6B20" w:rsidRPr="00880017" w:rsidRDefault="006C6B20" w:rsidP="00880017">
      <w:pPr>
        <w:rPr>
          <w:ins w:id="10159" w:author="Caree2" w:date="2017-04-02T07:43:00Z"/>
          <w:color w:val="008080"/>
          <w:rPrChange w:id="10160" w:author="Caree2" w:date="2017-04-02T07:56:00Z">
            <w:rPr>
              <w:ins w:id="1016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62" w:author="Caree2" w:date="2017-04-02T07:56:00Z">
          <w:pPr>
            <w:autoSpaceDE w:val="0"/>
            <w:autoSpaceDN w:val="0"/>
            <w:adjustRightInd w:val="0"/>
          </w:pPr>
        </w:pPrChange>
      </w:pPr>
      <w:ins w:id="10163" w:author="Caree2" w:date="2017-04-02T07:43:00Z">
        <w:r w:rsidRPr="00880017">
          <w:rPr>
            <w:color w:val="008080"/>
            <w:rPrChange w:id="1016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6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166" w:author="Caree2" w:date="2017-04-02T07:43:00Z"/>
          <w:color w:val="008080"/>
          <w:rPrChange w:id="10167" w:author="Caree2" w:date="2017-04-02T07:56:00Z">
            <w:rPr>
              <w:ins w:id="1016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69" w:author="Caree2" w:date="2017-04-02T07:56:00Z">
          <w:pPr>
            <w:autoSpaceDE w:val="0"/>
            <w:autoSpaceDN w:val="0"/>
            <w:adjustRightInd w:val="0"/>
          </w:pPr>
        </w:pPrChange>
      </w:pPr>
      <w:ins w:id="10170" w:author="Caree2" w:date="2017-04-02T07:43:00Z">
        <w:r w:rsidRPr="00880017">
          <w:rPr>
            <w:color w:val="008080"/>
            <w:rPrChange w:id="1017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7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name="completed"&gt;</w:t>
        </w:r>
      </w:ins>
    </w:p>
    <w:p w:rsidR="006C6B20" w:rsidRPr="00880017" w:rsidRDefault="006C6B20" w:rsidP="00880017">
      <w:pPr>
        <w:rPr>
          <w:ins w:id="10173" w:author="Caree2" w:date="2017-04-02T07:43:00Z"/>
          <w:color w:val="008080"/>
          <w:rPrChange w:id="10174" w:author="Caree2" w:date="2017-04-02T07:56:00Z">
            <w:rPr>
              <w:ins w:id="1017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76" w:author="Caree2" w:date="2017-04-02T07:56:00Z">
          <w:pPr>
            <w:autoSpaceDE w:val="0"/>
            <w:autoSpaceDN w:val="0"/>
            <w:adjustRightInd w:val="0"/>
          </w:pPr>
        </w:pPrChange>
      </w:pPr>
      <w:ins w:id="10177" w:author="Caree2" w:date="2017-04-02T07:43:00Z">
        <w:r w:rsidRPr="00880017">
          <w:rPr>
            <w:color w:val="008080"/>
            <w:rPrChange w:id="1017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7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8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bean="msCompleted"/&gt;</w:t>
        </w:r>
      </w:ins>
    </w:p>
    <w:p w:rsidR="006C6B20" w:rsidRPr="00880017" w:rsidRDefault="006C6B20" w:rsidP="00880017">
      <w:pPr>
        <w:rPr>
          <w:ins w:id="10181" w:author="Caree2" w:date="2017-04-02T07:43:00Z"/>
          <w:color w:val="008080"/>
          <w:rPrChange w:id="10182" w:author="Caree2" w:date="2017-04-02T07:56:00Z">
            <w:rPr>
              <w:ins w:id="1018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84" w:author="Caree2" w:date="2017-04-02T07:56:00Z">
          <w:pPr>
            <w:autoSpaceDE w:val="0"/>
            <w:autoSpaceDN w:val="0"/>
            <w:adjustRightInd w:val="0"/>
          </w:pPr>
        </w:pPrChange>
      </w:pPr>
      <w:ins w:id="10185" w:author="Caree2" w:date="2017-04-02T07:43:00Z">
        <w:r w:rsidRPr="00880017">
          <w:rPr>
            <w:color w:val="008080"/>
            <w:rPrChange w:id="1018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8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188" w:author="Caree2" w:date="2017-04-02T07:43:00Z"/>
          <w:color w:val="008080"/>
          <w:rPrChange w:id="10189" w:author="Caree2" w:date="2017-04-02T07:56:00Z">
            <w:rPr>
              <w:ins w:id="1019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91" w:author="Caree2" w:date="2017-04-02T07:56:00Z">
          <w:pPr>
            <w:autoSpaceDE w:val="0"/>
            <w:autoSpaceDN w:val="0"/>
            <w:adjustRightInd w:val="0"/>
          </w:pPr>
        </w:pPrChange>
      </w:pPr>
      <w:ins w:id="10192" w:author="Caree2" w:date="2017-04-02T07:43:00Z">
        <w:r w:rsidRPr="00880017">
          <w:rPr>
            <w:color w:val="008080"/>
            <w:rPrChange w:id="1019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19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name="hasReceivedDegree"&gt;</w:t>
        </w:r>
      </w:ins>
    </w:p>
    <w:p w:rsidR="006C6B20" w:rsidRPr="00880017" w:rsidRDefault="006C6B20" w:rsidP="00880017">
      <w:pPr>
        <w:rPr>
          <w:ins w:id="10195" w:author="Caree2" w:date="2017-04-02T07:43:00Z"/>
          <w:color w:val="008080"/>
          <w:rPrChange w:id="10196" w:author="Caree2" w:date="2017-04-02T07:56:00Z">
            <w:rPr>
              <w:ins w:id="1019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198" w:author="Caree2" w:date="2017-04-02T07:56:00Z">
          <w:pPr>
            <w:autoSpaceDE w:val="0"/>
            <w:autoSpaceDN w:val="0"/>
            <w:adjustRightInd w:val="0"/>
          </w:pPr>
        </w:pPrChange>
      </w:pPr>
      <w:ins w:id="10199" w:author="Caree2" w:date="2017-04-02T07:43:00Z">
        <w:r w:rsidRPr="00880017">
          <w:rPr>
            <w:color w:val="008080"/>
            <w:rPrChange w:id="1020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0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0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&lt;value&gt;true&lt;/value&gt;</w:t>
        </w:r>
      </w:ins>
    </w:p>
    <w:p w:rsidR="006C6B20" w:rsidRPr="00880017" w:rsidRDefault="006C6B20" w:rsidP="00880017">
      <w:pPr>
        <w:rPr>
          <w:ins w:id="10203" w:author="Caree2" w:date="2017-04-02T07:43:00Z"/>
          <w:color w:val="008080"/>
          <w:rPrChange w:id="10204" w:author="Caree2" w:date="2017-04-02T07:56:00Z">
            <w:rPr>
              <w:ins w:id="1020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06" w:author="Caree2" w:date="2017-04-02T07:56:00Z">
          <w:pPr>
            <w:autoSpaceDE w:val="0"/>
            <w:autoSpaceDN w:val="0"/>
            <w:adjustRightInd w:val="0"/>
          </w:pPr>
        </w:pPrChange>
      </w:pPr>
      <w:ins w:id="10207" w:author="Caree2" w:date="2017-04-02T07:43:00Z">
        <w:r w:rsidRPr="00880017">
          <w:rPr>
            <w:color w:val="008080"/>
            <w:rPrChange w:id="1020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0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210" w:author="Caree2" w:date="2017-04-02T07:43:00Z"/>
          <w:color w:val="008080"/>
          <w:rPrChange w:id="10211" w:author="Caree2" w:date="2017-04-02T07:56:00Z">
            <w:rPr>
              <w:ins w:id="1021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13" w:author="Caree2" w:date="2017-04-02T07:56:00Z">
          <w:pPr>
            <w:autoSpaceDE w:val="0"/>
            <w:autoSpaceDN w:val="0"/>
            <w:adjustRightInd w:val="0"/>
          </w:pPr>
        </w:pPrChange>
      </w:pPr>
      <w:ins w:id="10214" w:author="Caree2" w:date="2017-04-02T07:43:00Z">
        <w:r w:rsidRPr="00880017">
          <w:rPr>
            <w:color w:val="008080"/>
            <w:rPrChange w:id="1021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1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name="univeersity"&gt;</w:t>
        </w:r>
      </w:ins>
    </w:p>
    <w:p w:rsidR="006C6B20" w:rsidRPr="00880017" w:rsidRDefault="006C6B20" w:rsidP="00880017">
      <w:pPr>
        <w:rPr>
          <w:ins w:id="10217" w:author="Caree2" w:date="2017-04-02T07:43:00Z"/>
          <w:color w:val="008080"/>
          <w:rPrChange w:id="10218" w:author="Caree2" w:date="2017-04-02T07:56:00Z">
            <w:rPr>
              <w:ins w:id="1021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20" w:author="Caree2" w:date="2017-04-02T07:56:00Z">
          <w:pPr>
            <w:autoSpaceDE w:val="0"/>
            <w:autoSpaceDN w:val="0"/>
            <w:adjustRightInd w:val="0"/>
          </w:pPr>
        </w:pPrChange>
      </w:pPr>
      <w:ins w:id="10221" w:author="Caree2" w:date="2017-04-02T07:43:00Z">
        <w:r w:rsidRPr="00880017">
          <w:rPr>
            <w:color w:val="008080"/>
            <w:rPrChange w:id="1022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2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2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&lt;value&gt;American University of Reinvention&lt;/value&gt;</w:t>
        </w:r>
      </w:ins>
    </w:p>
    <w:p w:rsidR="006C6B20" w:rsidRPr="00880017" w:rsidRDefault="006C6B20" w:rsidP="00880017">
      <w:pPr>
        <w:rPr>
          <w:ins w:id="10225" w:author="Caree2" w:date="2017-04-02T07:43:00Z"/>
          <w:color w:val="008080"/>
          <w:rPrChange w:id="10226" w:author="Caree2" w:date="2017-04-02T07:56:00Z">
            <w:rPr>
              <w:ins w:id="1022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28" w:author="Caree2" w:date="2017-04-02T07:56:00Z">
          <w:pPr>
            <w:autoSpaceDE w:val="0"/>
            <w:autoSpaceDN w:val="0"/>
            <w:adjustRightInd w:val="0"/>
          </w:pPr>
        </w:pPrChange>
      </w:pPr>
      <w:ins w:id="10229" w:author="Caree2" w:date="2017-04-02T07:43:00Z">
        <w:r w:rsidRPr="00880017">
          <w:rPr>
            <w:color w:val="008080"/>
            <w:rPrChange w:id="1023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3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232" w:author="Caree2" w:date="2017-04-02T07:43:00Z"/>
          <w:color w:val="008080"/>
          <w:rPrChange w:id="10233" w:author="Caree2" w:date="2017-04-02T07:56:00Z">
            <w:rPr>
              <w:ins w:id="1023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35" w:author="Caree2" w:date="2017-04-02T07:56:00Z">
          <w:pPr>
            <w:autoSpaceDE w:val="0"/>
            <w:autoSpaceDN w:val="0"/>
            <w:adjustRightInd w:val="0"/>
          </w:pPr>
        </w:pPrChange>
      </w:pPr>
      <w:ins w:id="10236" w:author="Caree2" w:date="2017-04-02T07:43:00Z">
        <w:r w:rsidRPr="00880017">
          <w:rPr>
            <w:color w:val="008080"/>
            <w:rPrChange w:id="1023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3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name="gpa"&gt;</w:t>
        </w:r>
      </w:ins>
    </w:p>
    <w:p w:rsidR="006C6B20" w:rsidRPr="00880017" w:rsidRDefault="006C6B20" w:rsidP="00880017">
      <w:pPr>
        <w:rPr>
          <w:ins w:id="10239" w:author="Caree2" w:date="2017-04-02T07:43:00Z"/>
          <w:color w:val="008080"/>
          <w:rPrChange w:id="10240" w:author="Caree2" w:date="2017-04-02T07:56:00Z">
            <w:rPr>
              <w:ins w:id="1024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42" w:author="Caree2" w:date="2017-04-02T07:56:00Z">
          <w:pPr>
            <w:autoSpaceDE w:val="0"/>
            <w:autoSpaceDN w:val="0"/>
            <w:adjustRightInd w:val="0"/>
          </w:pPr>
        </w:pPrChange>
      </w:pPr>
      <w:ins w:id="10243" w:author="Caree2" w:date="2017-04-02T07:43:00Z">
        <w:r w:rsidRPr="00880017">
          <w:rPr>
            <w:color w:val="008080"/>
            <w:rPrChange w:id="1024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4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4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&lt;value&gt;3.981&lt;/value&gt;</w:t>
        </w:r>
      </w:ins>
    </w:p>
    <w:p w:rsidR="006C6B20" w:rsidRPr="00880017" w:rsidRDefault="006C6B20" w:rsidP="00880017">
      <w:pPr>
        <w:rPr>
          <w:ins w:id="10247" w:author="Caree2" w:date="2017-04-02T07:43:00Z"/>
          <w:color w:val="008080"/>
          <w:rPrChange w:id="10248" w:author="Caree2" w:date="2017-04-02T07:56:00Z">
            <w:rPr>
              <w:ins w:id="1024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50" w:author="Caree2" w:date="2017-04-02T07:56:00Z">
          <w:pPr>
            <w:autoSpaceDE w:val="0"/>
            <w:autoSpaceDN w:val="0"/>
            <w:adjustRightInd w:val="0"/>
          </w:pPr>
        </w:pPrChange>
      </w:pPr>
      <w:ins w:id="10251" w:author="Caree2" w:date="2017-04-02T07:43:00Z">
        <w:r w:rsidRPr="00880017">
          <w:rPr>
            <w:color w:val="008080"/>
            <w:rPrChange w:id="1025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5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  <w:r w:rsidRPr="00880017">
          <w:rPr>
            <w:color w:val="008080"/>
            <w:rPrChange w:id="1025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5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6B20" w:rsidRPr="00880017" w:rsidRDefault="006C6B20" w:rsidP="00880017">
      <w:pPr>
        <w:rPr>
          <w:ins w:id="10256" w:author="Caree2" w:date="2017-04-02T07:43:00Z"/>
          <w:color w:val="008080"/>
          <w:rPrChange w:id="10257" w:author="Caree2" w:date="2017-04-02T07:56:00Z">
            <w:rPr>
              <w:ins w:id="1025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59" w:author="Caree2" w:date="2017-04-02T07:56:00Z">
          <w:pPr>
            <w:autoSpaceDE w:val="0"/>
            <w:autoSpaceDN w:val="0"/>
            <w:adjustRightInd w:val="0"/>
          </w:pPr>
        </w:pPrChange>
      </w:pPr>
      <w:ins w:id="10260" w:author="Caree2" w:date="2017-04-02T07:43:00Z">
        <w:r w:rsidRPr="00880017">
          <w:rPr>
            <w:color w:val="008080"/>
            <w:rPrChange w:id="1026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Pr="00880017" w:rsidRDefault="006C6B20" w:rsidP="00880017">
      <w:pPr>
        <w:rPr>
          <w:ins w:id="10262" w:author="Caree2" w:date="2017-04-02T07:43:00Z"/>
          <w:color w:val="008080"/>
          <w:rPrChange w:id="10263" w:author="Caree2" w:date="2017-04-02T07:56:00Z">
            <w:rPr>
              <w:ins w:id="1026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65" w:author="Caree2" w:date="2017-04-02T07:56:00Z">
          <w:pPr>
            <w:autoSpaceDE w:val="0"/>
            <w:autoSpaceDN w:val="0"/>
            <w:adjustRightInd w:val="0"/>
          </w:pPr>
        </w:pPrChange>
      </w:pPr>
    </w:p>
    <w:p w:rsidR="006C6B20" w:rsidRPr="00880017" w:rsidRDefault="006C6B20" w:rsidP="00880017">
      <w:pPr>
        <w:rPr>
          <w:ins w:id="10266" w:author="Caree2" w:date="2017-04-02T07:43:00Z"/>
          <w:color w:val="008080"/>
          <w:rPrChange w:id="10267" w:author="Caree2" w:date="2017-04-02T07:56:00Z">
            <w:rPr>
              <w:ins w:id="1026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69" w:author="Caree2" w:date="2017-04-02T07:56:00Z">
          <w:pPr>
            <w:autoSpaceDE w:val="0"/>
            <w:autoSpaceDN w:val="0"/>
            <w:adjustRightInd w:val="0"/>
          </w:pPr>
        </w:pPrChange>
      </w:pPr>
      <w:ins w:id="10270" w:author="Caree2" w:date="2017-04-02T07:43:00Z">
        <w:r w:rsidRPr="00880017">
          <w:rPr>
            <w:color w:val="008080"/>
            <w:rPrChange w:id="1027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id="customerWithAddress"</w:t>
        </w:r>
      </w:ins>
    </w:p>
    <w:p w:rsidR="006C6B20" w:rsidRPr="00880017" w:rsidRDefault="006C6B20" w:rsidP="00880017">
      <w:pPr>
        <w:rPr>
          <w:ins w:id="10272" w:author="Caree2" w:date="2017-04-02T07:43:00Z"/>
          <w:color w:val="008080"/>
          <w:rPrChange w:id="10273" w:author="Caree2" w:date="2017-04-02T07:56:00Z">
            <w:rPr>
              <w:ins w:id="1027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75" w:author="Caree2" w:date="2017-04-02T07:56:00Z">
          <w:pPr>
            <w:autoSpaceDE w:val="0"/>
            <w:autoSpaceDN w:val="0"/>
            <w:adjustRightInd w:val="0"/>
          </w:pPr>
        </w:pPrChange>
      </w:pPr>
      <w:ins w:id="10276" w:author="Caree2" w:date="2017-04-02T07:43:00Z">
        <w:r w:rsidRPr="00880017">
          <w:rPr>
            <w:color w:val="008080"/>
            <w:rPrChange w:id="10277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10278" w:author="Caree2" w:date="2017-04-02T07:56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class="com.rollingstone.springframework.basic.ioc.setter.injection.CustomerWithAddress"&gt;</w:t>
        </w:r>
      </w:ins>
    </w:p>
    <w:p w:rsidR="006C6B20" w:rsidRPr="00880017" w:rsidRDefault="006C6B20" w:rsidP="00880017">
      <w:pPr>
        <w:rPr>
          <w:ins w:id="10279" w:author="Caree2" w:date="2017-04-02T07:43:00Z"/>
          <w:color w:val="008080"/>
          <w:rPrChange w:id="10280" w:author="Caree2" w:date="2017-04-02T07:56:00Z">
            <w:rPr>
              <w:ins w:id="1028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82" w:author="Caree2" w:date="2017-04-02T07:56:00Z">
          <w:pPr>
            <w:autoSpaceDE w:val="0"/>
            <w:autoSpaceDN w:val="0"/>
            <w:adjustRightInd w:val="0"/>
          </w:pPr>
        </w:pPrChange>
      </w:pPr>
      <w:ins w:id="10283" w:author="Caree2" w:date="2017-04-02T07:43:00Z">
        <w:r w:rsidRPr="00880017">
          <w:rPr>
            <w:color w:val="008080"/>
            <w:rPrChange w:id="1028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8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name="customerId"&gt;</w:t>
        </w:r>
      </w:ins>
    </w:p>
    <w:p w:rsidR="006C6B20" w:rsidRPr="00880017" w:rsidRDefault="006C6B20" w:rsidP="00880017">
      <w:pPr>
        <w:rPr>
          <w:ins w:id="10286" w:author="Caree2" w:date="2017-04-02T07:43:00Z"/>
          <w:color w:val="008080"/>
          <w:rPrChange w:id="10287" w:author="Caree2" w:date="2017-04-02T07:56:00Z">
            <w:rPr>
              <w:ins w:id="1028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89" w:author="Caree2" w:date="2017-04-02T07:56:00Z">
          <w:pPr>
            <w:autoSpaceDE w:val="0"/>
            <w:autoSpaceDN w:val="0"/>
            <w:adjustRightInd w:val="0"/>
          </w:pPr>
        </w:pPrChange>
      </w:pPr>
      <w:ins w:id="10290" w:author="Caree2" w:date="2017-04-02T07:43:00Z">
        <w:r w:rsidRPr="00880017">
          <w:rPr>
            <w:color w:val="008080"/>
            <w:rPrChange w:id="1029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9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29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&lt;value&gt;1&lt;/value&gt;</w:t>
        </w:r>
      </w:ins>
    </w:p>
    <w:p w:rsidR="006C6B20" w:rsidRPr="00880017" w:rsidRDefault="006C6B20" w:rsidP="00880017">
      <w:pPr>
        <w:rPr>
          <w:ins w:id="10294" w:author="Caree2" w:date="2017-04-02T07:43:00Z"/>
          <w:color w:val="008080"/>
          <w:rPrChange w:id="10295" w:author="Caree2" w:date="2017-04-02T07:56:00Z">
            <w:rPr>
              <w:ins w:id="1029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297" w:author="Caree2" w:date="2017-04-02T07:56:00Z">
          <w:pPr>
            <w:autoSpaceDE w:val="0"/>
            <w:autoSpaceDN w:val="0"/>
            <w:adjustRightInd w:val="0"/>
          </w:pPr>
        </w:pPrChange>
      </w:pPr>
      <w:ins w:id="10298" w:author="Caree2" w:date="2017-04-02T07:43:00Z">
        <w:r w:rsidRPr="00880017">
          <w:rPr>
            <w:color w:val="008080"/>
            <w:rPrChange w:id="1029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0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301" w:author="Caree2" w:date="2017-04-02T07:43:00Z"/>
          <w:color w:val="008080"/>
          <w:rPrChange w:id="10302" w:author="Caree2" w:date="2017-04-02T07:56:00Z">
            <w:rPr>
              <w:ins w:id="1030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04" w:author="Caree2" w:date="2017-04-02T07:56:00Z">
          <w:pPr>
            <w:autoSpaceDE w:val="0"/>
            <w:autoSpaceDN w:val="0"/>
            <w:adjustRightInd w:val="0"/>
          </w:pPr>
        </w:pPrChange>
      </w:pPr>
      <w:ins w:id="10305" w:author="Caree2" w:date="2017-04-02T07:43:00Z">
        <w:r w:rsidRPr="00880017">
          <w:rPr>
            <w:color w:val="008080"/>
            <w:rPrChange w:id="1030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0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name="firstName"&gt;</w:t>
        </w:r>
      </w:ins>
    </w:p>
    <w:p w:rsidR="006C6B20" w:rsidRPr="00880017" w:rsidRDefault="006C6B20" w:rsidP="00880017">
      <w:pPr>
        <w:rPr>
          <w:ins w:id="10308" w:author="Caree2" w:date="2017-04-02T07:43:00Z"/>
          <w:color w:val="008080"/>
          <w:rPrChange w:id="10309" w:author="Caree2" w:date="2017-04-02T07:56:00Z">
            <w:rPr>
              <w:ins w:id="1031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11" w:author="Caree2" w:date="2017-04-02T07:56:00Z">
          <w:pPr>
            <w:autoSpaceDE w:val="0"/>
            <w:autoSpaceDN w:val="0"/>
            <w:adjustRightInd w:val="0"/>
          </w:pPr>
        </w:pPrChange>
      </w:pPr>
      <w:ins w:id="10312" w:author="Caree2" w:date="2017-04-02T07:43:00Z">
        <w:r w:rsidRPr="00880017">
          <w:rPr>
            <w:color w:val="008080"/>
            <w:rPrChange w:id="1031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1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1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&lt;value&gt;Sophia&lt;/value&gt;</w:t>
        </w:r>
      </w:ins>
    </w:p>
    <w:p w:rsidR="006C6B20" w:rsidRPr="00880017" w:rsidRDefault="006C6B20" w:rsidP="00880017">
      <w:pPr>
        <w:rPr>
          <w:ins w:id="10316" w:author="Caree2" w:date="2017-04-02T07:43:00Z"/>
          <w:color w:val="008080"/>
          <w:rPrChange w:id="10317" w:author="Caree2" w:date="2017-04-02T07:56:00Z">
            <w:rPr>
              <w:ins w:id="1031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19" w:author="Caree2" w:date="2017-04-02T07:56:00Z">
          <w:pPr>
            <w:autoSpaceDE w:val="0"/>
            <w:autoSpaceDN w:val="0"/>
            <w:adjustRightInd w:val="0"/>
          </w:pPr>
        </w:pPrChange>
      </w:pPr>
      <w:ins w:id="10320" w:author="Caree2" w:date="2017-04-02T07:43:00Z">
        <w:r w:rsidRPr="00880017">
          <w:rPr>
            <w:color w:val="008080"/>
            <w:rPrChange w:id="1032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2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323" w:author="Caree2" w:date="2017-04-02T07:43:00Z"/>
          <w:color w:val="008080"/>
          <w:rPrChange w:id="10324" w:author="Caree2" w:date="2017-04-02T07:56:00Z">
            <w:rPr>
              <w:ins w:id="1032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26" w:author="Caree2" w:date="2017-04-02T07:56:00Z">
          <w:pPr>
            <w:autoSpaceDE w:val="0"/>
            <w:autoSpaceDN w:val="0"/>
            <w:adjustRightInd w:val="0"/>
          </w:pPr>
        </w:pPrChange>
      </w:pPr>
      <w:ins w:id="10327" w:author="Caree2" w:date="2017-04-02T07:43:00Z">
        <w:r w:rsidRPr="00880017">
          <w:rPr>
            <w:color w:val="008080"/>
            <w:rPrChange w:id="1032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2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name="lastName"&gt;</w:t>
        </w:r>
      </w:ins>
    </w:p>
    <w:p w:rsidR="006C6B20" w:rsidRPr="00880017" w:rsidRDefault="006C6B20" w:rsidP="00880017">
      <w:pPr>
        <w:rPr>
          <w:ins w:id="10330" w:author="Caree2" w:date="2017-04-02T07:43:00Z"/>
          <w:color w:val="008080"/>
          <w:rPrChange w:id="10331" w:author="Caree2" w:date="2017-04-02T07:56:00Z">
            <w:rPr>
              <w:ins w:id="1033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33" w:author="Caree2" w:date="2017-04-02T07:56:00Z">
          <w:pPr>
            <w:autoSpaceDE w:val="0"/>
            <w:autoSpaceDN w:val="0"/>
            <w:adjustRightInd w:val="0"/>
          </w:pPr>
        </w:pPrChange>
      </w:pPr>
      <w:ins w:id="10334" w:author="Caree2" w:date="2017-04-02T07:43:00Z">
        <w:r w:rsidRPr="00880017">
          <w:rPr>
            <w:color w:val="008080"/>
            <w:rPrChange w:id="1033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3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3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&lt;value&gt;Jhonson&lt;/value&gt;</w:t>
        </w:r>
      </w:ins>
    </w:p>
    <w:p w:rsidR="006C6B20" w:rsidRPr="00880017" w:rsidRDefault="006C6B20" w:rsidP="00880017">
      <w:pPr>
        <w:rPr>
          <w:ins w:id="10338" w:author="Caree2" w:date="2017-04-02T07:43:00Z"/>
          <w:color w:val="008080"/>
          <w:rPrChange w:id="10339" w:author="Caree2" w:date="2017-04-02T07:56:00Z">
            <w:rPr>
              <w:ins w:id="1034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41" w:author="Caree2" w:date="2017-04-02T07:56:00Z">
          <w:pPr>
            <w:autoSpaceDE w:val="0"/>
            <w:autoSpaceDN w:val="0"/>
            <w:adjustRightInd w:val="0"/>
          </w:pPr>
        </w:pPrChange>
      </w:pPr>
      <w:ins w:id="10342" w:author="Caree2" w:date="2017-04-02T07:43:00Z">
        <w:r w:rsidRPr="00880017">
          <w:rPr>
            <w:color w:val="008080"/>
            <w:rPrChange w:id="1034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4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345" w:author="Caree2" w:date="2017-04-02T07:43:00Z"/>
          <w:color w:val="008080"/>
          <w:rPrChange w:id="10346" w:author="Caree2" w:date="2017-04-02T07:56:00Z">
            <w:rPr>
              <w:ins w:id="1034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48" w:author="Caree2" w:date="2017-04-02T07:56:00Z">
          <w:pPr>
            <w:autoSpaceDE w:val="0"/>
            <w:autoSpaceDN w:val="0"/>
            <w:adjustRightInd w:val="0"/>
          </w:pPr>
        </w:pPrChange>
      </w:pPr>
      <w:ins w:id="10349" w:author="Caree2" w:date="2017-04-02T07:43:00Z">
        <w:r w:rsidRPr="00880017">
          <w:rPr>
            <w:color w:val="008080"/>
            <w:rPrChange w:id="1035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5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name="dob"&gt;</w:t>
        </w:r>
      </w:ins>
    </w:p>
    <w:p w:rsidR="006C6B20" w:rsidRPr="00880017" w:rsidRDefault="006C6B20" w:rsidP="00880017">
      <w:pPr>
        <w:rPr>
          <w:ins w:id="10352" w:author="Caree2" w:date="2017-04-02T07:43:00Z"/>
          <w:color w:val="008080"/>
          <w:rPrChange w:id="10353" w:author="Caree2" w:date="2017-04-02T07:56:00Z">
            <w:rPr>
              <w:ins w:id="1035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55" w:author="Caree2" w:date="2017-04-02T07:56:00Z">
          <w:pPr>
            <w:autoSpaceDE w:val="0"/>
            <w:autoSpaceDN w:val="0"/>
            <w:adjustRightInd w:val="0"/>
          </w:pPr>
        </w:pPrChange>
      </w:pPr>
      <w:ins w:id="10356" w:author="Caree2" w:date="2017-04-02T07:43:00Z">
        <w:r w:rsidRPr="00880017">
          <w:rPr>
            <w:color w:val="008080"/>
            <w:rPrChange w:id="1035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5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5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6C6B20" w:rsidRPr="00880017" w:rsidRDefault="006C6B20" w:rsidP="00880017">
      <w:pPr>
        <w:rPr>
          <w:ins w:id="10360" w:author="Caree2" w:date="2017-04-02T07:43:00Z"/>
          <w:color w:val="008080"/>
          <w:rPrChange w:id="10361" w:author="Caree2" w:date="2017-04-02T07:56:00Z">
            <w:rPr>
              <w:ins w:id="1036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63" w:author="Caree2" w:date="2017-04-02T07:56:00Z">
          <w:pPr>
            <w:autoSpaceDE w:val="0"/>
            <w:autoSpaceDN w:val="0"/>
            <w:adjustRightInd w:val="0"/>
          </w:pPr>
        </w:pPrChange>
      </w:pPr>
      <w:ins w:id="10364" w:author="Caree2" w:date="2017-04-02T07:43:00Z">
        <w:r w:rsidRPr="00880017">
          <w:rPr>
            <w:color w:val="008080"/>
            <w:rPrChange w:id="1036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6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367" w:author="Caree2" w:date="2017-04-02T07:43:00Z"/>
          <w:color w:val="008080"/>
          <w:rPrChange w:id="10368" w:author="Caree2" w:date="2017-04-02T07:56:00Z">
            <w:rPr>
              <w:ins w:id="1036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70" w:author="Caree2" w:date="2017-04-02T07:56:00Z">
          <w:pPr>
            <w:autoSpaceDE w:val="0"/>
            <w:autoSpaceDN w:val="0"/>
            <w:adjustRightInd w:val="0"/>
          </w:pPr>
        </w:pPrChange>
      </w:pPr>
      <w:ins w:id="10371" w:author="Caree2" w:date="2017-04-02T07:43:00Z">
        <w:r w:rsidRPr="00880017">
          <w:rPr>
            <w:color w:val="008080"/>
            <w:rPrChange w:id="1037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7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name="address"&gt;</w:t>
        </w:r>
      </w:ins>
    </w:p>
    <w:p w:rsidR="006C6B20" w:rsidRPr="00880017" w:rsidRDefault="006C6B20" w:rsidP="00880017">
      <w:pPr>
        <w:rPr>
          <w:ins w:id="10374" w:author="Caree2" w:date="2017-04-02T07:43:00Z"/>
          <w:color w:val="008080"/>
          <w:rPrChange w:id="10375" w:author="Caree2" w:date="2017-04-02T07:56:00Z">
            <w:rPr>
              <w:ins w:id="1037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77" w:author="Caree2" w:date="2017-04-02T07:56:00Z">
          <w:pPr>
            <w:autoSpaceDE w:val="0"/>
            <w:autoSpaceDN w:val="0"/>
            <w:adjustRightInd w:val="0"/>
          </w:pPr>
        </w:pPrChange>
      </w:pPr>
      <w:ins w:id="10378" w:author="Caree2" w:date="2017-04-02T07:43:00Z">
        <w:r w:rsidRPr="00880017">
          <w:rPr>
            <w:color w:val="008080"/>
            <w:rPrChange w:id="1037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8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8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bean="address01" /&gt;</w:t>
        </w:r>
      </w:ins>
    </w:p>
    <w:p w:rsidR="006C6B20" w:rsidRPr="00880017" w:rsidRDefault="006C6B20" w:rsidP="00880017">
      <w:pPr>
        <w:rPr>
          <w:ins w:id="10382" w:author="Caree2" w:date="2017-04-02T07:43:00Z"/>
          <w:color w:val="008080"/>
          <w:rPrChange w:id="10383" w:author="Caree2" w:date="2017-04-02T07:56:00Z">
            <w:rPr>
              <w:ins w:id="1038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85" w:author="Caree2" w:date="2017-04-02T07:56:00Z">
          <w:pPr>
            <w:autoSpaceDE w:val="0"/>
            <w:autoSpaceDN w:val="0"/>
            <w:adjustRightInd w:val="0"/>
          </w:pPr>
        </w:pPrChange>
      </w:pPr>
      <w:ins w:id="10386" w:author="Caree2" w:date="2017-04-02T07:43:00Z">
        <w:r w:rsidRPr="00880017">
          <w:rPr>
            <w:color w:val="008080"/>
            <w:rPrChange w:id="1038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8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389" w:author="Caree2" w:date="2017-04-02T07:43:00Z"/>
          <w:color w:val="008080"/>
          <w:rPrChange w:id="10390" w:author="Caree2" w:date="2017-04-02T07:56:00Z">
            <w:rPr>
              <w:ins w:id="10391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92" w:author="Caree2" w:date="2017-04-02T07:56:00Z">
          <w:pPr>
            <w:autoSpaceDE w:val="0"/>
            <w:autoSpaceDN w:val="0"/>
            <w:adjustRightInd w:val="0"/>
          </w:pPr>
        </w:pPrChange>
      </w:pPr>
    </w:p>
    <w:p w:rsidR="006C6B20" w:rsidRPr="00880017" w:rsidRDefault="006C6B20" w:rsidP="00880017">
      <w:pPr>
        <w:rPr>
          <w:ins w:id="10393" w:author="Caree2" w:date="2017-04-02T07:43:00Z"/>
          <w:color w:val="008080"/>
          <w:rPrChange w:id="10394" w:author="Caree2" w:date="2017-04-02T07:56:00Z">
            <w:rPr>
              <w:ins w:id="1039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396" w:author="Caree2" w:date="2017-04-02T07:56:00Z">
          <w:pPr>
            <w:autoSpaceDE w:val="0"/>
            <w:autoSpaceDN w:val="0"/>
            <w:adjustRightInd w:val="0"/>
          </w:pPr>
        </w:pPrChange>
      </w:pPr>
      <w:ins w:id="10397" w:author="Caree2" w:date="2017-04-02T07:43:00Z">
        <w:r w:rsidRPr="00880017">
          <w:rPr>
            <w:color w:val="008080"/>
            <w:rPrChange w:id="1039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39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name="phoneNumbers"&gt;</w:t>
        </w:r>
      </w:ins>
    </w:p>
    <w:p w:rsidR="006C6B20" w:rsidRPr="00880017" w:rsidRDefault="006C6B20" w:rsidP="00880017">
      <w:pPr>
        <w:rPr>
          <w:ins w:id="10400" w:author="Caree2" w:date="2017-04-02T07:43:00Z"/>
          <w:color w:val="008080"/>
          <w:rPrChange w:id="10401" w:author="Caree2" w:date="2017-04-02T07:56:00Z">
            <w:rPr>
              <w:ins w:id="1040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03" w:author="Caree2" w:date="2017-04-02T07:56:00Z">
          <w:pPr>
            <w:autoSpaceDE w:val="0"/>
            <w:autoSpaceDN w:val="0"/>
            <w:adjustRightInd w:val="0"/>
          </w:pPr>
        </w:pPrChange>
      </w:pPr>
      <w:ins w:id="10404" w:author="Caree2" w:date="2017-04-02T07:43:00Z">
        <w:r w:rsidRPr="00880017">
          <w:rPr>
            <w:color w:val="008080"/>
            <w:rPrChange w:id="1040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0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0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6C6B20" w:rsidRPr="00880017" w:rsidRDefault="006C6B20" w:rsidP="00880017">
      <w:pPr>
        <w:rPr>
          <w:ins w:id="10408" w:author="Caree2" w:date="2017-04-02T07:43:00Z"/>
          <w:color w:val="008080"/>
          <w:rPrChange w:id="10409" w:author="Caree2" w:date="2017-04-02T07:56:00Z">
            <w:rPr>
              <w:ins w:id="1041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11" w:author="Caree2" w:date="2017-04-02T07:56:00Z">
          <w:pPr>
            <w:autoSpaceDE w:val="0"/>
            <w:autoSpaceDN w:val="0"/>
            <w:adjustRightInd w:val="0"/>
          </w:pPr>
        </w:pPrChange>
      </w:pPr>
      <w:ins w:id="10412" w:author="Caree2" w:date="2017-04-02T07:43:00Z">
        <w:r w:rsidRPr="00880017">
          <w:rPr>
            <w:color w:val="008080"/>
            <w:rPrChange w:id="1041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1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1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1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&lt;value&gt;773-999-9999&lt;/value&gt;</w:t>
        </w:r>
      </w:ins>
    </w:p>
    <w:p w:rsidR="006C6B20" w:rsidRPr="00880017" w:rsidRDefault="006C6B20" w:rsidP="00880017">
      <w:pPr>
        <w:rPr>
          <w:ins w:id="10417" w:author="Caree2" w:date="2017-04-02T07:43:00Z"/>
          <w:color w:val="008080"/>
          <w:rPrChange w:id="10418" w:author="Caree2" w:date="2017-04-02T07:56:00Z">
            <w:rPr>
              <w:ins w:id="1041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20" w:author="Caree2" w:date="2017-04-02T07:56:00Z">
          <w:pPr>
            <w:autoSpaceDE w:val="0"/>
            <w:autoSpaceDN w:val="0"/>
            <w:adjustRightInd w:val="0"/>
          </w:pPr>
        </w:pPrChange>
      </w:pPr>
      <w:ins w:id="10421" w:author="Caree2" w:date="2017-04-02T07:43:00Z">
        <w:r w:rsidRPr="00880017">
          <w:rPr>
            <w:color w:val="008080"/>
            <w:rPrChange w:id="1042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2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2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2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&lt;value&gt;312-999-9999&lt;/value&gt;</w:t>
        </w:r>
      </w:ins>
    </w:p>
    <w:p w:rsidR="006C6B20" w:rsidRPr="00880017" w:rsidRDefault="006C6B20" w:rsidP="00880017">
      <w:pPr>
        <w:rPr>
          <w:ins w:id="10426" w:author="Caree2" w:date="2017-04-02T07:43:00Z"/>
          <w:color w:val="008080"/>
          <w:rPrChange w:id="10427" w:author="Caree2" w:date="2017-04-02T07:56:00Z">
            <w:rPr>
              <w:ins w:id="10428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29" w:author="Caree2" w:date="2017-04-02T07:56:00Z">
          <w:pPr>
            <w:autoSpaceDE w:val="0"/>
            <w:autoSpaceDN w:val="0"/>
            <w:adjustRightInd w:val="0"/>
          </w:pPr>
        </w:pPrChange>
      </w:pPr>
      <w:ins w:id="10430" w:author="Caree2" w:date="2017-04-02T07:43:00Z">
        <w:r w:rsidRPr="00880017">
          <w:rPr>
            <w:color w:val="008080"/>
            <w:rPrChange w:id="1043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3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3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3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&lt;value&gt;309-999-9999&lt;/value&gt;</w:t>
        </w:r>
      </w:ins>
    </w:p>
    <w:p w:rsidR="006C6B20" w:rsidRPr="00880017" w:rsidRDefault="006C6B20" w:rsidP="00880017">
      <w:pPr>
        <w:rPr>
          <w:ins w:id="10435" w:author="Caree2" w:date="2017-04-02T07:43:00Z"/>
          <w:color w:val="008080"/>
          <w:rPrChange w:id="10436" w:author="Caree2" w:date="2017-04-02T07:56:00Z">
            <w:rPr>
              <w:ins w:id="1043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38" w:author="Caree2" w:date="2017-04-02T07:56:00Z">
          <w:pPr>
            <w:autoSpaceDE w:val="0"/>
            <w:autoSpaceDN w:val="0"/>
            <w:adjustRightInd w:val="0"/>
          </w:pPr>
        </w:pPrChange>
      </w:pPr>
      <w:ins w:id="10439" w:author="Caree2" w:date="2017-04-02T07:43:00Z">
        <w:r w:rsidRPr="00880017">
          <w:rPr>
            <w:color w:val="008080"/>
            <w:rPrChange w:id="1044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4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4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6C6B20" w:rsidRPr="00880017" w:rsidRDefault="006C6B20" w:rsidP="00880017">
      <w:pPr>
        <w:rPr>
          <w:ins w:id="10443" w:author="Caree2" w:date="2017-04-02T07:43:00Z"/>
          <w:color w:val="008080"/>
          <w:rPrChange w:id="10444" w:author="Caree2" w:date="2017-04-02T07:56:00Z">
            <w:rPr>
              <w:ins w:id="10445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46" w:author="Caree2" w:date="2017-04-02T07:56:00Z">
          <w:pPr>
            <w:autoSpaceDE w:val="0"/>
            <w:autoSpaceDN w:val="0"/>
            <w:adjustRightInd w:val="0"/>
          </w:pPr>
        </w:pPrChange>
      </w:pPr>
      <w:ins w:id="10447" w:author="Caree2" w:date="2017-04-02T07:43:00Z">
        <w:r w:rsidRPr="00880017">
          <w:rPr>
            <w:color w:val="008080"/>
            <w:rPrChange w:id="1044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4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450" w:author="Caree2" w:date="2017-04-02T07:43:00Z"/>
          <w:color w:val="008080"/>
          <w:rPrChange w:id="10451" w:author="Caree2" w:date="2017-04-02T07:56:00Z">
            <w:rPr>
              <w:ins w:id="1045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53" w:author="Caree2" w:date="2017-04-02T07:56:00Z">
          <w:pPr>
            <w:autoSpaceDE w:val="0"/>
            <w:autoSpaceDN w:val="0"/>
            <w:adjustRightInd w:val="0"/>
          </w:pPr>
        </w:pPrChange>
      </w:pPr>
      <w:ins w:id="10454" w:author="Caree2" w:date="2017-04-02T07:43:00Z">
        <w:r w:rsidRPr="00880017">
          <w:rPr>
            <w:color w:val="008080"/>
            <w:rPrChange w:id="1045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5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6B20" w:rsidRPr="00880017" w:rsidRDefault="006C6B20" w:rsidP="00880017">
      <w:pPr>
        <w:rPr>
          <w:ins w:id="10457" w:author="Caree2" w:date="2017-04-02T07:43:00Z"/>
          <w:color w:val="008080"/>
          <w:rPrChange w:id="10458" w:author="Caree2" w:date="2017-04-02T07:56:00Z">
            <w:rPr>
              <w:ins w:id="10459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60" w:author="Caree2" w:date="2017-04-02T07:56:00Z">
          <w:pPr>
            <w:autoSpaceDE w:val="0"/>
            <w:autoSpaceDN w:val="0"/>
            <w:adjustRightInd w:val="0"/>
          </w:pPr>
        </w:pPrChange>
      </w:pPr>
      <w:ins w:id="10461" w:author="Caree2" w:date="2017-04-02T07:43:00Z">
        <w:r w:rsidRPr="00880017">
          <w:rPr>
            <w:color w:val="008080"/>
            <w:rPrChange w:id="10462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6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name="degrees"&gt;</w:t>
        </w:r>
      </w:ins>
    </w:p>
    <w:p w:rsidR="006C6B20" w:rsidRPr="00880017" w:rsidRDefault="006C6B20" w:rsidP="00880017">
      <w:pPr>
        <w:rPr>
          <w:ins w:id="10464" w:author="Caree2" w:date="2017-04-02T07:43:00Z"/>
          <w:color w:val="008080"/>
          <w:rPrChange w:id="10465" w:author="Caree2" w:date="2017-04-02T07:56:00Z">
            <w:rPr>
              <w:ins w:id="10466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67" w:author="Caree2" w:date="2017-04-02T07:56:00Z">
          <w:pPr>
            <w:autoSpaceDE w:val="0"/>
            <w:autoSpaceDN w:val="0"/>
            <w:adjustRightInd w:val="0"/>
          </w:pPr>
        </w:pPrChange>
      </w:pPr>
      <w:ins w:id="10468" w:author="Caree2" w:date="2017-04-02T07:43:00Z">
        <w:r w:rsidRPr="00880017">
          <w:rPr>
            <w:color w:val="008080"/>
            <w:rPrChange w:id="1046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7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71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6C6B20" w:rsidRPr="00880017" w:rsidRDefault="006C6B20" w:rsidP="00880017">
      <w:pPr>
        <w:rPr>
          <w:ins w:id="10472" w:author="Caree2" w:date="2017-04-02T07:43:00Z"/>
          <w:color w:val="008080"/>
          <w:rPrChange w:id="10473" w:author="Caree2" w:date="2017-04-02T07:56:00Z">
            <w:rPr>
              <w:ins w:id="10474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75" w:author="Caree2" w:date="2017-04-02T07:56:00Z">
          <w:pPr>
            <w:autoSpaceDE w:val="0"/>
            <w:autoSpaceDN w:val="0"/>
            <w:adjustRightInd w:val="0"/>
          </w:pPr>
        </w:pPrChange>
      </w:pPr>
      <w:ins w:id="10476" w:author="Caree2" w:date="2017-04-02T07:43:00Z">
        <w:r w:rsidRPr="00880017">
          <w:rPr>
            <w:color w:val="008080"/>
            <w:rPrChange w:id="1047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7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7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8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bean="education01"/&gt;</w:t>
        </w:r>
      </w:ins>
    </w:p>
    <w:p w:rsidR="006C6B20" w:rsidRPr="00880017" w:rsidRDefault="006C6B20" w:rsidP="00880017">
      <w:pPr>
        <w:rPr>
          <w:ins w:id="10481" w:author="Caree2" w:date="2017-04-02T07:43:00Z"/>
          <w:color w:val="008080"/>
          <w:rPrChange w:id="10482" w:author="Caree2" w:date="2017-04-02T07:56:00Z">
            <w:rPr>
              <w:ins w:id="10483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84" w:author="Caree2" w:date="2017-04-02T07:56:00Z">
          <w:pPr>
            <w:autoSpaceDE w:val="0"/>
            <w:autoSpaceDN w:val="0"/>
            <w:adjustRightInd w:val="0"/>
          </w:pPr>
        </w:pPrChange>
      </w:pPr>
      <w:ins w:id="10485" w:author="Caree2" w:date="2017-04-02T07:43:00Z">
        <w:r w:rsidRPr="00880017">
          <w:rPr>
            <w:color w:val="008080"/>
            <w:rPrChange w:id="1048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8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88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89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bean="education02"/&gt;</w:t>
        </w:r>
      </w:ins>
    </w:p>
    <w:p w:rsidR="006C6B20" w:rsidRPr="00880017" w:rsidRDefault="006C6B20" w:rsidP="00880017">
      <w:pPr>
        <w:rPr>
          <w:ins w:id="10490" w:author="Caree2" w:date="2017-04-02T07:43:00Z"/>
          <w:color w:val="008080"/>
          <w:rPrChange w:id="10491" w:author="Caree2" w:date="2017-04-02T07:56:00Z">
            <w:rPr>
              <w:ins w:id="10492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493" w:author="Caree2" w:date="2017-04-02T07:56:00Z">
          <w:pPr>
            <w:autoSpaceDE w:val="0"/>
            <w:autoSpaceDN w:val="0"/>
            <w:adjustRightInd w:val="0"/>
          </w:pPr>
        </w:pPrChange>
      </w:pPr>
      <w:ins w:id="10494" w:author="Caree2" w:date="2017-04-02T07:43:00Z">
        <w:r w:rsidRPr="00880017">
          <w:rPr>
            <w:color w:val="008080"/>
            <w:rPrChange w:id="10495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96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497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6C6B20" w:rsidRPr="00880017" w:rsidRDefault="006C6B20" w:rsidP="00880017">
      <w:pPr>
        <w:rPr>
          <w:ins w:id="10498" w:author="Caree2" w:date="2017-04-02T07:43:00Z"/>
          <w:color w:val="008080"/>
          <w:rPrChange w:id="10499" w:author="Caree2" w:date="2017-04-02T07:56:00Z">
            <w:rPr>
              <w:ins w:id="10500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501" w:author="Caree2" w:date="2017-04-02T07:56:00Z">
          <w:pPr>
            <w:autoSpaceDE w:val="0"/>
            <w:autoSpaceDN w:val="0"/>
            <w:adjustRightInd w:val="0"/>
          </w:pPr>
        </w:pPrChange>
      </w:pPr>
      <w:ins w:id="10502" w:author="Caree2" w:date="2017-04-02T07:43:00Z">
        <w:r w:rsidRPr="00880017">
          <w:rPr>
            <w:color w:val="008080"/>
            <w:rPrChange w:id="10503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0504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6C6B20" w:rsidRPr="00880017" w:rsidRDefault="006C6B20" w:rsidP="00880017">
      <w:pPr>
        <w:rPr>
          <w:ins w:id="10505" w:author="Caree2" w:date="2017-04-02T07:43:00Z"/>
          <w:color w:val="008080"/>
          <w:rPrChange w:id="10506" w:author="Caree2" w:date="2017-04-02T07:56:00Z">
            <w:rPr>
              <w:ins w:id="10507" w:author="Caree2" w:date="2017-04-02T07:43:00Z"/>
              <w:rFonts w:ascii="Consolas" w:hAnsi="Consolas" w:cs="Consolas"/>
              <w:sz w:val="20"/>
              <w:szCs w:val="20"/>
            </w:rPr>
          </w:rPrChange>
        </w:rPr>
        <w:pPrChange w:id="10508" w:author="Caree2" w:date="2017-04-02T07:56:00Z">
          <w:pPr>
            <w:autoSpaceDE w:val="0"/>
            <w:autoSpaceDN w:val="0"/>
            <w:adjustRightInd w:val="0"/>
          </w:pPr>
        </w:pPrChange>
      </w:pPr>
      <w:ins w:id="10509" w:author="Caree2" w:date="2017-04-02T07:43:00Z">
        <w:r w:rsidRPr="00880017">
          <w:rPr>
            <w:color w:val="008080"/>
            <w:rPrChange w:id="10510" w:author="Caree2" w:date="2017-04-02T07:56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6C6B20" w:rsidRDefault="006C6B20" w:rsidP="006C6B20">
      <w:pPr>
        <w:autoSpaceDE w:val="0"/>
        <w:autoSpaceDN w:val="0"/>
        <w:adjustRightInd w:val="0"/>
        <w:rPr>
          <w:ins w:id="10511" w:author="Caree2" w:date="2017-04-02T07:43:00Z"/>
          <w:rFonts w:ascii="Consolas" w:hAnsi="Consolas" w:cs="Consolas"/>
          <w:sz w:val="20"/>
          <w:szCs w:val="20"/>
        </w:rPr>
      </w:pPr>
    </w:p>
    <w:p w:rsidR="006C6B20" w:rsidRDefault="006C6B20" w:rsidP="006C6B20">
      <w:pPr>
        <w:autoSpaceDE w:val="0"/>
        <w:autoSpaceDN w:val="0"/>
        <w:adjustRightInd w:val="0"/>
        <w:rPr>
          <w:ins w:id="10512" w:author="Caree2" w:date="2017-04-02T07:42:00Z"/>
          <w:rFonts w:ascii="Consolas" w:hAnsi="Consolas" w:cs="Consolas"/>
          <w:sz w:val="20"/>
          <w:szCs w:val="20"/>
        </w:rPr>
      </w:pPr>
      <w:ins w:id="10513" w:author="Caree2" w:date="2017-04-02T07:43:00Z">
        <w:r>
          <w:rPr>
            <w:rFonts w:ascii="Consolas" w:hAnsi="Consolas" w:cs="Consolas"/>
            <w:color w:val="008080"/>
            <w:sz w:val="20"/>
            <w:szCs w:val="20"/>
          </w:rPr>
          <w:t>&lt;/</w:t>
        </w:r>
        <w:r>
          <w:rPr>
            <w:rFonts w:ascii="Consolas" w:hAnsi="Consolas" w:cs="Consolas"/>
            <w:color w:val="3F7F7F"/>
            <w:sz w:val="20"/>
            <w:szCs w:val="20"/>
          </w:rPr>
          <w:t>beans</w:t>
        </w:r>
        <w:r>
          <w:rPr>
            <w:rFonts w:ascii="Consolas" w:hAnsi="Consolas" w:cs="Consolas"/>
            <w:color w:val="008080"/>
            <w:sz w:val="20"/>
            <w:szCs w:val="20"/>
          </w:rPr>
          <w:t>&gt;</w:t>
        </w:r>
      </w:ins>
    </w:p>
    <w:p w:rsidR="0087265E" w:rsidRDefault="0087265E" w:rsidP="00355860">
      <w:pPr>
        <w:rPr>
          <w:ins w:id="10514" w:author="Caree2" w:date="2017-04-02T06:53:00Z"/>
        </w:rPr>
      </w:pPr>
    </w:p>
    <w:p w:rsidR="00893A17" w:rsidRDefault="00893A17" w:rsidP="00893A17">
      <w:pPr>
        <w:pStyle w:val="StyleHeading114ptBoldUnderlineLeft"/>
        <w:rPr>
          <w:ins w:id="10515" w:author="Caree2" w:date="2017-04-02T06:55:00Z"/>
        </w:rPr>
      </w:pPr>
      <w:bookmarkStart w:id="10516" w:name="_Toc478888073"/>
      <w:ins w:id="10517" w:author="Caree2" w:date="2017-04-02T06:54:00Z">
        <w:r w:rsidRPr="00EA03DE">
          <w:t>1.</w:t>
        </w:r>
      </w:ins>
      <w:ins w:id="10518" w:author="Caree2" w:date="2017-04-02T07:48:00Z">
        <w:r w:rsidR="00C547DB">
          <w:t>31</w:t>
        </w:r>
      </w:ins>
      <w:ins w:id="10519" w:author="Caree2" w:date="2017-04-02T06:54:00Z">
        <w:r w:rsidRPr="00EA03DE">
          <w:t xml:space="preserve"> </w:t>
        </w:r>
        <w:r>
          <w:t>–</w:t>
        </w:r>
      </w:ins>
      <w:ins w:id="10520" w:author="Caree2" w:date="2017-04-02T07:15:00Z">
        <w:r w:rsidR="00B85F7C">
          <w:t xml:space="preserve">Create the OxygenAtom class in the package </w:t>
        </w:r>
      </w:ins>
      <w:ins w:id="10521" w:author="Caree2" w:date="2017-04-02T06:55:00Z">
        <w:r w:rsidR="00B85F7C">
          <w:t>Fourth</w:t>
        </w:r>
        <w:bookmarkEnd w:id="10516"/>
      </w:ins>
    </w:p>
    <w:p w:rsidR="00A95532" w:rsidRDefault="00A95532" w:rsidP="00893A17">
      <w:pPr>
        <w:pStyle w:val="StyleHeading114ptBoldUnderlineLeft"/>
        <w:rPr>
          <w:ins w:id="10522" w:author="Caree2" w:date="2017-04-02T06:55:00Z"/>
        </w:rPr>
      </w:pPr>
    </w:p>
    <w:p w:rsidR="00A95532" w:rsidRPr="00880017" w:rsidRDefault="00A95532" w:rsidP="00BF637C">
      <w:pPr>
        <w:rPr>
          <w:ins w:id="10523" w:author="Caree2" w:date="2017-04-02T06:55:00Z"/>
          <w:color w:val="008080"/>
          <w:rPrChange w:id="10524" w:author="Caree2" w:date="2017-04-02T07:56:00Z">
            <w:rPr>
              <w:ins w:id="10525" w:author="Caree2" w:date="2017-04-02T06:55:00Z"/>
            </w:rPr>
          </w:rPrChange>
        </w:rPr>
        <w:pPrChange w:id="10526" w:author="Caree2" w:date="2017-04-02T07:15:00Z">
          <w:pPr>
            <w:autoSpaceDE w:val="0"/>
            <w:autoSpaceDN w:val="0"/>
            <w:adjustRightInd w:val="0"/>
          </w:pPr>
        </w:pPrChange>
      </w:pPr>
      <w:ins w:id="10527" w:author="Caree2" w:date="2017-04-02T06:55:00Z">
        <w:r w:rsidRPr="00880017">
          <w:rPr>
            <w:color w:val="008080"/>
            <w:rPrChange w:id="10528" w:author="Caree2" w:date="2017-04-02T07:56:00Z">
              <w:rPr>
                <w:b/>
                <w:bCs/>
                <w:color w:val="7F0055"/>
              </w:rPr>
            </w:rPrChange>
          </w:rPr>
          <w:t>package com.rollingstone.springframework.basic.ioc.real.life.examples.fourth;</w:t>
        </w:r>
      </w:ins>
    </w:p>
    <w:p w:rsidR="00A95532" w:rsidRPr="00880017" w:rsidRDefault="00A95532" w:rsidP="00BF637C">
      <w:pPr>
        <w:rPr>
          <w:ins w:id="10529" w:author="Caree2" w:date="2017-04-02T06:55:00Z"/>
          <w:color w:val="008080"/>
          <w:rPrChange w:id="10530" w:author="Caree2" w:date="2017-04-02T07:56:00Z">
            <w:rPr>
              <w:ins w:id="10531" w:author="Caree2" w:date="2017-04-02T06:55:00Z"/>
            </w:rPr>
          </w:rPrChange>
        </w:rPr>
        <w:pPrChange w:id="10532" w:author="Caree2" w:date="2017-04-02T07:15:00Z">
          <w:pPr>
            <w:autoSpaceDE w:val="0"/>
            <w:autoSpaceDN w:val="0"/>
            <w:adjustRightInd w:val="0"/>
          </w:pPr>
        </w:pPrChange>
      </w:pPr>
    </w:p>
    <w:p w:rsidR="00A95532" w:rsidRPr="00880017" w:rsidRDefault="00A95532" w:rsidP="00BF637C">
      <w:pPr>
        <w:rPr>
          <w:ins w:id="10533" w:author="Caree2" w:date="2017-04-02T06:55:00Z"/>
          <w:color w:val="008080"/>
          <w:rPrChange w:id="10534" w:author="Caree2" w:date="2017-04-02T07:56:00Z">
            <w:rPr>
              <w:ins w:id="10535" w:author="Caree2" w:date="2017-04-02T06:55:00Z"/>
            </w:rPr>
          </w:rPrChange>
        </w:rPr>
        <w:pPrChange w:id="10536" w:author="Caree2" w:date="2017-04-02T07:15:00Z">
          <w:pPr>
            <w:autoSpaceDE w:val="0"/>
            <w:autoSpaceDN w:val="0"/>
            <w:adjustRightInd w:val="0"/>
          </w:pPr>
        </w:pPrChange>
      </w:pPr>
      <w:ins w:id="10537" w:author="Caree2" w:date="2017-04-02T06:55:00Z">
        <w:r w:rsidRPr="00880017">
          <w:rPr>
            <w:color w:val="008080"/>
            <w:rPrChange w:id="10538" w:author="Caree2" w:date="2017-04-02T07:56:00Z">
              <w:rPr>
                <w:b/>
                <w:bCs/>
                <w:color w:val="7F0055"/>
              </w:rPr>
            </w:rPrChange>
          </w:rPr>
          <w:t>public class OxygenAtom {</w:t>
        </w:r>
      </w:ins>
    </w:p>
    <w:p w:rsidR="00A95532" w:rsidRPr="00880017" w:rsidRDefault="00A95532" w:rsidP="00BF637C">
      <w:pPr>
        <w:rPr>
          <w:ins w:id="10539" w:author="Caree2" w:date="2017-04-02T06:55:00Z"/>
          <w:color w:val="008080"/>
          <w:rPrChange w:id="10540" w:author="Caree2" w:date="2017-04-02T07:56:00Z">
            <w:rPr>
              <w:ins w:id="10541" w:author="Caree2" w:date="2017-04-02T06:55:00Z"/>
            </w:rPr>
          </w:rPrChange>
        </w:rPr>
        <w:pPrChange w:id="10542" w:author="Caree2" w:date="2017-04-02T07:15:00Z">
          <w:pPr>
            <w:autoSpaceDE w:val="0"/>
            <w:autoSpaceDN w:val="0"/>
            <w:adjustRightInd w:val="0"/>
          </w:pPr>
        </w:pPrChange>
      </w:pPr>
    </w:p>
    <w:p w:rsidR="00A95532" w:rsidRPr="00880017" w:rsidRDefault="00A95532" w:rsidP="00BF637C">
      <w:pPr>
        <w:rPr>
          <w:ins w:id="10543" w:author="Caree2" w:date="2017-04-02T06:55:00Z"/>
          <w:color w:val="008080"/>
          <w:rPrChange w:id="10544" w:author="Caree2" w:date="2017-04-02T07:56:00Z">
            <w:rPr>
              <w:ins w:id="10545" w:author="Caree2" w:date="2017-04-02T06:55:00Z"/>
            </w:rPr>
          </w:rPrChange>
        </w:rPr>
        <w:pPrChange w:id="10546" w:author="Caree2" w:date="2017-04-02T07:15:00Z">
          <w:pPr>
            <w:autoSpaceDE w:val="0"/>
            <w:autoSpaceDN w:val="0"/>
            <w:adjustRightInd w:val="0"/>
          </w:pPr>
        </w:pPrChange>
      </w:pPr>
      <w:ins w:id="10547" w:author="Caree2" w:date="2017-04-02T06:55:00Z">
        <w:r w:rsidRPr="00880017">
          <w:rPr>
            <w:color w:val="008080"/>
            <w:rPrChange w:id="10548" w:author="Caree2" w:date="2017-04-02T07:56:00Z">
              <w:rPr/>
            </w:rPrChange>
          </w:rPr>
          <w:tab/>
          <w:t>private int numElectronos;</w:t>
        </w:r>
      </w:ins>
    </w:p>
    <w:p w:rsidR="00A95532" w:rsidRPr="00880017" w:rsidRDefault="00A95532" w:rsidP="00BF637C">
      <w:pPr>
        <w:rPr>
          <w:ins w:id="10549" w:author="Caree2" w:date="2017-04-02T06:55:00Z"/>
          <w:color w:val="008080"/>
          <w:rPrChange w:id="10550" w:author="Caree2" w:date="2017-04-02T07:56:00Z">
            <w:rPr>
              <w:ins w:id="10551" w:author="Caree2" w:date="2017-04-02T06:55:00Z"/>
            </w:rPr>
          </w:rPrChange>
        </w:rPr>
        <w:pPrChange w:id="10552" w:author="Caree2" w:date="2017-04-02T07:15:00Z">
          <w:pPr>
            <w:autoSpaceDE w:val="0"/>
            <w:autoSpaceDN w:val="0"/>
            <w:adjustRightInd w:val="0"/>
          </w:pPr>
        </w:pPrChange>
      </w:pPr>
      <w:ins w:id="10553" w:author="Caree2" w:date="2017-04-02T06:55:00Z">
        <w:r w:rsidRPr="00880017">
          <w:rPr>
            <w:color w:val="008080"/>
            <w:rPrChange w:id="10554" w:author="Caree2" w:date="2017-04-02T07:56:00Z">
              <w:rPr/>
            </w:rPrChange>
          </w:rPr>
          <w:tab/>
        </w:r>
      </w:ins>
    </w:p>
    <w:p w:rsidR="00A95532" w:rsidRPr="00880017" w:rsidRDefault="00A95532" w:rsidP="00BF637C">
      <w:pPr>
        <w:rPr>
          <w:ins w:id="10555" w:author="Caree2" w:date="2017-04-02T06:55:00Z"/>
          <w:color w:val="008080"/>
          <w:rPrChange w:id="10556" w:author="Caree2" w:date="2017-04-02T07:56:00Z">
            <w:rPr>
              <w:ins w:id="10557" w:author="Caree2" w:date="2017-04-02T06:55:00Z"/>
            </w:rPr>
          </w:rPrChange>
        </w:rPr>
        <w:pPrChange w:id="10558" w:author="Caree2" w:date="2017-04-02T07:15:00Z">
          <w:pPr>
            <w:autoSpaceDE w:val="0"/>
            <w:autoSpaceDN w:val="0"/>
            <w:adjustRightInd w:val="0"/>
          </w:pPr>
        </w:pPrChange>
      </w:pPr>
      <w:ins w:id="10559" w:author="Caree2" w:date="2017-04-02T06:55:00Z">
        <w:r w:rsidRPr="00880017">
          <w:rPr>
            <w:color w:val="008080"/>
            <w:rPrChange w:id="10560" w:author="Caree2" w:date="2017-04-02T07:56:00Z">
              <w:rPr/>
            </w:rPrChange>
          </w:rPr>
          <w:tab/>
          <w:t>private int numProtons;</w:t>
        </w:r>
      </w:ins>
    </w:p>
    <w:p w:rsidR="00A95532" w:rsidRPr="00880017" w:rsidRDefault="00A95532" w:rsidP="00BF637C">
      <w:pPr>
        <w:rPr>
          <w:ins w:id="10561" w:author="Caree2" w:date="2017-04-02T06:55:00Z"/>
          <w:color w:val="008080"/>
          <w:rPrChange w:id="10562" w:author="Caree2" w:date="2017-04-02T07:56:00Z">
            <w:rPr>
              <w:ins w:id="10563" w:author="Caree2" w:date="2017-04-02T06:55:00Z"/>
            </w:rPr>
          </w:rPrChange>
        </w:rPr>
        <w:pPrChange w:id="10564" w:author="Caree2" w:date="2017-04-02T07:15:00Z">
          <w:pPr>
            <w:autoSpaceDE w:val="0"/>
            <w:autoSpaceDN w:val="0"/>
            <w:adjustRightInd w:val="0"/>
          </w:pPr>
        </w:pPrChange>
      </w:pPr>
      <w:ins w:id="10565" w:author="Caree2" w:date="2017-04-02T06:55:00Z">
        <w:r w:rsidRPr="00880017">
          <w:rPr>
            <w:color w:val="008080"/>
            <w:rPrChange w:id="10566" w:author="Caree2" w:date="2017-04-02T07:56:00Z">
              <w:rPr/>
            </w:rPrChange>
          </w:rPr>
          <w:lastRenderedPageBreak/>
          <w:tab/>
        </w:r>
      </w:ins>
    </w:p>
    <w:p w:rsidR="00A95532" w:rsidRPr="00880017" w:rsidRDefault="00A95532" w:rsidP="00BF637C">
      <w:pPr>
        <w:rPr>
          <w:ins w:id="10567" w:author="Caree2" w:date="2017-04-02T06:55:00Z"/>
          <w:color w:val="008080"/>
          <w:rPrChange w:id="10568" w:author="Caree2" w:date="2017-04-02T07:56:00Z">
            <w:rPr>
              <w:ins w:id="10569" w:author="Caree2" w:date="2017-04-02T06:55:00Z"/>
            </w:rPr>
          </w:rPrChange>
        </w:rPr>
        <w:pPrChange w:id="10570" w:author="Caree2" w:date="2017-04-02T07:15:00Z">
          <w:pPr>
            <w:autoSpaceDE w:val="0"/>
            <w:autoSpaceDN w:val="0"/>
            <w:adjustRightInd w:val="0"/>
          </w:pPr>
        </w:pPrChange>
      </w:pPr>
      <w:ins w:id="10571" w:author="Caree2" w:date="2017-04-02T06:55:00Z">
        <w:r w:rsidRPr="00880017">
          <w:rPr>
            <w:color w:val="008080"/>
            <w:rPrChange w:id="10572" w:author="Caree2" w:date="2017-04-02T07:56:00Z">
              <w:rPr/>
            </w:rPrChange>
          </w:rPr>
          <w:tab/>
          <w:t>private int numNetrons;</w:t>
        </w:r>
      </w:ins>
    </w:p>
    <w:p w:rsidR="00A95532" w:rsidRPr="00880017" w:rsidRDefault="00A95532" w:rsidP="00BF637C">
      <w:pPr>
        <w:rPr>
          <w:ins w:id="10573" w:author="Caree2" w:date="2017-04-02T06:55:00Z"/>
          <w:color w:val="008080"/>
          <w:rPrChange w:id="10574" w:author="Caree2" w:date="2017-04-02T07:56:00Z">
            <w:rPr>
              <w:ins w:id="10575" w:author="Caree2" w:date="2017-04-02T06:55:00Z"/>
            </w:rPr>
          </w:rPrChange>
        </w:rPr>
        <w:pPrChange w:id="10576" w:author="Caree2" w:date="2017-04-02T07:15:00Z">
          <w:pPr>
            <w:autoSpaceDE w:val="0"/>
            <w:autoSpaceDN w:val="0"/>
            <w:adjustRightInd w:val="0"/>
          </w:pPr>
        </w:pPrChange>
      </w:pPr>
      <w:ins w:id="10577" w:author="Caree2" w:date="2017-04-02T06:55:00Z">
        <w:r w:rsidRPr="00880017">
          <w:rPr>
            <w:color w:val="008080"/>
            <w:rPrChange w:id="10578" w:author="Caree2" w:date="2017-04-02T07:56:00Z">
              <w:rPr/>
            </w:rPrChange>
          </w:rPr>
          <w:tab/>
        </w:r>
      </w:ins>
    </w:p>
    <w:p w:rsidR="00A95532" w:rsidRPr="00880017" w:rsidRDefault="00A95532" w:rsidP="00BF637C">
      <w:pPr>
        <w:rPr>
          <w:ins w:id="10579" w:author="Caree2" w:date="2017-04-02T06:55:00Z"/>
          <w:color w:val="008080"/>
          <w:rPrChange w:id="10580" w:author="Caree2" w:date="2017-04-02T07:56:00Z">
            <w:rPr>
              <w:ins w:id="10581" w:author="Caree2" w:date="2017-04-02T06:55:00Z"/>
            </w:rPr>
          </w:rPrChange>
        </w:rPr>
        <w:pPrChange w:id="10582" w:author="Caree2" w:date="2017-04-02T07:15:00Z">
          <w:pPr>
            <w:autoSpaceDE w:val="0"/>
            <w:autoSpaceDN w:val="0"/>
            <w:adjustRightInd w:val="0"/>
          </w:pPr>
        </w:pPrChange>
      </w:pPr>
      <w:ins w:id="10583" w:author="Caree2" w:date="2017-04-02T06:55:00Z">
        <w:r w:rsidRPr="00880017">
          <w:rPr>
            <w:color w:val="008080"/>
            <w:rPrChange w:id="10584" w:author="Caree2" w:date="2017-04-02T07:56:00Z">
              <w:rPr/>
            </w:rPrChange>
          </w:rPr>
          <w:tab/>
          <w:t>public OxygenAtom(){</w:t>
        </w:r>
      </w:ins>
    </w:p>
    <w:p w:rsidR="00A95532" w:rsidRPr="00880017" w:rsidRDefault="00A95532" w:rsidP="00BF637C">
      <w:pPr>
        <w:rPr>
          <w:ins w:id="10585" w:author="Caree2" w:date="2017-04-02T06:55:00Z"/>
          <w:color w:val="008080"/>
          <w:rPrChange w:id="10586" w:author="Caree2" w:date="2017-04-02T07:56:00Z">
            <w:rPr>
              <w:ins w:id="10587" w:author="Caree2" w:date="2017-04-02T06:55:00Z"/>
            </w:rPr>
          </w:rPrChange>
        </w:rPr>
        <w:pPrChange w:id="10588" w:author="Caree2" w:date="2017-04-02T07:15:00Z">
          <w:pPr>
            <w:autoSpaceDE w:val="0"/>
            <w:autoSpaceDN w:val="0"/>
            <w:adjustRightInd w:val="0"/>
          </w:pPr>
        </w:pPrChange>
      </w:pPr>
      <w:ins w:id="10589" w:author="Caree2" w:date="2017-04-02T06:55:00Z">
        <w:r w:rsidRPr="00880017">
          <w:rPr>
            <w:color w:val="008080"/>
            <w:rPrChange w:id="10590" w:author="Caree2" w:date="2017-04-02T07:56:00Z">
              <w:rPr/>
            </w:rPrChange>
          </w:rPr>
          <w:tab/>
        </w:r>
        <w:r w:rsidRPr="00880017">
          <w:rPr>
            <w:color w:val="008080"/>
            <w:rPrChange w:id="10591" w:author="Caree2" w:date="2017-04-02T07:56:00Z">
              <w:rPr/>
            </w:rPrChange>
          </w:rPr>
          <w:tab/>
        </w:r>
      </w:ins>
    </w:p>
    <w:p w:rsidR="00A95532" w:rsidRPr="00880017" w:rsidRDefault="00A95532" w:rsidP="00BF637C">
      <w:pPr>
        <w:rPr>
          <w:ins w:id="10592" w:author="Caree2" w:date="2017-04-02T06:55:00Z"/>
          <w:color w:val="008080"/>
          <w:rPrChange w:id="10593" w:author="Caree2" w:date="2017-04-02T07:56:00Z">
            <w:rPr>
              <w:ins w:id="10594" w:author="Caree2" w:date="2017-04-02T06:55:00Z"/>
            </w:rPr>
          </w:rPrChange>
        </w:rPr>
        <w:pPrChange w:id="10595" w:author="Caree2" w:date="2017-04-02T07:15:00Z">
          <w:pPr>
            <w:autoSpaceDE w:val="0"/>
            <w:autoSpaceDN w:val="0"/>
            <w:adjustRightInd w:val="0"/>
          </w:pPr>
        </w:pPrChange>
      </w:pPr>
      <w:ins w:id="10596" w:author="Caree2" w:date="2017-04-02T06:55:00Z">
        <w:r w:rsidRPr="00880017">
          <w:rPr>
            <w:color w:val="008080"/>
            <w:rPrChange w:id="10597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598" w:author="Caree2" w:date="2017-04-02T06:55:00Z"/>
          <w:color w:val="008080"/>
          <w:rPrChange w:id="10599" w:author="Caree2" w:date="2017-04-02T07:56:00Z">
            <w:rPr>
              <w:ins w:id="10600" w:author="Caree2" w:date="2017-04-02T06:55:00Z"/>
            </w:rPr>
          </w:rPrChange>
        </w:rPr>
        <w:pPrChange w:id="10601" w:author="Caree2" w:date="2017-04-02T07:15:00Z">
          <w:pPr>
            <w:autoSpaceDE w:val="0"/>
            <w:autoSpaceDN w:val="0"/>
            <w:adjustRightInd w:val="0"/>
          </w:pPr>
        </w:pPrChange>
      </w:pPr>
    </w:p>
    <w:p w:rsidR="00A95532" w:rsidRPr="00880017" w:rsidRDefault="00A95532" w:rsidP="00BF637C">
      <w:pPr>
        <w:rPr>
          <w:ins w:id="10602" w:author="Caree2" w:date="2017-04-02T06:55:00Z"/>
          <w:color w:val="008080"/>
          <w:rPrChange w:id="10603" w:author="Caree2" w:date="2017-04-02T07:56:00Z">
            <w:rPr>
              <w:ins w:id="10604" w:author="Caree2" w:date="2017-04-02T06:55:00Z"/>
            </w:rPr>
          </w:rPrChange>
        </w:rPr>
        <w:pPrChange w:id="10605" w:author="Caree2" w:date="2017-04-02T07:15:00Z">
          <w:pPr>
            <w:autoSpaceDE w:val="0"/>
            <w:autoSpaceDN w:val="0"/>
            <w:adjustRightInd w:val="0"/>
          </w:pPr>
        </w:pPrChange>
      </w:pPr>
      <w:ins w:id="10606" w:author="Caree2" w:date="2017-04-02T06:55:00Z">
        <w:r w:rsidRPr="00880017">
          <w:rPr>
            <w:color w:val="008080"/>
            <w:rPrChange w:id="10607" w:author="Caree2" w:date="2017-04-02T07:56:00Z">
              <w:rPr/>
            </w:rPrChange>
          </w:rPr>
          <w:tab/>
          <w:t>public OxygenAtom(int numElectronos, int numProtons, int numNetrons) {</w:t>
        </w:r>
      </w:ins>
    </w:p>
    <w:p w:rsidR="00A95532" w:rsidRPr="00880017" w:rsidRDefault="00A95532" w:rsidP="00BF637C">
      <w:pPr>
        <w:rPr>
          <w:ins w:id="10608" w:author="Caree2" w:date="2017-04-02T06:55:00Z"/>
          <w:color w:val="008080"/>
          <w:rPrChange w:id="10609" w:author="Caree2" w:date="2017-04-02T07:56:00Z">
            <w:rPr>
              <w:ins w:id="10610" w:author="Caree2" w:date="2017-04-02T06:55:00Z"/>
            </w:rPr>
          </w:rPrChange>
        </w:rPr>
        <w:pPrChange w:id="10611" w:author="Caree2" w:date="2017-04-02T07:15:00Z">
          <w:pPr>
            <w:autoSpaceDE w:val="0"/>
            <w:autoSpaceDN w:val="0"/>
            <w:adjustRightInd w:val="0"/>
          </w:pPr>
        </w:pPrChange>
      </w:pPr>
      <w:ins w:id="10612" w:author="Caree2" w:date="2017-04-02T06:55:00Z">
        <w:r w:rsidRPr="00880017">
          <w:rPr>
            <w:color w:val="008080"/>
            <w:rPrChange w:id="10613" w:author="Caree2" w:date="2017-04-02T07:56:00Z">
              <w:rPr/>
            </w:rPrChange>
          </w:rPr>
          <w:tab/>
        </w:r>
        <w:r w:rsidRPr="00880017">
          <w:rPr>
            <w:color w:val="008080"/>
            <w:rPrChange w:id="10614" w:author="Caree2" w:date="2017-04-02T07:56:00Z">
              <w:rPr/>
            </w:rPrChange>
          </w:rPr>
          <w:tab/>
          <w:t>super();</w:t>
        </w:r>
      </w:ins>
    </w:p>
    <w:p w:rsidR="00A95532" w:rsidRPr="00880017" w:rsidRDefault="00A95532" w:rsidP="00BF637C">
      <w:pPr>
        <w:rPr>
          <w:ins w:id="10615" w:author="Caree2" w:date="2017-04-02T06:55:00Z"/>
          <w:color w:val="008080"/>
          <w:rPrChange w:id="10616" w:author="Caree2" w:date="2017-04-02T07:56:00Z">
            <w:rPr>
              <w:ins w:id="10617" w:author="Caree2" w:date="2017-04-02T06:55:00Z"/>
            </w:rPr>
          </w:rPrChange>
        </w:rPr>
        <w:pPrChange w:id="10618" w:author="Caree2" w:date="2017-04-02T07:15:00Z">
          <w:pPr>
            <w:autoSpaceDE w:val="0"/>
            <w:autoSpaceDN w:val="0"/>
            <w:adjustRightInd w:val="0"/>
          </w:pPr>
        </w:pPrChange>
      </w:pPr>
      <w:ins w:id="10619" w:author="Caree2" w:date="2017-04-02T06:55:00Z">
        <w:r w:rsidRPr="00880017">
          <w:rPr>
            <w:color w:val="008080"/>
            <w:rPrChange w:id="10620" w:author="Caree2" w:date="2017-04-02T07:56:00Z">
              <w:rPr/>
            </w:rPrChange>
          </w:rPr>
          <w:tab/>
        </w:r>
        <w:r w:rsidRPr="00880017">
          <w:rPr>
            <w:color w:val="008080"/>
            <w:rPrChange w:id="10621" w:author="Caree2" w:date="2017-04-02T07:56:00Z">
              <w:rPr/>
            </w:rPrChange>
          </w:rPr>
          <w:tab/>
          <w:t>this.numElectronos = numElectronos;</w:t>
        </w:r>
      </w:ins>
    </w:p>
    <w:p w:rsidR="00A95532" w:rsidRPr="00880017" w:rsidRDefault="00A95532" w:rsidP="00BF637C">
      <w:pPr>
        <w:rPr>
          <w:ins w:id="10622" w:author="Caree2" w:date="2017-04-02T06:55:00Z"/>
          <w:color w:val="008080"/>
          <w:rPrChange w:id="10623" w:author="Caree2" w:date="2017-04-02T07:56:00Z">
            <w:rPr>
              <w:ins w:id="10624" w:author="Caree2" w:date="2017-04-02T06:55:00Z"/>
            </w:rPr>
          </w:rPrChange>
        </w:rPr>
        <w:pPrChange w:id="10625" w:author="Caree2" w:date="2017-04-02T07:15:00Z">
          <w:pPr>
            <w:autoSpaceDE w:val="0"/>
            <w:autoSpaceDN w:val="0"/>
            <w:adjustRightInd w:val="0"/>
          </w:pPr>
        </w:pPrChange>
      </w:pPr>
      <w:ins w:id="10626" w:author="Caree2" w:date="2017-04-02T06:55:00Z">
        <w:r w:rsidRPr="00880017">
          <w:rPr>
            <w:color w:val="008080"/>
            <w:rPrChange w:id="10627" w:author="Caree2" w:date="2017-04-02T07:56:00Z">
              <w:rPr/>
            </w:rPrChange>
          </w:rPr>
          <w:tab/>
        </w:r>
        <w:r w:rsidRPr="00880017">
          <w:rPr>
            <w:color w:val="008080"/>
            <w:rPrChange w:id="10628" w:author="Caree2" w:date="2017-04-02T07:56:00Z">
              <w:rPr/>
            </w:rPrChange>
          </w:rPr>
          <w:tab/>
          <w:t>this.numProtons = numProtons;</w:t>
        </w:r>
      </w:ins>
    </w:p>
    <w:p w:rsidR="00A95532" w:rsidRPr="00880017" w:rsidRDefault="00A95532" w:rsidP="00BF637C">
      <w:pPr>
        <w:rPr>
          <w:ins w:id="10629" w:author="Caree2" w:date="2017-04-02T06:55:00Z"/>
          <w:color w:val="008080"/>
          <w:rPrChange w:id="10630" w:author="Caree2" w:date="2017-04-02T07:56:00Z">
            <w:rPr>
              <w:ins w:id="10631" w:author="Caree2" w:date="2017-04-02T06:55:00Z"/>
            </w:rPr>
          </w:rPrChange>
        </w:rPr>
        <w:pPrChange w:id="10632" w:author="Caree2" w:date="2017-04-02T07:15:00Z">
          <w:pPr>
            <w:autoSpaceDE w:val="0"/>
            <w:autoSpaceDN w:val="0"/>
            <w:adjustRightInd w:val="0"/>
          </w:pPr>
        </w:pPrChange>
      </w:pPr>
      <w:ins w:id="10633" w:author="Caree2" w:date="2017-04-02T06:55:00Z">
        <w:r w:rsidRPr="00880017">
          <w:rPr>
            <w:color w:val="008080"/>
            <w:rPrChange w:id="10634" w:author="Caree2" w:date="2017-04-02T07:56:00Z">
              <w:rPr/>
            </w:rPrChange>
          </w:rPr>
          <w:tab/>
        </w:r>
        <w:r w:rsidRPr="00880017">
          <w:rPr>
            <w:color w:val="008080"/>
            <w:rPrChange w:id="10635" w:author="Caree2" w:date="2017-04-02T07:56:00Z">
              <w:rPr/>
            </w:rPrChange>
          </w:rPr>
          <w:tab/>
          <w:t>this.numNetrons = numNetrons;</w:t>
        </w:r>
      </w:ins>
    </w:p>
    <w:p w:rsidR="00A95532" w:rsidRPr="00880017" w:rsidRDefault="00A95532" w:rsidP="00BF637C">
      <w:pPr>
        <w:rPr>
          <w:ins w:id="10636" w:author="Caree2" w:date="2017-04-02T06:55:00Z"/>
          <w:color w:val="008080"/>
          <w:rPrChange w:id="10637" w:author="Caree2" w:date="2017-04-02T07:56:00Z">
            <w:rPr>
              <w:ins w:id="10638" w:author="Caree2" w:date="2017-04-02T06:55:00Z"/>
            </w:rPr>
          </w:rPrChange>
        </w:rPr>
        <w:pPrChange w:id="10639" w:author="Caree2" w:date="2017-04-02T07:15:00Z">
          <w:pPr>
            <w:autoSpaceDE w:val="0"/>
            <w:autoSpaceDN w:val="0"/>
            <w:adjustRightInd w:val="0"/>
          </w:pPr>
        </w:pPrChange>
      </w:pPr>
      <w:ins w:id="10640" w:author="Caree2" w:date="2017-04-02T06:55:00Z">
        <w:r w:rsidRPr="00880017">
          <w:rPr>
            <w:color w:val="008080"/>
            <w:rPrChange w:id="10641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642" w:author="Caree2" w:date="2017-04-02T06:55:00Z"/>
          <w:color w:val="008080"/>
          <w:rPrChange w:id="10643" w:author="Caree2" w:date="2017-04-02T07:56:00Z">
            <w:rPr>
              <w:ins w:id="10644" w:author="Caree2" w:date="2017-04-02T06:55:00Z"/>
            </w:rPr>
          </w:rPrChange>
        </w:rPr>
        <w:pPrChange w:id="10645" w:author="Caree2" w:date="2017-04-02T07:15:00Z">
          <w:pPr>
            <w:autoSpaceDE w:val="0"/>
            <w:autoSpaceDN w:val="0"/>
            <w:adjustRightInd w:val="0"/>
          </w:pPr>
        </w:pPrChange>
      </w:pPr>
    </w:p>
    <w:p w:rsidR="00A95532" w:rsidRPr="00880017" w:rsidRDefault="00A95532" w:rsidP="00BF637C">
      <w:pPr>
        <w:rPr>
          <w:ins w:id="10646" w:author="Caree2" w:date="2017-04-02T06:55:00Z"/>
          <w:color w:val="008080"/>
          <w:rPrChange w:id="10647" w:author="Caree2" w:date="2017-04-02T07:56:00Z">
            <w:rPr>
              <w:ins w:id="10648" w:author="Caree2" w:date="2017-04-02T06:55:00Z"/>
            </w:rPr>
          </w:rPrChange>
        </w:rPr>
        <w:pPrChange w:id="10649" w:author="Caree2" w:date="2017-04-02T07:15:00Z">
          <w:pPr>
            <w:autoSpaceDE w:val="0"/>
            <w:autoSpaceDN w:val="0"/>
            <w:adjustRightInd w:val="0"/>
          </w:pPr>
        </w:pPrChange>
      </w:pPr>
      <w:ins w:id="10650" w:author="Caree2" w:date="2017-04-02T06:55:00Z">
        <w:r w:rsidRPr="00880017">
          <w:rPr>
            <w:color w:val="008080"/>
            <w:rPrChange w:id="10651" w:author="Caree2" w:date="2017-04-02T07:56:00Z">
              <w:rPr/>
            </w:rPrChange>
          </w:rPr>
          <w:tab/>
          <w:t>public int getNumElectronos() {</w:t>
        </w:r>
      </w:ins>
    </w:p>
    <w:p w:rsidR="00A95532" w:rsidRPr="00880017" w:rsidRDefault="00A95532" w:rsidP="00BF637C">
      <w:pPr>
        <w:rPr>
          <w:ins w:id="10652" w:author="Caree2" w:date="2017-04-02T06:55:00Z"/>
          <w:color w:val="008080"/>
          <w:rPrChange w:id="10653" w:author="Caree2" w:date="2017-04-02T07:56:00Z">
            <w:rPr>
              <w:ins w:id="10654" w:author="Caree2" w:date="2017-04-02T06:55:00Z"/>
            </w:rPr>
          </w:rPrChange>
        </w:rPr>
        <w:pPrChange w:id="10655" w:author="Caree2" w:date="2017-04-02T07:15:00Z">
          <w:pPr>
            <w:autoSpaceDE w:val="0"/>
            <w:autoSpaceDN w:val="0"/>
            <w:adjustRightInd w:val="0"/>
          </w:pPr>
        </w:pPrChange>
      </w:pPr>
      <w:ins w:id="10656" w:author="Caree2" w:date="2017-04-02T06:55:00Z">
        <w:r w:rsidRPr="00880017">
          <w:rPr>
            <w:color w:val="008080"/>
            <w:rPrChange w:id="10657" w:author="Caree2" w:date="2017-04-02T07:56:00Z">
              <w:rPr/>
            </w:rPrChange>
          </w:rPr>
          <w:tab/>
        </w:r>
        <w:r w:rsidRPr="00880017">
          <w:rPr>
            <w:color w:val="008080"/>
            <w:rPrChange w:id="10658" w:author="Caree2" w:date="2017-04-02T07:56:00Z">
              <w:rPr/>
            </w:rPrChange>
          </w:rPr>
          <w:tab/>
          <w:t>return numElectronos;</w:t>
        </w:r>
      </w:ins>
    </w:p>
    <w:p w:rsidR="00A95532" w:rsidRPr="00880017" w:rsidRDefault="00A95532" w:rsidP="00BF637C">
      <w:pPr>
        <w:rPr>
          <w:ins w:id="10659" w:author="Caree2" w:date="2017-04-02T06:55:00Z"/>
          <w:color w:val="008080"/>
          <w:rPrChange w:id="10660" w:author="Caree2" w:date="2017-04-02T07:56:00Z">
            <w:rPr>
              <w:ins w:id="10661" w:author="Caree2" w:date="2017-04-02T06:55:00Z"/>
            </w:rPr>
          </w:rPrChange>
        </w:rPr>
        <w:pPrChange w:id="10662" w:author="Caree2" w:date="2017-04-02T07:15:00Z">
          <w:pPr>
            <w:autoSpaceDE w:val="0"/>
            <w:autoSpaceDN w:val="0"/>
            <w:adjustRightInd w:val="0"/>
          </w:pPr>
        </w:pPrChange>
      </w:pPr>
      <w:ins w:id="10663" w:author="Caree2" w:date="2017-04-02T06:55:00Z">
        <w:r w:rsidRPr="00880017">
          <w:rPr>
            <w:color w:val="008080"/>
            <w:rPrChange w:id="10664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665" w:author="Caree2" w:date="2017-04-02T06:55:00Z"/>
          <w:color w:val="008080"/>
          <w:rPrChange w:id="10666" w:author="Caree2" w:date="2017-04-02T07:56:00Z">
            <w:rPr>
              <w:ins w:id="10667" w:author="Caree2" w:date="2017-04-02T06:55:00Z"/>
            </w:rPr>
          </w:rPrChange>
        </w:rPr>
        <w:pPrChange w:id="10668" w:author="Caree2" w:date="2017-04-02T07:15:00Z">
          <w:pPr>
            <w:autoSpaceDE w:val="0"/>
            <w:autoSpaceDN w:val="0"/>
            <w:adjustRightInd w:val="0"/>
          </w:pPr>
        </w:pPrChange>
      </w:pPr>
    </w:p>
    <w:p w:rsidR="00A95532" w:rsidRPr="00880017" w:rsidRDefault="00A95532" w:rsidP="00BF637C">
      <w:pPr>
        <w:rPr>
          <w:ins w:id="10669" w:author="Caree2" w:date="2017-04-02T06:55:00Z"/>
          <w:color w:val="008080"/>
          <w:rPrChange w:id="10670" w:author="Caree2" w:date="2017-04-02T07:56:00Z">
            <w:rPr>
              <w:ins w:id="10671" w:author="Caree2" w:date="2017-04-02T06:55:00Z"/>
            </w:rPr>
          </w:rPrChange>
        </w:rPr>
        <w:pPrChange w:id="10672" w:author="Caree2" w:date="2017-04-02T07:15:00Z">
          <w:pPr>
            <w:autoSpaceDE w:val="0"/>
            <w:autoSpaceDN w:val="0"/>
            <w:adjustRightInd w:val="0"/>
          </w:pPr>
        </w:pPrChange>
      </w:pPr>
      <w:ins w:id="10673" w:author="Caree2" w:date="2017-04-02T06:55:00Z">
        <w:r w:rsidRPr="00880017">
          <w:rPr>
            <w:color w:val="008080"/>
            <w:rPrChange w:id="10674" w:author="Caree2" w:date="2017-04-02T07:56:00Z">
              <w:rPr/>
            </w:rPrChange>
          </w:rPr>
          <w:tab/>
          <w:t>public void setNumElectronos(int numElectronos) {</w:t>
        </w:r>
      </w:ins>
    </w:p>
    <w:p w:rsidR="00A95532" w:rsidRPr="00880017" w:rsidRDefault="00A95532" w:rsidP="00BF637C">
      <w:pPr>
        <w:rPr>
          <w:ins w:id="10675" w:author="Caree2" w:date="2017-04-02T06:55:00Z"/>
          <w:color w:val="008080"/>
          <w:rPrChange w:id="10676" w:author="Caree2" w:date="2017-04-02T07:56:00Z">
            <w:rPr>
              <w:ins w:id="10677" w:author="Caree2" w:date="2017-04-02T06:55:00Z"/>
            </w:rPr>
          </w:rPrChange>
        </w:rPr>
        <w:pPrChange w:id="10678" w:author="Caree2" w:date="2017-04-02T07:15:00Z">
          <w:pPr>
            <w:autoSpaceDE w:val="0"/>
            <w:autoSpaceDN w:val="0"/>
            <w:adjustRightInd w:val="0"/>
          </w:pPr>
        </w:pPrChange>
      </w:pPr>
      <w:ins w:id="10679" w:author="Caree2" w:date="2017-04-02T06:55:00Z">
        <w:r w:rsidRPr="00880017">
          <w:rPr>
            <w:color w:val="008080"/>
            <w:rPrChange w:id="10680" w:author="Caree2" w:date="2017-04-02T07:56:00Z">
              <w:rPr/>
            </w:rPrChange>
          </w:rPr>
          <w:tab/>
        </w:r>
        <w:r w:rsidRPr="00880017">
          <w:rPr>
            <w:color w:val="008080"/>
            <w:rPrChange w:id="10681" w:author="Caree2" w:date="2017-04-02T07:56:00Z">
              <w:rPr/>
            </w:rPrChange>
          </w:rPr>
          <w:tab/>
          <w:t>this.numElectronos = numElectronos;</w:t>
        </w:r>
      </w:ins>
    </w:p>
    <w:p w:rsidR="00A95532" w:rsidRPr="00880017" w:rsidRDefault="00A95532" w:rsidP="00BF637C">
      <w:pPr>
        <w:rPr>
          <w:ins w:id="10682" w:author="Caree2" w:date="2017-04-02T06:55:00Z"/>
          <w:color w:val="008080"/>
          <w:rPrChange w:id="10683" w:author="Caree2" w:date="2017-04-02T07:56:00Z">
            <w:rPr>
              <w:ins w:id="10684" w:author="Caree2" w:date="2017-04-02T06:55:00Z"/>
            </w:rPr>
          </w:rPrChange>
        </w:rPr>
        <w:pPrChange w:id="10685" w:author="Caree2" w:date="2017-04-02T07:15:00Z">
          <w:pPr>
            <w:autoSpaceDE w:val="0"/>
            <w:autoSpaceDN w:val="0"/>
            <w:adjustRightInd w:val="0"/>
          </w:pPr>
        </w:pPrChange>
      </w:pPr>
      <w:ins w:id="10686" w:author="Caree2" w:date="2017-04-02T06:55:00Z">
        <w:r w:rsidRPr="00880017">
          <w:rPr>
            <w:color w:val="008080"/>
            <w:rPrChange w:id="10687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688" w:author="Caree2" w:date="2017-04-02T06:55:00Z"/>
          <w:color w:val="008080"/>
          <w:rPrChange w:id="10689" w:author="Caree2" w:date="2017-04-02T07:56:00Z">
            <w:rPr>
              <w:ins w:id="10690" w:author="Caree2" w:date="2017-04-02T06:55:00Z"/>
            </w:rPr>
          </w:rPrChange>
        </w:rPr>
        <w:pPrChange w:id="10691" w:author="Caree2" w:date="2017-04-02T07:15:00Z">
          <w:pPr>
            <w:autoSpaceDE w:val="0"/>
            <w:autoSpaceDN w:val="0"/>
            <w:adjustRightInd w:val="0"/>
          </w:pPr>
        </w:pPrChange>
      </w:pPr>
    </w:p>
    <w:p w:rsidR="00A95532" w:rsidRPr="00880017" w:rsidRDefault="00A95532" w:rsidP="00BF637C">
      <w:pPr>
        <w:rPr>
          <w:ins w:id="10692" w:author="Caree2" w:date="2017-04-02T06:55:00Z"/>
          <w:color w:val="008080"/>
          <w:rPrChange w:id="10693" w:author="Caree2" w:date="2017-04-02T07:56:00Z">
            <w:rPr>
              <w:ins w:id="10694" w:author="Caree2" w:date="2017-04-02T06:55:00Z"/>
            </w:rPr>
          </w:rPrChange>
        </w:rPr>
        <w:pPrChange w:id="10695" w:author="Caree2" w:date="2017-04-02T07:15:00Z">
          <w:pPr>
            <w:autoSpaceDE w:val="0"/>
            <w:autoSpaceDN w:val="0"/>
            <w:adjustRightInd w:val="0"/>
          </w:pPr>
        </w:pPrChange>
      </w:pPr>
      <w:ins w:id="10696" w:author="Caree2" w:date="2017-04-02T06:55:00Z">
        <w:r w:rsidRPr="00880017">
          <w:rPr>
            <w:color w:val="008080"/>
            <w:rPrChange w:id="10697" w:author="Caree2" w:date="2017-04-02T07:56:00Z">
              <w:rPr/>
            </w:rPrChange>
          </w:rPr>
          <w:tab/>
          <w:t>public int getNumProtons() {</w:t>
        </w:r>
      </w:ins>
    </w:p>
    <w:p w:rsidR="00A95532" w:rsidRPr="00880017" w:rsidRDefault="00A95532" w:rsidP="00BF637C">
      <w:pPr>
        <w:rPr>
          <w:ins w:id="10698" w:author="Caree2" w:date="2017-04-02T06:55:00Z"/>
          <w:color w:val="008080"/>
          <w:rPrChange w:id="10699" w:author="Caree2" w:date="2017-04-02T07:56:00Z">
            <w:rPr>
              <w:ins w:id="10700" w:author="Caree2" w:date="2017-04-02T06:55:00Z"/>
            </w:rPr>
          </w:rPrChange>
        </w:rPr>
        <w:pPrChange w:id="10701" w:author="Caree2" w:date="2017-04-02T07:15:00Z">
          <w:pPr>
            <w:autoSpaceDE w:val="0"/>
            <w:autoSpaceDN w:val="0"/>
            <w:adjustRightInd w:val="0"/>
          </w:pPr>
        </w:pPrChange>
      </w:pPr>
      <w:ins w:id="10702" w:author="Caree2" w:date="2017-04-02T06:55:00Z">
        <w:r w:rsidRPr="00880017">
          <w:rPr>
            <w:color w:val="008080"/>
            <w:rPrChange w:id="10703" w:author="Caree2" w:date="2017-04-02T07:56:00Z">
              <w:rPr/>
            </w:rPrChange>
          </w:rPr>
          <w:tab/>
        </w:r>
        <w:r w:rsidRPr="00880017">
          <w:rPr>
            <w:color w:val="008080"/>
            <w:rPrChange w:id="10704" w:author="Caree2" w:date="2017-04-02T07:56:00Z">
              <w:rPr/>
            </w:rPrChange>
          </w:rPr>
          <w:tab/>
          <w:t>return numProtons;</w:t>
        </w:r>
      </w:ins>
    </w:p>
    <w:p w:rsidR="00A95532" w:rsidRPr="00880017" w:rsidRDefault="00A95532" w:rsidP="00BF637C">
      <w:pPr>
        <w:rPr>
          <w:ins w:id="10705" w:author="Caree2" w:date="2017-04-02T06:55:00Z"/>
          <w:color w:val="008080"/>
          <w:rPrChange w:id="10706" w:author="Caree2" w:date="2017-04-02T07:56:00Z">
            <w:rPr>
              <w:ins w:id="10707" w:author="Caree2" w:date="2017-04-02T06:55:00Z"/>
            </w:rPr>
          </w:rPrChange>
        </w:rPr>
        <w:pPrChange w:id="10708" w:author="Caree2" w:date="2017-04-02T07:15:00Z">
          <w:pPr>
            <w:autoSpaceDE w:val="0"/>
            <w:autoSpaceDN w:val="0"/>
            <w:adjustRightInd w:val="0"/>
          </w:pPr>
        </w:pPrChange>
      </w:pPr>
      <w:ins w:id="10709" w:author="Caree2" w:date="2017-04-02T06:55:00Z">
        <w:r w:rsidRPr="00880017">
          <w:rPr>
            <w:color w:val="008080"/>
            <w:rPrChange w:id="10710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711" w:author="Caree2" w:date="2017-04-02T06:55:00Z"/>
          <w:color w:val="008080"/>
          <w:rPrChange w:id="10712" w:author="Caree2" w:date="2017-04-02T07:56:00Z">
            <w:rPr>
              <w:ins w:id="10713" w:author="Caree2" w:date="2017-04-02T06:55:00Z"/>
            </w:rPr>
          </w:rPrChange>
        </w:rPr>
        <w:pPrChange w:id="10714" w:author="Caree2" w:date="2017-04-02T07:15:00Z">
          <w:pPr>
            <w:autoSpaceDE w:val="0"/>
            <w:autoSpaceDN w:val="0"/>
            <w:adjustRightInd w:val="0"/>
          </w:pPr>
        </w:pPrChange>
      </w:pPr>
    </w:p>
    <w:p w:rsidR="00A95532" w:rsidRPr="00880017" w:rsidRDefault="00A95532" w:rsidP="00BF637C">
      <w:pPr>
        <w:rPr>
          <w:ins w:id="10715" w:author="Caree2" w:date="2017-04-02T06:55:00Z"/>
          <w:color w:val="008080"/>
          <w:rPrChange w:id="10716" w:author="Caree2" w:date="2017-04-02T07:56:00Z">
            <w:rPr>
              <w:ins w:id="10717" w:author="Caree2" w:date="2017-04-02T06:55:00Z"/>
            </w:rPr>
          </w:rPrChange>
        </w:rPr>
        <w:pPrChange w:id="10718" w:author="Caree2" w:date="2017-04-02T07:15:00Z">
          <w:pPr>
            <w:autoSpaceDE w:val="0"/>
            <w:autoSpaceDN w:val="0"/>
            <w:adjustRightInd w:val="0"/>
          </w:pPr>
        </w:pPrChange>
      </w:pPr>
      <w:ins w:id="10719" w:author="Caree2" w:date="2017-04-02T06:55:00Z">
        <w:r w:rsidRPr="00880017">
          <w:rPr>
            <w:color w:val="008080"/>
            <w:rPrChange w:id="10720" w:author="Caree2" w:date="2017-04-02T07:56:00Z">
              <w:rPr/>
            </w:rPrChange>
          </w:rPr>
          <w:tab/>
          <w:t>public void setNumProtons(int numProtons) {</w:t>
        </w:r>
      </w:ins>
    </w:p>
    <w:p w:rsidR="00A95532" w:rsidRPr="00880017" w:rsidRDefault="00A95532" w:rsidP="00BF637C">
      <w:pPr>
        <w:rPr>
          <w:ins w:id="10721" w:author="Caree2" w:date="2017-04-02T06:55:00Z"/>
          <w:color w:val="008080"/>
          <w:rPrChange w:id="10722" w:author="Caree2" w:date="2017-04-02T07:56:00Z">
            <w:rPr>
              <w:ins w:id="10723" w:author="Caree2" w:date="2017-04-02T06:55:00Z"/>
            </w:rPr>
          </w:rPrChange>
        </w:rPr>
        <w:pPrChange w:id="10724" w:author="Caree2" w:date="2017-04-02T07:15:00Z">
          <w:pPr>
            <w:autoSpaceDE w:val="0"/>
            <w:autoSpaceDN w:val="0"/>
            <w:adjustRightInd w:val="0"/>
          </w:pPr>
        </w:pPrChange>
      </w:pPr>
      <w:ins w:id="10725" w:author="Caree2" w:date="2017-04-02T06:55:00Z">
        <w:r w:rsidRPr="00880017">
          <w:rPr>
            <w:color w:val="008080"/>
            <w:rPrChange w:id="10726" w:author="Caree2" w:date="2017-04-02T07:56:00Z">
              <w:rPr/>
            </w:rPrChange>
          </w:rPr>
          <w:tab/>
        </w:r>
        <w:r w:rsidRPr="00880017">
          <w:rPr>
            <w:color w:val="008080"/>
            <w:rPrChange w:id="10727" w:author="Caree2" w:date="2017-04-02T07:56:00Z">
              <w:rPr/>
            </w:rPrChange>
          </w:rPr>
          <w:tab/>
          <w:t>this.numProtons = numProtons;</w:t>
        </w:r>
      </w:ins>
    </w:p>
    <w:p w:rsidR="00A95532" w:rsidRPr="00880017" w:rsidRDefault="00A95532" w:rsidP="00BF637C">
      <w:pPr>
        <w:rPr>
          <w:ins w:id="10728" w:author="Caree2" w:date="2017-04-02T06:55:00Z"/>
          <w:color w:val="008080"/>
          <w:rPrChange w:id="10729" w:author="Caree2" w:date="2017-04-02T07:56:00Z">
            <w:rPr>
              <w:ins w:id="10730" w:author="Caree2" w:date="2017-04-02T06:55:00Z"/>
            </w:rPr>
          </w:rPrChange>
        </w:rPr>
        <w:pPrChange w:id="10731" w:author="Caree2" w:date="2017-04-02T07:15:00Z">
          <w:pPr>
            <w:autoSpaceDE w:val="0"/>
            <w:autoSpaceDN w:val="0"/>
            <w:adjustRightInd w:val="0"/>
          </w:pPr>
        </w:pPrChange>
      </w:pPr>
      <w:ins w:id="10732" w:author="Caree2" w:date="2017-04-02T06:55:00Z">
        <w:r w:rsidRPr="00880017">
          <w:rPr>
            <w:color w:val="008080"/>
            <w:rPrChange w:id="10733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734" w:author="Caree2" w:date="2017-04-02T06:55:00Z"/>
          <w:color w:val="008080"/>
          <w:rPrChange w:id="10735" w:author="Caree2" w:date="2017-04-02T07:56:00Z">
            <w:rPr>
              <w:ins w:id="10736" w:author="Caree2" w:date="2017-04-02T06:55:00Z"/>
            </w:rPr>
          </w:rPrChange>
        </w:rPr>
        <w:pPrChange w:id="10737" w:author="Caree2" w:date="2017-04-02T07:15:00Z">
          <w:pPr>
            <w:autoSpaceDE w:val="0"/>
            <w:autoSpaceDN w:val="0"/>
            <w:adjustRightInd w:val="0"/>
          </w:pPr>
        </w:pPrChange>
      </w:pPr>
    </w:p>
    <w:p w:rsidR="00A95532" w:rsidRPr="00880017" w:rsidRDefault="00A95532" w:rsidP="00BF637C">
      <w:pPr>
        <w:rPr>
          <w:ins w:id="10738" w:author="Caree2" w:date="2017-04-02T06:55:00Z"/>
          <w:color w:val="008080"/>
          <w:rPrChange w:id="10739" w:author="Caree2" w:date="2017-04-02T07:56:00Z">
            <w:rPr>
              <w:ins w:id="10740" w:author="Caree2" w:date="2017-04-02T06:55:00Z"/>
            </w:rPr>
          </w:rPrChange>
        </w:rPr>
        <w:pPrChange w:id="10741" w:author="Caree2" w:date="2017-04-02T07:15:00Z">
          <w:pPr>
            <w:autoSpaceDE w:val="0"/>
            <w:autoSpaceDN w:val="0"/>
            <w:adjustRightInd w:val="0"/>
          </w:pPr>
        </w:pPrChange>
      </w:pPr>
      <w:ins w:id="10742" w:author="Caree2" w:date="2017-04-02T06:55:00Z">
        <w:r w:rsidRPr="00880017">
          <w:rPr>
            <w:color w:val="008080"/>
            <w:rPrChange w:id="10743" w:author="Caree2" w:date="2017-04-02T07:56:00Z">
              <w:rPr/>
            </w:rPrChange>
          </w:rPr>
          <w:tab/>
          <w:t>public int getNumNetrons() {</w:t>
        </w:r>
      </w:ins>
    </w:p>
    <w:p w:rsidR="00A95532" w:rsidRPr="00880017" w:rsidRDefault="00A95532" w:rsidP="00BF637C">
      <w:pPr>
        <w:rPr>
          <w:ins w:id="10744" w:author="Caree2" w:date="2017-04-02T06:55:00Z"/>
          <w:color w:val="008080"/>
          <w:rPrChange w:id="10745" w:author="Caree2" w:date="2017-04-02T07:56:00Z">
            <w:rPr>
              <w:ins w:id="10746" w:author="Caree2" w:date="2017-04-02T06:55:00Z"/>
            </w:rPr>
          </w:rPrChange>
        </w:rPr>
        <w:pPrChange w:id="10747" w:author="Caree2" w:date="2017-04-02T07:15:00Z">
          <w:pPr>
            <w:autoSpaceDE w:val="0"/>
            <w:autoSpaceDN w:val="0"/>
            <w:adjustRightInd w:val="0"/>
          </w:pPr>
        </w:pPrChange>
      </w:pPr>
      <w:ins w:id="10748" w:author="Caree2" w:date="2017-04-02T06:55:00Z">
        <w:r w:rsidRPr="00880017">
          <w:rPr>
            <w:color w:val="008080"/>
            <w:rPrChange w:id="10749" w:author="Caree2" w:date="2017-04-02T07:56:00Z">
              <w:rPr/>
            </w:rPrChange>
          </w:rPr>
          <w:tab/>
        </w:r>
        <w:r w:rsidRPr="00880017">
          <w:rPr>
            <w:color w:val="008080"/>
            <w:rPrChange w:id="10750" w:author="Caree2" w:date="2017-04-02T07:56:00Z">
              <w:rPr/>
            </w:rPrChange>
          </w:rPr>
          <w:tab/>
          <w:t>return numNetrons;</w:t>
        </w:r>
      </w:ins>
    </w:p>
    <w:p w:rsidR="00A95532" w:rsidRPr="00880017" w:rsidRDefault="00A95532" w:rsidP="00BF637C">
      <w:pPr>
        <w:rPr>
          <w:ins w:id="10751" w:author="Caree2" w:date="2017-04-02T06:55:00Z"/>
          <w:color w:val="008080"/>
          <w:rPrChange w:id="10752" w:author="Caree2" w:date="2017-04-02T07:56:00Z">
            <w:rPr>
              <w:ins w:id="10753" w:author="Caree2" w:date="2017-04-02T06:55:00Z"/>
            </w:rPr>
          </w:rPrChange>
        </w:rPr>
        <w:pPrChange w:id="10754" w:author="Caree2" w:date="2017-04-02T07:15:00Z">
          <w:pPr>
            <w:autoSpaceDE w:val="0"/>
            <w:autoSpaceDN w:val="0"/>
            <w:adjustRightInd w:val="0"/>
          </w:pPr>
        </w:pPrChange>
      </w:pPr>
      <w:ins w:id="10755" w:author="Caree2" w:date="2017-04-02T06:55:00Z">
        <w:r w:rsidRPr="00880017">
          <w:rPr>
            <w:color w:val="008080"/>
            <w:rPrChange w:id="10756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757" w:author="Caree2" w:date="2017-04-02T06:55:00Z"/>
          <w:color w:val="008080"/>
          <w:rPrChange w:id="10758" w:author="Caree2" w:date="2017-04-02T07:56:00Z">
            <w:rPr>
              <w:ins w:id="10759" w:author="Caree2" w:date="2017-04-02T06:55:00Z"/>
            </w:rPr>
          </w:rPrChange>
        </w:rPr>
        <w:pPrChange w:id="10760" w:author="Caree2" w:date="2017-04-02T07:15:00Z">
          <w:pPr>
            <w:autoSpaceDE w:val="0"/>
            <w:autoSpaceDN w:val="0"/>
            <w:adjustRightInd w:val="0"/>
          </w:pPr>
        </w:pPrChange>
      </w:pPr>
    </w:p>
    <w:p w:rsidR="00A95532" w:rsidRPr="00880017" w:rsidRDefault="00A95532" w:rsidP="00BF637C">
      <w:pPr>
        <w:rPr>
          <w:ins w:id="10761" w:author="Caree2" w:date="2017-04-02T06:55:00Z"/>
          <w:color w:val="008080"/>
          <w:rPrChange w:id="10762" w:author="Caree2" w:date="2017-04-02T07:56:00Z">
            <w:rPr>
              <w:ins w:id="10763" w:author="Caree2" w:date="2017-04-02T06:55:00Z"/>
            </w:rPr>
          </w:rPrChange>
        </w:rPr>
        <w:pPrChange w:id="10764" w:author="Caree2" w:date="2017-04-02T07:15:00Z">
          <w:pPr>
            <w:autoSpaceDE w:val="0"/>
            <w:autoSpaceDN w:val="0"/>
            <w:adjustRightInd w:val="0"/>
          </w:pPr>
        </w:pPrChange>
      </w:pPr>
      <w:ins w:id="10765" w:author="Caree2" w:date="2017-04-02T06:55:00Z">
        <w:r w:rsidRPr="00880017">
          <w:rPr>
            <w:color w:val="008080"/>
            <w:rPrChange w:id="10766" w:author="Caree2" w:date="2017-04-02T07:56:00Z">
              <w:rPr/>
            </w:rPrChange>
          </w:rPr>
          <w:tab/>
          <w:t>public void setNumNetrons(int numNetrons) {</w:t>
        </w:r>
      </w:ins>
    </w:p>
    <w:p w:rsidR="00A95532" w:rsidRPr="00880017" w:rsidRDefault="00A95532" w:rsidP="00BF637C">
      <w:pPr>
        <w:rPr>
          <w:ins w:id="10767" w:author="Caree2" w:date="2017-04-02T06:55:00Z"/>
          <w:color w:val="008080"/>
          <w:rPrChange w:id="10768" w:author="Caree2" w:date="2017-04-02T07:56:00Z">
            <w:rPr>
              <w:ins w:id="10769" w:author="Caree2" w:date="2017-04-02T06:55:00Z"/>
            </w:rPr>
          </w:rPrChange>
        </w:rPr>
        <w:pPrChange w:id="10770" w:author="Caree2" w:date="2017-04-02T07:15:00Z">
          <w:pPr>
            <w:autoSpaceDE w:val="0"/>
            <w:autoSpaceDN w:val="0"/>
            <w:adjustRightInd w:val="0"/>
          </w:pPr>
        </w:pPrChange>
      </w:pPr>
      <w:ins w:id="10771" w:author="Caree2" w:date="2017-04-02T06:55:00Z">
        <w:r w:rsidRPr="00880017">
          <w:rPr>
            <w:color w:val="008080"/>
            <w:rPrChange w:id="10772" w:author="Caree2" w:date="2017-04-02T07:56:00Z">
              <w:rPr/>
            </w:rPrChange>
          </w:rPr>
          <w:tab/>
        </w:r>
        <w:r w:rsidRPr="00880017">
          <w:rPr>
            <w:color w:val="008080"/>
            <w:rPrChange w:id="10773" w:author="Caree2" w:date="2017-04-02T07:56:00Z">
              <w:rPr/>
            </w:rPrChange>
          </w:rPr>
          <w:tab/>
          <w:t>this.numNetrons = numNetrons;</w:t>
        </w:r>
      </w:ins>
    </w:p>
    <w:p w:rsidR="00A95532" w:rsidRPr="00880017" w:rsidRDefault="00A95532" w:rsidP="00BF637C">
      <w:pPr>
        <w:rPr>
          <w:ins w:id="10774" w:author="Caree2" w:date="2017-04-02T06:55:00Z"/>
          <w:color w:val="008080"/>
          <w:rPrChange w:id="10775" w:author="Caree2" w:date="2017-04-02T07:56:00Z">
            <w:rPr>
              <w:ins w:id="10776" w:author="Caree2" w:date="2017-04-02T06:55:00Z"/>
            </w:rPr>
          </w:rPrChange>
        </w:rPr>
        <w:pPrChange w:id="10777" w:author="Caree2" w:date="2017-04-02T07:15:00Z">
          <w:pPr>
            <w:autoSpaceDE w:val="0"/>
            <w:autoSpaceDN w:val="0"/>
            <w:adjustRightInd w:val="0"/>
          </w:pPr>
        </w:pPrChange>
      </w:pPr>
      <w:ins w:id="10778" w:author="Caree2" w:date="2017-04-02T06:55:00Z">
        <w:r w:rsidRPr="00880017">
          <w:rPr>
            <w:color w:val="008080"/>
            <w:rPrChange w:id="10779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780" w:author="Caree2" w:date="2017-04-02T06:55:00Z"/>
          <w:color w:val="008080"/>
          <w:rPrChange w:id="10781" w:author="Caree2" w:date="2017-04-02T07:56:00Z">
            <w:rPr>
              <w:ins w:id="10782" w:author="Caree2" w:date="2017-04-02T06:55:00Z"/>
            </w:rPr>
          </w:rPrChange>
        </w:rPr>
        <w:pPrChange w:id="10783" w:author="Caree2" w:date="2017-04-02T07:15:00Z">
          <w:pPr>
            <w:autoSpaceDE w:val="0"/>
            <w:autoSpaceDN w:val="0"/>
            <w:adjustRightInd w:val="0"/>
          </w:pPr>
        </w:pPrChange>
      </w:pPr>
      <w:ins w:id="10784" w:author="Caree2" w:date="2017-04-02T06:55:00Z">
        <w:r w:rsidRPr="00880017">
          <w:rPr>
            <w:color w:val="008080"/>
            <w:rPrChange w:id="10785" w:author="Caree2" w:date="2017-04-02T07:56:00Z">
              <w:rPr/>
            </w:rPrChange>
          </w:rPr>
          <w:tab/>
        </w:r>
      </w:ins>
    </w:p>
    <w:p w:rsidR="00A95532" w:rsidRPr="00880017" w:rsidRDefault="00A95532" w:rsidP="00BF637C">
      <w:pPr>
        <w:rPr>
          <w:ins w:id="10786" w:author="Caree2" w:date="2017-04-02T06:55:00Z"/>
          <w:color w:val="008080"/>
          <w:rPrChange w:id="10787" w:author="Caree2" w:date="2017-04-02T07:56:00Z">
            <w:rPr>
              <w:ins w:id="10788" w:author="Caree2" w:date="2017-04-02T06:55:00Z"/>
            </w:rPr>
          </w:rPrChange>
        </w:rPr>
        <w:pPrChange w:id="10789" w:author="Caree2" w:date="2017-04-02T07:15:00Z">
          <w:pPr>
            <w:autoSpaceDE w:val="0"/>
            <w:autoSpaceDN w:val="0"/>
            <w:adjustRightInd w:val="0"/>
          </w:pPr>
        </w:pPrChange>
      </w:pPr>
      <w:ins w:id="10790" w:author="Caree2" w:date="2017-04-02T06:55:00Z">
        <w:r w:rsidRPr="00880017">
          <w:rPr>
            <w:color w:val="008080"/>
            <w:rPrChange w:id="10791" w:author="Caree2" w:date="2017-04-02T07:56:00Z">
              <w:rPr/>
            </w:rPrChange>
          </w:rPr>
          <w:tab/>
        </w:r>
      </w:ins>
    </w:p>
    <w:p w:rsidR="00A95532" w:rsidRPr="00880017" w:rsidRDefault="00A95532" w:rsidP="00BF637C">
      <w:pPr>
        <w:rPr>
          <w:ins w:id="10792" w:author="Caree2" w:date="2017-04-02T06:55:00Z"/>
          <w:color w:val="008080"/>
          <w:rPrChange w:id="10793" w:author="Caree2" w:date="2017-04-02T07:56:00Z">
            <w:rPr>
              <w:ins w:id="10794" w:author="Caree2" w:date="2017-04-02T06:55:00Z"/>
            </w:rPr>
          </w:rPrChange>
        </w:rPr>
        <w:pPrChange w:id="10795" w:author="Caree2" w:date="2017-04-02T07:15:00Z">
          <w:pPr>
            <w:autoSpaceDE w:val="0"/>
            <w:autoSpaceDN w:val="0"/>
            <w:adjustRightInd w:val="0"/>
          </w:pPr>
        </w:pPrChange>
      </w:pPr>
      <w:ins w:id="10796" w:author="Caree2" w:date="2017-04-02T06:55:00Z">
        <w:r w:rsidRPr="00880017">
          <w:rPr>
            <w:color w:val="008080"/>
            <w:rPrChange w:id="10797" w:author="Caree2" w:date="2017-04-02T07:56:00Z">
              <w:rPr/>
            </w:rPrChange>
          </w:rPr>
          <w:t>}</w:t>
        </w:r>
      </w:ins>
    </w:p>
    <w:p w:rsidR="00A95532" w:rsidRDefault="00A95532" w:rsidP="00BF637C">
      <w:pPr>
        <w:rPr>
          <w:ins w:id="10798" w:author="Caree2" w:date="2017-04-02T06:55:00Z"/>
          <w:rFonts w:ascii="Times New Roman" w:hAnsi="Times New Roman"/>
          <w:b/>
          <w:bCs/>
          <w:sz w:val="28"/>
        </w:rPr>
        <w:pPrChange w:id="10799" w:author="Caree2" w:date="2017-04-02T07:15:00Z">
          <w:pPr/>
        </w:pPrChange>
      </w:pPr>
      <w:ins w:id="10800" w:author="Caree2" w:date="2017-04-02T06:55:00Z">
        <w:r>
          <w:br w:type="page"/>
        </w:r>
      </w:ins>
    </w:p>
    <w:p w:rsidR="00893A17" w:rsidDel="00A95532" w:rsidRDefault="00893A17" w:rsidP="00BF637C">
      <w:pPr>
        <w:rPr>
          <w:del w:id="10801" w:author="Caree2" w:date="2017-04-02T06:55:00Z"/>
        </w:rPr>
        <w:pPrChange w:id="10802" w:author="Caree2" w:date="2017-04-02T07:15:00Z">
          <w:pPr>
            <w:pStyle w:val="StyleHeading114ptBoldUnderlineLeft"/>
          </w:pPr>
        </w:pPrChange>
      </w:pPr>
    </w:p>
    <w:p w:rsidR="00CE772D" w:rsidRDefault="00CE772D" w:rsidP="00BF637C">
      <w:pPr>
        <w:pPrChange w:id="10803" w:author="Caree2" w:date="2017-04-02T07:15:00Z">
          <w:pPr>
            <w:pStyle w:val="StyleHeading114ptBoldUnderlineLeft"/>
          </w:pPr>
        </w:pPrChange>
      </w:pPr>
    </w:p>
    <w:p w:rsidR="00CE772D" w:rsidDel="00A95532" w:rsidRDefault="00CE772D" w:rsidP="001409E7">
      <w:pPr>
        <w:rPr>
          <w:del w:id="10804" w:author="Caree2" w:date="2017-04-02T06:55:00Z"/>
        </w:rPr>
      </w:pPr>
      <w:del w:id="10805" w:author="Caree2" w:date="2017-04-02T06:55:00Z">
        <w:r w:rsidDel="00A95532">
          <w:rPr>
            <w:noProof/>
          </w:rPr>
          <w:drawing>
            <wp:inline distT="0" distB="0" distL="0" distR="0" wp14:anchorId="795174BB" wp14:editId="44F81FE9">
              <wp:extent cx="5943600" cy="771525"/>
              <wp:effectExtent l="0" t="0" r="0" b="9525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E772D" w:rsidRDefault="00CE772D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E772D" w:rsidRDefault="00CE772D" w:rsidP="00CE772D">
      <w:pPr>
        <w:pStyle w:val="StyleHeading114ptBoldUnderlineLeft"/>
        <w:rPr>
          <w:ins w:id="10806" w:author="Caree2" w:date="2017-04-02T06:56:00Z"/>
        </w:rPr>
      </w:pPr>
      <w:bookmarkStart w:id="10807" w:name="_Toc478888074"/>
      <w:r w:rsidRPr="00EA03DE">
        <w:t>1.</w:t>
      </w:r>
      <w:del w:id="10808" w:author="Caree2" w:date="2017-04-02T07:31:00Z">
        <w:r w:rsidDel="00E047DB">
          <w:delText>1</w:delText>
        </w:r>
        <w:r w:rsidR="000509B4" w:rsidDel="00E047DB">
          <w:delText>9</w:delText>
        </w:r>
        <w:r w:rsidRPr="00EA03DE" w:rsidDel="00E047DB">
          <w:delText xml:space="preserve"> </w:delText>
        </w:r>
      </w:del>
      <w:ins w:id="10809" w:author="Caree2" w:date="2017-04-02T07:48:00Z">
        <w:r w:rsidR="00C547DB">
          <w:t>32</w:t>
        </w:r>
      </w:ins>
      <w:ins w:id="10810" w:author="Caree2" w:date="2017-04-02T07:31:00Z">
        <w:r w:rsidR="00E047DB" w:rsidRPr="00EA03DE">
          <w:t xml:space="preserve"> </w:t>
        </w:r>
      </w:ins>
      <w:r>
        <w:t>–</w:t>
      </w:r>
      <w:ins w:id="10811" w:author="Caree2" w:date="2017-04-02T07:17:00Z">
        <w:r w:rsidR="00BF637C" w:rsidRPr="00BF637C">
          <w:t xml:space="preserve"> </w:t>
        </w:r>
        <w:r w:rsidR="00BF637C">
          <w:t>Create the OxygenMolecule class in the package Fourth</w:t>
        </w:r>
      </w:ins>
      <w:bookmarkEnd w:id="10807"/>
      <w:del w:id="10812" w:author="Caree2" w:date="2017-04-02T07:17:00Z">
        <w:r w:rsidDel="00BF637C">
          <w:delText xml:space="preserve">Run the first instance </w:delText>
        </w:r>
      </w:del>
    </w:p>
    <w:p w:rsidR="00A95532" w:rsidRDefault="00A95532" w:rsidP="00CE772D">
      <w:pPr>
        <w:pStyle w:val="StyleHeading114ptBoldUnderlineLeft"/>
        <w:rPr>
          <w:ins w:id="10813" w:author="Caree2" w:date="2017-04-02T06:56:00Z"/>
        </w:rPr>
      </w:pPr>
    </w:p>
    <w:p w:rsidR="00A95532" w:rsidRPr="00880017" w:rsidRDefault="00A95532" w:rsidP="00BF637C">
      <w:pPr>
        <w:rPr>
          <w:ins w:id="10814" w:author="Caree2" w:date="2017-04-02T06:56:00Z"/>
          <w:color w:val="008080"/>
          <w:rPrChange w:id="10815" w:author="Caree2" w:date="2017-04-02T07:56:00Z">
            <w:rPr>
              <w:ins w:id="10816" w:author="Caree2" w:date="2017-04-02T06:56:00Z"/>
            </w:rPr>
          </w:rPrChange>
        </w:rPr>
        <w:pPrChange w:id="10817" w:author="Caree2" w:date="2017-04-02T07:17:00Z">
          <w:pPr>
            <w:pStyle w:val="StyleHeading114ptBoldUnderlineLeft"/>
          </w:pPr>
        </w:pPrChange>
      </w:pPr>
      <w:ins w:id="10818" w:author="Caree2" w:date="2017-04-02T06:56:00Z">
        <w:r w:rsidRPr="00880017">
          <w:rPr>
            <w:color w:val="008080"/>
            <w:rPrChange w:id="10819" w:author="Caree2" w:date="2017-04-02T07:56:00Z">
              <w:rPr/>
            </w:rPrChange>
          </w:rPr>
          <w:t>package com.rollingstone.springframework.basic.ioc.real.life.examples.fourth;</w:t>
        </w:r>
      </w:ins>
    </w:p>
    <w:p w:rsidR="00A95532" w:rsidRPr="00880017" w:rsidRDefault="00A95532" w:rsidP="00BF637C">
      <w:pPr>
        <w:rPr>
          <w:ins w:id="10820" w:author="Caree2" w:date="2017-04-02T06:56:00Z"/>
          <w:color w:val="008080"/>
          <w:rPrChange w:id="10821" w:author="Caree2" w:date="2017-04-02T07:56:00Z">
            <w:rPr>
              <w:ins w:id="10822" w:author="Caree2" w:date="2017-04-02T06:56:00Z"/>
            </w:rPr>
          </w:rPrChange>
        </w:rPr>
        <w:pPrChange w:id="10823" w:author="Caree2" w:date="2017-04-02T07:17:00Z">
          <w:pPr>
            <w:pStyle w:val="StyleHeading114ptBoldUnderlineLeft"/>
          </w:pPr>
        </w:pPrChange>
      </w:pPr>
    </w:p>
    <w:p w:rsidR="00A95532" w:rsidRPr="00880017" w:rsidRDefault="00A95532" w:rsidP="00BF637C">
      <w:pPr>
        <w:rPr>
          <w:ins w:id="10824" w:author="Caree2" w:date="2017-04-02T06:56:00Z"/>
          <w:color w:val="008080"/>
          <w:rPrChange w:id="10825" w:author="Caree2" w:date="2017-04-02T07:56:00Z">
            <w:rPr>
              <w:ins w:id="10826" w:author="Caree2" w:date="2017-04-02T06:56:00Z"/>
            </w:rPr>
          </w:rPrChange>
        </w:rPr>
        <w:pPrChange w:id="10827" w:author="Caree2" w:date="2017-04-02T07:17:00Z">
          <w:pPr>
            <w:pStyle w:val="StyleHeading114ptBoldUnderlineLeft"/>
          </w:pPr>
        </w:pPrChange>
      </w:pPr>
      <w:ins w:id="10828" w:author="Caree2" w:date="2017-04-02T06:56:00Z">
        <w:r w:rsidRPr="00880017">
          <w:rPr>
            <w:color w:val="008080"/>
            <w:rPrChange w:id="10829" w:author="Caree2" w:date="2017-04-02T07:56:00Z">
              <w:rPr/>
            </w:rPrChange>
          </w:rPr>
          <w:t>import java.util.ArrayList;</w:t>
        </w:r>
      </w:ins>
    </w:p>
    <w:p w:rsidR="00A95532" w:rsidRPr="00880017" w:rsidRDefault="00A95532" w:rsidP="00BF637C">
      <w:pPr>
        <w:rPr>
          <w:ins w:id="10830" w:author="Caree2" w:date="2017-04-02T06:56:00Z"/>
          <w:color w:val="008080"/>
          <w:rPrChange w:id="10831" w:author="Caree2" w:date="2017-04-02T07:56:00Z">
            <w:rPr>
              <w:ins w:id="10832" w:author="Caree2" w:date="2017-04-02T06:56:00Z"/>
            </w:rPr>
          </w:rPrChange>
        </w:rPr>
        <w:pPrChange w:id="10833" w:author="Caree2" w:date="2017-04-02T07:17:00Z">
          <w:pPr>
            <w:pStyle w:val="StyleHeading114ptBoldUnderlineLeft"/>
          </w:pPr>
        </w:pPrChange>
      </w:pPr>
      <w:ins w:id="10834" w:author="Caree2" w:date="2017-04-02T06:56:00Z">
        <w:r w:rsidRPr="00880017">
          <w:rPr>
            <w:color w:val="008080"/>
            <w:rPrChange w:id="10835" w:author="Caree2" w:date="2017-04-02T07:56:00Z">
              <w:rPr/>
            </w:rPrChange>
          </w:rPr>
          <w:t>import java.util.List;</w:t>
        </w:r>
      </w:ins>
    </w:p>
    <w:p w:rsidR="00A95532" w:rsidRPr="00880017" w:rsidRDefault="00A95532" w:rsidP="00BF637C">
      <w:pPr>
        <w:rPr>
          <w:ins w:id="10836" w:author="Caree2" w:date="2017-04-02T06:56:00Z"/>
          <w:color w:val="008080"/>
          <w:rPrChange w:id="10837" w:author="Caree2" w:date="2017-04-02T07:56:00Z">
            <w:rPr>
              <w:ins w:id="10838" w:author="Caree2" w:date="2017-04-02T06:56:00Z"/>
            </w:rPr>
          </w:rPrChange>
        </w:rPr>
        <w:pPrChange w:id="10839" w:author="Caree2" w:date="2017-04-02T07:17:00Z">
          <w:pPr>
            <w:pStyle w:val="StyleHeading114ptBoldUnderlineLeft"/>
          </w:pPr>
        </w:pPrChange>
      </w:pPr>
    </w:p>
    <w:p w:rsidR="00A95532" w:rsidRPr="00880017" w:rsidRDefault="00A95532" w:rsidP="00BF637C">
      <w:pPr>
        <w:rPr>
          <w:ins w:id="10840" w:author="Caree2" w:date="2017-04-02T06:56:00Z"/>
          <w:color w:val="008080"/>
          <w:rPrChange w:id="10841" w:author="Caree2" w:date="2017-04-02T07:56:00Z">
            <w:rPr>
              <w:ins w:id="10842" w:author="Caree2" w:date="2017-04-02T06:56:00Z"/>
            </w:rPr>
          </w:rPrChange>
        </w:rPr>
        <w:pPrChange w:id="10843" w:author="Caree2" w:date="2017-04-02T07:17:00Z">
          <w:pPr>
            <w:pStyle w:val="StyleHeading114ptBoldUnderlineLeft"/>
          </w:pPr>
        </w:pPrChange>
      </w:pPr>
      <w:ins w:id="10844" w:author="Caree2" w:date="2017-04-02T06:56:00Z">
        <w:r w:rsidRPr="00880017">
          <w:rPr>
            <w:color w:val="008080"/>
            <w:rPrChange w:id="10845" w:author="Caree2" w:date="2017-04-02T07:56:00Z">
              <w:rPr/>
            </w:rPrChange>
          </w:rPr>
          <w:t>public class OxygenMolecule {</w:t>
        </w:r>
      </w:ins>
    </w:p>
    <w:p w:rsidR="00A95532" w:rsidRPr="00880017" w:rsidRDefault="00A95532" w:rsidP="00BF637C">
      <w:pPr>
        <w:rPr>
          <w:ins w:id="10846" w:author="Caree2" w:date="2017-04-02T06:56:00Z"/>
          <w:color w:val="008080"/>
          <w:rPrChange w:id="10847" w:author="Caree2" w:date="2017-04-02T07:56:00Z">
            <w:rPr>
              <w:ins w:id="10848" w:author="Caree2" w:date="2017-04-02T06:56:00Z"/>
            </w:rPr>
          </w:rPrChange>
        </w:rPr>
        <w:pPrChange w:id="10849" w:author="Caree2" w:date="2017-04-02T07:17:00Z">
          <w:pPr>
            <w:pStyle w:val="StyleHeading114ptBoldUnderlineLeft"/>
          </w:pPr>
        </w:pPrChange>
      </w:pPr>
    </w:p>
    <w:p w:rsidR="00A95532" w:rsidRPr="00880017" w:rsidRDefault="00A95532" w:rsidP="00BF637C">
      <w:pPr>
        <w:rPr>
          <w:ins w:id="10850" w:author="Caree2" w:date="2017-04-02T06:56:00Z"/>
          <w:color w:val="008080"/>
          <w:rPrChange w:id="10851" w:author="Caree2" w:date="2017-04-02T07:56:00Z">
            <w:rPr>
              <w:ins w:id="10852" w:author="Caree2" w:date="2017-04-02T06:56:00Z"/>
            </w:rPr>
          </w:rPrChange>
        </w:rPr>
        <w:pPrChange w:id="10853" w:author="Caree2" w:date="2017-04-02T07:17:00Z">
          <w:pPr>
            <w:pStyle w:val="StyleHeading114ptBoldUnderlineLeft"/>
          </w:pPr>
        </w:pPrChange>
      </w:pPr>
      <w:ins w:id="10854" w:author="Caree2" w:date="2017-04-02T06:56:00Z">
        <w:r w:rsidRPr="00880017">
          <w:rPr>
            <w:color w:val="008080"/>
            <w:rPrChange w:id="10855" w:author="Caree2" w:date="2017-04-02T07:56:00Z">
              <w:rPr/>
            </w:rPrChange>
          </w:rPr>
          <w:tab/>
          <w:t>private List&lt;OxygenAtom&gt; atoms = new ArrayList&lt;OxygenAtom&gt;();</w:t>
        </w:r>
      </w:ins>
    </w:p>
    <w:p w:rsidR="00A95532" w:rsidRPr="00880017" w:rsidRDefault="00A95532" w:rsidP="00BF637C">
      <w:pPr>
        <w:rPr>
          <w:ins w:id="10856" w:author="Caree2" w:date="2017-04-02T06:56:00Z"/>
          <w:color w:val="008080"/>
          <w:rPrChange w:id="10857" w:author="Caree2" w:date="2017-04-02T07:56:00Z">
            <w:rPr>
              <w:ins w:id="10858" w:author="Caree2" w:date="2017-04-02T06:56:00Z"/>
            </w:rPr>
          </w:rPrChange>
        </w:rPr>
        <w:pPrChange w:id="10859" w:author="Caree2" w:date="2017-04-02T07:17:00Z">
          <w:pPr>
            <w:pStyle w:val="StyleHeading114ptBoldUnderlineLeft"/>
          </w:pPr>
        </w:pPrChange>
      </w:pPr>
    </w:p>
    <w:p w:rsidR="00A95532" w:rsidRPr="00880017" w:rsidRDefault="00A95532" w:rsidP="00BF637C">
      <w:pPr>
        <w:rPr>
          <w:ins w:id="10860" w:author="Caree2" w:date="2017-04-02T06:56:00Z"/>
          <w:color w:val="008080"/>
          <w:rPrChange w:id="10861" w:author="Caree2" w:date="2017-04-02T07:56:00Z">
            <w:rPr>
              <w:ins w:id="10862" w:author="Caree2" w:date="2017-04-02T06:56:00Z"/>
            </w:rPr>
          </w:rPrChange>
        </w:rPr>
        <w:pPrChange w:id="10863" w:author="Caree2" w:date="2017-04-02T07:17:00Z">
          <w:pPr>
            <w:pStyle w:val="StyleHeading114ptBoldUnderlineLeft"/>
          </w:pPr>
        </w:pPrChange>
      </w:pPr>
      <w:ins w:id="10864" w:author="Caree2" w:date="2017-04-02T06:56:00Z">
        <w:r w:rsidRPr="00880017">
          <w:rPr>
            <w:color w:val="008080"/>
            <w:rPrChange w:id="10865" w:author="Caree2" w:date="2017-04-02T07:56:00Z">
              <w:rPr/>
            </w:rPrChange>
          </w:rPr>
          <w:tab/>
          <w:t>public OxygenMolecule(List&lt;OxygenAtom&gt; atoms) {</w:t>
        </w:r>
      </w:ins>
    </w:p>
    <w:p w:rsidR="00A95532" w:rsidRPr="00880017" w:rsidRDefault="00A95532" w:rsidP="00BF637C">
      <w:pPr>
        <w:rPr>
          <w:ins w:id="10866" w:author="Caree2" w:date="2017-04-02T06:56:00Z"/>
          <w:color w:val="008080"/>
          <w:rPrChange w:id="10867" w:author="Caree2" w:date="2017-04-02T07:56:00Z">
            <w:rPr>
              <w:ins w:id="10868" w:author="Caree2" w:date="2017-04-02T06:56:00Z"/>
            </w:rPr>
          </w:rPrChange>
        </w:rPr>
        <w:pPrChange w:id="10869" w:author="Caree2" w:date="2017-04-02T07:17:00Z">
          <w:pPr>
            <w:pStyle w:val="StyleHeading114ptBoldUnderlineLeft"/>
          </w:pPr>
        </w:pPrChange>
      </w:pPr>
      <w:ins w:id="10870" w:author="Caree2" w:date="2017-04-02T06:56:00Z">
        <w:r w:rsidRPr="00880017">
          <w:rPr>
            <w:color w:val="008080"/>
            <w:rPrChange w:id="10871" w:author="Caree2" w:date="2017-04-02T07:56:00Z">
              <w:rPr/>
            </w:rPrChange>
          </w:rPr>
          <w:tab/>
        </w:r>
        <w:r w:rsidRPr="00880017">
          <w:rPr>
            <w:color w:val="008080"/>
            <w:rPrChange w:id="10872" w:author="Caree2" w:date="2017-04-02T07:56:00Z">
              <w:rPr/>
            </w:rPrChange>
          </w:rPr>
          <w:tab/>
          <w:t>super();</w:t>
        </w:r>
      </w:ins>
    </w:p>
    <w:p w:rsidR="00A95532" w:rsidRPr="00880017" w:rsidRDefault="00A95532" w:rsidP="00BF637C">
      <w:pPr>
        <w:rPr>
          <w:ins w:id="10873" w:author="Caree2" w:date="2017-04-02T06:56:00Z"/>
          <w:color w:val="008080"/>
          <w:rPrChange w:id="10874" w:author="Caree2" w:date="2017-04-02T07:56:00Z">
            <w:rPr>
              <w:ins w:id="10875" w:author="Caree2" w:date="2017-04-02T06:56:00Z"/>
            </w:rPr>
          </w:rPrChange>
        </w:rPr>
        <w:pPrChange w:id="10876" w:author="Caree2" w:date="2017-04-02T07:17:00Z">
          <w:pPr>
            <w:pStyle w:val="StyleHeading114ptBoldUnderlineLeft"/>
          </w:pPr>
        </w:pPrChange>
      </w:pPr>
      <w:ins w:id="10877" w:author="Caree2" w:date="2017-04-02T06:56:00Z">
        <w:r w:rsidRPr="00880017">
          <w:rPr>
            <w:color w:val="008080"/>
            <w:rPrChange w:id="10878" w:author="Caree2" w:date="2017-04-02T07:56:00Z">
              <w:rPr/>
            </w:rPrChange>
          </w:rPr>
          <w:tab/>
        </w:r>
        <w:r w:rsidRPr="00880017">
          <w:rPr>
            <w:color w:val="008080"/>
            <w:rPrChange w:id="10879" w:author="Caree2" w:date="2017-04-02T07:56:00Z">
              <w:rPr/>
            </w:rPrChange>
          </w:rPr>
          <w:tab/>
          <w:t>this.atoms = atoms;</w:t>
        </w:r>
      </w:ins>
    </w:p>
    <w:p w:rsidR="00A95532" w:rsidRPr="00880017" w:rsidRDefault="00A95532" w:rsidP="00BF637C">
      <w:pPr>
        <w:rPr>
          <w:ins w:id="10880" w:author="Caree2" w:date="2017-04-02T06:56:00Z"/>
          <w:color w:val="008080"/>
          <w:rPrChange w:id="10881" w:author="Caree2" w:date="2017-04-02T07:56:00Z">
            <w:rPr>
              <w:ins w:id="10882" w:author="Caree2" w:date="2017-04-02T06:56:00Z"/>
            </w:rPr>
          </w:rPrChange>
        </w:rPr>
        <w:pPrChange w:id="10883" w:author="Caree2" w:date="2017-04-02T07:17:00Z">
          <w:pPr>
            <w:pStyle w:val="StyleHeading114ptBoldUnderlineLeft"/>
          </w:pPr>
        </w:pPrChange>
      </w:pPr>
      <w:ins w:id="10884" w:author="Caree2" w:date="2017-04-02T06:56:00Z">
        <w:r w:rsidRPr="00880017">
          <w:rPr>
            <w:color w:val="008080"/>
            <w:rPrChange w:id="10885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886" w:author="Caree2" w:date="2017-04-02T06:56:00Z"/>
          <w:color w:val="008080"/>
          <w:rPrChange w:id="10887" w:author="Caree2" w:date="2017-04-02T07:56:00Z">
            <w:rPr>
              <w:ins w:id="10888" w:author="Caree2" w:date="2017-04-02T06:56:00Z"/>
            </w:rPr>
          </w:rPrChange>
        </w:rPr>
        <w:pPrChange w:id="10889" w:author="Caree2" w:date="2017-04-02T07:17:00Z">
          <w:pPr>
            <w:pStyle w:val="StyleHeading114ptBoldUnderlineLeft"/>
          </w:pPr>
        </w:pPrChange>
      </w:pPr>
    </w:p>
    <w:p w:rsidR="00A95532" w:rsidRPr="00880017" w:rsidRDefault="00A95532" w:rsidP="00BF637C">
      <w:pPr>
        <w:rPr>
          <w:ins w:id="10890" w:author="Caree2" w:date="2017-04-02T06:56:00Z"/>
          <w:color w:val="008080"/>
          <w:rPrChange w:id="10891" w:author="Caree2" w:date="2017-04-02T07:56:00Z">
            <w:rPr>
              <w:ins w:id="10892" w:author="Caree2" w:date="2017-04-02T06:56:00Z"/>
            </w:rPr>
          </w:rPrChange>
        </w:rPr>
        <w:pPrChange w:id="10893" w:author="Caree2" w:date="2017-04-02T07:17:00Z">
          <w:pPr>
            <w:pStyle w:val="StyleHeading114ptBoldUnderlineLeft"/>
          </w:pPr>
        </w:pPrChange>
      </w:pPr>
      <w:ins w:id="10894" w:author="Caree2" w:date="2017-04-02T06:56:00Z">
        <w:r w:rsidRPr="00880017">
          <w:rPr>
            <w:color w:val="008080"/>
            <w:rPrChange w:id="10895" w:author="Caree2" w:date="2017-04-02T07:56:00Z">
              <w:rPr/>
            </w:rPrChange>
          </w:rPr>
          <w:tab/>
          <w:t>public OxygenMolecule() {</w:t>
        </w:r>
      </w:ins>
    </w:p>
    <w:p w:rsidR="00A95532" w:rsidRPr="00880017" w:rsidRDefault="00A95532" w:rsidP="00BF637C">
      <w:pPr>
        <w:rPr>
          <w:ins w:id="10896" w:author="Caree2" w:date="2017-04-02T06:56:00Z"/>
          <w:color w:val="008080"/>
          <w:rPrChange w:id="10897" w:author="Caree2" w:date="2017-04-02T07:56:00Z">
            <w:rPr>
              <w:ins w:id="10898" w:author="Caree2" w:date="2017-04-02T06:56:00Z"/>
            </w:rPr>
          </w:rPrChange>
        </w:rPr>
        <w:pPrChange w:id="10899" w:author="Caree2" w:date="2017-04-02T07:17:00Z">
          <w:pPr>
            <w:pStyle w:val="StyleHeading114ptBoldUnderlineLeft"/>
          </w:pPr>
        </w:pPrChange>
      </w:pPr>
      <w:ins w:id="10900" w:author="Caree2" w:date="2017-04-02T06:56:00Z">
        <w:r w:rsidRPr="00880017">
          <w:rPr>
            <w:color w:val="008080"/>
            <w:rPrChange w:id="10901" w:author="Caree2" w:date="2017-04-02T07:56:00Z">
              <w:rPr/>
            </w:rPrChange>
          </w:rPr>
          <w:tab/>
        </w:r>
        <w:r w:rsidRPr="00880017">
          <w:rPr>
            <w:color w:val="008080"/>
            <w:rPrChange w:id="10902" w:author="Caree2" w:date="2017-04-02T07:56:00Z">
              <w:rPr/>
            </w:rPrChange>
          </w:rPr>
          <w:tab/>
          <w:t>super();</w:t>
        </w:r>
      </w:ins>
    </w:p>
    <w:p w:rsidR="00A95532" w:rsidRPr="00880017" w:rsidRDefault="00A95532" w:rsidP="00BF637C">
      <w:pPr>
        <w:rPr>
          <w:ins w:id="10903" w:author="Caree2" w:date="2017-04-02T06:56:00Z"/>
          <w:color w:val="008080"/>
          <w:rPrChange w:id="10904" w:author="Caree2" w:date="2017-04-02T07:56:00Z">
            <w:rPr>
              <w:ins w:id="10905" w:author="Caree2" w:date="2017-04-02T06:56:00Z"/>
            </w:rPr>
          </w:rPrChange>
        </w:rPr>
        <w:pPrChange w:id="10906" w:author="Caree2" w:date="2017-04-02T07:17:00Z">
          <w:pPr>
            <w:pStyle w:val="StyleHeading114ptBoldUnderlineLeft"/>
          </w:pPr>
        </w:pPrChange>
      </w:pPr>
      <w:ins w:id="10907" w:author="Caree2" w:date="2017-04-02T06:56:00Z">
        <w:r w:rsidRPr="00880017">
          <w:rPr>
            <w:color w:val="008080"/>
            <w:rPrChange w:id="10908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909" w:author="Caree2" w:date="2017-04-02T06:56:00Z"/>
          <w:color w:val="008080"/>
          <w:rPrChange w:id="10910" w:author="Caree2" w:date="2017-04-02T07:56:00Z">
            <w:rPr>
              <w:ins w:id="10911" w:author="Caree2" w:date="2017-04-02T06:56:00Z"/>
            </w:rPr>
          </w:rPrChange>
        </w:rPr>
        <w:pPrChange w:id="10912" w:author="Caree2" w:date="2017-04-02T07:17:00Z">
          <w:pPr>
            <w:pStyle w:val="StyleHeading114ptBoldUnderlineLeft"/>
          </w:pPr>
        </w:pPrChange>
      </w:pPr>
    </w:p>
    <w:p w:rsidR="00A95532" w:rsidRPr="00880017" w:rsidRDefault="00A95532" w:rsidP="00BF637C">
      <w:pPr>
        <w:rPr>
          <w:ins w:id="10913" w:author="Caree2" w:date="2017-04-02T06:56:00Z"/>
          <w:color w:val="008080"/>
          <w:rPrChange w:id="10914" w:author="Caree2" w:date="2017-04-02T07:56:00Z">
            <w:rPr>
              <w:ins w:id="10915" w:author="Caree2" w:date="2017-04-02T06:56:00Z"/>
            </w:rPr>
          </w:rPrChange>
        </w:rPr>
        <w:pPrChange w:id="10916" w:author="Caree2" w:date="2017-04-02T07:17:00Z">
          <w:pPr>
            <w:pStyle w:val="StyleHeading114ptBoldUnderlineLeft"/>
          </w:pPr>
        </w:pPrChange>
      </w:pPr>
      <w:ins w:id="10917" w:author="Caree2" w:date="2017-04-02T06:56:00Z">
        <w:r w:rsidRPr="00880017">
          <w:rPr>
            <w:color w:val="008080"/>
            <w:rPrChange w:id="10918" w:author="Caree2" w:date="2017-04-02T07:56:00Z">
              <w:rPr/>
            </w:rPrChange>
          </w:rPr>
          <w:tab/>
          <w:t>public List&lt;OxygenAtom&gt; getAtoms() {</w:t>
        </w:r>
      </w:ins>
    </w:p>
    <w:p w:rsidR="00A95532" w:rsidRPr="00880017" w:rsidRDefault="00A95532" w:rsidP="00BF637C">
      <w:pPr>
        <w:rPr>
          <w:ins w:id="10919" w:author="Caree2" w:date="2017-04-02T06:56:00Z"/>
          <w:color w:val="008080"/>
          <w:rPrChange w:id="10920" w:author="Caree2" w:date="2017-04-02T07:56:00Z">
            <w:rPr>
              <w:ins w:id="10921" w:author="Caree2" w:date="2017-04-02T06:56:00Z"/>
            </w:rPr>
          </w:rPrChange>
        </w:rPr>
        <w:pPrChange w:id="10922" w:author="Caree2" w:date="2017-04-02T07:17:00Z">
          <w:pPr>
            <w:pStyle w:val="StyleHeading114ptBoldUnderlineLeft"/>
          </w:pPr>
        </w:pPrChange>
      </w:pPr>
      <w:ins w:id="10923" w:author="Caree2" w:date="2017-04-02T06:56:00Z">
        <w:r w:rsidRPr="00880017">
          <w:rPr>
            <w:color w:val="008080"/>
            <w:rPrChange w:id="10924" w:author="Caree2" w:date="2017-04-02T07:56:00Z">
              <w:rPr/>
            </w:rPrChange>
          </w:rPr>
          <w:tab/>
        </w:r>
        <w:r w:rsidRPr="00880017">
          <w:rPr>
            <w:color w:val="008080"/>
            <w:rPrChange w:id="10925" w:author="Caree2" w:date="2017-04-02T07:56:00Z">
              <w:rPr/>
            </w:rPrChange>
          </w:rPr>
          <w:tab/>
          <w:t>return atoms;</w:t>
        </w:r>
      </w:ins>
    </w:p>
    <w:p w:rsidR="00A95532" w:rsidRPr="00880017" w:rsidRDefault="00A95532" w:rsidP="00BF637C">
      <w:pPr>
        <w:rPr>
          <w:ins w:id="10926" w:author="Caree2" w:date="2017-04-02T06:56:00Z"/>
          <w:color w:val="008080"/>
          <w:rPrChange w:id="10927" w:author="Caree2" w:date="2017-04-02T07:56:00Z">
            <w:rPr>
              <w:ins w:id="10928" w:author="Caree2" w:date="2017-04-02T06:56:00Z"/>
            </w:rPr>
          </w:rPrChange>
        </w:rPr>
        <w:pPrChange w:id="10929" w:author="Caree2" w:date="2017-04-02T07:17:00Z">
          <w:pPr>
            <w:pStyle w:val="StyleHeading114ptBoldUnderlineLeft"/>
          </w:pPr>
        </w:pPrChange>
      </w:pPr>
      <w:ins w:id="10930" w:author="Caree2" w:date="2017-04-02T06:56:00Z">
        <w:r w:rsidRPr="00880017">
          <w:rPr>
            <w:color w:val="008080"/>
            <w:rPrChange w:id="10931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932" w:author="Caree2" w:date="2017-04-02T06:56:00Z"/>
          <w:color w:val="008080"/>
          <w:rPrChange w:id="10933" w:author="Caree2" w:date="2017-04-02T07:56:00Z">
            <w:rPr>
              <w:ins w:id="10934" w:author="Caree2" w:date="2017-04-02T06:56:00Z"/>
            </w:rPr>
          </w:rPrChange>
        </w:rPr>
        <w:pPrChange w:id="10935" w:author="Caree2" w:date="2017-04-02T07:17:00Z">
          <w:pPr>
            <w:pStyle w:val="StyleHeading114ptBoldUnderlineLeft"/>
          </w:pPr>
        </w:pPrChange>
      </w:pPr>
    </w:p>
    <w:p w:rsidR="00A95532" w:rsidRPr="00880017" w:rsidRDefault="00A95532" w:rsidP="00BF637C">
      <w:pPr>
        <w:rPr>
          <w:ins w:id="10936" w:author="Caree2" w:date="2017-04-02T06:56:00Z"/>
          <w:color w:val="008080"/>
          <w:rPrChange w:id="10937" w:author="Caree2" w:date="2017-04-02T07:56:00Z">
            <w:rPr>
              <w:ins w:id="10938" w:author="Caree2" w:date="2017-04-02T06:56:00Z"/>
            </w:rPr>
          </w:rPrChange>
        </w:rPr>
        <w:pPrChange w:id="10939" w:author="Caree2" w:date="2017-04-02T07:17:00Z">
          <w:pPr>
            <w:pStyle w:val="StyleHeading114ptBoldUnderlineLeft"/>
          </w:pPr>
        </w:pPrChange>
      </w:pPr>
      <w:ins w:id="10940" w:author="Caree2" w:date="2017-04-02T06:56:00Z">
        <w:r w:rsidRPr="00880017">
          <w:rPr>
            <w:color w:val="008080"/>
            <w:rPrChange w:id="10941" w:author="Caree2" w:date="2017-04-02T07:56:00Z">
              <w:rPr/>
            </w:rPrChange>
          </w:rPr>
          <w:tab/>
          <w:t>public void setAtoms(List&lt;OxygenAtom&gt; atoms) {</w:t>
        </w:r>
      </w:ins>
    </w:p>
    <w:p w:rsidR="00A95532" w:rsidRPr="00880017" w:rsidRDefault="00A95532" w:rsidP="00BF637C">
      <w:pPr>
        <w:rPr>
          <w:ins w:id="10942" w:author="Caree2" w:date="2017-04-02T06:56:00Z"/>
          <w:color w:val="008080"/>
          <w:rPrChange w:id="10943" w:author="Caree2" w:date="2017-04-02T07:56:00Z">
            <w:rPr>
              <w:ins w:id="10944" w:author="Caree2" w:date="2017-04-02T06:56:00Z"/>
            </w:rPr>
          </w:rPrChange>
        </w:rPr>
        <w:pPrChange w:id="10945" w:author="Caree2" w:date="2017-04-02T07:17:00Z">
          <w:pPr>
            <w:pStyle w:val="StyleHeading114ptBoldUnderlineLeft"/>
          </w:pPr>
        </w:pPrChange>
      </w:pPr>
      <w:ins w:id="10946" w:author="Caree2" w:date="2017-04-02T06:56:00Z">
        <w:r w:rsidRPr="00880017">
          <w:rPr>
            <w:color w:val="008080"/>
            <w:rPrChange w:id="10947" w:author="Caree2" w:date="2017-04-02T07:56:00Z">
              <w:rPr/>
            </w:rPrChange>
          </w:rPr>
          <w:tab/>
        </w:r>
        <w:r w:rsidRPr="00880017">
          <w:rPr>
            <w:color w:val="008080"/>
            <w:rPrChange w:id="10948" w:author="Caree2" w:date="2017-04-02T07:56:00Z">
              <w:rPr/>
            </w:rPrChange>
          </w:rPr>
          <w:tab/>
          <w:t>this.atoms = atoms;</w:t>
        </w:r>
      </w:ins>
    </w:p>
    <w:p w:rsidR="00A95532" w:rsidRPr="00880017" w:rsidRDefault="00A95532" w:rsidP="00BF637C">
      <w:pPr>
        <w:rPr>
          <w:ins w:id="10949" w:author="Caree2" w:date="2017-04-02T06:56:00Z"/>
          <w:color w:val="008080"/>
          <w:rPrChange w:id="10950" w:author="Caree2" w:date="2017-04-02T07:56:00Z">
            <w:rPr>
              <w:ins w:id="10951" w:author="Caree2" w:date="2017-04-02T06:56:00Z"/>
            </w:rPr>
          </w:rPrChange>
        </w:rPr>
        <w:pPrChange w:id="10952" w:author="Caree2" w:date="2017-04-02T07:17:00Z">
          <w:pPr>
            <w:pStyle w:val="StyleHeading114ptBoldUnderlineLeft"/>
          </w:pPr>
        </w:pPrChange>
      </w:pPr>
      <w:ins w:id="10953" w:author="Caree2" w:date="2017-04-02T06:56:00Z">
        <w:r w:rsidRPr="00880017">
          <w:rPr>
            <w:color w:val="008080"/>
            <w:rPrChange w:id="10954" w:author="Caree2" w:date="2017-04-02T07:56:00Z">
              <w:rPr/>
            </w:rPrChange>
          </w:rPr>
          <w:tab/>
          <w:t>}</w:t>
        </w:r>
      </w:ins>
    </w:p>
    <w:p w:rsidR="00A95532" w:rsidRPr="00880017" w:rsidRDefault="00A95532" w:rsidP="00BF637C">
      <w:pPr>
        <w:rPr>
          <w:ins w:id="10955" w:author="Caree2" w:date="2017-04-02T06:56:00Z"/>
          <w:color w:val="008080"/>
          <w:rPrChange w:id="10956" w:author="Caree2" w:date="2017-04-02T07:56:00Z">
            <w:rPr>
              <w:ins w:id="10957" w:author="Caree2" w:date="2017-04-02T06:56:00Z"/>
            </w:rPr>
          </w:rPrChange>
        </w:rPr>
        <w:pPrChange w:id="10958" w:author="Caree2" w:date="2017-04-02T07:17:00Z">
          <w:pPr>
            <w:pStyle w:val="StyleHeading114ptBoldUnderlineLeft"/>
          </w:pPr>
        </w:pPrChange>
      </w:pPr>
      <w:ins w:id="10959" w:author="Caree2" w:date="2017-04-02T06:56:00Z">
        <w:r w:rsidRPr="00880017">
          <w:rPr>
            <w:color w:val="008080"/>
            <w:rPrChange w:id="10960" w:author="Caree2" w:date="2017-04-02T07:56:00Z">
              <w:rPr/>
            </w:rPrChange>
          </w:rPr>
          <w:tab/>
        </w:r>
      </w:ins>
    </w:p>
    <w:p w:rsidR="00A95532" w:rsidRPr="00880017" w:rsidRDefault="00A95532" w:rsidP="00BF637C">
      <w:pPr>
        <w:rPr>
          <w:ins w:id="10961" w:author="Caree2" w:date="2017-04-02T06:56:00Z"/>
          <w:color w:val="008080"/>
          <w:rPrChange w:id="10962" w:author="Caree2" w:date="2017-04-02T07:56:00Z">
            <w:rPr>
              <w:ins w:id="10963" w:author="Caree2" w:date="2017-04-02T06:56:00Z"/>
            </w:rPr>
          </w:rPrChange>
        </w:rPr>
        <w:pPrChange w:id="10964" w:author="Caree2" w:date="2017-04-02T07:17:00Z">
          <w:pPr>
            <w:pStyle w:val="StyleHeading114ptBoldUnderlineLeft"/>
          </w:pPr>
        </w:pPrChange>
      </w:pPr>
      <w:ins w:id="10965" w:author="Caree2" w:date="2017-04-02T06:56:00Z">
        <w:r w:rsidRPr="00880017">
          <w:rPr>
            <w:color w:val="008080"/>
            <w:rPrChange w:id="10966" w:author="Caree2" w:date="2017-04-02T07:56:00Z">
              <w:rPr/>
            </w:rPrChange>
          </w:rPr>
          <w:tab/>
        </w:r>
      </w:ins>
    </w:p>
    <w:p w:rsidR="0082452C" w:rsidRPr="00880017" w:rsidRDefault="00A95532" w:rsidP="00BF637C">
      <w:pPr>
        <w:rPr>
          <w:ins w:id="10967" w:author="Caree2" w:date="2017-04-02T06:56:00Z"/>
          <w:color w:val="008080"/>
          <w:rPrChange w:id="10968" w:author="Caree2" w:date="2017-04-02T07:56:00Z">
            <w:rPr>
              <w:ins w:id="10969" w:author="Caree2" w:date="2017-04-02T06:56:00Z"/>
            </w:rPr>
          </w:rPrChange>
        </w:rPr>
        <w:pPrChange w:id="10970" w:author="Caree2" w:date="2017-04-02T07:17:00Z">
          <w:pPr>
            <w:pStyle w:val="StyleHeading114ptBoldUnderlineLeft"/>
          </w:pPr>
        </w:pPrChange>
      </w:pPr>
      <w:ins w:id="10971" w:author="Caree2" w:date="2017-04-02T06:56:00Z">
        <w:r w:rsidRPr="00880017">
          <w:rPr>
            <w:color w:val="008080"/>
            <w:rPrChange w:id="10972" w:author="Caree2" w:date="2017-04-02T07:56:00Z">
              <w:rPr/>
            </w:rPrChange>
          </w:rPr>
          <w:t>}</w:t>
        </w:r>
      </w:ins>
    </w:p>
    <w:p w:rsidR="0082452C" w:rsidRDefault="0082452C" w:rsidP="00BF637C">
      <w:pPr>
        <w:rPr>
          <w:ins w:id="10973" w:author="Caree2" w:date="2017-04-02T06:56:00Z"/>
          <w:rFonts w:ascii="Times New Roman" w:hAnsi="Times New Roman"/>
          <w:b/>
          <w:bCs/>
          <w:color w:val="000000"/>
          <w:sz w:val="28"/>
          <w:szCs w:val="20"/>
        </w:rPr>
        <w:pPrChange w:id="10974" w:author="Caree2" w:date="2017-04-02T07:17:00Z">
          <w:pPr/>
        </w:pPrChange>
      </w:pPr>
      <w:ins w:id="10975" w:author="Caree2" w:date="2017-04-02T06:56:00Z">
        <w:r>
          <w:br w:type="page"/>
        </w:r>
      </w:ins>
    </w:p>
    <w:p w:rsidR="00A95532" w:rsidDel="0082452C" w:rsidRDefault="00A95532" w:rsidP="00A95532">
      <w:pPr>
        <w:pStyle w:val="StyleHeading114ptBoldUnderlineLeft"/>
        <w:rPr>
          <w:del w:id="10976" w:author="Caree2" w:date="2017-04-02T06:56:00Z"/>
        </w:rPr>
      </w:pPr>
    </w:p>
    <w:p w:rsidR="00CE772D" w:rsidDel="0082452C" w:rsidRDefault="00CE772D" w:rsidP="00CE772D">
      <w:pPr>
        <w:pStyle w:val="StyleHeading114ptBoldUnderlineLeft"/>
        <w:rPr>
          <w:del w:id="10977" w:author="Caree2" w:date="2017-04-02T06:56:00Z"/>
        </w:rPr>
      </w:pPr>
    </w:p>
    <w:p w:rsidR="00CE772D" w:rsidDel="0082452C" w:rsidRDefault="00654D54" w:rsidP="0091290A">
      <w:pPr>
        <w:rPr>
          <w:del w:id="10978" w:author="Caree2" w:date="2017-04-02T06:56:00Z"/>
        </w:rPr>
      </w:pPr>
      <w:del w:id="10979" w:author="Caree2" w:date="2017-04-02T06:56:00Z">
        <w:r w:rsidRPr="00654D54" w:rsidDel="0082452C">
          <w:delText>java -jar -Dspring.profiles.active=eureka-host1 target/udemy-rsmortgage-eureka-service-discovery-ha-0.0.1-SNAPSHOT.jar</w:delText>
        </w:r>
      </w:del>
    </w:p>
    <w:p w:rsidR="00654D54" w:rsidDel="0082452C" w:rsidRDefault="00654D54" w:rsidP="00CE772D">
      <w:pPr>
        <w:pStyle w:val="StyleHeading114ptBoldUnderlineLeft"/>
        <w:rPr>
          <w:del w:id="10980" w:author="Caree2" w:date="2017-04-02T06:56:00Z"/>
        </w:rPr>
      </w:pPr>
    </w:p>
    <w:p w:rsidR="00CE772D" w:rsidRDefault="00CE772D">
      <w:del w:id="10981" w:author="Caree2" w:date="2017-04-02T06:56:00Z">
        <w:r w:rsidDel="0082452C">
          <w:rPr>
            <w:noProof/>
          </w:rPr>
          <w:drawing>
            <wp:inline distT="0" distB="0" distL="0" distR="0" wp14:anchorId="00332170" wp14:editId="44966E60">
              <wp:extent cx="5943600" cy="534670"/>
              <wp:effectExtent l="0" t="0" r="0" b="0"/>
              <wp:docPr id="64" name="Picture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34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E772D" w:rsidRDefault="00CE772D"/>
    <w:p w:rsidR="009D333E" w:rsidRDefault="009D333E"/>
    <w:p w:rsidR="009D333E" w:rsidDel="0082452C" w:rsidRDefault="009D333E" w:rsidP="0091290A">
      <w:pPr>
        <w:rPr>
          <w:del w:id="10982" w:author="Caree2" w:date="2017-04-02T06:56:00Z"/>
        </w:rPr>
      </w:pPr>
      <w:del w:id="10983" w:author="Caree2" w:date="2017-04-02T06:56:00Z">
        <w:r w:rsidDel="0082452C">
          <w:rPr>
            <w:noProof/>
          </w:rPr>
          <w:drawing>
            <wp:inline distT="0" distB="0" distL="0" distR="0" wp14:anchorId="78282EFA" wp14:editId="389F3364">
              <wp:extent cx="5943600" cy="1914525"/>
              <wp:effectExtent l="0" t="0" r="0" b="9525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14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9D333E" w:rsidDel="0082452C" w:rsidRDefault="009D333E">
      <w:pPr>
        <w:rPr>
          <w:del w:id="10984" w:author="Caree2" w:date="2017-04-02T06:56:00Z"/>
        </w:rPr>
      </w:pPr>
    </w:p>
    <w:p w:rsidR="009D333E" w:rsidDel="0082452C" w:rsidRDefault="009D333E">
      <w:pPr>
        <w:rPr>
          <w:del w:id="10985" w:author="Caree2" w:date="2017-04-02T06:56:00Z"/>
        </w:rPr>
      </w:pPr>
    </w:p>
    <w:p w:rsidR="005D3543" w:rsidRDefault="005D354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del w:id="10986" w:author="Caree2" w:date="2017-04-02T06:56:00Z">
        <w:r w:rsidDel="0082452C">
          <w:br w:type="page"/>
        </w:r>
      </w:del>
    </w:p>
    <w:p w:rsidR="00CE772D" w:rsidDel="0082452C" w:rsidRDefault="00CE772D" w:rsidP="00CE772D">
      <w:pPr>
        <w:pStyle w:val="StyleHeading114ptBoldUnderlineLeft"/>
        <w:rPr>
          <w:del w:id="10987" w:author="Caree2" w:date="2017-04-02T06:56:00Z"/>
        </w:rPr>
      </w:pPr>
      <w:bookmarkStart w:id="10988" w:name="_Toc478888075"/>
      <w:r w:rsidRPr="00EA03DE">
        <w:t>1.</w:t>
      </w:r>
      <w:del w:id="10989" w:author="Caree2" w:date="2017-04-02T07:31:00Z">
        <w:r w:rsidR="000509B4" w:rsidDel="00E047DB">
          <w:delText>20</w:delText>
        </w:r>
        <w:r w:rsidRPr="00EA03DE" w:rsidDel="00E047DB">
          <w:delText xml:space="preserve"> </w:delText>
        </w:r>
      </w:del>
      <w:ins w:id="10990" w:author="Caree2" w:date="2017-04-02T07:48:00Z">
        <w:r w:rsidR="00C547DB">
          <w:t>33</w:t>
        </w:r>
      </w:ins>
      <w:ins w:id="10991" w:author="Caree2" w:date="2017-04-02T07:31:00Z">
        <w:r w:rsidR="00E047DB" w:rsidRPr="00EA03DE">
          <w:t xml:space="preserve"> </w:t>
        </w:r>
      </w:ins>
      <w:r>
        <w:t>–</w:t>
      </w:r>
      <w:ins w:id="10992" w:author="Caree2" w:date="2017-04-02T07:17:00Z">
        <w:r w:rsidR="00C63AF9">
          <w:t>Create the Atmosphere class in the package Fourth</w:t>
        </w:r>
      </w:ins>
      <w:bookmarkEnd w:id="10988"/>
      <w:del w:id="10993" w:author="Caree2" w:date="2017-04-02T07:17:00Z">
        <w:r w:rsidDel="00C63AF9">
          <w:delText xml:space="preserve">Run the </w:delText>
        </w:r>
      </w:del>
      <w:del w:id="10994" w:author="Caree2" w:date="2017-04-02T06:56:00Z">
        <w:r w:rsidDel="0082452C">
          <w:delText xml:space="preserve">second instance </w:delText>
        </w:r>
      </w:del>
    </w:p>
    <w:p w:rsidR="00CE772D" w:rsidRDefault="00CE772D" w:rsidP="0082452C">
      <w:pPr>
        <w:pStyle w:val="StyleHeading114ptBoldUnderlineLeft"/>
        <w:rPr>
          <w:ins w:id="10995" w:author="Caree2" w:date="2017-04-02T06:56:00Z"/>
        </w:rPr>
        <w:pPrChange w:id="10996" w:author="Caree2" w:date="2017-04-02T06:56:00Z">
          <w:pPr/>
        </w:pPrChange>
      </w:pPr>
    </w:p>
    <w:p w:rsidR="0082452C" w:rsidRDefault="0082452C" w:rsidP="0082452C">
      <w:pPr>
        <w:pStyle w:val="StyleHeading114ptBoldUnderlineLeft"/>
        <w:pPrChange w:id="10997" w:author="Caree2" w:date="2017-04-02T06:56:00Z">
          <w:pPr/>
        </w:pPrChange>
      </w:pPr>
    </w:p>
    <w:p w:rsidR="00654D54" w:rsidRPr="00880017" w:rsidDel="0082452C" w:rsidRDefault="00654D54" w:rsidP="00C63AF9">
      <w:pPr>
        <w:rPr>
          <w:del w:id="10998" w:author="Caree2" w:date="2017-04-02T06:56:00Z"/>
          <w:color w:val="008080"/>
          <w:rPrChange w:id="10999" w:author="Caree2" w:date="2017-04-02T07:56:00Z">
            <w:rPr>
              <w:del w:id="11000" w:author="Caree2" w:date="2017-04-02T06:56:00Z"/>
            </w:rPr>
          </w:rPrChange>
        </w:rPr>
        <w:pPrChange w:id="11001" w:author="Caree2" w:date="2017-04-02T07:18:00Z">
          <w:pPr/>
        </w:pPrChange>
      </w:pPr>
      <w:del w:id="11002" w:author="Caree2" w:date="2017-04-02T06:56:00Z">
        <w:r w:rsidRPr="00880017" w:rsidDel="0082452C">
          <w:rPr>
            <w:color w:val="008080"/>
            <w:rPrChange w:id="11003" w:author="Caree2" w:date="2017-04-02T07:56:00Z">
              <w:rPr/>
            </w:rPrChange>
          </w:rPr>
          <w:delText>java -jar -Dspring.profiles.active=eureka-host2 target/udemy-rsmortgage-eureka-service-discovery-ha-0.0.1-SNAPSHOT.jar</w:delText>
        </w:r>
      </w:del>
    </w:p>
    <w:p w:rsidR="0082452C" w:rsidRPr="00880017" w:rsidRDefault="0082452C" w:rsidP="00C63AF9">
      <w:pPr>
        <w:rPr>
          <w:ins w:id="11004" w:author="Caree2" w:date="2017-04-02T06:57:00Z"/>
          <w:color w:val="008080"/>
          <w:rPrChange w:id="11005" w:author="Caree2" w:date="2017-04-02T07:56:00Z">
            <w:rPr>
              <w:ins w:id="11006" w:author="Caree2" w:date="2017-04-02T06:57:00Z"/>
            </w:rPr>
          </w:rPrChange>
        </w:rPr>
        <w:pPrChange w:id="11007" w:author="Caree2" w:date="2017-04-02T07:18:00Z">
          <w:pPr/>
        </w:pPrChange>
      </w:pPr>
      <w:ins w:id="11008" w:author="Caree2" w:date="2017-04-02T06:57:00Z">
        <w:r w:rsidRPr="00880017">
          <w:rPr>
            <w:color w:val="008080"/>
            <w:rPrChange w:id="11009" w:author="Caree2" w:date="2017-04-02T07:56:00Z">
              <w:rPr/>
            </w:rPrChange>
          </w:rPr>
          <w:t>package com.rollingstone.springframework.basic.ioc.real.life.examples.fourth;</w:t>
        </w:r>
      </w:ins>
    </w:p>
    <w:p w:rsidR="0082452C" w:rsidRPr="00880017" w:rsidRDefault="0082452C" w:rsidP="00C63AF9">
      <w:pPr>
        <w:rPr>
          <w:ins w:id="11010" w:author="Caree2" w:date="2017-04-02T06:57:00Z"/>
          <w:color w:val="008080"/>
          <w:rPrChange w:id="11011" w:author="Caree2" w:date="2017-04-02T07:56:00Z">
            <w:rPr>
              <w:ins w:id="11012" w:author="Caree2" w:date="2017-04-02T06:57:00Z"/>
            </w:rPr>
          </w:rPrChange>
        </w:rPr>
        <w:pPrChange w:id="11013" w:author="Caree2" w:date="2017-04-02T07:18:00Z">
          <w:pPr/>
        </w:pPrChange>
      </w:pPr>
    </w:p>
    <w:p w:rsidR="0082452C" w:rsidRPr="00880017" w:rsidRDefault="0082452C" w:rsidP="00C63AF9">
      <w:pPr>
        <w:rPr>
          <w:ins w:id="11014" w:author="Caree2" w:date="2017-04-02T06:57:00Z"/>
          <w:color w:val="008080"/>
          <w:rPrChange w:id="11015" w:author="Caree2" w:date="2017-04-02T07:56:00Z">
            <w:rPr>
              <w:ins w:id="11016" w:author="Caree2" w:date="2017-04-02T06:57:00Z"/>
            </w:rPr>
          </w:rPrChange>
        </w:rPr>
        <w:pPrChange w:id="11017" w:author="Caree2" w:date="2017-04-02T07:18:00Z">
          <w:pPr/>
        </w:pPrChange>
      </w:pPr>
      <w:ins w:id="11018" w:author="Caree2" w:date="2017-04-02T06:57:00Z">
        <w:r w:rsidRPr="00880017">
          <w:rPr>
            <w:color w:val="008080"/>
            <w:rPrChange w:id="11019" w:author="Caree2" w:date="2017-04-02T07:56:00Z">
              <w:rPr/>
            </w:rPrChange>
          </w:rPr>
          <w:t>import java.util.List;</w:t>
        </w:r>
      </w:ins>
    </w:p>
    <w:p w:rsidR="0082452C" w:rsidRPr="00880017" w:rsidRDefault="0082452C" w:rsidP="00C63AF9">
      <w:pPr>
        <w:rPr>
          <w:ins w:id="11020" w:author="Caree2" w:date="2017-04-02T06:57:00Z"/>
          <w:color w:val="008080"/>
          <w:rPrChange w:id="11021" w:author="Caree2" w:date="2017-04-02T07:56:00Z">
            <w:rPr>
              <w:ins w:id="11022" w:author="Caree2" w:date="2017-04-02T06:57:00Z"/>
            </w:rPr>
          </w:rPrChange>
        </w:rPr>
        <w:pPrChange w:id="11023" w:author="Caree2" w:date="2017-04-02T07:18:00Z">
          <w:pPr/>
        </w:pPrChange>
      </w:pPr>
      <w:ins w:id="11024" w:author="Caree2" w:date="2017-04-02T06:57:00Z">
        <w:r w:rsidRPr="00880017">
          <w:rPr>
            <w:color w:val="008080"/>
            <w:rPrChange w:id="11025" w:author="Caree2" w:date="2017-04-02T07:56:00Z">
              <w:rPr/>
            </w:rPrChange>
          </w:rPr>
          <w:t>import java.util.Queue;</w:t>
        </w:r>
      </w:ins>
    </w:p>
    <w:p w:rsidR="0082452C" w:rsidRPr="00880017" w:rsidRDefault="0082452C" w:rsidP="00C63AF9">
      <w:pPr>
        <w:rPr>
          <w:ins w:id="11026" w:author="Caree2" w:date="2017-04-02T06:57:00Z"/>
          <w:color w:val="008080"/>
          <w:rPrChange w:id="11027" w:author="Caree2" w:date="2017-04-02T07:56:00Z">
            <w:rPr>
              <w:ins w:id="11028" w:author="Caree2" w:date="2017-04-02T06:57:00Z"/>
            </w:rPr>
          </w:rPrChange>
        </w:rPr>
        <w:pPrChange w:id="11029" w:author="Caree2" w:date="2017-04-02T07:18:00Z">
          <w:pPr/>
        </w:pPrChange>
      </w:pPr>
      <w:ins w:id="11030" w:author="Caree2" w:date="2017-04-02T06:57:00Z">
        <w:r w:rsidRPr="00880017">
          <w:rPr>
            <w:color w:val="008080"/>
            <w:rPrChange w:id="11031" w:author="Caree2" w:date="2017-04-02T07:56:00Z">
              <w:rPr/>
            </w:rPrChange>
          </w:rPr>
          <w:t>import java.util.concurrent.ArrayBlockingQueue;</w:t>
        </w:r>
      </w:ins>
    </w:p>
    <w:p w:rsidR="0082452C" w:rsidRPr="00880017" w:rsidRDefault="0082452C" w:rsidP="00C63AF9">
      <w:pPr>
        <w:rPr>
          <w:ins w:id="11032" w:author="Caree2" w:date="2017-04-02T06:57:00Z"/>
          <w:color w:val="008080"/>
          <w:rPrChange w:id="11033" w:author="Caree2" w:date="2017-04-02T07:56:00Z">
            <w:rPr>
              <w:ins w:id="11034" w:author="Caree2" w:date="2017-04-02T06:57:00Z"/>
            </w:rPr>
          </w:rPrChange>
        </w:rPr>
        <w:pPrChange w:id="11035" w:author="Caree2" w:date="2017-04-02T07:18:00Z">
          <w:pPr/>
        </w:pPrChange>
      </w:pPr>
      <w:ins w:id="11036" w:author="Caree2" w:date="2017-04-02T06:57:00Z">
        <w:r w:rsidRPr="00880017">
          <w:rPr>
            <w:color w:val="008080"/>
            <w:rPrChange w:id="11037" w:author="Caree2" w:date="2017-04-02T07:56:00Z">
              <w:rPr/>
            </w:rPrChange>
          </w:rPr>
          <w:t>import java.util.concurrent.BlockingQueue;</w:t>
        </w:r>
      </w:ins>
    </w:p>
    <w:p w:rsidR="0082452C" w:rsidRPr="00880017" w:rsidRDefault="0082452C" w:rsidP="00C63AF9">
      <w:pPr>
        <w:rPr>
          <w:ins w:id="11038" w:author="Caree2" w:date="2017-04-02T06:57:00Z"/>
          <w:color w:val="008080"/>
          <w:rPrChange w:id="11039" w:author="Caree2" w:date="2017-04-02T07:56:00Z">
            <w:rPr>
              <w:ins w:id="11040" w:author="Caree2" w:date="2017-04-02T06:57:00Z"/>
            </w:rPr>
          </w:rPrChange>
        </w:rPr>
        <w:pPrChange w:id="11041" w:author="Caree2" w:date="2017-04-02T07:18:00Z">
          <w:pPr/>
        </w:pPrChange>
      </w:pPr>
    </w:p>
    <w:p w:rsidR="0082452C" w:rsidRPr="00880017" w:rsidRDefault="0082452C" w:rsidP="00C63AF9">
      <w:pPr>
        <w:rPr>
          <w:ins w:id="11042" w:author="Caree2" w:date="2017-04-02T06:57:00Z"/>
          <w:color w:val="008080"/>
          <w:rPrChange w:id="11043" w:author="Caree2" w:date="2017-04-02T07:56:00Z">
            <w:rPr>
              <w:ins w:id="11044" w:author="Caree2" w:date="2017-04-02T06:57:00Z"/>
            </w:rPr>
          </w:rPrChange>
        </w:rPr>
        <w:pPrChange w:id="11045" w:author="Caree2" w:date="2017-04-02T07:18:00Z">
          <w:pPr/>
        </w:pPrChange>
      </w:pPr>
      <w:ins w:id="11046" w:author="Caree2" w:date="2017-04-02T06:57:00Z">
        <w:r w:rsidRPr="00880017">
          <w:rPr>
            <w:color w:val="008080"/>
            <w:rPrChange w:id="11047" w:author="Caree2" w:date="2017-04-02T07:56:00Z">
              <w:rPr/>
            </w:rPrChange>
          </w:rPr>
          <w:t>public class Atmosphere {</w:t>
        </w:r>
      </w:ins>
    </w:p>
    <w:p w:rsidR="0082452C" w:rsidRPr="00880017" w:rsidRDefault="0082452C" w:rsidP="00C63AF9">
      <w:pPr>
        <w:rPr>
          <w:ins w:id="11048" w:author="Caree2" w:date="2017-04-02T06:57:00Z"/>
          <w:color w:val="008080"/>
          <w:rPrChange w:id="11049" w:author="Caree2" w:date="2017-04-02T07:56:00Z">
            <w:rPr>
              <w:ins w:id="11050" w:author="Caree2" w:date="2017-04-02T06:57:00Z"/>
            </w:rPr>
          </w:rPrChange>
        </w:rPr>
        <w:pPrChange w:id="11051" w:author="Caree2" w:date="2017-04-02T07:18:00Z">
          <w:pPr/>
        </w:pPrChange>
      </w:pPr>
    </w:p>
    <w:p w:rsidR="0082452C" w:rsidRPr="00880017" w:rsidRDefault="0082452C" w:rsidP="00C63AF9">
      <w:pPr>
        <w:rPr>
          <w:ins w:id="11052" w:author="Caree2" w:date="2017-04-02T06:57:00Z"/>
          <w:color w:val="008080"/>
          <w:rPrChange w:id="11053" w:author="Caree2" w:date="2017-04-02T07:56:00Z">
            <w:rPr>
              <w:ins w:id="11054" w:author="Caree2" w:date="2017-04-02T06:57:00Z"/>
            </w:rPr>
          </w:rPrChange>
        </w:rPr>
        <w:pPrChange w:id="11055" w:author="Caree2" w:date="2017-04-02T07:18:00Z">
          <w:pPr/>
        </w:pPrChange>
      </w:pPr>
      <w:ins w:id="11056" w:author="Caree2" w:date="2017-04-02T06:57:00Z">
        <w:r w:rsidRPr="00880017">
          <w:rPr>
            <w:color w:val="008080"/>
            <w:rPrChange w:id="11057" w:author="Caree2" w:date="2017-04-02T07:56:00Z">
              <w:rPr/>
            </w:rPrChange>
          </w:rPr>
          <w:tab/>
          <w:t>BlockingQueue&lt;OxygenMolecule&gt; oxygenReservoir = new ArrayBlockingQueue&lt;OxygenMolecule&gt;(100);</w:t>
        </w:r>
      </w:ins>
    </w:p>
    <w:p w:rsidR="0082452C" w:rsidRPr="00880017" w:rsidRDefault="0082452C" w:rsidP="00C63AF9">
      <w:pPr>
        <w:rPr>
          <w:ins w:id="11058" w:author="Caree2" w:date="2017-04-02T06:57:00Z"/>
          <w:color w:val="008080"/>
          <w:rPrChange w:id="11059" w:author="Caree2" w:date="2017-04-02T07:56:00Z">
            <w:rPr>
              <w:ins w:id="11060" w:author="Caree2" w:date="2017-04-02T06:57:00Z"/>
            </w:rPr>
          </w:rPrChange>
        </w:rPr>
        <w:pPrChange w:id="11061" w:author="Caree2" w:date="2017-04-02T07:18:00Z">
          <w:pPr/>
        </w:pPrChange>
      </w:pPr>
    </w:p>
    <w:p w:rsidR="0082452C" w:rsidRPr="00880017" w:rsidRDefault="0082452C" w:rsidP="00C63AF9">
      <w:pPr>
        <w:rPr>
          <w:ins w:id="11062" w:author="Caree2" w:date="2017-04-02T06:57:00Z"/>
          <w:color w:val="008080"/>
          <w:rPrChange w:id="11063" w:author="Caree2" w:date="2017-04-02T07:56:00Z">
            <w:rPr>
              <w:ins w:id="11064" w:author="Caree2" w:date="2017-04-02T06:57:00Z"/>
            </w:rPr>
          </w:rPrChange>
        </w:rPr>
        <w:pPrChange w:id="11065" w:author="Caree2" w:date="2017-04-02T07:18:00Z">
          <w:pPr/>
        </w:pPrChange>
      </w:pPr>
      <w:ins w:id="11066" w:author="Caree2" w:date="2017-04-02T06:57:00Z">
        <w:r w:rsidRPr="00880017">
          <w:rPr>
            <w:color w:val="008080"/>
            <w:rPrChange w:id="11067" w:author="Caree2" w:date="2017-04-02T07:56:00Z">
              <w:rPr/>
            </w:rPrChange>
          </w:rPr>
          <w:tab/>
        </w:r>
      </w:ins>
    </w:p>
    <w:p w:rsidR="0082452C" w:rsidRPr="00880017" w:rsidRDefault="0082452C" w:rsidP="00C63AF9">
      <w:pPr>
        <w:rPr>
          <w:ins w:id="11068" w:author="Caree2" w:date="2017-04-02T06:57:00Z"/>
          <w:color w:val="008080"/>
          <w:rPrChange w:id="11069" w:author="Caree2" w:date="2017-04-02T07:56:00Z">
            <w:rPr>
              <w:ins w:id="11070" w:author="Caree2" w:date="2017-04-02T06:57:00Z"/>
            </w:rPr>
          </w:rPrChange>
        </w:rPr>
        <w:pPrChange w:id="11071" w:author="Caree2" w:date="2017-04-02T07:18:00Z">
          <w:pPr/>
        </w:pPrChange>
      </w:pPr>
      <w:ins w:id="11072" w:author="Caree2" w:date="2017-04-02T06:57:00Z">
        <w:r w:rsidRPr="00880017">
          <w:rPr>
            <w:color w:val="008080"/>
            <w:rPrChange w:id="11073" w:author="Caree2" w:date="2017-04-02T07:56:00Z">
              <w:rPr/>
            </w:rPrChange>
          </w:rPr>
          <w:tab/>
          <w:t>public BlockingQueue&lt;OxygenMolecule&gt; getOxygenReservoir() {</w:t>
        </w:r>
      </w:ins>
    </w:p>
    <w:p w:rsidR="0082452C" w:rsidRPr="00880017" w:rsidRDefault="0082452C" w:rsidP="00C63AF9">
      <w:pPr>
        <w:rPr>
          <w:ins w:id="11074" w:author="Caree2" w:date="2017-04-02T06:57:00Z"/>
          <w:color w:val="008080"/>
          <w:rPrChange w:id="11075" w:author="Caree2" w:date="2017-04-02T07:56:00Z">
            <w:rPr>
              <w:ins w:id="11076" w:author="Caree2" w:date="2017-04-02T06:57:00Z"/>
            </w:rPr>
          </w:rPrChange>
        </w:rPr>
        <w:pPrChange w:id="11077" w:author="Caree2" w:date="2017-04-02T07:18:00Z">
          <w:pPr/>
        </w:pPrChange>
      </w:pPr>
      <w:ins w:id="11078" w:author="Caree2" w:date="2017-04-02T06:57:00Z">
        <w:r w:rsidRPr="00880017">
          <w:rPr>
            <w:color w:val="008080"/>
            <w:rPrChange w:id="11079" w:author="Caree2" w:date="2017-04-02T07:56:00Z">
              <w:rPr/>
            </w:rPrChange>
          </w:rPr>
          <w:tab/>
        </w:r>
        <w:r w:rsidRPr="00880017">
          <w:rPr>
            <w:color w:val="008080"/>
            <w:rPrChange w:id="11080" w:author="Caree2" w:date="2017-04-02T07:56:00Z">
              <w:rPr/>
            </w:rPrChange>
          </w:rPr>
          <w:tab/>
          <w:t>return oxygenReservoir;</w:t>
        </w:r>
      </w:ins>
    </w:p>
    <w:p w:rsidR="0082452C" w:rsidRPr="00880017" w:rsidRDefault="0082452C" w:rsidP="00C63AF9">
      <w:pPr>
        <w:rPr>
          <w:ins w:id="11081" w:author="Caree2" w:date="2017-04-02T06:57:00Z"/>
          <w:color w:val="008080"/>
          <w:rPrChange w:id="11082" w:author="Caree2" w:date="2017-04-02T07:56:00Z">
            <w:rPr>
              <w:ins w:id="11083" w:author="Caree2" w:date="2017-04-02T06:57:00Z"/>
            </w:rPr>
          </w:rPrChange>
        </w:rPr>
        <w:pPrChange w:id="11084" w:author="Caree2" w:date="2017-04-02T07:18:00Z">
          <w:pPr/>
        </w:pPrChange>
      </w:pPr>
      <w:ins w:id="11085" w:author="Caree2" w:date="2017-04-02T06:57:00Z">
        <w:r w:rsidRPr="00880017">
          <w:rPr>
            <w:color w:val="008080"/>
            <w:rPrChange w:id="11086" w:author="Caree2" w:date="2017-04-02T07:56:00Z">
              <w:rPr/>
            </w:rPrChange>
          </w:rPr>
          <w:tab/>
          <w:t>}</w:t>
        </w:r>
      </w:ins>
    </w:p>
    <w:p w:rsidR="0082452C" w:rsidRPr="00880017" w:rsidRDefault="0082452C" w:rsidP="00C63AF9">
      <w:pPr>
        <w:rPr>
          <w:ins w:id="11087" w:author="Caree2" w:date="2017-04-02T06:57:00Z"/>
          <w:color w:val="008080"/>
          <w:rPrChange w:id="11088" w:author="Caree2" w:date="2017-04-02T07:56:00Z">
            <w:rPr>
              <w:ins w:id="11089" w:author="Caree2" w:date="2017-04-02T06:57:00Z"/>
            </w:rPr>
          </w:rPrChange>
        </w:rPr>
        <w:pPrChange w:id="11090" w:author="Caree2" w:date="2017-04-02T07:18:00Z">
          <w:pPr/>
        </w:pPrChange>
      </w:pPr>
    </w:p>
    <w:p w:rsidR="0082452C" w:rsidRPr="00880017" w:rsidRDefault="0082452C" w:rsidP="00C63AF9">
      <w:pPr>
        <w:rPr>
          <w:ins w:id="11091" w:author="Caree2" w:date="2017-04-02T06:57:00Z"/>
          <w:color w:val="008080"/>
          <w:rPrChange w:id="11092" w:author="Caree2" w:date="2017-04-02T07:56:00Z">
            <w:rPr>
              <w:ins w:id="11093" w:author="Caree2" w:date="2017-04-02T06:57:00Z"/>
            </w:rPr>
          </w:rPrChange>
        </w:rPr>
        <w:pPrChange w:id="11094" w:author="Caree2" w:date="2017-04-02T07:18:00Z">
          <w:pPr/>
        </w:pPrChange>
      </w:pPr>
      <w:ins w:id="11095" w:author="Caree2" w:date="2017-04-02T06:57:00Z">
        <w:r w:rsidRPr="00880017">
          <w:rPr>
            <w:color w:val="008080"/>
            <w:rPrChange w:id="11096" w:author="Caree2" w:date="2017-04-02T07:56:00Z">
              <w:rPr/>
            </w:rPrChange>
          </w:rPr>
          <w:tab/>
          <w:t>public void setOxygenReservoir(BlockingQueue&lt;OxygenMolecule&gt; oxygenReservoir) {</w:t>
        </w:r>
      </w:ins>
    </w:p>
    <w:p w:rsidR="0082452C" w:rsidRPr="00880017" w:rsidRDefault="0082452C" w:rsidP="00C63AF9">
      <w:pPr>
        <w:rPr>
          <w:ins w:id="11097" w:author="Caree2" w:date="2017-04-02T06:57:00Z"/>
          <w:color w:val="008080"/>
          <w:rPrChange w:id="11098" w:author="Caree2" w:date="2017-04-02T07:56:00Z">
            <w:rPr>
              <w:ins w:id="11099" w:author="Caree2" w:date="2017-04-02T06:57:00Z"/>
            </w:rPr>
          </w:rPrChange>
        </w:rPr>
        <w:pPrChange w:id="11100" w:author="Caree2" w:date="2017-04-02T07:18:00Z">
          <w:pPr/>
        </w:pPrChange>
      </w:pPr>
      <w:ins w:id="11101" w:author="Caree2" w:date="2017-04-02T06:57:00Z">
        <w:r w:rsidRPr="00880017">
          <w:rPr>
            <w:color w:val="008080"/>
            <w:rPrChange w:id="11102" w:author="Caree2" w:date="2017-04-02T07:56:00Z">
              <w:rPr/>
            </w:rPrChange>
          </w:rPr>
          <w:tab/>
        </w:r>
        <w:r w:rsidRPr="00880017">
          <w:rPr>
            <w:color w:val="008080"/>
            <w:rPrChange w:id="11103" w:author="Caree2" w:date="2017-04-02T07:56:00Z">
              <w:rPr/>
            </w:rPrChange>
          </w:rPr>
          <w:tab/>
          <w:t>this.oxygenReservoir = oxygenReservoir;</w:t>
        </w:r>
      </w:ins>
    </w:p>
    <w:p w:rsidR="0082452C" w:rsidRPr="00880017" w:rsidRDefault="0082452C" w:rsidP="00C63AF9">
      <w:pPr>
        <w:rPr>
          <w:ins w:id="11104" w:author="Caree2" w:date="2017-04-02T06:57:00Z"/>
          <w:color w:val="008080"/>
          <w:rPrChange w:id="11105" w:author="Caree2" w:date="2017-04-02T07:56:00Z">
            <w:rPr>
              <w:ins w:id="11106" w:author="Caree2" w:date="2017-04-02T06:57:00Z"/>
            </w:rPr>
          </w:rPrChange>
        </w:rPr>
        <w:pPrChange w:id="11107" w:author="Caree2" w:date="2017-04-02T07:18:00Z">
          <w:pPr/>
        </w:pPrChange>
      </w:pPr>
      <w:ins w:id="11108" w:author="Caree2" w:date="2017-04-02T06:57:00Z">
        <w:r w:rsidRPr="00880017">
          <w:rPr>
            <w:color w:val="008080"/>
            <w:rPrChange w:id="11109" w:author="Caree2" w:date="2017-04-02T07:56:00Z">
              <w:rPr/>
            </w:rPrChange>
          </w:rPr>
          <w:tab/>
          <w:t>}</w:t>
        </w:r>
      </w:ins>
    </w:p>
    <w:p w:rsidR="0082452C" w:rsidRPr="00880017" w:rsidRDefault="0082452C" w:rsidP="00C63AF9">
      <w:pPr>
        <w:rPr>
          <w:ins w:id="11110" w:author="Caree2" w:date="2017-04-02T06:57:00Z"/>
          <w:color w:val="008080"/>
          <w:rPrChange w:id="11111" w:author="Caree2" w:date="2017-04-02T07:56:00Z">
            <w:rPr>
              <w:ins w:id="11112" w:author="Caree2" w:date="2017-04-02T06:57:00Z"/>
            </w:rPr>
          </w:rPrChange>
        </w:rPr>
        <w:pPrChange w:id="11113" w:author="Caree2" w:date="2017-04-02T07:18:00Z">
          <w:pPr/>
        </w:pPrChange>
      </w:pPr>
    </w:p>
    <w:p w:rsidR="0082452C" w:rsidRPr="00880017" w:rsidRDefault="0082452C" w:rsidP="00C63AF9">
      <w:pPr>
        <w:rPr>
          <w:ins w:id="11114" w:author="Caree2" w:date="2017-04-02T06:57:00Z"/>
          <w:color w:val="008080"/>
          <w:rPrChange w:id="11115" w:author="Caree2" w:date="2017-04-02T07:56:00Z">
            <w:rPr>
              <w:ins w:id="11116" w:author="Caree2" w:date="2017-04-02T06:57:00Z"/>
            </w:rPr>
          </w:rPrChange>
        </w:rPr>
        <w:pPrChange w:id="11117" w:author="Caree2" w:date="2017-04-02T07:18:00Z">
          <w:pPr/>
        </w:pPrChange>
      </w:pPr>
      <w:ins w:id="11118" w:author="Caree2" w:date="2017-04-02T06:57:00Z">
        <w:r w:rsidRPr="00880017">
          <w:rPr>
            <w:color w:val="008080"/>
            <w:rPrChange w:id="11119" w:author="Caree2" w:date="2017-04-02T07:56:00Z">
              <w:rPr/>
            </w:rPrChange>
          </w:rPr>
          <w:tab/>
          <w:t>public OxygenMolecule provideOxygen() throws InterruptedException{</w:t>
        </w:r>
      </w:ins>
    </w:p>
    <w:p w:rsidR="0082452C" w:rsidRPr="00880017" w:rsidRDefault="0082452C" w:rsidP="00C63AF9">
      <w:pPr>
        <w:rPr>
          <w:ins w:id="11120" w:author="Caree2" w:date="2017-04-02T06:57:00Z"/>
          <w:color w:val="008080"/>
          <w:rPrChange w:id="11121" w:author="Caree2" w:date="2017-04-02T07:56:00Z">
            <w:rPr>
              <w:ins w:id="11122" w:author="Caree2" w:date="2017-04-02T06:57:00Z"/>
            </w:rPr>
          </w:rPrChange>
        </w:rPr>
        <w:pPrChange w:id="11123" w:author="Caree2" w:date="2017-04-02T07:18:00Z">
          <w:pPr/>
        </w:pPrChange>
      </w:pPr>
      <w:ins w:id="11124" w:author="Caree2" w:date="2017-04-02T06:57:00Z">
        <w:r w:rsidRPr="00880017">
          <w:rPr>
            <w:color w:val="008080"/>
            <w:rPrChange w:id="11125" w:author="Caree2" w:date="2017-04-02T07:56:00Z">
              <w:rPr/>
            </w:rPrChange>
          </w:rPr>
          <w:tab/>
        </w:r>
        <w:r w:rsidRPr="00880017">
          <w:rPr>
            <w:color w:val="008080"/>
            <w:rPrChange w:id="11126" w:author="Caree2" w:date="2017-04-02T07:56:00Z">
              <w:rPr/>
            </w:rPrChange>
          </w:rPr>
          <w:tab/>
          <w:t>return oxygenReservoir.take();</w:t>
        </w:r>
      </w:ins>
    </w:p>
    <w:p w:rsidR="0082452C" w:rsidRPr="00880017" w:rsidRDefault="0082452C" w:rsidP="00C63AF9">
      <w:pPr>
        <w:rPr>
          <w:ins w:id="11127" w:author="Caree2" w:date="2017-04-02T06:57:00Z"/>
          <w:color w:val="008080"/>
          <w:rPrChange w:id="11128" w:author="Caree2" w:date="2017-04-02T07:56:00Z">
            <w:rPr>
              <w:ins w:id="11129" w:author="Caree2" w:date="2017-04-02T06:57:00Z"/>
            </w:rPr>
          </w:rPrChange>
        </w:rPr>
        <w:pPrChange w:id="11130" w:author="Caree2" w:date="2017-04-02T07:18:00Z">
          <w:pPr/>
        </w:pPrChange>
      </w:pPr>
      <w:ins w:id="11131" w:author="Caree2" w:date="2017-04-02T06:57:00Z">
        <w:r w:rsidRPr="00880017">
          <w:rPr>
            <w:color w:val="008080"/>
            <w:rPrChange w:id="11132" w:author="Caree2" w:date="2017-04-02T07:56:00Z">
              <w:rPr/>
            </w:rPrChange>
          </w:rPr>
          <w:tab/>
          <w:t>}</w:t>
        </w:r>
      </w:ins>
    </w:p>
    <w:p w:rsidR="0082452C" w:rsidRPr="00880017" w:rsidRDefault="0082452C" w:rsidP="00C63AF9">
      <w:pPr>
        <w:rPr>
          <w:ins w:id="11133" w:author="Caree2" w:date="2017-04-02T06:57:00Z"/>
          <w:color w:val="008080"/>
          <w:rPrChange w:id="11134" w:author="Caree2" w:date="2017-04-02T07:56:00Z">
            <w:rPr>
              <w:ins w:id="11135" w:author="Caree2" w:date="2017-04-02T06:57:00Z"/>
            </w:rPr>
          </w:rPrChange>
        </w:rPr>
        <w:pPrChange w:id="11136" w:author="Caree2" w:date="2017-04-02T07:18:00Z">
          <w:pPr/>
        </w:pPrChange>
      </w:pPr>
    </w:p>
    <w:p w:rsidR="0082452C" w:rsidRPr="00880017" w:rsidRDefault="0082452C" w:rsidP="00C63AF9">
      <w:pPr>
        <w:rPr>
          <w:ins w:id="11137" w:author="Caree2" w:date="2017-04-02T06:57:00Z"/>
          <w:color w:val="008080"/>
          <w:rPrChange w:id="11138" w:author="Caree2" w:date="2017-04-02T07:56:00Z">
            <w:rPr>
              <w:ins w:id="11139" w:author="Caree2" w:date="2017-04-02T06:57:00Z"/>
            </w:rPr>
          </w:rPrChange>
        </w:rPr>
        <w:pPrChange w:id="11140" w:author="Caree2" w:date="2017-04-02T07:18:00Z">
          <w:pPr/>
        </w:pPrChange>
      </w:pPr>
      <w:ins w:id="11141" w:author="Caree2" w:date="2017-04-02T06:57:00Z">
        <w:r w:rsidRPr="00880017">
          <w:rPr>
            <w:color w:val="008080"/>
            <w:rPrChange w:id="11142" w:author="Caree2" w:date="2017-04-02T07:56:00Z">
              <w:rPr/>
            </w:rPrChange>
          </w:rPr>
          <w:tab/>
          <w:t>public void storeOxygen(OxygenMolecule o) throws InterruptedException{</w:t>
        </w:r>
      </w:ins>
    </w:p>
    <w:p w:rsidR="0082452C" w:rsidRPr="00880017" w:rsidRDefault="0082452C" w:rsidP="00C63AF9">
      <w:pPr>
        <w:rPr>
          <w:ins w:id="11143" w:author="Caree2" w:date="2017-04-02T06:57:00Z"/>
          <w:color w:val="008080"/>
          <w:rPrChange w:id="11144" w:author="Caree2" w:date="2017-04-02T07:56:00Z">
            <w:rPr>
              <w:ins w:id="11145" w:author="Caree2" w:date="2017-04-02T06:57:00Z"/>
            </w:rPr>
          </w:rPrChange>
        </w:rPr>
        <w:pPrChange w:id="11146" w:author="Caree2" w:date="2017-04-02T07:18:00Z">
          <w:pPr/>
        </w:pPrChange>
      </w:pPr>
      <w:ins w:id="11147" w:author="Caree2" w:date="2017-04-02T06:57:00Z">
        <w:r w:rsidRPr="00880017">
          <w:rPr>
            <w:color w:val="008080"/>
            <w:rPrChange w:id="11148" w:author="Caree2" w:date="2017-04-02T07:56:00Z">
              <w:rPr/>
            </w:rPrChange>
          </w:rPr>
          <w:tab/>
        </w:r>
        <w:r w:rsidRPr="00880017">
          <w:rPr>
            <w:color w:val="008080"/>
            <w:rPrChange w:id="11149" w:author="Caree2" w:date="2017-04-02T07:56:00Z">
              <w:rPr/>
            </w:rPrChange>
          </w:rPr>
          <w:tab/>
          <w:t>oxygenReservoir.offer(o);</w:t>
        </w:r>
      </w:ins>
    </w:p>
    <w:p w:rsidR="0082452C" w:rsidRPr="00880017" w:rsidRDefault="0082452C" w:rsidP="00C63AF9">
      <w:pPr>
        <w:rPr>
          <w:ins w:id="11150" w:author="Caree2" w:date="2017-04-02T06:57:00Z"/>
          <w:color w:val="008080"/>
          <w:rPrChange w:id="11151" w:author="Caree2" w:date="2017-04-02T07:56:00Z">
            <w:rPr>
              <w:ins w:id="11152" w:author="Caree2" w:date="2017-04-02T06:57:00Z"/>
            </w:rPr>
          </w:rPrChange>
        </w:rPr>
        <w:pPrChange w:id="11153" w:author="Caree2" w:date="2017-04-02T07:18:00Z">
          <w:pPr/>
        </w:pPrChange>
      </w:pPr>
      <w:ins w:id="11154" w:author="Caree2" w:date="2017-04-02T06:57:00Z">
        <w:r w:rsidRPr="00880017">
          <w:rPr>
            <w:color w:val="008080"/>
            <w:rPrChange w:id="11155" w:author="Caree2" w:date="2017-04-02T07:56:00Z">
              <w:rPr/>
            </w:rPrChange>
          </w:rPr>
          <w:tab/>
          <w:t>}</w:t>
        </w:r>
      </w:ins>
    </w:p>
    <w:p w:rsidR="0082452C" w:rsidRPr="00880017" w:rsidRDefault="0082452C" w:rsidP="00C63AF9">
      <w:pPr>
        <w:rPr>
          <w:ins w:id="11156" w:author="Caree2" w:date="2017-04-02T06:57:00Z"/>
          <w:color w:val="008080"/>
          <w:rPrChange w:id="11157" w:author="Caree2" w:date="2017-04-02T07:56:00Z">
            <w:rPr>
              <w:ins w:id="11158" w:author="Caree2" w:date="2017-04-02T06:57:00Z"/>
            </w:rPr>
          </w:rPrChange>
        </w:rPr>
        <w:pPrChange w:id="11159" w:author="Caree2" w:date="2017-04-02T07:18:00Z">
          <w:pPr/>
        </w:pPrChange>
      </w:pPr>
    </w:p>
    <w:p w:rsidR="0082452C" w:rsidRPr="00880017" w:rsidRDefault="0082452C" w:rsidP="00C63AF9">
      <w:pPr>
        <w:rPr>
          <w:ins w:id="11160" w:author="Caree2" w:date="2017-04-02T06:57:00Z"/>
          <w:color w:val="008080"/>
          <w:rPrChange w:id="11161" w:author="Caree2" w:date="2017-04-02T07:56:00Z">
            <w:rPr>
              <w:ins w:id="11162" w:author="Caree2" w:date="2017-04-02T06:57:00Z"/>
            </w:rPr>
          </w:rPrChange>
        </w:rPr>
        <w:pPrChange w:id="11163" w:author="Caree2" w:date="2017-04-02T07:18:00Z">
          <w:pPr/>
        </w:pPrChange>
      </w:pPr>
      <w:ins w:id="11164" w:author="Caree2" w:date="2017-04-02T06:57:00Z">
        <w:r w:rsidRPr="00880017">
          <w:rPr>
            <w:color w:val="008080"/>
            <w:rPrChange w:id="11165" w:author="Caree2" w:date="2017-04-02T07:56:00Z">
              <w:rPr/>
            </w:rPrChange>
          </w:rPr>
          <w:tab/>
        </w:r>
      </w:ins>
    </w:p>
    <w:p w:rsidR="0082452C" w:rsidRPr="00880017" w:rsidRDefault="0082452C" w:rsidP="00C63AF9">
      <w:pPr>
        <w:rPr>
          <w:ins w:id="11166" w:author="Caree2" w:date="2017-04-02T06:57:00Z"/>
          <w:color w:val="008080"/>
          <w:rPrChange w:id="11167" w:author="Caree2" w:date="2017-04-02T07:56:00Z">
            <w:rPr>
              <w:ins w:id="11168" w:author="Caree2" w:date="2017-04-02T06:57:00Z"/>
            </w:rPr>
          </w:rPrChange>
        </w:rPr>
        <w:pPrChange w:id="11169" w:author="Caree2" w:date="2017-04-02T07:18:00Z">
          <w:pPr/>
        </w:pPrChange>
      </w:pPr>
      <w:ins w:id="11170" w:author="Caree2" w:date="2017-04-02T06:57:00Z">
        <w:r w:rsidRPr="00880017">
          <w:rPr>
            <w:color w:val="008080"/>
            <w:rPrChange w:id="11171" w:author="Caree2" w:date="2017-04-02T07:56:00Z">
              <w:rPr/>
            </w:rPrChange>
          </w:rPr>
          <w:t>}</w:t>
        </w:r>
      </w:ins>
    </w:p>
    <w:p w:rsidR="0082452C" w:rsidRPr="00880017" w:rsidRDefault="0082452C" w:rsidP="00C63AF9">
      <w:pPr>
        <w:rPr>
          <w:ins w:id="11172" w:author="Caree2" w:date="2017-04-02T06:57:00Z"/>
          <w:color w:val="008080"/>
          <w:rPrChange w:id="11173" w:author="Caree2" w:date="2017-04-02T07:56:00Z">
            <w:rPr>
              <w:ins w:id="11174" w:author="Caree2" w:date="2017-04-02T06:57:00Z"/>
            </w:rPr>
          </w:rPrChange>
        </w:rPr>
        <w:pPrChange w:id="11175" w:author="Caree2" w:date="2017-04-02T07:18:00Z">
          <w:pPr/>
        </w:pPrChange>
      </w:pPr>
      <w:ins w:id="11176" w:author="Caree2" w:date="2017-04-02T06:57:00Z">
        <w:r w:rsidRPr="00880017">
          <w:rPr>
            <w:color w:val="008080"/>
            <w:rPrChange w:id="11177" w:author="Caree2" w:date="2017-04-02T07:56:00Z">
              <w:rPr/>
            </w:rPrChange>
          </w:rPr>
          <w:br w:type="page"/>
        </w:r>
      </w:ins>
    </w:p>
    <w:p w:rsidR="00654D54" w:rsidDel="00C63AF9" w:rsidRDefault="00654D54" w:rsidP="0082452C">
      <w:pPr>
        <w:rPr>
          <w:del w:id="11178" w:author="Caree2" w:date="2017-04-02T07:18:00Z"/>
        </w:rPr>
      </w:pPr>
    </w:p>
    <w:p w:rsidR="005D3543" w:rsidDel="00C63AF9" w:rsidRDefault="00CE772D">
      <w:pPr>
        <w:rPr>
          <w:del w:id="11179" w:author="Caree2" w:date="2017-04-02T07:18:00Z"/>
        </w:rPr>
      </w:pPr>
      <w:del w:id="11180" w:author="Caree2" w:date="2017-04-02T06:57:00Z">
        <w:r w:rsidDel="0082452C">
          <w:rPr>
            <w:noProof/>
          </w:rPr>
          <w:drawing>
            <wp:inline distT="0" distB="0" distL="0" distR="0" wp14:anchorId="1C86C0A9" wp14:editId="7899D04F">
              <wp:extent cx="5943600" cy="621665"/>
              <wp:effectExtent l="0" t="0" r="0" b="6985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21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5D3543" w:rsidDel="00C63AF9" w:rsidRDefault="005D3543">
      <w:pPr>
        <w:rPr>
          <w:del w:id="11181" w:author="Caree2" w:date="2017-04-02T07:17:00Z"/>
        </w:rPr>
      </w:pPr>
    </w:p>
    <w:p w:rsidR="00CE772D" w:rsidDel="0082452C" w:rsidRDefault="005D3543">
      <w:pPr>
        <w:rPr>
          <w:del w:id="11182" w:author="Caree2" w:date="2017-04-02T06:57:00Z"/>
          <w:rFonts w:ascii="Times New Roman" w:hAnsi="Times New Roman"/>
          <w:b/>
          <w:bCs/>
          <w:color w:val="000000"/>
          <w:sz w:val="28"/>
          <w:szCs w:val="20"/>
        </w:rPr>
      </w:pPr>
      <w:del w:id="11183" w:author="Caree2" w:date="2017-04-02T06:57:00Z">
        <w:r w:rsidDel="0082452C">
          <w:rPr>
            <w:noProof/>
          </w:rPr>
          <w:drawing>
            <wp:inline distT="0" distB="0" distL="0" distR="0" wp14:anchorId="106D7331" wp14:editId="51E8CF81">
              <wp:extent cx="5943600" cy="1771015"/>
              <wp:effectExtent l="0" t="0" r="0" b="63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771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E772D" w:rsidDel="0082452C">
          <w:br w:type="page"/>
        </w:r>
      </w:del>
    </w:p>
    <w:p w:rsidR="00047103" w:rsidDel="0082452C" w:rsidRDefault="00047103" w:rsidP="0082452C">
      <w:pPr>
        <w:rPr>
          <w:del w:id="11184" w:author="Caree2" w:date="2017-04-02T06:57:00Z"/>
        </w:rPr>
        <w:pPrChange w:id="11185" w:author="Caree2" w:date="2017-04-02T06:57:00Z">
          <w:pPr>
            <w:pStyle w:val="h1"/>
          </w:pPr>
        </w:pPrChange>
      </w:pPr>
    </w:p>
    <w:p w:rsidR="00682868" w:rsidDel="0082452C" w:rsidRDefault="00682868">
      <w:pPr>
        <w:rPr>
          <w:del w:id="11186" w:author="Caree2" w:date="2017-04-02T06:57:00Z"/>
          <w:rFonts w:ascii="Times New Roman" w:hAnsi="Times New Roman"/>
          <w:b/>
          <w:bCs/>
          <w:color w:val="000000"/>
          <w:sz w:val="28"/>
          <w:szCs w:val="20"/>
        </w:rPr>
      </w:pPr>
    </w:p>
    <w:p w:rsidR="00DE3E2F" w:rsidRDefault="00DE3E2F" w:rsidP="00DE3E2F">
      <w:pPr>
        <w:pStyle w:val="StyleHeading114ptBoldUnderlineLeft"/>
        <w:rPr>
          <w:ins w:id="11187" w:author="Caree2" w:date="2017-04-02T06:58:00Z"/>
        </w:rPr>
      </w:pPr>
      <w:bookmarkStart w:id="11188" w:name="_Toc478888076"/>
      <w:r w:rsidRPr="00EA03DE">
        <w:t>1.</w:t>
      </w:r>
      <w:del w:id="11189" w:author="Caree2" w:date="2017-04-02T07:31:00Z">
        <w:r w:rsidR="00B0133E" w:rsidDel="00E047DB">
          <w:delText>2</w:delText>
        </w:r>
        <w:r w:rsidR="000509B4" w:rsidDel="00E047DB">
          <w:delText>1</w:delText>
        </w:r>
        <w:r w:rsidRPr="00EA03DE" w:rsidDel="00E047DB">
          <w:delText xml:space="preserve"> </w:delText>
        </w:r>
      </w:del>
      <w:ins w:id="11190" w:author="Caree2" w:date="2017-04-02T07:48:00Z">
        <w:r w:rsidR="00C547DB">
          <w:t>34</w:t>
        </w:r>
      </w:ins>
      <w:ins w:id="11191" w:author="Caree2" w:date="2017-04-02T07:31:00Z">
        <w:r w:rsidR="00E047DB" w:rsidRPr="00EA03DE">
          <w:t xml:space="preserve"> </w:t>
        </w:r>
      </w:ins>
      <w:r>
        <w:t>–</w:t>
      </w:r>
      <w:r w:rsidRPr="00EA03DE">
        <w:t xml:space="preserve"> </w:t>
      </w:r>
      <w:del w:id="11192" w:author="Caree2" w:date="2017-04-02T06:57:00Z">
        <w:r w:rsidDel="0082452C">
          <w:delText xml:space="preserve">Navigate to </w:delText>
        </w:r>
        <w:r w:rsidR="008C3AA2" w:rsidDel="0082452C">
          <w:fldChar w:fldCharType="begin"/>
        </w:r>
        <w:r w:rsidR="008C3AA2" w:rsidDel="0082452C">
          <w:delInstrText xml:space="preserve"> HYPERLINK "http://localhost:8761" </w:delInstrText>
        </w:r>
        <w:r w:rsidR="008C3AA2" w:rsidDel="0082452C">
          <w:fldChar w:fldCharType="separate"/>
        </w:r>
        <w:r w:rsidRPr="00EA03DE" w:rsidDel="0082452C">
          <w:delText>http://localhost:8761</w:delText>
        </w:r>
        <w:r w:rsidR="008C3AA2" w:rsidDel="0082452C">
          <w:fldChar w:fldCharType="end"/>
        </w:r>
      </w:del>
      <w:ins w:id="11193" w:author="Caree2" w:date="2017-04-02T07:18:00Z">
        <w:r w:rsidR="00C63AF9">
          <w:t>Create the Nature class in the package Fourth</w:t>
        </w:r>
      </w:ins>
      <w:bookmarkEnd w:id="11188"/>
    </w:p>
    <w:p w:rsidR="00D039D6" w:rsidRDefault="00D039D6" w:rsidP="00DE3E2F">
      <w:pPr>
        <w:pStyle w:val="StyleHeading114ptBoldUnderlineLeft"/>
        <w:rPr>
          <w:ins w:id="11194" w:author="Caree2" w:date="2017-04-02T06:58:00Z"/>
        </w:rPr>
      </w:pPr>
    </w:p>
    <w:p w:rsidR="00D039D6" w:rsidRDefault="00D039D6" w:rsidP="00DE3E2F">
      <w:pPr>
        <w:pStyle w:val="StyleHeading114ptBoldUnderlineLeft"/>
        <w:rPr>
          <w:ins w:id="11195" w:author="Caree2" w:date="2017-04-02T06:58:00Z"/>
        </w:rPr>
      </w:pPr>
    </w:p>
    <w:p w:rsidR="00D039D6" w:rsidRPr="00880017" w:rsidRDefault="00D039D6" w:rsidP="00C63AF9">
      <w:pPr>
        <w:rPr>
          <w:ins w:id="11196" w:author="Caree2" w:date="2017-04-02T06:58:00Z"/>
          <w:color w:val="008080"/>
          <w:rPrChange w:id="11197" w:author="Caree2" w:date="2017-04-02T07:56:00Z">
            <w:rPr>
              <w:ins w:id="11198" w:author="Caree2" w:date="2017-04-02T06:58:00Z"/>
            </w:rPr>
          </w:rPrChange>
        </w:rPr>
        <w:pPrChange w:id="11199" w:author="Caree2" w:date="2017-04-02T07:19:00Z">
          <w:pPr>
            <w:pStyle w:val="StyleHeading114ptBoldUnderlineLeft"/>
          </w:pPr>
        </w:pPrChange>
      </w:pPr>
      <w:ins w:id="11200" w:author="Caree2" w:date="2017-04-02T06:58:00Z">
        <w:r w:rsidRPr="00880017">
          <w:rPr>
            <w:color w:val="008080"/>
            <w:rPrChange w:id="11201" w:author="Caree2" w:date="2017-04-02T07:56:00Z">
              <w:rPr/>
            </w:rPrChange>
          </w:rPr>
          <w:t>package com.rollingstone.springframework.basic.ioc.real.life.examples.fourth;</w:t>
        </w:r>
      </w:ins>
    </w:p>
    <w:p w:rsidR="00D039D6" w:rsidRPr="00880017" w:rsidRDefault="00D039D6" w:rsidP="00C63AF9">
      <w:pPr>
        <w:rPr>
          <w:ins w:id="11202" w:author="Caree2" w:date="2017-04-02T06:58:00Z"/>
          <w:color w:val="008080"/>
          <w:rPrChange w:id="11203" w:author="Caree2" w:date="2017-04-02T07:56:00Z">
            <w:rPr>
              <w:ins w:id="11204" w:author="Caree2" w:date="2017-04-02T06:58:00Z"/>
            </w:rPr>
          </w:rPrChange>
        </w:rPr>
        <w:pPrChange w:id="11205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206" w:author="Caree2" w:date="2017-04-02T06:58:00Z"/>
          <w:color w:val="008080"/>
          <w:rPrChange w:id="11207" w:author="Caree2" w:date="2017-04-02T07:56:00Z">
            <w:rPr>
              <w:ins w:id="11208" w:author="Caree2" w:date="2017-04-02T06:58:00Z"/>
            </w:rPr>
          </w:rPrChange>
        </w:rPr>
        <w:pPrChange w:id="11209" w:author="Caree2" w:date="2017-04-02T07:19:00Z">
          <w:pPr>
            <w:pStyle w:val="StyleHeading114ptBoldUnderlineLeft"/>
          </w:pPr>
        </w:pPrChange>
      </w:pPr>
      <w:ins w:id="11210" w:author="Caree2" w:date="2017-04-02T06:58:00Z">
        <w:r w:rsidRPr="00880017">
          <w:rPr>
            <w:color w:val="008080"/>
            <w:rPrChange w:id="11211" w:author="Caree2" w:date="2017-04-02T07:56:00Z">
              <w:rPr/>
            </w:rPrChange>
          </w:rPr>
          <w:t>import java.util.ArrayList;</w:t>
        </w:r>
      </w:ins>
    </w:p>
    <w:p w:rsidR="00D039D6" w:rsidRPr="00880017" w:rsidRDefault="00D039D6" w:rsidP="00C63AF9">
      <w:pPr>
        <w:rPr>
          <w:ins w:id="11212" w:author="Caree2" w:date="2017-04-02T06:58:00Z"/>
          <w:color w:val="008080"/>
          <w:rPrChange w:id="11213" w:author="Caree2" w:date="2017-04-02T07:56:00Z">
            <w:rPr>
              <w:ins w:id="11214" w:author="Caree2" w:date="2017-04-02T06:58:00Z"/>
            </w:rPr>
          </w:rPrChange>
        </w:rPr>
        <w:pPrChange w:id="11215" w:author="Caree2" w:date="2017-04-02T07:19:00Z">
          <w:pPr>
            <w:pStyle w:val="StyleHeading114ptBoldUnderlineLeft"/>
          </w:pPr>
        </w:pPrChange>
      </w:pPr>
      <w:ins w:id="11216" w:author="Caree2" w:date="2017-04-02T06:58:00Z">
        <w:r w:rsidRPr="00880017">
          <w:rPr>
            <w:color w:val="008080"/>
            <w:rPrChange w:id="11217" w:author="Caree2" w:date="2017-04-02T07:56:00Z">
              <w:rPr/>
            </w:rPrChange>
          </w:rPr>
          <w:t>import java.util.List;</w:t>
        </w:r>
      </w:ins>
    </w:p>
    <w:p w:rsidR="00D039D6" w:rsidRPr="00880017" w:rsidRDefault="00D039D6" w:rsidP="00C63AF9">
      <w:pPr>
        <w:rPr>
          <w:ins w:id="11218" w:author="Caree2" w:date="2017-04-02T06:58:00Z"/>
          <w:color w:val="008080"/>
          <w:rPrChange w:id="11219" w:author="Caree2" w:date="2017-04-02T07:56:00Z">
            <w:rPr>
              <w:ins w:id="11220" w:author="Caree2" w:date="2017-04-02T06:58:00Z"/>
            </w:rPr>
          </w:rPrChange>
        </w:rPr>
        <w:pPrChange w:id="11221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222" w:author="Caree2" w:date="2017-04-02T06:58:00Z"/>
          <w:color w:val="008080"/>
          <w:rPrChange w:id="11223" w:author="Caree2" w:date="2017-04-02T07:56:00Z">
            <w:rPr>
              <w:ins w:id="11224" w:author="Caree2" w:date="2017-04-02T06:58:00Z"/>
            </w:rPr>
          </w:rPrChange>
        </w:rPr>
        <w:pPrChange w:id="11225" w:author="Caree2" w:date="2017-04-02T07:19:00Z">
          <w:pPr>
            <w:pStyle w:val="StyleHeading114ptBoldUnderlineLeft"/>
          </w:pPr>
        </w:pPrChange>
      </w:pPr>
      <w:ins w:id="11226" w:author="Caree2" w:date="2017-04-02T06:58:00Z">
        <w:r w:rsidRPr="00880017">
          <w:rPr>
            <w:color w:val="008080"/>
            <w:rPrChange w:id="11227" w:author="Caree2" w:date="2017-04-02T07:56:00Z">
              <w:rPr/>
            </w:rPrChange>
          </w:rPr>
          <w:t>public class Nature {</w:t>
        </w:r>
      </w:ins>
    </w:p>
    <w:p w:rsidR="00D039D6" w:rsidRPr="00880017" w:rsidRDefault="00D039D6" w:rsidP="00C63AF9">
      <w:pPr>
        <w:rPr>
          <w:ins w:id="11228" w:author="Caree2" w:date="2017-04-02T06:58:00Z"/>
          <w:color w:val="008080"/>
          <w:rPrChange w:id="11229" w:author="Caree2" w:date="2017-04-02T07:56:00Z">
            <w:rPr>
              <w:ins w:id="11230" w:author="Caree2" w:date="2017-04-02T06:58:00Z"/>
            </w:rPr>
          </w:rPrChange>
        </w:rPr>
        <w:pPrChange w:id="11231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232" w:author="Caree2" w:date="2017-04-02T06:58:00Z"/>
          <w:color w:val="008080"/>
          <w:rPrChange w:id="11233" w:author="Caree2" w:date="2017-04-02T07:56:00Z">
            <w:rPr>
              <w:ins w:id="11234" w:author="Caree2" w:date="2017-04-02T06:58:00Z"/>
            </w:rPr>
          </w:rPrChange>
        </w:rPr>
        <w:pPrChange w:id="11235" w:author="Caree2" w:date="2017-04-02T07:19:00Z">
          <w:pPr>
            <w:pStyle w:val="StyleHeading114ptBoldUnderlineLeft"/>
          </w:pPr>
        </w:pPrChange>
      </w:pPr>
      <w:ins w:id="11236" w:author="Caree2" w:date="2017-04-02T06:58:00Z">
        <w:r w:rsidRPr="00880017">
          <w:rPr>
            <w:color w:val="008080"/>
            <w:rPrChange w:id="11237" w:author="Caree2" w:date="2017-04-02T07:56:00Z">
              <w:rPr/>
            </w:rPrChange>
          </w:rPr>
          <w:tab/>
          <w:t>List&lt;String&gt; lands  = new ArrayList&lt;String&gt; ();</w:t>
        </w:r>
      </w:ins>
    </w:p>
    <w:p w:rsidR="00D039D6" w:rsidRPr="00880017" w:rsidRDefault="00D039D6" w:rsidP="00C63AF9">
      <w:pPr>
        <w:rPr>
          <w:ins w:id="11238" w:author="Caree2" w:date="2017-04-02T06:58:00Z"/>
          <w:color w:val="008080"/>
          <w:rPrChange w:id="11239" w:author="Caree2" w:date="2017-04-02T07:56:00Z">
            <w:rPr>
              <w:ins w:id="11240" w:author="Caree2" w:date="2017-04-02T06:58:00Z"/>
            </w:rPr>
          </w:rPrChange>
        </w:rPr>
        <w:pPrChange w:id="11241" w:author="Caree2" w:date="2017-04-02T07:19:00Z">
          <w:pPr>
            <w:pStyle w:val="StyleHeading114ptBoldUnderlineLeft"/>
          </w:pPr>
        </w:pPrChange>
      </w:pPr>
      <w:ins w:id="11242" w:author="Caree2" w:date="2017-04-02T06:58:00Z">
        <w:r w:rsidRPr="00880017">
          <w:rPr>
            <w:color w:val="008080"/>
            <w:rPrChange w:id="11243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244" w:author="Caree2" w:date="2017-04-02T06:58:00Z"/>
          <w:color w:val="008080"/>
          <w:rPrChange w:id="11245" w:author="Caree2" w:date="2017-04-02T07:56:00Z">
            <w:rPr>
              <w:ins w:id="11246" w:author="Caree2" w:date="2017-04-02T06:58:00Z"/>
            </w:rPr>
          </w:rPrChange>
        </w:rPr>
        <w:pPrChange w:id="11247" w:author="Caree2" w:date="2017-04-02T07:19:00Z">
          <w:pPr>
            <w:pStyle w:val="StyleHeading114ptBoldUnderlineLeft"/>
          </w:pPr>
        </w:pPrChange>
      </w:pPr>
      <w:ins w:id="11248" w:author="Caree2" w:date="2017-04-02T06:58:00Z">
        <w:r w:rsidRPr="00880017">
          <w:rPr>
            <w:color w:val="008080"/>
            <w:rPrChange w:id="11249" w:author="Caree2" w:date="2017-04-02T07:56:00Z">
              <w:rPr/>
            </w:rPrChange>
          </w:rPr>
          <w:tab/>
          <w:t>List&lt;String&gt; waterBodies  = new ArrayList&lt;String&gt; ();</w:t>
        </w:r>
      </w:ins>
    </w:p>
    <w:p w:rsidR="00D039D6" w:rsidRPr="00880017" w:rsidRDefault="00D039D6" w:rsidP="00C63AF9">
      <w:pPr>
        <w:rPr>
          <w:ins w:id="11250" w:author="Caree2" w:date="2017-04-02T06:58:00Z"/>
          <w:color w:val="008080"/>
          <w:rPrChange w:id="11251" w:author="Caree2" w:date="2017-04-02T07:56:00Z">
            <w:rPr>
              <w:ins w:id="11252" w:author="Caree2" w:date="2017-04-02T06:58:00Z"/>
            </w:rPr>
          </w:rPrChange>
        </w:rPr>
        <w:pPrChange w:id="11253" w:author="Caree2" w:date="2017-04-02T07:19:00Z">
          <w:pPr>
            <w:pStyle w:val="StyleHeading114ptBoldUnderlineLeft"/>
          </w:pPr>
        </w:pPrChange>
      </w:pPr>
      <w:ins w:id="11254" w:author="Caree2" w:date="2017-04-02T06:58:00Z">
        <w:r w:rsidRPr="00880017">
          <w:rPr>
            <w:color w:val="008080"/>
            <w:rPrChange w:id="11255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256" w:author="Caree2" w:date="2017-04-02T06:58:00Z"/>
          <w:color w:val="008080"/>
          <w:rPrChange w:id="11257" w:author="Caree2" w:date="2017-04-02T07:56:00Z">
            <w:rPr>
              <w:ins w:id="11258" w:author="Caree2" w:date="2017-04-02T06:58:00Z"/>
            </w:rPr>
          </w:rPrChange>
        </w:rPr>
        <w:pPrChange w:id="11259" w:author="Caree2" w:date="2017-04-02T07:19:00Z">
          <w:pPr>
            <w:pStyle w:val="StyleHeading114ptBoldUnderlineLeft"/>
          </w:pPr>
        </w:pPrChange>
      </w:pPr>
      <w:ins w:id="11260" w:author="Caree2" w:date="2017-04-02T06:58:00Z">
        <w:r w:rsidRPr="00880017">
          <w:rPr>
            <w:color w:val="008080"/>
            <w:rPrChange w:id="11261" w:author="Caree2" w:date="2017-04-02T07:56:00Z">
              <w:rPr/>
            </w:rPrChange>
          </w:rPr>
          <w:tab/>
          <w:t>List&lt;Forest&gt; forests  = new ArrayList&lt;Forest&gt; ();</w:t>
        </w:r>
      </w:ins>
    </w:p>
    <w:p w:rsidR="00D039D6" w:rsidRPr="00880017" w:rsidRDefault="00D039D6" w:rsidP="00C63AF9">
      <w:pPr>
        <w:rPr>
          <w:ins w:id="11262" w:author="Caree2" w:date="2017-04-02T06:58:00Z"/>
          <w:color w:val="008080"/>
          <w:rPrChange w:id="11263" w:author="Caree2" w:date="2017-04-02T07:56:00Z">
            <w:rPr>
              <w:ins w:id="11264" w:author="Caree2" w:date="2017-04-02T06:58:00Z"/>
            </w:rPr>
          </w:rPrChange>
        </w:rPr>
        <w:pPrChange w:id="11265" w:author="Caree2" w:date="2017-04-02T07:19:00Z">
          <w:pPr>
            <w:pStyle w:val="StyleHeading114ptBoldUnderlineLeft"/>
          </w:pPr>
        </w:pPrChange>
      </w:pPr>
      <w:ins w:id="11266" w:author="Caree2" w:date="2017-04-02T06:58:00Z">
        <w:r w:rsidRPr="00880017">
          <w:rPr>
            <w:color w:val="008080"/>
            <w:rPrChange w:id="11267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268" w:author="Caree2" w:date="2017-04-02T06:58:00Z"/>
          <w:color w:val="008080"/>
          <w:rPrChange w:id="11269" w:author="Caree2" w:date="2017-04-02T07:56:00Z">
            <w:rPr>
              <w:ins w:id="11270" w:author="Caree2" w:date="2017-04-02T06:58:00Z"/>
            </w:rPr>
          </w:rPrChange>
        </w:rPr>
        <w:pPrChange w:id="11271" w:author="Caree2" w:date="2017-04-02T07:19:00Z">
          <w:pPr>
            <w:pStyle w:val="StyleHeading114ptBoldUnderlineLeft"/>
          </w:pPr>
        </w:pPrChange>
      </w:pPr>
      <w:ins w:id="11272" w:author="Caree2" w:date="2017-04-02T06:58:00Z">
        <w:r w:rsidRPr="00880017">
          <w:rPr>
            <w:color w:val="008080"/>
            <w:rPrChange w:id="11273" w:author="Caree2" w:date="2017-04-02T07:56:00Z">
              <w:rPr/>
            </w:rPrChange>
          </w:rPr>
          <w:tab/>
          <w:t>List&lt;Tree&gt; trees  = new ArrayList&lt;Tree&gt; ();</w:t>
        </w:r>
      </w:ins>
    </w:p>
    <w:p w:rsidR="00D039D6" w:rsidRPr="00880017" w:rsidRDefault="00D039D6" w:rsidP="00C63AF9">
      <w:pPr>
        <w:rPr>
          <w:ins w:id="11274" w:author="Caree2" w:date="2017-04-02T06:58:00Z"/>
          <w:color w:val="008080"/>
          <w:rPrChange w:id="11275" w:author="Caree2" w:date="2017-04-02T07:56:00Z">
            <w:rPr>
              <w:ins w:id="11276" w:author="Caree2" w:date="2017-04-02T06:58:00Z"/>
            </w:rPr>
          </w:rPrChange>
        </w:rPr>
        <w:pPrChange w:id="11277" w:author="Caree2" w:date="2017-04-02T07:19:00Z">
          <w:pPr>
            <w:pStyle w:val="StyleHeading114ptBoldUnderlineLeft"/>
          </w:pPr>
        </w:pPrChange>
      </w:pPr>
      <w:ins w:id="11278" w:author="Caree2" w:date="2017-04-02T06:58:00Z">
        <w:r w:rsidRPr="00880017">
          <w:rPr>
            <w:color w:val="008080"/>
            <w:rPrChange w:id="11279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280" w:author="Caree2" w:date="2017-04-02T06:58:00Z"/>
          <w:color w:val="008080"/>
          <w:rPrChange w:id="11281" w:author="Caree2" w:date="2017-04-02T07:56:00Z">
            <w:rPr>
              <w:ins w:id="11282" w:author="Caree2" w:date="2017-04-02T06:58:00Z"/>
            </w:rPr>
          </w:rPrChange>
        </w:rPr>
        <w:pPrChange w:id="11283" w:author="Caree2" w:date="2017-04-02T07:19:00Z">
          <w:pPr>
            <w:pStyle w:val="StyleHeading114ptBoldUnderlineLeft"/>
          </w:pPr>
        </w:pPrChange>
      </w:pPr>
      <w:ins w:id="11284" w:author="Caree2" w:date="2017-04-02T06:58:00Z">
        <w:r w:rsidRPr="00880017">
          <w:rPr>
            <w:color w:val="008080"/>
            <w:rPrChange w:id="11285" w:author="Caree2" w:date="2017-04-02T07:56:00Z">
              <w:rPr/>
            </w:rPrChange>
          </w:rPr>
          <w:tab/>
          <w:t>List&lt;Animal&gt; animals  = new ArrayList&lt;Animal&gt; ();</w:t>
        </w:r>
      </w:ins>
    </w:p>
    <w:p w:rsidR="00D039D6" w:rsidRPr="00880017" w:rsidRDefault="00D039D6" w:rsidP="00C63AF9">
      <w:pPr>
        <w:rPr>
          <w:ins w:id="11286" w:author="Caree2" w:date="2017-04-02T06:58:00Z"/>
          <w:color w:val="008080"/>
          <w:rPrChange w:id="11287" w:author="Caree2" w:date="2017-04-02T07:56:00Z">
            <w:rPr>
              <w:ins w:id="11288" w:author="Caree2" w:date="2017-04-02T06:58:00Z"/>
            </w:rPr>
          </w:rPrChange>
        </w:rPr>
        <w:pPrChange w:id="11289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290" w:author="Caree2" w:date="2017-04-02T06:58:00Z"/>
          <w:color w:val="008080"/>
          <w:rPrChange w:id="11291" w:author="Caree2" w:date="2017-04-02T07:56:00Z">
            <w:rPr>
              <w:ins w:id="11292" w:author="Caree2" w:date="2017-04-02T06:58:00Z"/>
            </w:rPr>
          </w:rPrChange>
        </w:rPr>
        <w:pPrChange w:id="11293" w:author="Caree2" w:date="2017-04-02T07:19:00Z">
          <w:pPr>
            <w:pStyle w:val="StyleHeading114ptBoldUnderlineLeft"/>
          </w:pPr>
        </w:pPrChange>
      </w:pPr>
      <w:ins w:id="11294" w:author="Caree2" w:date="2017-04-02T06:58:00Z">
        <w:r w:rsidRPr="00880017">
          <w:rPr>
            <w:color w:val="008080"/>
            <w:rPrChange w:id="11295" w:author="Caree2" w:date="2017-04-02T07:56:00Z">
              <w:rPr/>
            </w:rPrChange>
          </w:rPr>
          <w:tab/>
          <w:t>Atmosphere atmosphere;</w:t>
        </w:r>
      </w:ins>
    </w:p>
    <w:p w:rsidR="00D039D6" w:rsidRPr="00880017" w:rsidRDefault="00D039D6" w:rsidP="00C63AF9">
      <w:pPr>
        <w:rPr>
          <w:ins w:id="11296" w:author="Caree2" w:date="2017-04-02T06:58:00Z"/>
          <w:color w:val="008080"/>
          <w:rPrChange w:id="11297" w:author="Caree2" w:date="2017-04-02T07:56:00Z">
            <w:rPr>
              <w:ins w:id="11298" w:author="Caree2" w:date="2017-04-02T06:58:00Z"/>
            </w:rPr>
          </w:rPrChange>
        </w:rPr>
        <w:pPrChange w:id="11299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300" w:author="Caree2" w:date="2017-04-02T06:58:00Z"/>
          <w:color w:val="008080"/>
          <w:rPrChange w:id="11301" w:author="Caree2" w:date="2017-04-02T07:56:00Z">
            <w:rPr>
              <w:ins w:id="11302" w:author="Caree2" w:date="2017-04-02T06:58:00Z"/>
            </w:rPr>
          </w:rPrChange>
        </w:rPr>
        <w:pPrChange w:id="11303" w:author="Caree2" w:date="2017-04-02T07:19:00Z">
          <w:pPr>
            <w:pStyle w:val="StyleHeading114ptBoldUnderlineLeft"/>
          </w:pPr>
        </w:pPrChange>
      </w:pPr>
      <w:ins w:id="11304" w:author="Caree2" w:date="2017-04-02T06:58:00Z">
        <w:r w:rsidRPr="00880017">
          <w:rPr>
            <w:color w:val="008080"/>
            <w:rPrChange w:id="11305" w:author="Caree2" w:date="2017-04-02T07:56:00Z">
              <w:rPr/>
            </w:rPrChange>
          </w:rPr>
          <w:tab/>
          <w:t>public List&lt;String&gt; getLands() {</w:t>
        </w:r>
      </w:ins>
    </w:p>
    <w:p w:rsidR="00D039D6" w:rsidRPr="00880017" w:rsidRDefault="00D039D6" w:rsidP="00C63AF9">
      <w:pPr>
        <w:rPr>
          <w:ins w:id="11306" w:author="Caree2" w:date="2017-04-02T06:58:00Z"/>
          <w:color w:val="008080"/>
          <w:rPrChange w:id="11307" w:author="Caree2" w:date="2017-04-02T07:56:00Z">
            <w:rPr>
              <w:ins w:id="11308" w:author="Caree2" w:date="2017-04-02T06:58:00Z"/>
            </w:rPr>
          </w:rPrChange>
        </w:rPr>
        <w:pPrChange w:id="11309" w:author="Caree2" w:date="2017-04-02T07:19:00Z">
          <w:pPr>
            <w:pStyle w:val="StyleHeading114ptBoldUnderlineLeft"/>
          </w:pPr>
        </w:pPrChange>
      </w:pPr>
      <w:ins w:id="11310" w:author="Caree2" w:date="2017-04-02T06:58:00Z">
        <w:r w:rsidRPr="00880017">
          <w:rPr>
            <w:color w:val="008080"/>
            <w:rPrChange w:id="11311" w:author="Caree2" w:date="2017-04-02T07:56:00Z">
              <w:rPr/>
            </w:rPrChange>
          </w:rPr>
          <w:tab/>
        </w:r>
        <w:r w:rsidRPr="00880017">
          <w:rPr>
            <w:color w:val="008080"/>
            <w:rPrChange w:id="11312" w:author="Caree2" w:date="2017-04-02T07:56:00Z">
              <w:rPr/>
            </w:rPrChange>
          </w:rPr>
          <w:tab/>
          <w:t>return lands;</w:t>
        </w:r>
      </w:ins>
    </w:p>
    <w:p w:rsidR="00D039D6" w:rsidRPr="00880017" w:rsidRDefault="00D039D6" w:rsidP="00C63AF9">
      <w:pPr>
        <w:rPr>
          <w:ins w:id="11313" w:author="Caree2" w:date="2017-04-02T06:58:00Z"/>
          <w:color w:val="008080"/>
          <w:rPrChange w:id="11314" w:author="Caree2" w:date="2017-04-02T07:56:00Z">
            <w:rPr>
              <w:ins w:id="11315" w:author="Caree2" w:date="2017-04-02T06:58:00Z"/>
            </w:rPr>
          </w:rPrChange>
        </w:rPr>
        <w:pPrChange w:id="11316" w:author="Caree2" w:date="2017-04-02T07:19:00Z">
          <w:pPr>
            <w:pStyle w:val="StyleHeading114ptBoldUnderlineLeft"/>
          </w:pPr>
        </w:pPrChange>
      </w:pPr>
      <w:ins w:id="11317" w:author="Caree2" w:date="2017-04-02T06:58:00Z">
        <w:r w:rsidRPr="00880017">
          <w:rPr>
            <w:color w:val="008080"/>
            <w:rPrChange w:id="11318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319" w:author="Caree2" w:date="2017-04-02T06:58:00Z"/>
          <w:color w:val="008080"/>
          <w:rPrChange w:id="11320" w:author="Caree2" w:date="2017-04-02T07:56:00Z">
            <w:rPr>
              <w:ins w:id="11321" w:author="Caree2" w:date="2017-04-02T06:58:00Z"/>
            </w:rPr>
          </w:rPrChange>
        </w:rPr>
        <w:pPrChange w:id="11322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323" w:author="Caree2" w:date="2017-04-02T06:58:00Z"/>
          <w:color w:val="008080"/>
          <w:rPrChange w:id="11324" w:author="Caree2" w:date="2017-04-02T07:56:00Z">
            <w:rPr>
              <w:ins w:id="11325" w:author="Caree2" w:date="2017-04-02T06:58:00Z"/>
            </w:rPr>
          </w:rPrChange>
        </w:rPr>
        <w:pPrChange w:id="11326" w:author="Caree2" w:date="2017-04-02T07:19:00Z">
          <w:pPr>
            <w:pStyle w:val="StyleHeading114ptBoldUnderlineLeft"/>
          </w:pPr>
        </w:pPrChange>
      </w:pPr>
      <w:ins w:id="11327" w:author="Caree2" w:date="2017-04-02T06:58:00Z">
        <w:r w:rsidRPr="00880017">
          <w:rPr>
            <w:color w:val="008080"/>
            <w:rPrChange w:id="11328" w:author="Caree2" w:date="2017-04-02T07:56:00Z">
              <w:rPr/>
            </w:rPrChange>
          </w:rPr>
          <w:tab/>
          <w:t>public void setLands(List&lt;String&gt; lands) {</w:t>
        </w:r>
      </w:ins>
    </w:p>
    <w:p w:rsidR="00D039D6" w:rsidRPr="00880017" w:rsidRDefault="00D039D6" w:rsidP="00C63AF9">
      <w:pPr>
        <w:rPr>
          <w:ins w:id="11329" w:author="Caree2" w:date="2017-04-02T06:58:00Z"/>
          <w:color w:val="008080"/>
          <w:rPrChange w:id="11330" w:author="Caree2" w:date="2017-04-02T07:56:00Z">
            <w:rPr>
              <w:ins w:id="11331" w:author="Caree2" w:date="2017-04-02T06:58:00Z"/>
            </w:rPr>
          </w:rPrChange>
        </w:rPr>
        <w:pPrChange w:id="11332" w:author="Caree2" w:date="2017-04-02T07:19:00Z">
          <w:pPr>
            <w:pStyle w:val="StyleHeading114ptBoldUnderlineLeft"/>
          </w:pPr>
        </w:pPrChange>
      </w:pPr>
      <w:ins w:id="11333" w:author="Caree2" w:date="2017-04-02T06:58:00Z">
        <w:r w:rsidRPr="00880017">
          <w:rPr>
            <w:color w:val="008080"/>
            <w:rPrChange w:id="11334" w:author="Caree2" w:date="2017-04-02T07:56:00Z">
              <w:rPr/>
            </w:rPrChange>
          </w:rPr>
          <w:tab/>
        </w:r>
        <w:r w:rsidRPr="00880017">
          <w:rPr>
            <w:color w:val="008080"/>
            <w:rPrChange w:id="11335" w:author="Caree2" w:date="2017-04-02T07:56:00Z">
              <w:rPr/>
            </w:rPrChange>
          </w:rPr>
          <w:tab/>
          <w:t>this.lands = lands;</w:t>
        </w:r>
      </w:ins>
    </w:p>
    <w:p w:rsidR="00D039D6" w:rsidRPr="00880017" w:rsidRDefault="00D039D6" w:rsidP="00C63AF9">
      <w:pPr>
        <w:rPr>
          <w:ins w:id="11336" w:author="Caree2" w:date="2017-04-02T06:58:00Z"/>
          <w:color w:val="008080"/>
          <w:rPrChange w:id="11337" w:author="Caree2" w:date="2017-04-02T07:56:00Z">
            <w:rPr>
              <w:ins w:id="11338" w:author="Caree2" w:date="2017-04-02T06:58:00Z"/>
            </w:rPr>
          </w:rPrChange>
        </w:rPr>
        <w:pPrChange w:id="11339" w:author="Caree2" w:date="2017-04-02T07:19:00Z">
          <w:pPr>
            <w:pStyle w:val="StyleHeading114ptBoldUnderlineLeft"/>
          </w:pPr>
        </w:pPrChange>
      </w:pPr>
      <w:ins w:id="11340" w:author="Caree2" w:date="2017-04-02T06:58:00Z">
        <w:r w:rsidRPr="00880017">
          <w:rPr>
            <w:color w:val="008080"/>
            <w:rPrChange w:id="11341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342" w:author="Caree2" w:date="2017-04-02T06:58:00Z"/>
          <w:color w:val="008080"/>
          <w:rPrChange w:id="11343" w:author="Caree2" w:date="2017-04-02T07:56:00Z">
            <w:rPr>
              <w:ins w:id="11344" w:author="Caree2" w:date="2017-04-02T06:58:00Z"/>
            </w:rPr>
          </w:rPrChange>
        </w:rPr>
        <w:pPrChange w:id="11345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346" w:author="Caree2" w:date="2017-04-02T06:58:00Z"/>
          <w:color w:val="008080"/>
          <w:rPrChange w:id="11347" w:author="Caree2" w:date="2017-04-02T07:56:00Z">
            <w:rPr>
              <w:ins w:id="11348" w:author="Caree2" w:date="2017-04-02T06:58:00Z"/>
            </w:rPr>
          </w:rPrChange>
        </w:rPr>
        <w:pPrChange w:id="11349" w:author="Caree2" w:date="2017-04-02T07:19:00Z">
          <w:pPr>
            <w:pStyle w:val="StyleHeading114ptBoldUnderlineLeft"/>
          </w:pPr>
        </w:pPrChange>
      </w:pPr>
      <w:ins w:id="11350" w:author="Caree2" w:date="2017-04-02T06:58:00Z">
        <w:r w:rsidRPr="00880017">
          <w:rPr>
            <w:color w:val="008080"/>
            <w:rPrChange w:id="11351" w:author="Caree2" w:date="2017-04-02T07:56:00Z">
              <w:rPr/>
            </w:rPrChange>
          </w:rPr>
          <w:tab/>
          <w:t>public List&lt;String&gt; getWaterBodies() {</w:t>
        </w:r>
      </w:ins>
    </w:p>
    <w:p w:rsidR="00D039D6" w:rsidRPr="00880017" w:rsidRDefault="00D039D6" w:rsidP="00C63AF9">
      <w:pPr>
        <w:rPr>
          <w:ins w:id="11352" w:author="Caree2" w:date="2017-04-02T06:58:00Z"/>
          <w:color w:val="008080"/>
          <w:rPrChange w:id="11353" w:author="Caree2" w:date="2017-04-02T07:56:00Z">
            <w:rPr>
              <w:ins w:id="11354" w:author="Caree2" w:date="2017-04-02T06:58:00Z"/>
            </w:rPr>
          </w:rPrChange>
        </w:rPr>
        <w:pPrChange w:id="11355" w:author="Caree2" w:date="2017-04-02T07:19:00Z">
          <w:pPr>
            <w:pStyle w:val="StyleHeading114ptBoldUnderlineLeft"/>
          </w:pPr>
        </w:pPrChange>
      </w:pPr>
      <w:ins w:id="11356" w:author="Caree2" w:date="2017-04-02T06:58:00Z">
        <w:r w:rsidRPr="00880017">
          <w:rPr>
            <w:color w:val="008080"/>
            <w:rPrChange w:id="11357" w:author="Caree2" w:date="2017-04-02T07:56:00Z">
              <w:rPr/>
            </w:rPrChange>
          </w:rPr>
          <w:tab/>
        </w:r>
        <w:r w:rsidRPr="00880017">
          <w:rPr>
            <w:color w:val="008080"/>
            <w:rPrChange w:id="11358" w:author="Caree2" w:date="2017-04-02T07:56:00Z">
              <w:rPr/>
            </w:rPrChange>
          </w:rPr>
          <w:tab/>
          <w:t>return waterBodies;</w:t>
        </w:r>
      </w:ins>
    </w:p>
    <w:p w:rsidR="00D039D6" w:rsidRPr="00880017" w:rsidRDefault="00D039D6" w:rsidP="00C63AF9">
      <w:pPr>
        <w:rPr>
          <w:ins w:id="11359" w:author="Caree2" w:date="2017-04-02T06:58:00Z"/>
          <w:color w:val="008080"/>
          <w:rPrChange w:id="11360" w:author="Caree2" w:date="2017-04-02T07:56:00Z">
            <w:rPr>
              <w:ins w:id="11361" w:author="Caree2" w:date="2017-04-02T06:58:00Z"/>
            </w:rPr>
          </w:rPrChange>
        </w:rPr>
        <w:pPrChange w:id="11362" w:author="Caree2" w:date="2017-04-02T07:19:00Z">
          <w:pPr>
            <w:pStyle w:val="StyleHeading114ptBoldUnderlineLeft"/>
          </w:pPr>
        </w:pPrChange>
      </w:pPr>
      <w:ins w:id="11363" w:author="Caree2" w:date="2017-04-02T06:58:00Z">
        <w:r w:rsidRPr="00880017">
          <w:rPr>
            <w:color w:val="008080"/>
            <w:rPrChange w:id="11364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365" w:author="Caree2" w:date="2017-04-02T06:58:00Z"/>
          <w:color w:val="008080"/>
          <w:rPrChange w:id="11366" w:author="Caree2" w:date="2017-04-02T07:56:00Z">
            <w:rPr>
              <w:ins w:id="11367" w:author="Caree2" w:date="2017-04-02T06:58:00Z"/>
            </w:rPr>
          </w:rPrChange>
        </w:rPr>
        <w:pPrChange w:id="11368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369" w:author="Caree2" w:date="2017-04-02T06:58:00Z"/>
          <w:color w:val="008080"/>
          <w:rPrChange w:id="11370" w:author="Caree2" w:date="2017-04-02T07:56:00Z">
            <w:rPr>
              <w:ins w:id="11371" w:author="Caree2" w:date="2017-04-02T06:58:00Z"/>
            </w:rPr>
          </w:rPrChange>
        </w:rPr>
        <w:pPrChange w:id="11372" w:author="Caree2" w:date="2017-04-02T07:19:00Z">
          <w:pPr>
            <w:pStyle w:val="StyleHeading114ptBoldUnderlineLeft"/>
          </w:pPr>
        </w:pPrChange>
      </w:pPr>
      <w:ins w:id="11373" w:author="Caree2" w:date="2017-04-02T06:58:00Z">
        <w:r w:rsidRPr="00880017">
          <w:rPr>
            <w:color w:val="008080"/>
            <w:rPrChange w:id="11374" w:author="Caree2" w:date="2017-04-02T07:56:00Z">
              <w:rPr/>
            </w:rPrChange>
          </w:rPr>
          <w:tab/>
          <w:t>public void setWaterBodies(List&lt;String&gt; waterBodies) {</w:t>
        </w:r>
      </w:ins>
    </w:p>
    <w:p w:rsidR="00D039D6" w:rsidRPr="00880017" w:rsidRDefault="00D039D6" w:rsidP="00C63AF9">
      <w:pPr>
        <w:rPr>
          <w:ins w:id="11375" w:author="Caree2" w:date="2017-04-02T06:58:00Z"/>
          <w:color w:val="008080"/>
          <w:rPrChange w:id="11376" w:author="Caree2" w:date="2017-04-02T07:56:00Z">
            <w:rPr>
              <w:ins w:id="11377" w:author="Caree2" w:date="2017-04-02T06:58:00Z"/>
            </w:rPr>
          </w:rPrChange>
        </w:rPr>
        <w:pPrChange w:id="11378" w:author="Caree2" w:date="2017-04-02T07:19:00Z">
          <w:pPr>
            <w:pStyle w:val="StyleHeading114ptBoldUnderlineLeft"/>
          </w:pPr>
        </w:pPrChange>
      </w:pPr>
      <w:ins w:id="11379" w:author="Caree2" w:date="2017-04-02T06:58:00Z">
        <w:r w:rsidRPr="00880017">
          <w:rPr>
            <w:color w:val="008080"/>
            <w:rPrChange w:id="11380" w:author="Caree2" w:date="2017-04-02T07:56:00Z">
              <w:rPr/>
            </w:rPrChange>
          </w:rPr>
          <w:tab/>
        </w:r>
        <w:r w:rsidRPr="00880017">
          <w:rPr>
            <w:color w:val="008080"/>
            <w:rPrChange w:id="11381" w:author="Caree2" w:date="2017-04-02T07:56:00Z">
              <w:rPr/>
            </w:rPrChange>
          </w:rPr>
          <w:tab/>
          <w:t>this.waterBodies = waterBodies;</w:t>
        </w:r>
      </w:ins>
    </w:p>
    <w:p w:rsidR="00D039D6" w:rsidRPr="00880017" w:rsidRDefault="00D039D6" w:rsidP="00C63AF9">
      <w:pPr>
        <w:rPr>
          <w:ins w:id="11382" w:author="Caree2" w:date="2017-04-02T06:58:00Z"/>
          <w:color w:val="008080"/>
          <w:rPrChange w:id="11383" w:author="Caree2" w:date="2017-04-02T07:56:00Z">
            <w:rPr>
              <w:ins w:id="11384" w:author="Caree2" w:date="2017-04-02T06:58:00Z"/>
            </w:rPr>
          </w:rPrChange>
        </w:rPr>
        <w:pPrChange w:id="11385" w:author="Caree2" w:date="2017-04-02T07:19:00Z">
          <w:pPr>
            <w:pStyle w:val="StyleHeading114ptBoldUnderlineLeft"/>
          </w:pPr>
        </w:pPrChange>
      </w:pPr>
      <w:ins w:id="11386" w:author="Caree2" w:date="2017-04-02T06:58:00Z">
        <w:r w:rsidRPr="00880017">
          <w:rPr>
            <w:color w:val="008080"/>
            <w:rPrChange w:id="11387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388" w:author="Caree2" w:date="2017-04-02T06:58:00Z"/>
          <w:color w:val="008080"/>
          <w:rPrChange w:id="11389" w:author="Caree2" w:date="2017-04-02T07:56:00Z">
            <w:rPr>
              <w:ins w:id="11390" w:author="Caree2" w:date="2017-04-02T06:58:00Z"/>
            </w:rPr>
          </w:rPrChange>
        </w:rPr>
        <w:pPrChange w:id="11391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392" w:author="Caree2" w:date="2017-04-02T06:58:00Z"/>
          <w:color w:val="008080"/>
          <w:rPrChange w:id="11393" w:author="Caree2" w:date="2017-04-02T07:56:00Z">
            <w:rPr>
              <w:ins w:id="11394" w:author="Caree2" w:date="2017-04-02T06:58:00Z"/>
            </w:rPr>
          </w:rPrChange>
        </w:rPr>
        <w:pPrChange w:id="11395" w:author="Caree2" w:date="2017-04-02T07:19:00Z">
          <w:pPr>
            <w:pStyle w:val="StyleHeading114ptBoldUnderlineLeft"/>
          </w:pPr>
        </w:pPrChange>
      </w:pPr>
      <w:ins w:id="11396" w:author="Caree2" w:date="2017-04-02T06:58:00Z">
        <w:r w:rsidRPr="00880017">
          <w:rPr>
            <w:color w:val="008080"/>
            <w:rPrChange w:id="11397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398" w:author="Caree2" w:date="2017-04-02T06:58:00Z"/>
          <w:color w:val="008080"/>
          <w:rPrChange w:id="11399" w:author="Caree2" w:date="2017-04-02T07:56:00Z">
            <w:rPr>
              <w:ins w:id="11400" w:author="Caree2" w:date="2017-04-02T06:58:00Z"/>
            </w:rPr>
          </w:rPrChange>
        </w:rPr>
        <w:pPrChange w:id="11401" w:author="Caree2" w:date="2017-04-02T07:19:00Z">
          <w:pPr>
            <w:pStyle w:val="StyleHeading114ptBoldUnderlineLeft"/>
          </w:pPr>
        </w:pPrChange>
      </w:pPr>
      <w:ins w:id="11402" w:author="Caree2" w:date="2017-04-02T06:58:00Z">
        <w:r w:rsidRPr="00880017">
          <w:rPr>
            <w:color w:val="008080"/>
            <w:rPrChange w:id="11403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404" w:author="Caree2" w:date="2017-04-02T06:58:00Z"/>
          <w:color w:val="008080"/>
          <w:rPrChange w:id="11405" w:author="Caree2" w:date="2017-04-02T07:56:00Z">
            <w:rPr>
              <w:ins w:id="11406" w:author="Caree2" w:date="2017-04-02T06:58:00Z"/>
            </w:rPr>
          </w:rPrChange>
        </w:rPr>
        <w:pPrChange w:id="11407" w:author="Caree2" w:date="2017-04-02T07:19:00Z">
          <w:pPr>
            <w:pStyle w:val="StyleHeading114ptBoldUnderlineLeft"/>
          </w:pPr>
        </w:pPrChange>
      </w:pPr>
      <w:ins w:id="11408" w:author="Caree2" w:date="2017-04-02T06:58:00Z">
        <w:r w:rsidRPr="00880017">
          <w:rPr>
            <w:color w:val="008080"/>
            <w:rPrChange w:id="11409" w:author="Caree2" w:date="2017-04-02T07:56:00Z">
              <w:rPr/>
            </w:rPrChange>
          </w:rPr>
          <w:tab/>
          <w:t>public Atmosphere getAtmosphere() {</w:t>
        </w:r>
      </w:ins>
    </w:p>
    <w:p w:rsidR="00D039D6" w:rsidRPr="00880017" w:rsidRDefault="00D039D6" w:rsidP="00C63AF9">
      <w:pPr>
        <w:rPr>
          <w:ins w:id="11410" w:author="Caree2" w:date="2017-04-02T06:58:00Z"/>
          <w:color w:val="008080"/>
          <w:rPrChange w:id="11411" w:author="Caree2" w:date="2017-04-02T07:56:00Z">
            <w:rPr>
              <w:ins w:id="11412" w:author="Caree2" w:date="2017-04-02T06:58:00Z"/>
            </w:rPr>
          </w:rPrChange>
        </w:rPr>
        <w:pPrChange w:id="11413" w:author="Caree2" w:date="2017-04-02T07:19:00Z">
          <w:pPr>
            <w:pStyle w:val="StyleHeading114ptBoldUnderlineLeft"/>
          </w:pPr>
        </w:pPrChange>
      </w:pPr>
      <w:ins w:id="11414" w:author="Caree2" w:date="2017-04-02T06:58:00Z">
        <w:r w:rsidRPr="00880017">
          <w:rPr>
            <w:color w:val="008080"/>
            <w:rPrChange w:id="11415" w:author="Caree2" w:date="2017-04-02T07:56:00Z">
              <w:rPr/>
            </w:rPrChange>
          </w:rPr>
          <w:tab/>
        </w:r>
        <w:r w:rsidRPr="00880017">
          <w:rPr>
            <w:color w:val="008080"/>
            <w:rPrChange w:id="11416" w:author="Caree2" w:date="2017-04-02T07:56:00Z">
              <w:rPr/>
            </w:rPrChange>
          </w:rPr>
          <w:tab/>
          <w:t>return atmosphere;</w:t>
        </w:r>
      </w:ins>
    </w:p>
    <w:p w:rsidR="00D039D6" w:rsidRPr="00880017" w:rsidRDefault="00D039D6" w:rsidP="00C63AF9">
      <w:pPr>
        <w:rPr>
          <w:ins w:id="11417" w:author="Caree2" w:date="2017-04-02T06:58:00Z"/>
          <w:color w:val="008080"/>
          <w:rPrChange w:id="11418" w:author="Caree2" w:date="2017-04-02T07:56:00Z">
            <w:rPr>
              <w:ins w:id="11419" w:author="Caree2" w:date="2017-04-02T06:58:00Z"/>
            </w:rPr>
          </w:rPrChange>
        </w:rPr>
        <w:pPrChange w:id="11420" w:author="Caree2" w:date="2017-04-02T07:19:00Z">
          <w:pPr>
            <w:pStyle w:val="StyleHeading114ptBoldUnderlineLeft"/>
          </w:pPr>
        </w:pPrChange>
      </w:pPr>
      <w:ins w:id="11421" w:author="Caree2" w:date="2017-04-02T06:58:00Z">
        <w:r w:rsidRPr="00880017">
          <w:rPr>
            <w:color w:val="008080"/>
            <w:rPrChange w:id="11422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423" w:author="Caree2" w:date="2017-04-02T06:58:00Z"/>
          <w:color w:val="008080"/>
          <w:rPrChange w:id="11424" w:author="Caree2" w:date="2017-04-02T07:56:00Z">
            <w:rPr>
              <w:ins w:id="11425" w:author="Caree2" w:date="2017-04-02T06:58:00Z"/>
            </w:rPr>
          </w:rPrChange>
        </w:rPr>
        <w:pPrChange w:id="11426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427" w:author="Caree2" w:date="2017-04-02T06:58:00Z"/>
          <w:color w:val="008080"/>
          <w:rPrChange w:id="11428" w:author="Caree2" w:date="2017-04-02T07:56:00Z">
            <w:rPr>
              <w:ins w:id="11429" w:author="Caree2" w:date="2017-04-02T06:58:00Z"/>
            </w:rPr>
          </w:rPrChange>
        </w:rPr>
        <w:pPrChange w:id="11430" w:author="Caree2" w:date="2017-04-02T07:19:00Z">
          <w:pPr>
            <w:pStyle w:val="StyleHeading114ptBoldUnderlineLeft"/>
          </w:pPr>
        </w:pPrChange>
      </w:pPr>
      <w:ins w:id="11431" w:author="Caree2" w:date="2017-04-02T06:58:00Z">
        <w:r w:rsidRPr="00880017">
          <w:rPr>
            <w:color w:val="008080"/>
            <w:rPrChange w:id="11432" w:author="Caree2" w:date="2017-04-02T07:56:00Z">
              <w:rPr/>
            </w:rPrChange>
          </w:rPr>
          <w:tab/>
          <w:t>public void setAtmosphere(Atmosphere atmosphere) {</w:t>
        </w:r>
      </w:ins>
    </w:p>
    <w:p w:rsidR="00D039D6" w:rsidRPr="00880017" w:rsidRDefault="00D039D6" w:rsidP="00C63AF9">
      <w:pPr>
        <w:rPr>
          <w:ins w:id="11433" w:author="Caree2" w:date="2017-04-02T06:58:00Z"/>
          <w:color w:val="008080"/>
          <w:rPrChange w:id="11434" w:author="Caree2" w:date="2017-04-02T07:56:00Z">
            <w:rPr>
              <w:ins w:id="11435" w:author="Caree2" w:date="2017-04-02T06:58:00Z"/>
            </w:rPr>
          </w:rPrChange>
        </w:rPr>
        <w:pPrChange w:id="11436" w:author="Caree2" w:date="2017-04-02T07:19:00Z">
          <w:pPr>
            <w:pStyle w:val="StyleHeading114ptBoldUnderlineLeft"/>
          </w:pPr>
        </w:pPrChange>
      </w:pPr>
      <w:ins w:id="11437" w:author="Caree2" w:date="2017-04-02T06:58:00Z">
        <w:r w:rsidRPr="00880017">
          <w:rPr>
            <w:color w:val="008080"/>
            <w:rPrChange w:id="11438" w:author="Caree2" w:date="2017-04-02T07:56:00Z">
              <w:rPr/>
            </w:rPrChange>
          </w:rPr>
          <w:lastRenderedPageBreak/>
          <w:tab/>
        </w:r>
        <w:r w:rsidRPr="00880017">
          <w:rPr>
            <w:color w:val="008080"/>
            <w:rPrChange w:id="11439" w:author="Caree2" w:date="2017-04-02T07:56:00Z">
              <w:rPr/>
            </w:rPrChange>
          </w:rPr>
          <w:tab/>
          <w:t>this.atmosphere = atmosphere;</w:t>
        </w:r>
      </w:ins>
    </w:p>
    <w:p w:rsidR="00D039D6" w:rsidRPr="00880017" w:rsidRDefault="00D039D6" w:rsidP="00C63AF9">
      <w:pPr>
        <w:rPr>
          <w:ins w:id="11440" w:author="Caree2" w:date="2017-04-02T06:58:00Z"/>
          <w:color w:val="008080"/>
          <w:rPrChange w:id="11441" w:author="Caree2" w:date="2017-04-02T07:56:00Z">
            <w:rPr>
              <w:ins w:id="11442" w:author="Caree2" w:date="2017-04-02T06:58:00Z"/>
            </w:rPr>
          </w:rPrChange>
        </w:rPr>
        <w:pPrChange w:id="11443" w:author="Caree2" w:date="2017-04-02T07:19:00Z">
          <w:pPr>
            <w:pStyle w:val="StyleHeading114ptBoldUnderlineLeft"/>
          </w:pPr>
        </w:pPrChange>
      </w:pPr>
      <w:ins w:id="11444" w:author="Caree2" w:date="2017-04-02T06:58:00Z">
        <w:r w:rsidRPr="00880017">
          <w:rPr>
            <w:color w:val="008080"/>
            <w:rPrChange w:id="11445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446" w:author="Caree2" w:date="2017-04-02T06:58:00Z"/>
          <w:color w:val="008080"/>
          <w:rPrChange w:id="11447" w:author="Caree2" w:date="2017-04-02T07:56:00Z">
            <w:rPr>
              <w:ins w:id="11448" w:author="Caree2" w:date="2017-04-02T06:58:00Z"/>
            </w:rPr>
          </w:rPrChange>
        </w:rPr>
        <w:pPrChange w:id="11449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450" w:author="Caree2" w:date="2017-04-02T06:58:00Z"/>
          <w:color w:val="008080"/>
          <w:rPrChange w:id="11451" w:author="Caree2" w:date="2017-04-02T07:56:00Z">
            <w:rPr>
              <w:ins w:id="11452" w:author="Caree2" w:date="2017-04-02T06:58:00Z"/>
            </w:rPr>
          </w:rPrChange>
        </w:rPr>
        <w:pPrChange w:id="11453" w:author="Caree2" w:date="2017-04-02T07:19:00Z">
          <w:pPr>
            <w:pStyle w:val="StyleHeading114ptBoldUnderlineLeft"/>
          </w:pPr>
        </w:pPrChange>
      </w:pPr>
      <w:ins w:id="11454" w:author="Caree2" w:date="2017-04-02T06:58:00Z">
        <w:r w:rsidRPr="00880017">
          <w:rPr>
            <w:color w:val="008080"/>
            <w:rPrChange w:id="11455" w:author="Caree2" w:date="2017-04-02T07:56:00Z">
              <w:rPr/>
            </w:rPrChange>
          </w:rPr>
          <w:tab/>
          <w:t>public List&lt;Forest&gt; getForests() {</w:t>
        </w:r>
      </w:ins>
    </w:p>
    <w:p w:rsidR="00D039D6" w:rsidRPr="00880017" w:rsidRDefault="00D039D6" w:rsidP="00C63AF9">
      <w:pPr>
        <w:rPr>
          <w:ins w:id="11456" w:author="Caree2" w:date="2017-04-02T06:58:00Z"/>
          <w:color w:val="008080"/>
          <w:rPrChange w:id="11457" w:author="Caree2" w:date="2017-04-02T07:56:00Z">
            <w:rPr>
              <w:ins w:id="11458" w:author="Caree2" w:date="2017-04-02T06:58:00Z"/>
            </w:rPr>
          </w:rPrChange>
        </w:rPr>
        <w:pPrChange w:id="11459" w:author="Caree2" w:date="2017-04-02T07:19:00Z">
          <w:pPr>
            <w:pStyle w:val="StyleHeading114ptBoldUnderlineLeft"/>
          </w:pPr>
        </w:pPrChange>
      </w:pPr>
      <w:ins w:id="11460" w:author="Caree2" w:date="2017-04-02T06:58:00Z">
        <w:r w:rsidRPr="00880017">
          <w:rPr>
            <w:color w:val="008080"/>
            <w:rPrChange w:id="11461" w:author="Caree2" w:date="2017-04-02T07:56:00Z">
              <w:rPr/>
            </w:rPrChange>
          </w:rPr>
          <w:tab/>
        </w:r>
        <w:r w:rsidRPr="00880017">
          <w:rPr>
            <w:color w:val="008080"/>
            <w:rPrChange w:id="11462" w:author="Caree2" w:date="2017-04-02T07:56:00Z">
              <w:rPr/>
            </w:rPrChange>
          </w:rPr>
          <w:tab/>
          <w:t>return forests;</w:t>
        </w:r>
      </w:ins>
    </w:p>
    <w:p w:rsidR="00D039D6" w:rsidRPr="00880017" w:rsidRDefault="00D039D6" w:rsidP="00C63AF9">
      <w:pPr>
        <w:rPr>
          <w:ins w:id="11463" w:author="Caree2" w:date="2017-04-02T06:58:00Z"/>
          <w:color w:val="008080"/>
          <w:rPrChange w:id="11464" w:author="Caree2" w:date="2017-04-02T07:56:00Z">
            <w:rPr>
              <w:ins w:id="11465" w:author="Caree2" w:date="2017-04-02T06:58:00Z"/>
            </w:rPr>
          </w:rPrChange>
        </w:rPr>
        <w:pPrChange w:id="11466" w:author="Caree2" w:date="2017-04-02T07:19:00Z">
          <w:pPr>
            <w:pStyle w:val="StyleHeading114ptBoldUnderlineLeft"/>
          </w:pPr>
        </w:pPrChange>
      </w:pPr>
      <w:ins w:id="11467" w:author="Caree2" w:date="2017-04-02T06:58:00Z">
        <w:r w:rsidRPr="00880017">
          <w:rPr>
            <w:color w:val="008080"/>
            <w:rPrChange w:id="11468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469" w:author="Caree2" w:date="2017-04-02T06:58:00Z"/>
          <w:color w:val="008080"/>
          <w:rPrChange w:id="11470" w:author="Caree2" w:date="2017-04-02T07:56:00Z">
            <w:rPr>
              <w:ins w:id="11471" w:author="Caree2" w:date="2017-04-02T06:58:00Z"/>
            </w:rPr>
          </w:rPrChange>
        </w:rPr>
        <w:pPrChange w:id="11472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473" w:author="Caree2" w:date="2017-04-02T06:58:00Z"/>
          <w:color w:val="008080"/>
          <w:rPrChange w:id="11474" w:author="Caree2" w:date="2017-04-02T07:56:00Z">
            <w:rPr>
              <w:ins w:id="11475" w:author="Caree2" w:date="2017-04-02T06:58:00Z"/>
            </w:rPr>
          </w:rPrChange>
        </w:rPr>
        <w:pPrChange w:id="11476" w:author="Caree2" w:date="2017-04-02T07:19:00Z">
          <w:pPr>
            <w:pStyle w:val="StyleHeading114ptBoldUnderlineLeft"/>
          </w:pPr>
        </w:pPrChange>
      </w:pPr>
      <w:ins w:id="11477" w:author="Caree2" w:date="2017-04-02T06:58:00Z">
        <w:r w:rsidRPr="00880017">
          <w:rPr>
            <w:color w:val="008080"/>
            <w:rPrChange w:id="11478" w:author="Caree2" w:date="2017-04-02T07:56:00Z">
              <w:rPr/>
            </w:rPrChange>
          </w:rPr>
          <w:tab/>
          <w:t>public void setForests(List&lt;Forest&gt; forests) {</w:t>
        </w:r>
      </w:ins>
    </w:p>
    <w:p w:rsidR="00D039D6" w:rsidRPr="00880017" w:rsidRDefault="00D039D6" w:rsidP="00C63AF9">
      <w:pPr>
        <w:rPr>
          <w:ins w:id="11479" w:author="Caree2" w:date="2017-04-02T06:58:00Z"/>
          <w:color w:val="008080"/>
          <w:rPrChange w:id="11480" w:author="Caree2" w:date="2017-04-02T07:56:00Z">
            <w:rPr>
              <w:ins w:id="11481" w:author="Caree2" w:date="2017-04-02T06:58:00Z"/>
            </w:rPr>
          </w:rPrChange>
        </w:rPr>
        <w:pPrChange w:id="11482" w:author="Caree2" w:date="2017-04-02T07:19:00Z">
          <w:pPr>
            <w:pStyle w:val="StyleHeading114ptBoldUnderlineLeft"/>
          </w:pPr>
        </w:pPrChange>
      </w:pPr>
      <w:ins w:id="11483" w:author="Caree2" w:date="2017-04-02T06:58:00Z">
        <w:r w:rsidRPr="00880017">
          <w:rPr>
            <w:color w:val="008080"/>
            <w:rPrChange w:id="11484" w:author="Caree2" w:date="2017-04-02T07:56:00Z">
              <w:rPr/>
            </w:rPrChange>
          </w:rPr>
          <w:tab/>
        </w:r>
        <w:r w:rsidRPr="00880017">
          <w:rPr>
            <w:color w:val="008080"/>
            <w:rPrChange w:id="11485" w:author="Caree2" w:date="2017-04-02T07:56:00Z">
              <w:rPr/>
            </w:rPrChange>
          </w:rPr>
          <w:tab/>
          <w:t>this.forests = forests;</w:t>
        </w:r>
      </w:ins>
    </w:p>
    <w:p w:rsidR="00D039D6" w:rsidRPr="00880017" w:rsidRDefault="00D039D6" w:rsidP="00C63AF9">
      <w:pPr>
        <w:rPr>
          <w:ins w:id="11486" w:author="Caree2" w:date="2017-04-02T06:58:00Z"/>
          <w:color w:val="008080"/>
          <w:rPrChange w:id="11487" w:author="Caree2" w:date="2017-04-02T07:56:00Z">
            <w:rPr>
              <w:ins w:id="11488" w:author="Caree2" w:date="2017-04-02T06:58:00Z"/>
            </w:rPr>
          </w:rPrChange>
        </w:rPr>
        <w:pPrChange w:id="11489" w:author="Caree2" w:date="2017-04-02T07:19:00Z">
          <w:pPr>
            <w:pStyle w:val="StyleHeading114ptBoldUnderlineLeft"/>
          </w:pPr>
        </w:pPrChange>
      </w:pPr>
      <w:ins w:id="11490" w:author="Caree2" w:date="2017-04-02T06:58:00Z">
        <w:r w:rsidRPr="00880017">
          <w:rPr>
            <w:color w:val="008080"/>
            <w:rPrChange w:id="11491" w:author="Caree2" w:date="2017-04-02T07:56:00Z">
              <w:rPr/>
            </w:rPrChange>
          </w:rPr>
          <w:tab/>
        </w:r>
        <w:r w:rsidRPr="00880017">
          <w:rPr>
            <w:color w:val="008080"/>
            <w:rPrChange w:id="11492" w:author="Caree2" w:date="2017-04-02T07:56:00Z">
              <w:rPr/>
            </w:rPrChange>
          </w:rPr>
          <w:tab/>
          <w:t>for (Forest forest : forests){</w:t>
        </w:r>
      </w:ins>
    </w:p>
    <w:p w:rsidR="00D039D6" w:rsidRPr="00880017" w:rsidRDefault="00D039D6" w:rsidP="00C63AF9">
      <w:pPr>
        <w:rPr>
          <w:ins w:id="11493" w:author="Caree2" w:date="2017-04-02T06:58:00Z"/>
          <w:color w:val="008080"/>
          <w:rPrChange w:id="11494" w:author="Caree2" w:date="2017-04-02T07:56:00Z">
            <w:rPr>
              <w:ins w:id="11495" w:author="Caree2" w:date="2017-04-02T06:58:00Z"/>
            </w:rPr>
          </w:rPrChange>
        </w:rPr>
        <w:pPrChange w:id="11496" w:author="Caree2" w:date="2017-04-02T07:19:00Z">
          <w:pPr>
            <w:pStyle w:val="StyleHeading114ptBoldUnderlineLeft"/>
          </w:pPr>
        </w:pPrChange>
      </w:pPr>
      <w:ins w:id="11497" w:author="Caree2" w:date="2017-04-02T06:58:00Z">
        <w:r w:rsidRPr="00880017">
          <w:rPr>
            <w:color w:val="008080"/>
            <w:rPrChange w:id="11498" w:author="Caree2" w:date="2017-04-02T07:56:00Z">
              <w:rPr/>
            </w:rPrChange>
          </w:rPr>
          <w:tab/>
        </w:r>
        <w:r w:rsidRPr="00880017">
          <w:rPr>
            <w:color w:val="008080"/>
            <w:rPrChange w:id="11499" w:author="Caree2" w:date="2017-04-02T07:56:00Z">
              <w:rPr/>
            </w:rPrChange>
          </w:rPr>
          <w:tab/>
        </w:r>
        <w:r w:rsidRPr="00880017">
          <w:rPr>
            <w:color w:val="008080"/>
            <w:rPrChange w:id="11500" w:author="Caree2" w:date="2017-04-02T07:56:00Z">
              <w:rPr/>
            </w:rPrChange>
          </w:rPr>
          <w:tab/>
          <w:t>forest.setLivingEnvironment(this);</w:t>
        </w:r>
      </w:ins>
    </w:p>
    <w:p w:rsidR="00D039D6" w:rsidRPr="00880017" w:rsidRDefault="00D039D6" w:rsidP="00C63AF9">
      <w:pPr>
        <w:rPr>
          <w:ins w:id="11501" w:author="Caree2" w:date="2017-04-02T06:58:00Z"/>
          <w:color w:val="008080"/>
          <w:rPrChange w:id="11502" w:author="Caree2" w:date="2017-04-02T07:56:00Z">
            <w:rPr>
              <w:ins w:id="11503" w:author="Caree2" w:date="2017-04-02T06:58:00Z"/>
            </w:rPr>
          </w:rPrChange>
        </w:rPr>
        <w:pPrChange w:id="11504" w:author="Caree2" w:date="2017-04-02T07:19:00Z">
          <w:pPr>
            <w:pStyle w:val="StyleHeading114ptBoldUnderlineLeft"/>
          </w:pPr>
        </w:pPrChange>
      </w:pPr>
      <w:ins w:id="11505" w:author="Caree2" w:date="2017-04-02T06:58:00Z">
        <w:r w:rsidRPr="00880017">
          <w:rPr>
            <w:color w:val="008080"/>
            <w:rPrChange w:id="11506" w:author="Caree2" w:date="2017-04-02T07:56:00Z">
              <w:rPr/>
            </w:rPrChange>
          </w:rPr>
          <w:tab/>
        </w:r>
        <w:r w:rsidRPr="00880017">
          <w:rPr>
            <w:color w:val="008080"/>
            <w:rPrChange w:id="11507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508" w:author="Caree2" w:date="2017-04-02T06:58:00Z"/>
          <w:color w:val="008080"/>
          <w:rPrChange w:id="11509" w:author="Caree2" w:date="2017-04-02T07:56:00Z">
            <w:rPr>
              <w:ins w:id="11510" w:author="Caree2" w:date="2017-04-02T06:58:00Z"/>
            </w:rPr>
          </w:rPrChange>
        </w:rPr>
        <w:pPrChange w:id="11511" w:author="Caree2" w:date="2017-04-02T07:19:00Z">
          <w:pPr>
            <w:pStyle w:val="StyleHeading114ptBoldUnderlineLeft"/>
          </w:pPr>
        </w:pPrChange>
      </w:pPr>
      <w:ins w:id="11512" w:author="Caree2" w:date="2017-04-02T06:58:00Z">
        <w:r w:rsidRPr="00880017">
          <w:rPr>
            <w:color w:val="008080"/>
            <w:rPrChange w:id="11513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514" w:author="Caree2" w:date="2017-04-02T06:58:00Z"/>
          <w:color w:val="008080"/>
          <w:rPrChange w:id="11515" w:author="Caree2" w:date="2017-04-02T07:56:00Z">
            <w:rPr>
              <w:ins w:id="11516" w:author="Caree2" w:date="2017-04-02T06:58:00Z"/>
            </w:rPr>
          </w:rPrChange>
        </w:rPr>
        <w:pPrChange w:id="11517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518" w:author="Caree2" w:date="2017-04-02T06:58:00Z"/>
          <w:color w:val="008080"/>
          <w:rPrChange w:id="11519" w:author="Caree2" w:date="2017-04-02T07:56:00Z">
            <w:rPr>
              <w:ins w:id="11520" w:author="Caree2" w:date="2017-04-02T06:58:00Z"/>
            </w:rPr>
          </w:rPrChange>
        </w:rPr>
        <w:pPrChange w:id="11521" w:author="Caree2" w:date="2017-04-02T07:19:00Z">
          <w:pPr>
            <w:pStyle w:val="StyleHeading114ptBoldUnderlineLeft"/>
          </w:pPr>
        </w:pPrChange>
      </w:pPr>
      <w:ins w:id="11522" w:author="Caree2" w:date="2017-04-02T06:58:00Z">
        <w:r w:rsidRPr="00880017">
          <w:rPr>
            <w:color w:val="008080"/>
            <w:rPrChange w:id="11523" w:author="Caree2" w:date="2017-04-02T07:56:00Z">
              <w:rPr/>
            </w:rPrChange>
          </w:rPr>
          <w:tab/>
          <w:t>public List&lt;Tree&gt; getTrees() {</w:t>
        </w:r>
      </w:ins>
    </w:p>
    <w:p w:rsidR="00D039D6" w:rsidRPr="00880017" w:rsidRDefault="00D039D6" w:rsidP="00C63AF9">
      <w:pPr>
        <w:rPr>
          <w:ins w:id="11524" w:author="Caree2" w:date="2017-04-02T06:58:00Z"/>
          <w:color w:val="008080"/>
          <w:rPrChange w:id="11525" w:author="Caree2" w:date="2017-04-02T07:56:00Z">
            <w:rPr>
              <w:ins w:id="11526" w:author="Caree2" w:date="2017-04-02T06:58:00Z"/>
            </w:rPr>
          </w:rPrChange>
        </w:rPr>
        <w:pPrChange w:id="11527" w:author="Caree2" w:date="2017-04-02T07:19:00Z">
          <w:pPr>
            <w:pStyle w:val="StyleHeading114ptBoldUnderlineLeft"/>
          </w:pPr>
        </w:pPrChange>
      </w:pPr>
      <w:ins w:id="11528" w:author="Caree2" w:date="2017-04-02T06:58:00Z">
        <w:r w:rsidRPr="00880017">
          <w:rPr>
            <w:color w:val="008080"/>
            <w:rPrChange w:id="11529" w:author="Caree2" w:date="2017-04-02T07:56:00Z">
              <w:rPr/>
            </w:rPrChange>
          </w:rPr>
          <w:tab/>
        </w:r>
        <w:r w:rsidRPr="00880017">
          <w:rPr>
            <w:color w:val="008080"/>
            <w:rPrChange w:id="11530" w:author="Caree2" w:date="2017-04-02T07:56:00Z">
              <w:rPr/>
            </w:rPrChange>
          </w:rPr>
          <w:tab/>
          <w:t>return trees;</w:t>
        </w:r>
      </w:ins>
    </w:p>
    <w:p w:rsidR="00D039D6" w:rsidRPr="00880017" w:rsidRDefault="00D039D6" w:rsidP="00C63AF9">
      <w:pPr>
        <w:rPr>
          <w:ins w:id="11531" w:author="Caree2" w:date="2017-04-02T06:58:00Z"/>
          <w:color w:val="008080"/>
          <w:rPrChange w:id="11532" w:author="Caree2" w:date="2017-04-02T07:56:00Z">
            <w:rPr>
              <w:ins w:id="11533" w:author="Caree2" w:date="2017-04-02T06:58:00Z"/>
            </w:rPr>
          </w:rPrChange>
        </w:rPr>
        <w:pPrChange w:id="11534" w:author="Caree2" w:date="2017-04-02T07:19:00Z">
          <w:pPr>
            <w:pStyle w:val="StyleHeading114ptBoldUnderlineLeft"/>
          </w:pPr>
        </w:pPrChange>
      </w:pPr>
      <w:ins w:id="11535" w:author="Caree2" w:date="2017-04-02T06:58:00Z">
        <w:r w:rsidRPr="00880017">
          <w:rPr>
            <w:color w:val="008080"/>
            <w:rPrChange w:id="11536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537" w:author="Caree2" w:date="2017-04-02T06:58:00Z"/>
          <w:color w:val="008080"/>
          <w:rPrChange w:id="11538" w:author="Caree2" w:date="2017-04-02T07:56:00Z">
            <w:rPr>
              <w:ins w:id="11539" w:author="Caree2" w:date="2017-04-02T06:58:00Z"/>
            </w:rPr>
          </w:rPrChange>
        </w:rPr>
        <w:pPrChange w:id="11540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541" w:author="Caree2" w:date="2017-04-02T06:58:00Z"/>
          <w:color w:val="008080"/>
          <w:rPrChange w:id="11542" w:author="Caree2" w:date="2017-04-02T07:56:00Z">
            <w:rPr>
              <w:ins w:id="11543" w:author="Caree2" w:date="2017-04-02T06:58:00Z"/>
            </w:rPr>
          </w:rPrChange>
        </w:rPr>
        <w:pPrChange w:id="11544" w:author="Caree2" w:date="2017-04-02T07:19:00Z">
          <w:pPr>
            <w:pStyle w:val="StyleHeading114ptBoldUnderlineLeft"/>
          </w:pPr>
        </w:pPrChange>
      </w:pPr>
      <w:ins w:id="11545" w:author="Caree2" w:date="2017-04-02T06:58:00Z">
        <w:r w:rsidRPr="00880017">
          <w:rPr>
            <w:color w:val="008080"/>
            <w:rPrChange w:id="11546" w:author="Caree2" w:date="2017-04-02T07:56:00Z">
              <w:rPr/>
            </w:rPrChange>
          </w:rPr>
          <w:tab/>
          <w:t>public void setTrees(List&lt;Tree&gt; trees) {</w:t>
        </w:r>
      </w:ins>
    </w:p>
    <w:p w:rsidR="00D039D6" w:rsidRPr="00880017" w:rsidRDefault="00D039D6" w:rsidP="00C63AF9">
      <w:pPr>
        <w:rPr>
          <w:ins w:id="11547" w:author="Caree2" w:date="2017-04-02T06:58:00Z"/>
          <w:color w:val="008080"/>
          <w:rPrChange w:id="11548" w:author="Caree2" w:date="2017-04-02T07:56:00Z">
            <w:rPr>
              <w:ins w:id="11549" w:author="Caree2" w:date="2017-04-02T06:58:00Z"/>
            </w:rPr>
          </w:rPrChange>
        </w:rPr>
        <w:pPrChange w:id="11550" w:author="Caree2" w:date="2017-04-02T07:19:00Z">
          <w:pPr>
            <w:pStyle w:val="StyleHeading114ptBoldUnderlineLeft"/>
          </w:pPr>
        </w:pPrChange>
      </w:pPr>
      <w:ins w:id="11551" w:author="Caree2" w:date="2017-04-02T06:58:00Z">
        <w:r w:rsidRPr="00880017">
          <w:rPr>
            <w:color w:val="008080"/>
            <w:rPrChange w:id="11552" w:author="Caree2" w:date="2017-04-02T07:56:00Z">
              <w:rPr/>
            </w:rPrChange>
          </w:rPr>
          <w:tab/>
        </w:r>
        <w:r w:rsidRPr="00880017">
          <w:rPr>
            <w:color w:val="008080"/>
            <w:rPrChange w:id="11553" w:author="Caree2" w:date="2017-04-02T07:56:00Z">
              <w:rPr/>
            </w:rPrChange>
          </w:rPr>
          <w:tab/>
          <w:t>this.trees = trees;</w:t>
        </w:r>
      </w:ins>
    </w:p>
    <w:p w:rsidR="00D039D6" w:rsidRPr="00880017" w:rsidRDefault="00D039D6" w:rsidP="00C63AF9">
      <w:pPr>
        <w:rPr>
          <w:ins w:id="11554" w:author="Caree2" w:date="2017-04-02T06:58:00Z"/>
          <w:color w:val="008080"/>
          <w:rPrChange w:id="11555" w:author="Caree2" w:date="2017-04-02T07:56:00Z">
            <w:rPr>
              <w:ins w:id="11556" w:author="Caree2" w:date="2017-04-02T06:58:00Z"/>
            </w:rPr>
          </w:rPrChange>
        </w:rPr>
        <w:pPrChange w:id="11557" w:author="Caree2" w:date="2017-04-02T07:19:00Z">
          <w:pPr>
            <w:pStyle w:val="StyleHeading114ptBoldUnderlineLeft"/>
          </w:pPr>
        </w:pPrChange>
      </w:pPr>
      <w:ins w:id="11558" w:author="Caree2" w:date="2017-04-02T06:58:00Z">
        <w:r w:rsidRPr="00880017">
          <w:rPr>
            <w:color w:val="008080"/>
            <w:rPrChange w:id="11559" w:author="Caree2" w:date="2017-04-02T07:56:00Z">
              <w:rPr/>
            </w:rPrChange>
          </w:rPr>
          <w:tab/>
        </w:r>
        <w:r w:rsidRPr="00880017">
          <w:rPr>
            <w:color w:val="008080"/>
            <w:rPrChange w:id="11560" w:author="Caree2" w:date="2017-04-02T07:56:00Z">
              <w:rPr/>
            </w:rPrChange>
          </w:rPr>
          <w:tab/>
          <w:t>for (Tree tree : trees){</w:t>
        </w:r>
      </w:ins>
    </w:p>
    <w:p w:rsidR="00D039D6" w:rsidRPr="00880017" w:rsidRDefault="00D039D6" w:rsidP="00C63AF9">
      <w:pPr>
        <w:rPr>
          <w:ins w:id="11561" w:author="Caree2" w:date="2017-04-02T06:58:00Z"/>
          <w:color w:val="008080"/>
          <w:rPrChange w:id="11562" w:author="Caree2" w:date="2017-04-02T07:56:00Z">
            <w:rPr>
              <w:ins w:id="11563" w:author="Caree2" w:date="2017-04-02T06:58:00Z"/>
            </w:rPr>
          </w:rPrChange>
        </w:rPr>
        <w:pPrChange w:id="11564" w:author="Caree2" w:date="2017-04-02T07:19:00Z">
          <w:pPr>
            <w:pStyle w:val="StyleHeading114ptBoldUnderlineLeft"/>
          </w:pPr>
        </w:pPrChange>
      </w:pPr>
      <w:ins w:id="11565" w:author="Caree2" w:date="2017-04-02T06:58:00Z">
        <w:r w:rsidRPr="00880017">
          <w:rPr>
            <w:color w:val="008080"/>
            <w:rPrChange w:id="11566" w:author="Caree2" w:date="2017-04-02T07:56:00Z">
              <w:rPr/>
            </w:rPrChange>
          </w:rPr>
          <w:tab/>
        </w:r>
        <w:r w:rsidRPr="00880017">
          <w:rPr>
            <w:color w:val="008080"/>
            <w:rPrChange w:id="11567" w:author="Caree2" w:date="2017-04-02T07:56:00Z">
              <w:rPr/>
            </w:rPrChange>
          </w:rPr>
          <w:tab/>
        </w:r>
        <w:r w:rsidRPr="00880017">
          <w:rPr>
            <w:color w:val="008080"/>
            <w:rPrChange w:id="11568" w:author="Caree2" w:date="2017-04-02T07:56:00Z">
              <w:rPr/>
            </w:rPrChange>
          </w:rPr>
          <w:tab/>
          <w:t>tree.setLivingEnvironment(this);</w:t>
        </w:r>
      </w:ins>
    </w:p>
    <w:p w:rsidR="00D039D6" w:rsidRPr="00880017" w:rsidRDefault="00D039D6" w:rsidP="00C63AF9">
      <w:pPr>
        <w:rPr>
          <w:ins w:id="11569" w:author="Caree2" w:date="2017-04-02T06:58:00Z"/>
          <w:color w:val="008080"/>
          <w:rPrChange w:id="11570" w:author="Caree2" w:date="2017-04-02T07:56:00Z">
            <w:rPr>
              <w:ins w:id="11571" w:author="Caree2" w:date="2017-04-02T06:58:00Z"/>
            </w:rPr>
          </w:rPrChange>
        </w:rPr>
        <w:pPrChange w:id="11572" w:author="Caree2" w:date="2017-04-02T07:19:00Z">
          <w:pPr>
            <w:pStyle w:val="StyleHeading114ptBoldUnderlineLeft"/>
          </w:pPr>
        </w:pPrChange>
      </w:pPr>
      <w:ins w:id="11573" w:author="Caree2" w:date="2017-04-02T06:58:00Z">
        <w:r w:rsidRPr="00880017">
          <w:rPr>
            <w:color w:val="008080"/>
            <w:rPrChange w:id="11574" w:author="Caree2" w:date="2017-04-02T07:56:00Z">
              <w:rPr/>
            </w:rPrChange>
          </w:rPr>
          <w:tab/>
        </w:r>
        <w:r w:rsidRPr="00880017">
          <w:rPr>
            <w:color w:val="008080"/>
            <w:rPrChange w:id="11575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576" w:author="Caree2" w:date="2017-04-02T06:58:00Z"/>
          <w:color w:val="008080"/>
          <w:rPrChange w:id="11577" w:author="Caree2" w:date="2017-04-02T07:56:00Z">
            <w:rPr>
              <w:ins w:id="11578" w:author="Caree2" w:date="2017-04-02T06:58:00Z"/>
            </w:rPr>
          </w:rPrChange>
        </w:rPr>
        <w:pPrChange w:id="11579" w:author="Caree2" w:date="2017-04-02T07:19:00Z">
          <w:pPr>
            <w:pStyle w:val="StyleHeading114ptBoldUnderlineLeft"/>
          </w:pPr>
        </w:pPrChange>
      </w:pPr>
      <w:ins w:id="11580" w:author="Caree2" w:date="2017-04-02T06:58:00Z">
        <w:r w:rsidRPr="00880017">
          <w:rPr>
            <w:color w:val="008080"/>
            <w:rPrChange w:id="11581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582" w:author="Caree2" w:date="2017-04-02T06:58:00Z"/>
          <w:color w:val="008080"/>
          <w:rPrChange w:id="11583" w:author="Caree2" w:date="2017-04-02T07:56:00Z">
            <w:rPr>
              <w:ins w:id="11584" w:author="Caree2" w:date="2017-04-02T06:58:00Z"/>
            </w:rPr>
          </w:rPrChange>
        </w:rPr>
        <w:pPrChange w:id="11585" w:author="Caree2" w:date="2017-04-02T07:19:00Z">
          <w:pPr>
            <w:pStyle w:val="StyleHeading114ptBoldUnderlineLeft"/>
          </w:pPr>
        </w:pPrChange>
      </w:pPr>
      <w:ins w:id="11586" w:author="Caree2" w:date="2017-04-02T06:58:00Z">
        <w:r w:rsidRPr="00880017">
          <w:rPr>
            <w:color w:val="008080"/>
            <w:rPrChange w:id="11587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588" w:author="Caree2" w:date="2017-04-02T06:58:00Z"/>
          <w:color w:val="008080"/>
          <w:rPrChange w:id="11589" w:author="Caree2" w:date="2017-04-02T07:56:00Z">
            <w:rPr>
              <w:ins w:id="11590" w:author="Caree2" w:date="2017-04-02T06:58:00Z"/>
            </w:rPr>
          </w:rPrChange>
        </w:rPr>
        <w:pPrChange w:id="11591" w:author="Caree2" w:date="2017-04-02T07:19:00Z">
          <w:pPr>
            <w:pStyle w:val="StyleHeading114ptBoldUnderlineLeft"/>
          </w:pPr>
        </w:pPrChange>
      </w:pPr>
      <w:ins w:id="11592" w:author="Caree2" w:date="2017-04-02T06:58:00Z">
        <w:r w:rsidRPr="00880017">
          <w:rPr>
            <w:color w:val="008080"/>
            <w:rPrChange w:id="11593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594" w:author="Caree2" w:date="2017-04-02T06:58:00Z"/>
          <w:color w:val="008080"/>
          <w:rPrChange w:id="11595" w:author="Caree2" w:date="2017-04-02T07:56:00Z">
            <w:rPr>
              <w:ins w:id="11596" w:author="Caree2" w:date="2017-04-02T06:58:00Z"/>
            </w:rPr>
          </w:rPrChange>
        </w:rPr>
        <w:pPrChange w:id="11597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598" w:author="Caree2" w:date="2017-04-02T06:58:00Z"/>
          <w:color w:val="008080"/>
          <w:rPrChange w:id="11599" w:author="Caree2" w:date="2017-04-02T07:56:00Z">
            <w:rPr>
              <w:ins w:id="11600" w:author="Caree2" w:date="2017-04-02T06:58:00Z"/>
            </w:rPr>
          </w:rPrChange>
        </w:rPr>
        <w:pPrChange w:id="11601" w:author="Caree2" w:date="2017-04-02T07:19:00Z">
          <w:pPr>
            <w:pStyle w:val="StyleHeading114ptBoldUnderlineLeft"/>
          </w:pPr>
        </w:pPrChange>
      </w:pPr>
      <w:ins w:id="11602" w:author="Caree2" w:date="2017-04-02T06:58:00Z">
        <w:r w:rsidRPr="00880017">
          <w:rPr>
            <w:color w:val="008080"/>
            <w:rPrChange w:id="11603" w:author="Caree2" w:date="2017-04-02T07:56:00Z">
              <w:rPr/>
            </w:rPrChange>
          </w:rPr>
          <w:tab/>
          <w:t>public List&lt;Animal&gt; getAnimals() {</w:t>
        </w:r>
      </w:ins>
    </w:p>
    <w:p w:rsidR="00D039D6" w:rsidRPr="00880017" w:rsidRDefault="00D039D6" w:rsidP="00C63AF9">
      <w:pPr>
        <w:rPr>
          <w:ins w:id="11604" w:author="Caree2" w:date="2017-04-02T06:58:00Z"/>
          <w:color w:val="008080"/>
          <w:rPrChange w:id="11605" w:author="Caree2" w:date="2017-04-02T07:56:00Z">
            <w:rPr>
              <w:ins w:id="11606" w:author="Caree2" w:date="2017-04-02T06:58:00Z"/>
            </w:rPr>
          </w:rPrChange>
        </w:rPr>
        <w:pPrChange w:id="11607" w:author="Caree2" w:date="2017-04-02T07:19:00Z">
          <w:pPr>
            <w:pStyle w:val="StyleHeading114ptBoldUnderlineLeft"/>
          </w:pPr>
        </w:pPrChange>
      </w:pPr>
      <w:ins w:id="11608" w:author="Caree2" w:date="2017-04-02T06:58:00Z">
        <w:r w:rsidRPr="00880017">
          <w:rPr>
            <w:color w:val="008080"/>
            <w:rPrChange w:id="11609" w:author="Caree2" w:date="2017-04-02T07:56:00Z">
              <w:rPr/>
            </w:rPrChange>
          </w:rPr>
          <w:tab/>
        </w:r>
        <w:r w:rsidRPr="00880017">
          <w:rPr>
            <w:color w:val="008080"/>
            <w:rPrChange w:id="11610" w:author="Caree2" w:date="2017-04-02T07:56:00Z">
              <w:rPr/>
            </w:rPrChange>
          </w:rPr>
          <w:tab/>
          <w:t>return animals;</w:t>
        </w:r>
      </w:ins>
    </w:p>
    <w:p w:rsidR="00D039D6" w:rsidRPr="00880017" w:rsidRDefault="00D039D6" w:rsidP="00C63AF9">
      <w:pPr>
        <w:rPr>
          <w:ins w:id="11611" w:author="Caree2" w:date="2017-04-02T06:58:00Z"/>
          <w:color w:val="008080"/>
          <w:rPrChange w:id="11612" w:author="Caree2" w:date="2017-04-02T07:56:00Z">
            <w:rPr>
              <w:ins w:id="11613" w:author="Caree2" w:date="2017-04-02T06:58:00Z"/>
            </w:rPr>
          </w:rPrChange>
        </w:rPr>
        <w:pPrChange w:id="11614" w:author="Caree2" w:date="2017-04-02T07:19:00Z">
          <w:pPr>
            <w:pStyle w:val="StyleHeading114ptBoldUnderlineLeft"/>
          </w:pPr>
        </w:pPrChange>
      </w:pPr>
      <w:ins w:id="11615" w:author="Caree2" w:date="2017-04-02T06:58:00Z">
        <w:r w:rsidRPr="00880017">
          <w:rPr>
            <w:color w:val="008080"/>
            <w:rPrChange w:id="11616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617" w:author="Caree2" w:date="2017-04-02T06:58:00Z"/>
          <w:color w:val="008080"/>
          <w:rPrChange w:id="11618" w:author="Caree2" w:date="2017-04-02T07:56:00Z">
            <w:rPr>
              <w:ins w:id="11619" w:author="Caree2" w:date="2017-04-02T06:58:00Z"/>
            </w:rPr>
          </w:rPrChange>
        </w:rPr>
        <w:pPrChange w:id="11620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621" w:author="Caree2" w:date="2017-04-02T06:58:00Z"/>
          <w:color w:val="008080"/>
          <w:rPrChange w:id="11622" w:author="Caree2" w:date="2017-04-02T07:56:00Z">
            <w:rPr>
              <w:ins w:id="11623" w:author="Caree2" w:date="2017-04-02T06:58:00Z"/>
            </w:rPr>
          </w:rPrChange>
        </w:rPr>
        <w:pPrChange w:id="11624" w:author="Caree2" w:date="2017-04-02T07:19:00Z">
          <w:pPr>
            <w:pStyle w:val="StyleHeading114ptBoldUnderlineLeft"/>
          </w:pPr>
        </w:pPrChange>
      </w:pPr>
      <w:ins w:id="11625" w:author="Caree2" w:date="2017-04-02T06:58:00Z">
        <w:r w:rsidRPr="00880017">
          <w:rPr>
            <w:color w:val="008080"/>
            <w:rPrChange w:id="11626" w:author="Caree2" w:date="2017-04-02T07:56:00Z">
              <w:rPr/>
            </w:rPrChange>
          </w:rPr>
          <w:tab/>
          <w:t>public void setAnimals(List&lt;Animal&gt; animals) {</w:t>
        </w:r>
      </w:ins>
    </w:p>
    <w:p w:rsidR="00D039D6" w:rsidRPr="00880017" w:rsidRDefault="00D039D6" w:rsidP="00C63AF9">
      <w:pPr>
        <w:rPr>
          <w:ins w:id="11627" w:author="Caree2" w:date="2017-04-02T06:58:00Z"/>
          <w:color w:val="008080"/>
          <w:rPrChange w:id="11628" w:author="Caree2" w:date="2017-04-02T07:56:00Z">
            <w:rPr>
              <w:ins w:id="11629" w:author="Caree2" w:date="2017-04-02T06:58:00Z"/>
            </w:rPr>
          </w:rPrChange>
        </w:rPr>
        <w:pPrChange w:id="11630" w:author="Caree2" w:date="2017-04-02T07:19:00Z">
          <w:pPr>
            <w:pStyle w:val="StyleHeading114ptBoldUnderlineLeft"/>
          </w:pPr>
        </w:pPrChange>
      </w:pPr>
      <w:ins w:id="11631" w:author="Caree2" w:date="2017-04-02T06:58:00Z">
        <w:r w:rsidRPr="00880017">
          <w:rPr>
            <w:color w:val="008080"/>
            <w:rPrChange w:id="11632" w:author="Caree2" w:date="2017-04-02T07:56:00Z">
              <w:rPr/>
            </w:rPrChange>
          </w:rPr>
          <w:tab/>
        </w:r>
        <w:r w:rsidRPr="00880017">
          <w:rPr>
            <w:color w:val="008080"/>
            <w:rPrChange w:id="11633" w:author="Caree2" w:date="2017-04-02T07:56:00Z">
              <w:rPr/>
            </w:rPrChange>
          </w:rPr>
          <w:tab/>
          <w:t>this.animals = animals;</w:t>
        </w:r>
      </w:ins>
    </w:p>
    <w:p w:rsidR="00D039D6" w:rsidRPr="00880017" w:rsidRDefault="00D039D6" w:rsidP="00C63AF9">
      <w:pPr>
        <w:rPr>
          <w:ins w:id="11634" w:author="Caree2" w:date="2017-04-02T06:58:00Z"/>
          <w:color w:val="008080"/>
          <w:rPrChange w:id="11635" w:author="Caree2" w:date="2017-04-02T07:56:00Z">
            <w:rPr>
              <w:ins w:id="11636" w:author="Caree2" w:date="2017-04-02T06:58:00Z"/>
            </w:rPr>
          </w:rPrChange>
        </w:rPr>
        <w:pPrChange w:id="11637" w:author="Caree2" w:date="2017-04-02T07:19:00Z">
          <w:pPr>
            <w:pStyle w:val="StyleHeading114ptBoldUnderlineLeft"/>
          </w:pPr>
        </w:pPrChange>
      </w:pPr>
      <w:ins w:id="11638" w:author="Caree2" w:date="2017-04-02T06:58:00Z">
        <w:r w:rsidRPr="00880017">
          <w:rPr>
            <w:color w:val="008080"/>
            <w:rPrChange w:id="11639" w:author="Caree2" w:date="2017-04-02T07:56:00Z">
              <w:rPr/>
            </w:rPrChange>
          </w:rPr>
          <w:tab/>
        </w:r>
        <w:r w:rsidRPr="00880017">
          <w:rPr>
            <w:color w:val="008080"/>
            <w:rPrChange w:id="11640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641" w:author="Caree2" w:date="2017-04-02T06:58:00Z"/>
          <w:color w:val="008080"/>
          <w:rPrChange w:id="11642" w:author="Caree2" w:date="2017-04-02T07:56:00Z">
            <w:rPr>
              <w:ins w:id="11643" w:author="Caree2" w:date="2017-04-02T06:58:00Z"/>
            </w:rPr>
          </w:rPrChange>
        </w:rPr>
        <w:pPrChange w:id="11644" w:author="Caree2" w:date="2017-04-02T07:19:00Z">
          <w:pPr>
            <w:pStyle w:val="StyleHeading114ptBoldUnderlineLeft"/>
          </w:pPr>
        </w:pPrChange>
      </w:pPr>
      <w:ins w:id="11645" w:author="Caree2" w:date="2017-04-02T06:58:00Z">
        <w:r w:rsidRPr="00880017">
          <w:rPr>
            <w:color w:val="008080"/>
            <w:rPrChange w:id="11646" w:author="Caree2" w:date="2017-04-02T07:56:00Z">
              <w:rPr/>
            </w:rPrChange>
          </w:rPr>
          <w:tab/>
        </w:r>
        <w:r w:rsidRPr="00880017">
          <w:rPr>
            <w:color w:val="008080"/>
            <w:rPrChange w:id="11647" w:author="Caree2" w:date="2017-04-02T07:56:00Z">
              <w:rPr/>
            </w:rPrChange>
          </w:rPr>
          <w:tab/>
          <w:t>for (Animal animal : animals){</w:t>
        </w:r>
      </w:ins>
    </w:p>
    <w:p w:rsidR="00D039D6" w:rsidRPr="00880017" w:rsidRDefault="00D039D6" w:rsidP="00C63AF9">
      <w:pPr>
        <w:rPr>
          <w:ins w:id="11648" w:author="Caree2" w:date="2017-04-02T06:58:00Z"/>
          <w:color w:val="008080"/>
          <w:rPrChange w:id="11649" w:author="Caree2" w:date="2017-04-02T07:56:00Z">
            <w:rPr>
              <w:ins w:id="11650" w:author="Caree2" w:date="2017-04-02T06:58:00Z"/>
            </w:rPr>
          </w:rPrChange>
        </w:rPr>
        <w:pPrChange w:id="11651" w:author="Caree2" w:date="2017-04-02T07:19:00Z">
          <w:pPr>
            <w:pStyle w:val="StyleHeading114ptBoldUnderlineLeft"/>
          </w:pPr>
        </w:pPrChange>
      </w:pPr>
      <w:ins w:id="11652" w:author="Caree2" w:date="2017-04-02T06:58:00Z">
        <w:r w:rsidRPr="00880017">
          <w:rPr>
            <w:color w:val="008080"/>
            <w:rPrChange w:id="11653" w:author="Caree2" w:date="2017-04-02T07:56:00Z">
              <w:rPr/>
            </w:rPrChange>
          </w:rPr>
          <w:tab/>
        </w:r>
        <w:r w:rsidRPr="00880017">
          <w:rPr>
            <w:color w:val="008080"/>
            <w:rPrChange w:id="11654" w:author="Caree2" w:date="2017-04-02T07:56:00Z">
              <w:rPr/>
            </w:rPrChange>
          </w:rPr>
          <w:tab/>
        </w:r>
        <w:r w:rsidRPr="00880017">
          <w:rPr>
            <w:color w:val="008080"/>
            <w:rPrChange w:id="11655" w:author="Caree2" w:date="2017-04-02T07:56:00Z">
              <w:rPr/>
            </w:rPrChange>
          </w:rPr>
          <w:tab/>
          <w:t>animal.setLivingEnvironment(this);</w:t>
        </w:r>
      </w:ins>
    </w:p>
    <w:p w:rsidR="00D039D6" w:rsidRPr="00880017" w:rsidRDefault="00D039D6" w:rsidP="00C63AF9">
      <w:pPr>
        <w:rPr>
          <w:ins w:id="11656" w:author="Caree2" w:date="2017-04-02T06:58:00Z"/>
          <w:color w:val="008080"/>
          <w:rPrChange w:id="11657" w:author="Caree2" w:date="2017-04-02T07:56:00Z">
            <w:rPr>
              <w:ins w:id="11658" w:author="Caree2" w:date="2017-04-02T06:58:00Z"/>
            </w:rPr>
          </w:rPrChange>
        </w:rPr>
        <w:pPrChange w:id="11659" w:author="Caree2" w:date="2017-04-02T07:19:00Z">
          <w:pPr>
            <w:pStyle w:val="StyleHeading114ptBoldUnderlineLeft"/>
          </w:pPr>
        </w:pPrChange>
      </w:pPr>
      <w:ins w:id="11660" w:author="Caree2" w:date="2017-04-02T06:58:00Z">
        <w:r w:rsidRPr="00880017">
          <w:rPr>
            <w:color w:val="008080"/>
            <w:rPrChange w:id="11661" w:author="Caree2" w:date="2017-04-02T07:56:00Z">
              <w:rPr/>
            </w:rPrChange>
          </w:rPr>
          <w:tab/>
        </w:r>
        <w:r w:rsidRPr="00880017">
          <w:rPr>
            <w:color w:val="008080"/>
            <w:rPrChange w:id="11662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663" w:author="Caree2" w:date="2017-04-02T06:58:00Z"/>
          <w:color w:val="008080"/>
          <w:rPrChange w:id="11664" w:author="Caree2" w:date="2017-04-02T07:56:00Z">
            <w:rPr>
              <w:ins w:id="11665" w:author="Caree2" w:date="2017-04-02T06:58:00Z"/>
            </w:rPr>
          </w:rPrChange>
        </w:rPr>
        <w:pPrChange w:id="11666" w:author="Caree2" w:date="2017-04-02T07:19:00Z">
          <w:pPr>
            <w:pStyle w:val="StyleHeading114ptBoldUnderlineLeft"/>
          </w:pPr>
        </w:pPrChange>
      </w:pPr>
      <w:ins w:id="11667" w:author="Caree2" w:date="2017-04-02T06:58:00Z">
        <w:r w:rsidRPr="00880017">
          <w:rPr>
            <w:color w:val="008080"/>
            <w:rPrChange w:id="11668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669" w:author="Caree2" w:date="2017-04-02T06:58:00Z"/>
          <w:color w:val="008080"/>
          <w:rPrChange w:id="11670" w:author="Caree2" w:date="2017-04-02T07:56:00Z">
            <w:rPr>
              <w:ins w:id="11671" w:author="Caree2" w:date="2017-04-02T06:58:00Z"/>
            </w:rPr>
          </w:rPrChange>
        </w:rPr>
        <w:pPrChange w:id="11672" w:author="Caree2" w:date="2017-04-02T07:19:00Z">
          <w:pPr>
            <w:pStyle w:val="StyleHeading114ptBoldUnderlineLeft"/>
          </w:pPr>
        </w:pPrChange>
      </w:pPr>
    </w:p>
    <w:p w:rsidR="00D039D6" w:rsidRPr="00880017" w:rsidRDefault="00D039D6" w:rsidP="00C63AF9">
      <w:pPr>
        <w:rPr>
          <w:ins w:id="11673" w:author="Caree2" w:date="2017-04-02T06:58:00Z"/>
          <w:color w:val="008080"/>
          <w:rPrChange w:id="11674" w:author="Caree2" w:date="2017-04-02T07:56:00Z">
            <w:rPr>
              <w:ins w:id="11675" w:author="Caree2" w:date="2017-04-02T06:58:00Z"/>
            </w:rPr>
          </w:rPrChange>
        </w:rPr>
        <w:pPrChange w:id="11676" w:author="Caree2" w:date="2017-04-02T07:19:00Z">
          <w:pPr>
            <w:pStyle w:val="StyleHeading114ptBoldUnderlineLeft"/>
          </w:pPr>
        </w:pPrChange>
      </w:pPr>
      <w:ins w:id="11677" w:author="Caree2" w:date="2017-04-02T06:58:00Z">
        <w:r w:rsidRPr="00880017">
          <w:rPr>
            <w:color w:val="008080"/>
            <w:rPrChange w:id="11678" w:author="Caree2" w:date="2017-04-02T07:56:00Z">
              <w:rPr/>
            </w:rPrChange>
          </w:rPr>
          <w:tab/>
          <w:t>public void generateOxygen(){</w:t>
        </w:r>
      </w:ins>
    </w:p>
    <w:p w:rsidR="00D039D6" w:rsidRPr="00880017" w:rsidRDefault="00D039D6" w:rsidP="00C63AF9">
      <w:pPr>
        <w:rPr>
          <w:ins w:id="11679" w:author="Caree2" w:date="2017-04-02T06:58:00Z"/>
          <w:color w:val="008080"/>
          <w:rPrChange w:id="11680" w:author="Caree2" w:date="2017-04-02T07:56:00Z">
            <w:rPr>
              <w:ins w:id="11681" w:author="Caree2" w:date="2017-04-02T06:58:00Z"/>
            </w:rPr>
          </w:rPrChange>
        </w:rPr>
        <w:pPrChange w:id="11682" w:author="Caree2" w:date="2017-04-02T07:19:00Z">
          <w:pPr>
            <w:pStyle w:val="StyleHeading114ptBoldUnderlineLeft"/>
          </w:pPr>
        </w:pPrChange>
      </w:pPr>
      <w:ins w:id="11683" w:author="Caree2" w:date="2017-04-02T06:58:00Z">
        <w:r w:rsidRPr="00880017">
          <w:rPr>
            <w:color w:val="008080"/>
            <w:rPrChange w:id="11684" w:author="Caree2" w:date="2017-04-02T07:56:00Z">
              <w:rPr/>
            </w:rPrChange>
          </w:rPr>
          <w:tab/>
        </w:r>
        <w:r w:rsidRPr="00880017">
          <w:rPr>
            <w:color w:val="008080"/>
            <w:rPrChange w:id="11685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686" w:author="Caree2" w:date="2017-04-02T06:58:00Z"/>
          <w:color w:val="008080"/>
          <w:rPrChange w:id="11687" w:author="Caree2" w:date="2017-04-02T07:56:00Z">
            <w:rPr>
              <w:ins w:id="11688" w:author="Caree2" w:date="2017-04-02T06:58:00Z"/>
            </w:rPr>
          </w:rPrChange>
        </w:rPr>
        <w:pPrChange w:id="11689" w:author="Caree2" w:date="2017-04-02T07:19:00Z">
          <w:pPr>
            <w:pStyle w:val="StyleHeading114ptBoldUnderlineLeft"/>
          </w:pPr>
        </w:pPrChange>
      </w:pPr>
      <w:ins w:id="11690" w:author="Caree2" w:date="2017-04-02T06:58:00Z">
        <w:r w:rsidRPr="00880017">
          <w:rPr>
            <w:color w:val="008080"/>
            <w:rPrChange w:id="11691" w:author="Caree2" w:date="2017-04-02T07:56:00Z">
              <w:rPr/>
            </w:rPrChange>
          </w:rPr>
          <w:tab/>
        </w:r>
        <w:r w:rsidRPr="00880017">
          <w:rPr>
            <w:color w:val="008080"/>
            <w:rPrChange w:id="11692" w:author="Caree2" w:date="2017-04-02T07:56:00Z">
              <w:rPr/>
            </w:rPrChange>
          </w:rPr>
          <w:tab/>
          <w:t>for (Tree tree : trees){</w:t>
        </w:r>
      </w:ins>
    </w:p>
    <w:p w:rsidR="00D039D6" w:rsidRPr="00880017" w:rsidRDefault="00D039D6" w:rsidP="00C63AF9">
      <w:pPr>
        <w:rPr>
          <w:ins w:id="11693" w:author="Caree2" w:date="2017-04-02T06:58:00Z"/>
          <w:color w:val="008080"/>
          <w:rPrChange w:id="11694" w:author="Caree2" w:date="2017-04-02T07:56:00Z">
            <w:rPr>
              <w:ins w:id="11695" w:author="Caree2" w:date="2017-04-02T06:58:00Z"/>
            </w:rPr>
          </w:rPrChange>
        </w:rPr>
        <w:pPrChange w:id="11696" w:author="Caree2" w:date="2017-04-02T07:19:00Z">
          <w:pPr>
            <w:pStyle w:val="StyleHeading114ptBoldUnderlineLeft"/>
          </w:pPr>
        </w:pPrChange>
      </w:pPr>
      <w:ins w:id="11697" w:author="Caree2" w:date="2017-04-02T06:58:00Z">
        <w:r w:rsidRPr="00880017">
          <w:rPr>
            <w:color w:val="008080"/>
            <w:rPrChange w:id="11698" w:author="Caree2" w:date="2017-04-02T07:56:00Z">
              <w:rPr/>
            </w:rPrChange>
          </w:rPr>
          <w:tab/>
        </w:r>
        <w:r w:rsidRPr="00880017">
          <w:rPr>
            <w:color w:val="008080"/>
            <w:rPrChange w:id="11699" w:author="Caree2" w:date="2017-04-02T07:56:00Z">
              <w:rPr/>
            </w:rPrChange>
          </w:rPr>
          <w:tab/>
        </w:r>
        <w:r w:rsidRPr="00880017">
          <w:rPr>
            <w:color w:val="008080"/>
            <w:rPrChange w:id="11700" w:author="Caree2" w:date="2017-04-02T07:56:00Z">
              <w:rPr/>
            </w:rPrChange>
          </w:rPr>
          <w:tab/>
          <w:t>tree.receiveSunLight();</w:t>
        </w:r>
      </w:ins>
    </w:p>
    <w:p w:rsidR="00D039D6" w:rsidRPr="00880017" w:rsidRDefault="00D039D6" w:rsidP="00C63AF9">
      <w:pPr>
        <w:rPr>
          <w:ins w:id="11701" w:author="Caree2" w:date="2017-04-02T06:58:00Z"/>
          <w:color w:val="008080"/>
          <w:rPrChange w:id="11702" w:author="Caree2" w:date="2017-04-02T07:56:00Z">
            <w:rPr>
              <w:ins w:id="11703" w:author="Caree2" w:date="2017-04-02T06:58:00Z"/>
            </w:rPr>
          </w:rPrChange>
        </w:rPr>
        <w:pPrChange w:id="11704" w:author="Caree2" w:date="2017-04-02T07:19:00Z">
          <w:pPr>
            <w:pStyle w:val="StyleHeading114ptBoldUnderlineLeft"/>
          </w:pPr>
        </w:pPrChange>
      </w:pPr>
      <w:ins w:id="11705" w:author="Caree2" w:date="2017-04-02T06:58:00Z">
        <w:r w:rsidRPr="00880017">
          <w:rPr>
            <w:color w:val="008080"/>
            <w:rPrChange w:id="11706" w:author="Caree2" w:date="2017-04-02T07:56:00Z">
              <w:rPr/>
            </w:rPrChange>
          </w:rPr>
          <w:tab/>
        </w:r>
        <w:r w:rsidRPr="00880017">
          <w:rPr>
            <w:color w:val="008080"/>
            <w:rPrChange w:id="11707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708" w:author="Caree2" w:date="2017-04-02T06:58:00Z"/>
          <w:color w:val="008080"/>
          <w:rPrChange w:id="11709" w:author="Caree2" w:date="2017-04-02T07:56:00Z">
            <w:rPr>
              <w:ins w:id="11710" w:author="Caree2" w:date="2017-04-02T06:58:00Z"/>
            </w:rPr>
          </w:rPrChange>
        </w:rPr>
        <w:pPrChange w:id="11711" w:author="Caree2" w:date="2017-04-02T07:19:00Z">
          <w:pPr>
            <w:pStyle w:val="StyleHeading114ptBoldUnderlineLeft"/>
          </w:pPr>
        </w:pPrChange>
      </w:pPr>
      <w:ins w:id="11712" w:author="Caree2" w:date="2017-04-02T06:58:00Z">
        <w:r w:rsidRPr="00880017">
          <w:rPr>
            <w:color w:val="008080"/>
            <w:rPrChange w:id="11713" w:author="Caree2" w:date="2017-04-02T07:56:00Z">
              <w:rPr/>
            </w:rPrChange>
          </w:rPr>
          <w:tab/>
        </w:r>
        <w:r w:rsidRPr="00880017">
          <w:rPr>
            <w:color w:val="008080"/>
            <w:rPrChange w:id="11714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715" w:author="Caree2" w:date="2017-04-02T06:58:00Z"/>
          <w:color w:val="008080"/>
          <w:rPrChange w:id="11716" w:author="Caree2" w:date="2017-04-02T07:56:00Z">
            <w:rPr>
              <w:ins w:id="11717" w:author="Caree2" w:date="2017-04-02T06:58:00Z"/>
            </w:rPr>
          </w:rPrChange>
        </w:rPr>
        <w:pPrChange w:id="11718" w:author="Caree2" w:date="2017-04-02T07:19:00Z">
          <w:pPr>
            <w:pStyle w:val="StyleHeading114ptBoldUnderlineLeft"/>
          </w:pPr>
        </w:pPrChange>
      </w:pPr>
      <w:ins w:id="11719" w:author="Caree2" w:date="2017-04-02T06:58:00Z">
        <w:r w:rsidRPr="00880017">
          <w:rPr>
            <w:color w:val="008080"/>
            <w:rPrChange w:id="11720" w:author="Caree2" w:date="2017-04-02T07:56:00Z">
              <w:rPr/>
            </w:rPrChange>
          </w:rPr>
          <w:lastRenderedPageBreak/>
          <w:tab/>
        </w:r>
        <w:r w:rsidRPr="00880017">
          <w:rPr>
            <w:color w:val="008080"/>
            <w:rPrChange w:id="11721" w:author="Caree2" w:date="2017-04-02T07:56:00Z">
              <w:rPr/>
            </w:rPrChange>
          </w:rPr>
          <w:tab/>
          <w:t>for (Forest forest : forests){</w:t>
        </w:r>
      </w:ins>
    </w:p>
    <w:p w:rsidR="00D039D6" w:rsidRPr="00880017" w:rsidRDefault="00D039D6" w:rsidP="00C63AF9">
      <w:pPr>
        <w:rPr>
          <w:ins w:id="11722" w:author="Caree2" w:date="2017-04-02T06:58:00Z"/>
          <w:color w:val="008080"/>
          <w:rPrChange w:id="11723" w:author="Caree2" w:date="2017-04-02T07:56:00Z">
            <w:rPr>
              <w:ins w:id="11724" w:author="Caree2" w:date="2017-04-02T06:58:00Z"/>
            </w:rPr>
          </w:rPrChange>
        </w:rPr>
        <w:pPrChange w:id="11725" w:author="Caree2" w:date="2017-04-02T07:19:00Z">
          <w:pPr>
            <w:pStyle w:val="StyleHeading114ptBoldUnderlineLeft"/>
          </w:pPr>
        </w:pPrChange>
      </w:pPr>
      <w:ins w:id="11726" w:author="Caree2" w:date="2017-04-02T06:58:00Z">
        <w:r w:rsidRPr="00880017">
          <w:rPr>
            <w:color w:val="008080"/>
            <w:rPrChange w:id="11727" w:author="Caree2" w:date="2017-04-02T07:56:00Z">
              <w:rPr/>
            </w:rPrChange>
          </w:rPr>
          <w:tab/>
        </w:r>
        <w:r w:rsidRPr="00880017">
          <w:rPr>
            <w:color w:val="008080"/>
            <w:rPrChange w:id="11728" w:author="Caree2" w:date="2017-04-02T07:56:00Z">
              <w:rPr/>
            </w:rPrChange>
          </w:rPr>
          <w:tab/>
        </w:r>
        <w:r w:rsidRPr="00880017">
          <w:rPr>
            <w:color w:val="008080"/>
            <w:rPrChange w:id="11729" w:author="Caree2" w:date="2017-04-02T07:56:00Z">
              <w:rPr/>
            </w:rPrChange>
          </w:rPr>
          <w:tab/>
          <w:t>forest.releaseOxygen();</w:t>
        </w:r>
      </w:ins>
    </w:p>
    <w:p w:rsidR="00D039D6" w:rsidRPr="00880017" w:rsidRDefault="00D039D6" w:rsidP="00C63AF9">
      <w:pPr>
        <w:rPr>
          <w:ins w:id="11730" w:author="Caree2" w:date="2017-04-02T06:58:00Z"/>
          <w:color w:val="008080"/>
          <w:rPrChange w:id="11731" w:author="Caree2" w:date="2017-04-02T07:56:00Z">
            <w:rPr>
              <w:ins w:id="11732" w:author="Caree2" w:date="2017-04-02T06:58:00Z"/>
            </w:rPr>
          </w:rPrChange>
        </w:rPr>
        <w:pPrChange w:id="11733" w:author="Caree2" w:date="2017-04-02T07:19:00Z">
          <w:pPr>
            <w:pStyle w:val="StyleHeading114ptBoldUnderlineLeft"/>
          </w:pPr>
        </w:pPrChange>
      </w:pPr>
      <w:ins w:id="11734" w:author="Caree2" w:date="2017-04-02T06:58:00Z">
        <w:r w:rsidRPr="00880017">
          <w:rPr>
            <w:color w:val="008080"/>
            <w:rPrChange w:id="11735" w:author="Caree2" w:date="2017-04-02T07:56:00Z">
              <w:rPr/>
            </w:rPrChange>
          </w:rPr>
          <w:tab/>
        </w:r>
        <w:r w:rsidRPr="00880017">
          <w:rPr>
            <w:color w:val="008080"/>
            <w:rPrChange w:id="11736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737" w:author="Caree2" w:date="2017-04-02T06:58:00Z"/>
          <w:color w:val="008080"/>
          <w:rPrChange w:id="11738" w:author="Caree2" w:date="2017-04-02T07:56:00Z">
            <w:rPr>
              <w:ins w:id="11739" w:author="Caree2" w:date="2017-04-02T06:58:00Z"/>
            </w:rPr>
          </w:rPrChange>
        </w:rPr>
        <w:pPrChange w:id="11740" w:author="Caree2" w:date="2017-04-02T07:19:00Z">
          <w:pPr>
            <w:pStyle w:val="StyleHeading114ptBoldUnderlineLeft"/>
          </w:pPr>
        </w:pPrChange>
      </w:pPr>
      <w:ins w:id="11741" w:author="Caree2" w:date="2017-04-02T06:58:00Z">
        <w:r w:rsidRPr="00880017">
          <w:rPr>
            <w:color w:val="008080"/>
            <w:rPrChange w:id="11742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743" w:author="Caree2" w:date="2017-04-02T06:58:00Z"/>
          <w:color w:val="008080"/>
          <w:rPrChange w:id="11744" w:author="Caree2" w:date="2017-04-02T07:56:00Z">
            <w:rPr>
              <w:ins w:id="11745" w:author="Caree2" w:date="2017-04-02T06:58:00Z"/>
            </w:rPr>
          </w:rPrChange>
        </w:rPr>
        <w:pPrChange w:id="11746" w:author="Caree2" w:date="2017-04-02T07:19:00Z">
          <w:pPr>
            <w:pStyle w:val="StyleHeading114ptBoldUnderlineLeft"/>
          </w:pPr>
        </w:pPrChange>
      </w:pPr>
      <w:ins w:id="11747" w:author="Caree2" w:date="2017-04-02T06:58:00Z">
        <w:r w:rsidRPr="00880017">
          <w:rPr>
            <w:color w:val="008080"/>
            <w:rPrChange w:id="11748" w:author="Caree2" w:date="2017-04-02T07:56:00Z">
              <w:rPr/>
            </w:rPrChange>
          </w:rPr>
          <w:t>}</w:t>
        </w:r>
      </w:ins>
    </w:p>
    <w:p w:rsidR="00D039D6" w:rsidRDefault="00D039D6" w:rsidP="00C63AF9">
      <w:pPr>
        <w:rPr>
          <w:ins w:id="11749" w:author="Caree2" w:date="2017-04-02T06:58:00Z"/>
        </w:rPr>
        <w:pPrChange w:id="11750" w:author="Caree2" w:date="2017-04-02T07:19:00Z">
          <w:pPr>
            <w:pStyle w:val="StyleHeading114ptBoldUnderlineLeft"/>
          </w:pPr>
        </w:pPrChange>
      </w:pPr>
    </w:p>
    <w:p w:rsidR="00D039D6" w:rsidRDefault="00D039D6" w:rsidP="00C63AF9">
      <w:pPr>
        <w:pPrChange w:id="11751" w:author="Caree2" w:date="2017-04-02T07:19:00Z">
          <w:pPr>
            <w:pStyle w:val="StyleHeading114ptBoldUnderlineLeft"/>
          </w:pPr>
        </w:pPrChange>
      </w:pPr>
    </w:p>
    <w:p w:rsidR="00C15A19" w:rsidRDefault="00C15A19" w:rsidP="00DE3E2F">
      <w:pPr>
        <w:pStyle w:val="StyleHeading114ptBoldUnderlineLeft"/>
      </w:pPr>
    </w:p>
    <w:p w:rsidR="00C15A19" w:rsidRDefault="000834C6" w:rsidP="0091290A">
      <w:del w:id="11752" w:author="Caree2" w:date="2017-04-02T06:58:00Z">
        <w:r w:rsidDel="00D039D6">
          <w:rPr>
            <w:noProof/>
          </w:rPr>
          <w:drawing>
            <wp:inline distT="0" distB="0" distL="0" distR="0" wp14:anchorId="42C3E6F8" wp14:editId="70807DC6">
              <wp:extent cx="5943600" cy="3046730"/>
              <wp:effectExtent l="0" t="0" r="0" b="1270"/>
              <wp:docPr id="68" name="Picture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46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15A19" w:rsidRDefault="00C15A1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15A19" w:rsidRDefault="00C15A19" w:rsidP="00C15A19">
      <w:pPr>
        <w:pStyle w:val="StyleHeading114ptBoldUnderlineLeft"/>
      </w:pPr>
      <w:bookmarkStart w:id="11753" w:name="_Toc478888077"/>
      <w:r w:rsidRPr="00EA03DE">
        <w:lastRenderedPageBreak/>
        <w:t>1.</w:t>
      </w:r>
      <w:del w:id="11754" w:author="Caree2" w:date="2017-04-02T07:31:00Z">
        <w:r w:rsidR="00B0133E" w:rsidDel="00E047DB">
          <w:delText>2</w:delText>
        </w:r>
        <w:r w:rsidR="00E509F9" w:rsidDel="00E047DB">
          <w:delText>2</w:delText>
        </w:r>
        <w:r w:rsidRPr="00EA03DE" w:rsidDel="00E047DB">
          <w:delText xml:space="preserve"> </w:delText>
        </w:r>
      </w:del>
      <w:ins w:id="11755" w:author="Caree2" w:date="2017-04-02T07:48:00Z">
        <w:r w:rsidR="00C547DB">
          <w:t>35</w:t>
        </w:r>
      </w:ins>
      <w:ins w:id="11756" w:author="Caree2" w:date="2017-04-02T07:31:00Z">
        <w:r w:rsidR="00E047DB" w:rsidRPr="00EA03DE">
          <w:t xml:space="preserve"> </w:t>
        </w:r>
      </w:ins>
      <w:r>
        <w:t>–</w:t>
      </w:r>
      <w:r w:rsidRPr="00EA03DE">
        <w:t xml:space="preserve"> </w:t>
      </w:r>
      <w:ins w:id="11757" w:author="Caree2" w:date="2017-04-02T07:19:00Z">
        <w:r w:rsidR="00C63AF9">
          <w:t>Create the Animal class in the package Fourth</w:t>
        </w:r>
      </w:ins>
      <w:bookmarkEnd w:id="11753"/>
      <w:del w:id="11758" w:author="Caree2" w:date="2017-04-02T07:19:00Z">
        <w:r w:rsidDel="00C63AF9">
          <w:delText xml:space="preserve">Navigate to </w:delText>
        </w:r>
        <w:r w:rsidR="008C3AA2" w:rsidDel="00C63AF9">
          <w:fldChar w:fldCharType="begin"/>
        </w:r>
        <w:r w:rsidR="008C3AA2" w:rsidDel="00C63AF9">
          <w:delInstrText xml:space="preserve"> HYPERLINK "http://localhost:8762" </w:delInstrText>
        </w:r>
        <w:r w:rsidR="008C3AA2" w:rsidDel="00C63AF9">
          <w:fldChar w:fldCharType="separate"/>
        </w:r>
        <w:r w:rsidRPr="001409E7" w:rsidDel="00C63AF9">
          <w:delText>http://localhost:8762</w:delText>
        </w:r>
        <w:r w:rsidR="008C3AA2" w:rsidDel="00C63AF9">
          <w:fldChar w:fldCharType="end"/>
        </w:r>
      </w:del>
    </w:p>
    <w:p w:rsidR="00C15A19" w:rsidRDefault="00C15A19" w:rsidP="00DE3E2F">
      <w:pPr>
        <w:pStyle w:val="StyleHeading114ptBoldUnderlineLeft"/>
      </w:pPr>
    </w:p>
    <w:p w:rsidR="00DE3E2F" w:rsidRDefault="00DE3E2F" w:rsidP="00DE3E2F">
      <w:pPr>
        <w:pStyle w:val="h1"/>
      </w:pPr>
    </w:p>
    <w:p w:rsidR="00D039D6" w:rsidRPr="00880017" w:rsidRDefault="000834C6" w:rsidP="00C63AF9">
      <w:pPr>
        <w:rPr>
          <w:ins w:id="11759" w:author="Caree2" w:date="2017-04-02T06:58:00Z"/>
          <w:color w:val="008080"/>
          <w:rPrChange w:id="11760" w:author="Caree2" w:date="2017-04-02T07:56:00Z">
            <w:rPr>
              <w:ins w:id="11761" w:author="Caree2" w:date="2017-04-02T06:58:00Z"/>
            </w:rPr>
          </w:rPrChange>
        </w:rPr>
        <w:pPrChange w:id="11762" w:author="Caree2" w:date="2017-04-02T07:19:00Z">
          <w:pPr/>
        </w:pPrChange>
      </w:pPr>
      <w:del w:id="11763" w:author="Caree2" w:date="2017-04-02T06:58:00Z">
        <w:r w:rsidDel="00D039D6">
          <w:rPr>
            <w:noProof/>
          </w:rPr>
          <w:drawing>
            <wp:inline distT="0" distB="0" distL="0" distR="0" wp14:anchorId="195205AE" wp14:editId="7AB0A2C6">
              <wp:extent cx="5943600" cy="3078480"/>
              <wp:effectExtent l="0" t="0" r="0" b="762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78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764" w:author="Caree2" w:date="2017-04-02T06:58:00Z">
        <w:r w:rsidR="00D039D6" w:rsidRPr="00D039D6">
          <w:t xml:space="preserve"> </w:t>
        </w:r>
        <w:r w:rsidR="00D039D6" w:rsidRPr="00880017">
          <w:rPr>
            <w:color w:val="008080"/>
            <w:rPrChange w:id="11765" w:author="Caree2" w:date="2017-04-02T07:56:00Z">
              <w:rPr/>
            </w:rPrChange>
          </w:rPr>
          <w:t>package com.rollingstone.springframework.basic.ioc.real.life.examples.fourth;</w:t>
        </w:r>
      </w:ins>
    </w:p>
    <w:p w:rsidR="00D039D6" w:rsidRPr="00880017" w:rsidRDefault="00D039D6" w:rsidP="00C63AF9">
      <w:pPr>
        <w:rPr>
          <w:ins w:id="11766" w:author="Caree2" w:date="2017-04-02T06:58:00Z"/>
          <w:color w:val="008080"/>
          <w:rPrChange w:id="11767" w:author="Caree2" w:date="2017-04-02T07:56:00Z">
            <w:rPr>
              <w:ins w:id="11768" w:author="Caree2" w:date="2017-04-02T06:58:00Z"/>
            </w:rPr>
          </w:rPrChange>
        </w:rPr>
        <w:pPrChange w:id="11769" w:author="Caree2" w:date="2017-04-02T07:19:00Z">
          <w:pPr/>
        </w:pPrChange>
      </w:pPr>
    </w:p>
    <w:p w:rsidR="00D039D6" w:rsidRPr="00880017" w:rsidRDefault="00D039D6" w:rsidP="00C63AF9">
      <w:pPr>
        <w:rPr>
          <w:ins w:id="11770" w:author="Caree2" w:date="2017-04-02T06:58:00Z"/>
          <w:color w:val="008080"/>
          <w:rPrChange w:id="11771" w:author="Caree2" w:date="2017-04-02T07:56:00Z">
            <w:rPr>
              <w:ins w:id="11772" w:author="Caree2" w:date="2017-04-02T06:58:00Z"/>
            </w:rPr>
          </w:rPrChange>
        </w:rPr>
        <w:pPrChange w:id="11773" w:author="Caree2" w:date="2017-04-02T07:19:00Z">
          <w:pPr/>
        </w:pPrChange>
      </w:pPr>
      <w:ins w:id="11774" w:author="Caree2" w:date="2017-04-02T06:58:00Z">
        <w:r w:rsidRPr="00880017">
          <w:rPr>
            <w:color w:val="008080"/>
            <w:rPrChange w:id="11775" w:author="Caree2" w:date="2017-04-02T07:56:00Z">
              <w:rPr/>
            </w:rPrChange>
          </w:rPr>
          <w:t>import java.util.ArrayList;</w:t>
        </w:r>
      </w:ins>
    </w:p>
    <w:p w:rsidR="00D039D6" w:rsidRPr="00880017" w:rsidRDefault="00D039D6" w:rsidP="00C63AF9">
      <w:pPr>
        <w:rPr>
          <w:ins w:id="11776" w:author="Caree2" w:date="2017-04-02T06:58:00Z"/>
          <w:color w:val="008080"/>
          <w:rPrChange w:id="11777" w:author="Caree2" w:date="2017-04-02T07:56:00Z">
            <w:rPr>
              <w:ins w:id="11778" w:author="Caree2" w:date="2017-04-02T06:58:00Z"/>
            </w:rPr>
          </w:rPrChange>
        </w:rPr>
        <w:pPrChange w:id="11779" w:author="Caree2" w:date="2017-04-02T07:19:00Z">
          <w:pPr/>
        </w:pPrChange>
      </w:pPr>
      <w:ins w:id="11780" w:author="Caree2" w:date="2017-04-02T06:58:00Z">
        <w:r w:rsidRPr="00880017">
          <w:rPr>
            <w:color w:val="008080"/>
            <w:rPrChange w:id="11781" w:author="Caree2" w:date="2017-04-02T07:56:00Z">
              <w:rPr/>
            </w:rPrChange>
          </w:rPr>
          <w:t>import java.util.List;</w:t>
        </w:r>
      </w:ins>
    </w:p>
    <w:p w:rsidR="00D039D6" w:rsidRPr="00880017" w:rsidRDefault="00D039D6" w:rsidP="00C63AF9">
      <w:pPr>
        <w:rPr>
          <w:ins w:id="11782" w:author="Caree2" w:date="2017-04-02T06:58:00Z"/>
          <w:color w:val="008080"/>
          <w:rPrChange w:id="11783" w:author="Caree2" w:date="2017-04-02T07:56:00Z">
            <w:rPr>
              <w:ins w:id="11784" w:author="Caree2" w:date="2017-04-02T06:58:00Z"/>
            </w:rPr>
          </w:rPrChange>
        </w:rPr>
        <w:pPrChange w:id="11785" w:author="Caree2" w:date="2017-04-02T07:19:00Z">
          <w:pPr/>
        </w:pPrChange>
      </w:pPr>
    </w:p>
    <w:p w:rsidR="00D039D6" w:rsidRPr="00880017" w:rsidRDefault="00D039D6" w:rsidP="00C63AF9">
      <w:pPr>
        <w:rPr>
          <w:ins w:id="11786" w:author="Caree2" w:date="2017-04-02T06:58:00Z"/>
          <w:color w:val="008080"/>
          <w:rPrChange w:id="11787" w:author="Caree2" w:date="2017-04-02T07:56:00Z">
            <w:rPr>
              <w:ins w:id="11788" w:author="Caree2" w:date="2017-04-02T06:58:00Z"/>
            </w:rPr>
          </w:rPrChange>
        </w:rPr>
        <w:pPrChange w:id="11789" w:author="Caree2" w:date="2017-04-02T07:19:00Z">
          <w:pPr/>
        </w:pPrChange>
      </w:pPr>
      <w:ins w:id="11790" w:author="Caree2" w:date="2017-04-02T06:58:00Z">
        <w:r w:rsidRPr="00880017">
          <w:rPr>
            <w:color w:val="008080"/>
            <w:rPrChange w:id="11791" w:author="Caree2" w:date="2017-04-02T07:56:00Z">
              <w:rPr/>
            </w:rPrChange>
          </w:rPr>
          <w:t>public abstract class Animal {</w:t>
        </w:r>
      </w:ins>
    </w:p>
    <w:p w:rsidR="00D039D6" w:rsidRPr="00880017" w:rsidRDefault="00D039D6" w:rsidP="00C63AF9">
      <w:pPr>
        <w:rPr>
          <w:ins w:id="11792" w:author="Caree2" w:date="2017-04-02T06:58:00Z"/>
          <w:color w:val="008080"/>
          <w:rPrChange w:id="11793" w:author="Caree2" w:date="2017-04-02T07:56:00Z">
            <w:rPr>
              <w:ins w:id="11794" w:author="Caree2" w:date="2017-04-02T06:58:00Z"/>
            </w:rPr>
          </w:rPrChange>
        </w:rPr>
        <w:pPrChange w:id="11795" w:author="Caree2" w:date="2017-04-02T07:19:00Z">
          <w:pPr/>
        </w:pPrChange>
      </w:pPr>
    </w:p>
    <w:p w:rsidR="00D039D6" w:rsidRPr="00880017" w:rsidRDefault="00D039D6" w:rsidP="00C63AF9">
      <w:pPr>
        <w:rPr>
          <w:ins w:id="11796" w:author="Caree2" w:date="2017-04-02T06:58:00Z"/>
          <w:color w:val="008080"/>
          <w:rPrChange w:id="11797" w:author="Caree2" w:date="2017-04-02T07:56:00Z">
            <w:rPr>
              <w:ins w:id="11798" w:author="Caree2" w:date="2017-04-02T06:58:00Z"/>
            </w:rPr>
          </w:rPrChange>
        </w:rPr>
        <w:pPrChange w:id="11799" w:author="Caree2" w:date="2017-04-02T07:19:00Z">
          <w:pPr/>
        </w:pPrChange>
      </w:pPr>
      <w:ins w:id="11800" w:author="Caree2" w:date="2017-04-02T06:58:00Z">
        <w:r w:rsidRPr="00880017">
          <w:rPr>
            <w:color w:val="008080"/>
            <w:rPrChange w:id="11801" w:author="Caree2" w:date="2017-04-02T07:56:00Z">
              <w:rPr/>
            </w:rPrChange>
          </w:rPr>
          <w:tab/>
          <w:t>private String name;</w:t>
        </w:r>
      </w:ins>
    </w:p>
    <w:p w:rsidR="00D039D6" w:rsidRPr="00880017" w:rsidRDefault="00D039D6" w:rsidP="00C63AF9">
      <w:pPr>
        <w:rPr>
          <w:ins w:id="11802" w:author="Caree2" w:date="2017-04-02T06:58:00Z"/>
          <w:color w:val="008080"/>
          <w:rPrChange w:id="11803" w:author="Caree2" w:date="2017-04-02T07:56:00Z">
            <w:rPr>
              <w:ins w:id="11804" w:author="Caree2" w:date="2017-04-02T06:58:00Z"/>
            </w:rPr>
          </w:rPrChange>
        </w:rPr>
        <w:pPrChange w:id="11805" w:author="Caree2" w:date="2017-04-02T07:19:00Z">
          <w:pPr/>
        </w:pPrChange>
      </w:pPr>
      <w:ins w:id="11806" w:author="Caree2" w:date="2017-04-02T06:58:00Z">
        <w:r w:rsidRPr="00880017">
          <w:rPr>
            <w:color w:val="008080"/>
            <w:rPrChange w:id="11807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808" w:author="Caree2" w:date="2017-04-02T06:58:00Z"/>
          <w:color w:val="008080"/>
          <w:rPrChange w:id="11809" w:author="Caree2" w:date="2017-04-02T07:56:00Z">
            <w:rPr>
              <w:ins w:id="11810" w:author="Caree2" w:date="2017-04-02T06:58:00Z"/>
            </w:rPr>
          </w:rPrChange>
        </w:rPr>
        <w:pPrChange w:id="11811" w:author="Caree2" w:date="2017-04-02T07:19:00Z">
          <w:pPr/>
        </w:pPrChange>
      </w:pPr>
      <w:ins w:id="11812" w:author="Caree2" w:date="2017-04-02T06:58:00Z">
        <w:r w:rsidRPr="00880017">
          <w:rPr>
            <w:color w:val="008080"/>
            <w:rPrChange w:id="11813" w:author="Caree2" w:date="2017-04-02T07:56:00Z">
              <w:rPr/>
            </w:rPrChange>
          </w:rPr>
          <w:tab/>
          <w:t>private String species;</w:t>
        </w:r>
      </w:ins>
    </w:p>
    <w:p w:rsidR="00D039D6" w:rsidRPr="00880017" w:rsidRDefault="00D039D6" w:rsidP="00C63AF9">
      <w:pPr>
        <w:rPr>
          <w:ins w:id="11814" w:author="Caree2" w:date="2017-04-02T06:58:00Z"/>
          <w:color w:val="008080"/>
          <w:rPrChange w:id="11815" w:author="Caree2" w:date="2017-04-02T07:56:00Z">
            <w:rPr>
              <w:ins w:id="11816" w:author="Caree2" w:date="2017-04-02T06:58:00Z"/>
            </w:rPr>
          </w:rPrChange>
        </w:rPr>
        <w:pPrChange w:id="11817" w:author="Caree2" w:date="2017-04-02T07:19:00Z">
          <w:pPr/>
        </w:pPrChange>
      </w:pPr>
      <w:ins w:id="11818" w:author="Caree2" w:date="2017-04-02T06:58:00Z">
        <w:r w:rsidRPr="00880017">
          <w:rPr>
            <w:color w:val="008080"/>
            <w:rPrChange w:id="11819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820" w:author="Caree2" w:date="2017-04-02T06:58:00Z"/>
          <w:color w:val="008080"/>
          <w:rPrChange w:id="11821" w:author="Caree2" w:date="2017-04-02T07:56:00Z">
            <w:rPr>
              <w:ins w:id="11822" w:author="Caree2" w:date="2017-04-02T06:58:00Z"/>
            </w:rPr>
          </w:rPrChange>
        </w:rPr>
        <w:pPrChange w:id="11823" w:author="Caree2" w:date="2017-04-02T07:19:00Z">
          <w:pPr/>
        </w:pPrChange>
      </w:pPr>
      <w:ins w:id="11824" w:author="Caree2" w:date="2017-04-02T06:58:00Z">
        <w:r w:rsidRPr="00880017">
          <w:rPr>
            <w:color w:val="008080"/>
            <w:rPrChange w:id="11825" w:author="Caree2" w:date="2017-04-02T07:56:00Z">
              <w:rPr/>
            </w:rPrChange>
          </w:rPr>
          <w:tab/>
          <w:t>private String naturalHabitat;</w:t>
        </w:r>
      </w:ins>
    </w:p>
    <w:p w:rsidR="00D039D6" w:rsidRPr="00880017" w:rsidRDefault="00D039D6" w:rsidP="00C63AF9">
      <w:pPr>
        <w:rPr>
          <w:ins w:id="11826" w:author="Caree2" w:date="2017-04-02T06:58:00Z"/>
          <w:color w:val="008080"/>
          <w:rPrChange w:id="11827" w:author="Caree2" w:date="2017-04-02T07:56:00Z">
            <w:rPr>
              <w:ins w:id="11828" w:author="Caree2" w:date="2017-04-02T06:58:00Z"/>
            </w:rPr>
          </w:rPrChange>
        </w:rPr>
        <w:pPrChange w:id="11829" w:author="Caree2" w:date="2017-04-02T07:19:00Z">
          <w:pPr/>
        </w:pPrChange>
      </w:pPr>
      <w:ins w:id="11830" w:author="Caree2" w:date="2017-04-02T06:58:00Z">
        <w:r w:rsidRPr="00880017">
          <w:rPr>
            <w:color w:val="008080"/>
            <w:rPrChange w:id="11831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832" w:author="Caree2" w:date="2017-04-02T06:58:00Z"/>
          <w:color w:val="008080"/>
          <w:rPrChange w:id="11833" w:author="Caree2" w:date="2017-04-02T07:56:00Z">
            <w:rPr>
              <w:ins w:id="11834" w:author="Caree2" w:date="2017-04-02T06:58:00Z"/>
            </w:rPr>
          </w:rPrChange>
        </w:rPr>
        <w:pPrChange w:id="11835" w:author="Caree2" w:date="2017-04-02T07:19:00Z">
          <w:pPr/>
        </w:pPrChange>
      </w:pPr>
      <w:ins w:id="11836" w:author="Caree2" w:date="2017-04-02T06:58:00Z">
        <w:r w:rsidRPr="00880017">
          <w:rPr>
            <w:color w:val="008080"/>
            <w:rPrChange w:id="11837" w:author="Caree2" w:date="2017-04-02T07:56:00Z">
              <w:rPr/>
            </w:rPrChange>
          </w:rPr>
          <w:tab/>
          <w:t>private boolean endengered;</w:t>
        </w:r>
      </w:ins>
    </w:p>
    <w:p w:rsidR="00D039D6" w:rsidRPr="00880017" w:rsidRDefault="00D039D6" w:rsidP="00C63AF9">
      <w:pPr>
        <w:rPr>
          <w:ins w:id="11838" w:author="Caree2" w:date="2017-04-02T06:58:00Z"/>
          <w:color w:val="008080"/>
          <w:rPrChange w:id="11839" w:author="Caree2" w:date="2017-04-02T07:56:00Z">
            <w:rPr>
              <w:ins w:id="11840" w:author="Caree2" w:date="2017-04-02T06:58:00Z"/>
            </w:rPr>
          </w:rPrChange>
        </w:rPr>
        <w:pPrChange w:id="11841" w:author="Caree2" w:date="2017-04-02T07:19:00Z">
          <w:pPr/>
        </w:pPrChange>
      </w:pPr>
      <w:ins w:id="11842" w:author="Caree2" w:date="2017-04-02T06:58:00Z">
        <w:r w:rsidRPr="00880017">
          <w:rPr>
            <w:color w:val="008080"/>
            <w:rPrChange w:id="11843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844" w:author="Caree2" w:date="2017-04-02T06:58:00Z"/>
          <w:color w:val="008080"/>
          <w:rPrChange w:id="11845" w:author="Caree2" w:date="2017-04-02T07:56:00Z">
            <w:rPr>
              <w:ins w:id="11846" w:author="Caree2" w:date="2017-04-02T06:58:00Z"/>
            </w:rPr>
          </w:rPrChange>
        </w:rPr>
        <w:pPrChange w:id="11847" w:author="Caree2" w:date="2017-04-02T07:19:00Z">
          <w:pPr/>
        </w:pPrChange>
      </w:pPr>
      <w:ins w:id="11848" w:author="Caree2" w:date="2017-04-02T06:58:00Z">
        <w:r w:rsidRPr="00880017">
          <w:rPr>
            <w:color w:val="008080"/>
            <w:rPrChange w:id="11849" w:author="Caree2" w:date="2017-04-02T07:56:00Z">
              <w:rPr/>
            </w:rPrChange>
          </w:rPr>
          <w:tab/>
          <w:t>private int age;</w:t>
        </w:r>
      </w:ins>
    </w:p>
    <w:p w:rsidR="00D039D6" w:rsidRPr="00880017" w:rsidRDefault="00D039D6" w:rsidP="00C63AF9">
      <w:pPr>
        <w:rPr>
          <w:ins w:id="11850" w:author="Caree2" w:date="2017-04-02T06:58:00Z"/>
          <w:color w:val="008080"/>
          <w:rPrChange w:id="11851" w:author="Caree2" w:date="2017-04-02T07:56:00Z">
            <w:rPr>
              <w:ins w:id="11852" w:author="Caree2" w:date="2017-04-02T06:58:00Z"/>
            </w:rPr>
          </w:rPrChange>
        </w:rPr>
        <w:pPrChange w:id="11853" w:author="Caree2" w:date="2017-04-02T07:19:00Z">
          <w:pPr/>
        </w:pPrChange>
      </w:pPr>
      <w:ins w:id="11854" w:author="Caree2" w:date="2017-04-02T06:58:00Z">
        <w:r w:rsidRPr="00880017">
          <w:rPr>
            <w:color w:val="008080"/>
            <w:rPrChange w:id="11855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856" w:author="Caree2" w:date="2017-04-02T06:58:00Z"/>
          <w:color w:val="008080"/>
          <w:rPrChange w:id="11857" w:author="Caree2" w:date="2017-04-02T07:56:00Z">
            <w:rPr>
              <w:ins w:id="11858" w:author="Caree2" w:date="2017-04-02T06:58:00Z"/>
            </w:rPr>
          </w:rPrChange>
        </w:rPr>
        <w:pPrChange w:id="11859" w:author="Caree2" w:date="2017-04-02T07:19:00Z">
          <w:pPr/>
        </w:pPrChange>
      </w:pPr>
      <w:ins w:id="11860" w:author="Caree2" w:date="2017-04-02T06:58:00Z">
        <w:r w:rsidRPr="00880017">
          <w:rPr>
            <w:color w:val="008080"/>
            <w:rPrChange w:id="11861" w:author="Caree2" w:date="2017-04-02T07:56:00Z">
              <w:rPr/>
            </w:rPrChange>
          </w:rPr>
          <w:tab/>
          <w:t>private String color;</w:t>
        </w:r>
      </w:ins>
    </w:p>
    <w:p w:rsidR="00D039D6" w:rsidRPr="00880017" w:rsidRDefault="00D039D6" w:rsidP="00C63AF9">
      <w:pPr>
        <w:rPr>
          <w:ins w:id="11862" w:author="Caree2" w:date="2017-04-02T06:58:00Z"/>
          <w:color w:val="008080"/>
          <w:rPrChange w:id="11863" w:author="Caree2" w:date="2017-04-02T07:56:00Z">
            <w:rPr>
              <w:ins w:id="11864" w:author="Caree2" w:date="2017-04-02T06:58:00Z"/>
            </w:rPr>
          </w:rPrChange>
        </w:rPr>
        <w:pPrChange w:id="11865" w:author="Caree2" w:date="2017-04-02T07:19:00Z">
          <w:pPr/>
        </w:pPrChange>
      </w:pPr>
      <w:ins w:id="11866" w:author="Caree2" w:date="2017-04-02T06:58:00Z">
        <w:r w:rsidRPr="00880017">
          <w:rPr>
            <w:color w:val="008080"/>
            <w:rPrChange w:id="11867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868" w:author="Caree2" w:date="2017-04-02T06:58:00Z"/>
          <w:color w:val="008080"/>
          <w:rPrChange w:id="11869" w:author="Caree2" w:date="2017-04-02T07:56:00Z">
            <w:rPr>
              <w:ins w:id="11870" w:author="Caree2" w:date="2017-04-02T06:58:00Z"/>
            </w:rPr>
          </w:rPrChange>
        </w:rPr>
        <w:pPrChange w:id="11871" w:author="Caree2" w:date="2017-04-02T07:19:00Z">
          <w:pPr/>
        </w:pPrChange>
      </w:pPr>
      <w:ins w:id="11872" w:author="Caree2" w:date="2017-04-02T06:58:00Z">
        <w:r w:rsidRPr="00880017">
          <w:rPr>
            <w:color w:val="008080"/>
            <w:rPrChange w:id="11873" w:author="Caree2" w:date="2017-04-02T07:56:00Z">
              <w:rPr/>
            </w:rPrChange>
          </w:rPr>
          <w:tab/>
          <w:t>private Nature livingEnvironment;</w:t>
        </w:r>
      </w:ins>
    </w:p>
    <w:p w:rsidR="00D039D6" w:rsidRPr="00880017" w:rsidRDefault="00D039D6" w:rsidP="00C63AF9">
      <w:pPr>
        <w:rPr>
          <w:ins w:id="11874" w:author="Caree2" w:date="2017-04-02T06:58:00Z"/>
          <w:color w:val="008080"/>
          <w:rPrChange w:id="11875" w:author="Caree2" w:date="2017-04-02T07:56:00Z">
            <w:rPr>
              <w:ins w:id="11876" w:author="Caree2" w:date="2017-04-02T06:58:00Z"/>
            </w:rPr>
          </w:rPrChange>
        </w:rPr>
        <w:pPrChange w:id="11877" w:author="Caree2" w:date="2017-04-02T07:19:00Z">
          <w:pPr/>
        </w:pPrChange>
      </w:pPr>
      <w:ins w:id="11878" w:author="Caree2" w:date="2017-04-02T06:58:00Z">
        <w:r w:rsidRPr="00880017">
          <w:rPr>
            <w:color w:val="008080"/>
            <w:rPrChange w:id="11879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880" w:author="Caree2" w:date="2017-04-02T06:58:00Z"/>
          <w:color w:val="008080"/>
          <w:rPrChange w:id="11881" w:author="Caree2" w:date="2017-04-02T07:56:00Z">
            <w:rPr>
              <w:ins w:id="11882" w:author="Caree2" w:date="2017-04-02T06:58:00Z"/>
            </w:rPr>
          </w:rPrChange>
        </w:rPr>
        <w:pPrChange w:id="11883" w:author="Caree2" w:date="2017-04-02T07:19:00Z">
          <w:pPr/>
        </w:pPrChange>
      </w:pPr>
      <w:ins w:id="11884" w:author="Caree2" w:date="2017-04-02T06:58:00Z">
        <w:r w:rsidRPr="00880017">
          <w:rPr>
            <w:color w:val="008080"/>
            <w:rPrChange w:id="11885" w:author="Caree2" w:date="2017-04-02T07:56:00Z">
              <w:rPr/>
            </w:rPrChange>
          </w:rPr>
          <w:tab/>
          <w:t>private List&lt;OxygenMolecule&gt; oxygen = new ArrayList&lt;OxygenMolecule&gt;();</w:t>
        </w:r>
      </w:ins>
    </w:p>
    <w:p w:rsidR="00D039D6" w:rsidRPr="00880017" w:rsidRDefault="00D039D6" w:rsidP="00C63AF9">
      <w:pPr>
        <w:rPr>
          <w:ins w:id="11886" w:author="Caree2" w:date="2017-04-02T06:58:00Z"/>
          <w:color w:val="008080"/>
          <w:rPrChange w:id="11887" w:author="Caree2" w:date="2017-04-02T07:56:00Z">
            <w:rPr>
              <w:ins w:id="11888" w:author="Caree2" w:date="2017-04-02T06:58:00Z"/>
            </w:rPr>
          </w:rPrChange>
        </w:rPr>
        <w:pPrChange w:id="11889" w:author="Caree2" w:date="2017-04-02T07:19:00Z">
          <w:pPr/>
        </w:pPrChange>
      </w:pPr>
      <w:ins w:id="11890" w:author="Caree2" w:date="2017-04-02T06:58:00Z">
        <w:r w:rsidRPr="00880017">
          <w:rPr>
            <w:color w:val="008080"/>
            <w:rPrChange w:id="11891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892" w:author="Caree2" w:date="2017-04-02T06:58:00Z"/>
          <w:color w:val="008080"/>
          <w:rPrChange w:id="11893" w:author="Caree2" w:date="2017-04-02T07:56:00Z">
            <w:rPr>
              <w:ins w:id="11894" w:author="Caree2" w:date="2017-04-02T06:58:00Z"/>
            </w:rPr>
          </w:rPrChange>
        </w:rPr>
        <w:pPrChange w:id="11895" w:author="Caree2" w:date="2017-04-02T07:19:00Z">
          <w:pPr/>
        </w:pPrChange>
      </w:pPr>
      <w:ins w:id="11896" w:author="Caree2" w:date="2017-04-02T06:58:00Z">
        <w:r w:rsidRPr="00880017">
          <w:rPr>
            <w:color w:val="008080"/>
            <w:rPrChange w:id="11897" w:author="Caree2" w:date="2017-04-02T07:56:00Z">
              <w:rPr/>
            </w:rPrChange>
          </w:rPr>
          <w:tab/>
          <w:t>public Animal(){</w:t>
        </w:r>
      </w:ins>
    </w:p>
    <w:p w:rsidR="00D039D6" w:rsidRPr="00880017" w:rsidRDefault="00D039D6" w:rsidP="00C63AF9">
      <w:pPr>
        <w:rPr>
          <w:ins w:id="11898" w:author="Caree2" w:date="2017-04-02T06:58:00Z"/>
          <w:color w:val="008080"/>
          <w:rPrChange w:id="11899" w:author="Caree2" w:date="2017-04-02T07:56:00Z">
            <w:rPr>
              <w:ins w:id="11900" w:author="Caree2" w:date="2017-04-02T06:58:00Z"/>
            </w:rPr>
          </w:rPrChange>
        </w:rPr>
        <w:pPrChange w:id="11901" w:author="Caree2" w:date="2017-04-02T07:19:00Z">
          <w:pPr/>
        </w:pPrChange>
      </w:pPr>
      <w:ins w:id="11902" w:author="Caree2" w:date="2017-04-02T06:58:00Z">
        <w:r w:rsidRPr="00880017">
          <w:rPr>
            <w:color w:val="008080"/>
            <w:rPrChange w:id="11903" w:author="Caree2" w:date="2017-04-02T07:56:00Z">
              <w:rPr/>
            </w:rPrChange>
          </w:rPr>
          <w:tab/>
        </w:r>
        <w:r w:rsidRPr="00880017">
          <w:rPr>
            <w:color w:val="008080"/>
            <w:rPrChange w:id="11904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1905" w:author="Caree2" w:date="2017-04-02T06:58:00Z"/>
          <w:color w:val="008080"/>
          <w:rPrChange w:id="11906" w:author="Caree2" w:date="2017-04-02T07:56:00Z">
            <w:rPr>
              <w:ins w:id="11907" w:author="Caree2" w:date="2017-04-02T06:58:00Z"/>
            </w:rPr>
          </w:rPrChange>
        </w:rPr>
        <w:pPrChange w:id="11908" w:author="Caree2" w:date="2017-04-02T07:19:00Z">
          <w:pPr/>
        </w:pPrChange>
      </w:pPr>
      <w:ins w:id="11909" w:author="Caree2" w:date="2017-04-02T06:58:00Z">
        <w:r w:rsidRPr="00880017">
          <w:rPr>
            <w:color w:val="008080"/>
            <w:rPrChange w:id="11910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911" w:author="Caree2" w:date="2017-04-02T06:58:00Z"/>
          <w:color w:val="008080"/>
          <w:rPrChange w:id="11912" w:author="Caree2" w:date="2017-04-02T07:56:00Z">
            <w:rPr>
              <w:ins w:id="11913" w:author="Caree2" w:date="2017-04-02T06:58:00Z"/>
            </w:rPr>
          </w:rPrChange>
        </w:rPr>
        <w:pPrChange w:id="11914" w:author="Caree2" w:date="2017-04-02T07:19:00Z">
          <w:pPr/>
        </w:pPrChange>
      </w:pPr>
    </w:p>
    <w:p w:rsidR="00D039D6" w:rsidRPr="00880017" w:rsidRDefault="00D039D6" w:rsidP="00C63AF9">
      <w:pPr>
        <w:rPr>
          <w:ins w:id="11915" w:author="Caree2" w:date="2017-04-02T06:58:00Z"/>
          <w:color w:val="008080"/>
          <w:rPrChange w:id="11916" w:author="Caree2" w:date="2017-04-02T07:56:00Z">
            <w:rPr>
              <w:ins w:id="11917" w:author="Caree2" w:date="2017-04-02T06:58:00Z"/>
            </w:rPr>
          </w:rPrChange>
        </w:rPr>
        <w:pPrChange w:id="11918" w:author="Caree2" w:date="2017-04-02T07:19:00Z">
          <w:pPr/>
        </w:pPrChange>
      </w:pPr>
      <w:ins w:id="11919" w:author="Caree2" w:date="2017-04-02T06:58:00Z">
        <w:r w:rsidRPr="00880017">
          <w:rPr>
            <w:color w:val="008080"/>
            <w:rPrChange w:id="11920" w:author="Caree2" w:date="2017-04-02T07:56:00Z">
              <w:rPr/>
            </w:rPrChange>
          </w:rPr>
          <w:tab/>
          <w:t>public String getName() {</w:t>
        </w:r>
      </w:ins>
    </w:p>
    <w:p w:rsidR="00D039D6" w:rsidRPr="00880017" w:rsidRDefault="00D039D6" w:rsidP="00C63AF9">
      <w:pPr>
        <w:rPr>
          <w:ins w:id="11921" w:author="Caree2" w:date="2017-04-02T06:58:00Z"/>
          <w:color w:val="008080"/>
          <w:rPrChange w:id="11922" w:author="Caree2" w:date="2017-04-02T07:56:00Z">
            <w:rPr>
              <w:ins w:id="11923" w:author="Caree2" w:date="2017-04-02T06:58:00Z"/>
            </w:rPr>
          </w:rPrChange>
        </w:rPr>
        <w:pPrChange w:id="11924" w:author="Caree2" w:date="2017-04-02T07:19:00Z">
          <w:pPr/>
        </w:pPrChange>
      </w:pPr>
      <w:ins w:id="11925" w:author="Caree2" w:date="2017-04-02T06:58:00Z">
        <w:r w:rsidRPr="00880017">
          <w:rPr>
            <w:color w:val="008080"/>
            <w:rPrChange w:id="11926" w:author="Caree2" w:date="2017-04-02T07:56:00Z">
              <w:rPr/>
            </w:rPrChange>
          </w:rPr>
          <w:tab/>
        </w:r>
        <w:r w:rsidRPr="00880017">
          <w:rPr>
            <w:color w:val="008080"/>
            <w:rPrChange w:id="11927" w:author="Caree2" w:date="2017-04-02T07:56:00Z">
              <w:rPr/>
            </w:rPrChange>
          </w:rPr>
          <w:tab/>
          <w:t>return name;</w:t>
        </w:r>
      </w:ins>
    </w:p>
    <w:p w:rsidR="00D039D6" w:rsidRPr="00880017" w:rsidRDefault="00D039D6" w:rsidP="00C63AF9">
      <w:pPr>
        <w:rPr>
          <w:ins w:id="11928" w:author="Caree2" w:date="2017-04-02T06:58:00Z"/>
          <w:color w:val="008080"/>
          <w:rPrChange w:id="11929" w:author="Caree2" w:date="2017-04-02T07:56:00Z">
            <w:rPr>
              <w:ins w:id="11930" w:author="Caree2" w:date="2017-04-02T06:58:00Z"/>
            </w:rPr>
          </w:rPrChange>
        </w:rPr>
        <w:pPrChange w:id="11931" w:author="Caree2" w:date="2017-04-02T07:19:00Z">
          <w:pPr/>
        </w:pPrChange>
      </w:pPr>
      <w:ins w:id="11932" w:author="Caree2" w:date="2017-04-02T06:58:00Z">
        <w:r w:rsidRPr="00880017">
          <w:rPr>
            <w:color w:val="008080"/>
            <w:rPrChange w:id="11933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934" w:author="Caree2" w:date="2017-04-02T06:58:00Z"/>
          <w:color w:val="008080"/>
          <w:rPrChange w:id="11935" w:author="Caree2" w:date="2017-04-02T07:56:00Z">
            <w:rPr>
              <w:ins w:id="11936" w:author="Caree2" w:date="2017-04-02T06:58:00Z"/>
            </w:rPr>
          </w:rPrChange>
        </w:rPr>
        <w:pPrChange w:id="11937" w:author="Caree2" w:date="2017-04-02T07:19:00Z">
          <w:pPr/>
        </w:pPrChange>
      </w:pPr>
    </w:p>
    <w:p w:rsidR="00D039D6" w:rsidRPr="00880017" w:rsidRDefault="00D039D6" w:rsidP="00C63AF9">
      <w:pPr>
        <w:rPr>
          <w:ins w:id="11938" w:author="Caree2" w:date="2017-04-02T06:58:00Z"/>
          <w:color w:val="008080"/>
          <w:rPrChange w:id="11939" w:author="Caree2" w:date="2017-04-02T07:56:00Z">
            <w:rPr>
              <w:ins w:id="11940" w:author="Caree2" w:date="2017-04-02T06:58:00Z"/>
            </w:rPr>
          </w:rPrChange>
        </w:rPr>
        <w:pPrChange w:id="11941" w:author="Caree2" w:date="2017-04-02T07:19:00Z">
          <w:pPr/>
        </w:pPrChange>
      </w:pPr>
      <w:ins w:id="11942" w:author="Caree2" w:date="2017-04-02T06:58:00Z">
        <w:r w:rsidRPr="00880017">
          <w:rPr>
            <w:color w:val="008080"/>
            <w:rPrChange w:id="11943" w:author="Caree2" w:date="2017-04-02T07:56:00Z">
              <w:rPr/>
            </w:rPrChange>
          </w:rPr>
          <w:tab/>
          <w:t>public void setName(String name) {</w:t>
        </w:r>
      </w:ins>
    </w:p>
    <w:p w:rsidR="00D039D6" w:rsidRPr="00880017" w:rsidRDefault="00D039D6" w:rsidP="00C63AF9">
      <w:pPr>
        <w:rPr>
          <w:ins w:id="11944" w:author="Caree2" w:date="2017-04-02T06:58:00Z"/>
          <w:color w:val="008080"/>
          <w:rPrChange w:id="11945" w:author="Caree2" w:date="2017-04-02T07:56:00Z">
            <w:rPr>
              <w:ins w:id="11946" w:author="Caree2" w:date="2017-04-02T06:58:00Z"/>
            </w:rPr>
          </w:rPrChange>
        </w:rPr>
        <w:pPrChange w:id="11947" w:author="Caree2" w:date="2017-04-02T07:19:00Z">
          <w:pPr/>
        </w:pPrChange>
      </w:pPr>
      <w:ins w:id="11948" w:author="Caree2" w:date="2017-04-02T06:58:00Z">
        <w:r w:rsidRPr="00880017">
          <w:rPr>
            <w:color w:val="008080"/>
            <w:rPrChange w:id="11949" w:author="Caree2" w:date="2017-04-02T07:56:00Z">
              <w:rPr/>
            </w:rPrChange>
          </w:rPr>
          <w:tab/>
        </w:r>
        <w:r w:rsidRPr="00880017">
          <w:rPr>
            <w:color w:val="008080"/>
            <w:rPrChange w:id="11950" w:author="Caree2" w:date="2017-04-02T07:56:00Z">
              <w:rPr/>
            </w:rPrChange>
          </w:rPr>
          <w:tab/>
          <w:t>this.name = name;</w:t>
        </w:r>
      </w:ins>
    </w:p>
    <w:p w:rsidR="00D039D6" w:rsidRPr="00880017" w:rsidRDefault="00D039D6" w:rsidP="00C63AF9">
      <w:pPr>
        <w:rPr>
          <w:ins w:id="11951" w:author="Caree2" w:date="2017-04-02T06:58:00Z"/>
          <w:color w:val="008080"/>
          <w:rPrChange w:id="11952" w:author="Caree2" w:date="2017-04-02T07:56:00Z">
            <w:rPr>
              <w:ins w:id="11953" w:author="Caree2" w:date="2017-04-02T06:58:00Z"/>
            </w:rPr>
          </w:rPrChange>
        </w:rPr>
        <w:pPrChange w:id="11954" w:author="Caree2" w:date="2017-04-02T07:19:00Z">
          <w:pPr/>
        </w:pPrChange>
      </w:pPr>
      <w:ins w:id="11955" w:author="Caree2" w:date="2017-04-02T06:58:00Z">
        <w:r w:rsidRPr="00880017">
          <w:rPr>
            <w:color w:val="008080"/>
            <w:rPrChange w:id="11956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957" w:author="Caree2" w:date="2017-04-02T06:58:00Z"/>
          <w:color w:val="008080"/>
          <w:rPrChange w:id="11958" w:author="Caree2" w:date="2017-04-02T07:56:00Z">
            <w:rPr>
              <w:ins w:id="11959" w:author="Caree2" w:date="2017-04-02T06:58:00Z"/>
            </w:rPr>
          </w:rPrChange>
        </w:rPr>
        <w:pPrChange w:id="11960" w:author="Caree2" w:date="2017-04-02T07:19:00Z">
          <w:pPr/>
        </w:pPrChange>
      </w:pPr>
    </w:p>
    <w:p w:rsidR="00D039D6" w:rsidRPr="00880017" w:rsidRDefault="00D039D6" w:rsidP="00C63AF9">
      <w:pPr>
        <w:rPr>
          <w:ins w:id="11961" w:author="Caree2" w:date="2017-04-02T06:58:00Z"/>
          <w:color w:val="008080"/>
          <w:rPrChange w:id="11962" w:author="Caree2" w:date="2017-04-02T07:56:00Z">
            <w:rPr>
              <w:ins w:id="11963" w:author="Caree2" w:date="2017-04-02T06:58:00Z"/>
            </w:rPr>
          </w:rPrChange>
        </w:rPr>
        <w:pPrChange w:id="11964" w:author="Caree2" w:date="2017-04-02T07:19:00Z">
          <w:pPr/>
        </w:pPrChange>
      </w:pPr>
    </w:p>
    <w:p w:rsidR="00D039D6" w:rsidRPr="00880017" w:rsidRDefault="00D039D6" w:rsidP="00C63AF9">
      <w:pPr>
        <w:rPr>
          <w:ins w:id="11965" w:author="Caree2" w:date="2017-04-02T06:58:00Z"/>
          <w:color w:val="008080"/>
          <w:rPrChange w:id="11966" w:author="Caree2" w:date="2017-04-02T07:56:00Z">
            <w:rPr>
              <w:ins w:id="11967" w:author="Caree2" w:date="2017-04-02T06:58:00Z"/>
            </w:rPr>
          </w:rPrChange>
        </w:rPr>
        <w:pPrChange w:id="11968" w:author="Caree2" w:date="2017-04-02T07:19:00Z">
          <w:pPr/>
        </w:pPrChange>
      </w:pPr>
    </w:p>
    <w:p w:rsidR="00D039D6" w:rsidRPr="00880017" w:rsidRDefault="00D039D6" w:rsidP="00C63AF9">
      <w:pPr>
        <w:rPr>
          <w:ins w:id="11969" w:author="Caree2" w:date="2017-04-02T06:58:00Z"/>
          <w:color w:val="008080"/>
          <w:rPrChange w:id="11970" w:author="Caree2" w:date="2017-04-02T07:56:00Z">
            <w:rPr>
              <w:ins w:id="11971" w:author="Caree2" w:date="2017-04-02T06:58:00Z"/>
            </w:rPr>
          </w:rPrChange>
        </w:rPr>
        <w:pPrChange w:id="11972" w:author="Caree2" w:date="2017-04-02T07:19:00Z">
          <w:pPr/>
        </w:pPrChange>
      </w:pPr>
      <w:ins w:id="11973" w:author="Caree2" w:date="2017-04-02T06:58:00Z">
        <w:r w:rsidRPr="00880017">
          <w:rPr>
            <w:color w:val="008080"/>
            <w:rPrChange w:id="11974" w:author="Caree2" w:date="2017-04-02T07:56:00Z">
              <w:rPr/>
            </w:rPrChange>
          </w:rPr>
          <w:tab/>
          <w:t>public String getSpecies() {</w:t>
        </w:r>
      </w:ins>
    </w:p>
    <w:p w:rsidR="00D039D6" w:rsidRPr="00880017" w:rsidRDefault="00D039D6" w:rsidP="00C63AF9">
      <w:pPr>
        <w:rPr>
          <w:ins w:id="11975" w:author="Caree2" w:date="2017-04-02T06:58:00Z"/>
          <w:color w:val="008080"/>
          <w:rPrChange w:id="11976" w:author="Caree2" w:date="2017-04-02T07:56:00Z">
            <w:rPr>
              <w:ins w:id="11977" w:author="Caree2" w:date="2017-04-02T06:58:00Z"/>
            </w:rPr>
          </w:rPrChange>
        </w:rPr>
        <w:pPrChange w:id="11978" w:author="Caree2" w:date="2017-04-02T07:19:00Z">
          <w:pPr/>
        </w:pPrChange>
      </w:pPr>
      <w:ins w:id="11979" w:author="Caree2" w:date="2017-04-02T06:58:00Z">
        <w:r w:rsidRPr="00880017">
          <w:rPr>
            <w:color w:val="008080"/>
            <w:rPrChange w:id="11980" w:author="Caree2" w:date="2017-04-02T07:56:00Z">
              <w:rPr/>
            </w:rPrChange>
          </w:rPr>
          <w:tab/>
        </w:r>
        <w:r w:rsidRPr="00880017">
          <w:rPr>
            <w:color w:val="008080"/>
            <w:rPrChange w:id="11981" w:author="Caree2" w:date="2017-04-02T07:56:00Z">
              <w:rPr/>
            </w:rPrChange>
          </w:rPr>
          <w:tab/>
          <w:t>return species;</w:t>
        </w:r>
      </w:ins>
    </w:p>
    <w:p w:rsidR="00D039D6" w:rsidRPr="00880017" w:rsidRDefault="00D039D6" w:rsidP="00C63AF9">
      <w:pPr>
        <w:rPr>
          <w:ins w:id="11982" w:author="Caree2" w:date="2017-04-02T06:58:00Z"/>
          <w:color w:val="008080"/>
          <w:rPrChange w:id="11983" w:author="Caree2" w:date="2017-04-02T07:56:00Z">
            <w:rPr>
              <w:ins w:id="11984" w:author="Caree2" w:date="2017-04-02T06:58:00Z"/>
            </w:rPr>
          </w:rPrChange>
        </w:rPr>
        <w:pPrChange w:id="11985" w:author="Caree2" w:date="2017-04-02T07:19:00Z">
          <w:pPr/>
        </w:pPrChange>
      </w:pPr>
      <w:ins w:id="11986" w:author="Caree2" w:date="2017-04-02T06:58:00Z">
        <w:r w:rsidRPr="00880017">
          <w:rPr>
            <w:color w:val="008080"/>
            <w:rPrChange w:id="11987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1988" w:author="Caree2" w:date="2017-04-02T06:58:00Z"/>
          <w:color w:val="008080"/>
          <w:rPrChange w:id="11989" w:author="Caree2" w:date="2017-04-02T07:56:00Z">
            <w:rPr>
              <w:ins w:id="11990" w:author="Caree2" w:date="2017-04-02T06:58:00Z"/>
            </w:rPr>
          </w:rPrChange>
        </w:rPr>
        <w:pPrChange w:id="11991" w:author="Caree2" w:date="2017-04-02T07:19:00Z">
          <w:pPr/>
        </w:pPrChange>
      </w:pPr>
    </w:p>
    <w:p w:rsidR="00D039D6" w:rsidRPr="00880017" w:rsidRDefault="00D039D6" w:rsidP="00C63AF9">
      <w:pPr>
        <w:rPr>
          <w:ins w:id="11992" w:author="Caree2" w:date="2017-04-02T06:58:00Z"/>
          <w:color w:val="008080"/>
          <w:rPrChange w:id="11993" w:author="Caree2" w:date="2017-04-02T07:56:00Z">
            <w:rPr>
              <w:ins w:id="11994" w:author="Caree2" w:date="2017-04-02T06:58:00Z"/>
            </w:rPr>
          </w:rPrChange>
        </w:rPr>
        <w:pPrChange w:id="11995" w:author="Caree2" w:date="2017-04-02T07:19:00Z">
          <w:pPr/>
        </w:pPrChange>
      </w:pPr>
    </w:p>
    <w:p w:rsidR="00D039D6" w:rsidRPr="00880017" w:rsidRDefault="00D039D6" w:rsidP="00C63AF9">
      <w:pPr>
        <w:rPr>
          <w:ins w:id="11996" w:author="Caree2" w:date="2017-04-02T06:58:00Z"/>
          <w:color w:val="008080"/>
          <w:rPrChange w:id="11997" w:author="Caree2" w:date="2017-04-02T07:56:00Z">
            <w:rPr>
              <w:ins w:id="11998" w:author="Caree2" w:date="2017-04-02T06:58:00Z"/>
            </w:rPr>
          </w:rPrChange>
        </w:rPr>
        <w:pPrChange w:id="11999" w:author="Caree2" w:date="2017-04-02T07:19:00Z">
          <w:pPr/>
        </w:pPrChange>
      </w:pPr>
    </w:p>
    <w:p w:rsidR="00D039D6" w:rsidRPr="00880017" w:rsidRDefault="00D039D6" w:rsidP="00C63AF9">
      <w:pPr>
        <w:rPr>
          <w:ins w:id="12000" w:author="Caree2" w:date="2017-04-02T06:58:00Z"/>
          <w:color w:val="008080"/>
          <w:rPrChange w:id="12001" w:author="Caree2" w:date="2017-04-02T07:56:00Z">
            <w:rPr>
              <w:ins w:id="12002" w:author="Caree2" w:date="2017-04-02T06:58:00Z"/>
            </w:rPr>
          </w:rPrChange>
        </w:rPr>
        <w:pPrChange w:id="12003" w:author="Caree2" w:date="2017-04-02T07:19:00Z">
          <w:pPr/>
        </w:pPrChange>
      </w:pPr>
      <w:ins w:id="12004" w:author="Caree2" w:date="2017-04-02T06:58:00Z">
        <w:r w:rsidRPr="00880017">
          <w:rPr>
            <w:color w:val="008080"/>
            <w:rPrChange w:id="12005" w:author="Caree2" w:date="2017-04-02T07:56:00Z">
              <w:rPr/>
            </w:rPrChange>
          </w:rPr>
          <w:tab/>
          <w:t>public void setSpecies(String species) {</w:t>
        </w:r>
      </w:ins>
    </w:p>
    <w:p w:rsidR="00D039D6" w:rsidRPr="00880017" w:rsidRDefault="00D039D6" w:rsidP="00C63AF9">
      <w:pPr>
        <w:rPr>
          <w:ins w:id="12006" w:author="Caree2" w:date="2017-04-02T06:58:00Z"/>
          <w:color w:val="008080"/>
          <w:rPrChange w:id="12007" w:author="Caree2" w:date="2017-04-02T07:56:00Z">
            <w:rPr>
              <w:ins w:id="12008" w:author="Caree2" w:date="2017-04-02T06:58:00Z"/>
            </w:rPr>
          </w:rPrChange>
        </w:rPr>
        <w:pPrChange w:id="12009" w:author="Caree2" w:date="2017-04-02T07:19:00Z">
          <w:pPr/>
        </w:pPrChange>
      </w:pPr>
      <w:ins w:id="12010" w:author="Caree2" w:date="2017-04-02T06:58:00Z">
        <w:r w:rsidRPr="00880017">
          <w:rPr>
            <w:color w:val="008080"/>
            <w:rPrChange w:id="12011" w:author="Caree2" w:date="2017-04-02T07:56:00Z">
              <w:rPr/>
            </w:rPrChange>
          </w:rPr>
          <w:tab/>
        </w:r>
        <w:r w:rsidRPr="00880017">
          <w:rPr>
            <w:color w:val="008080"/>
            <w:rPrChange w:id="12012" w:author="Caree2" w:date="2017-04-02T07:56:00Z">
              <w:rPr/>
            </w:rPrChange>
          </w:rPr>
          <w:tab/>
          <w:t>this.species = species;</w:t>
        </w:r>
      </w:ins>
    </w:p>
    <w:p w:rsidR="00D039D6" w:rsidRPr="00880017" w:rsidRDefault="00D039D6" w:rsidP="00C63AF9">
      <w:pPr>
        <w:rPr>
          <w:ins w:id="12013" w:author="Caree2" w:date="2017-04-02T06:58:00Z"/>
          <w:color w:val="008080"/>
          <w:rPrChange w:id="12014" w:author="Caree2" w:date="2017-04-02T07:56:00Z">
            <w:rPr>
              <w:ins w:id="12015" w:author="Caree2" w:date="2017-04-02T06:58:00Z"/>
            </w:rPr>
          </w:rPrChange>
        </w:rPr>
        <w:pPrChange w:id="12016" w:author="Caree2" w:date="2017-04-02T07:19:00Z">
          <w:pPr/>
        </w:pPrChange>
      </w:pPr>
      <w:ins w:id="12017" w:author="Caree2" w:date="2017-04-02T06:58:00Z">
        <w:r w:rsidRPr="00880017">
          <w:rPr>
            <w:color w:val="008080"/>
            <w:rPrChange w:id="12018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019" w:author="Caree2" w:date="2017-04-02T06:58:00Z"/>
          <w:color w:val="008080"/>
          <w:rPrChange w:id="12020" w:author="Caree2" w:date="2017-04-02T07:56:00Z">
            <w:rPr>
              <w:ins w:id="12021" w:author="Caree2" w:date="2017-04-02T06:58:00Z"/>
            </w:rPr>
          </w:rPrChange>
        </w:rPr>
        <w:pPrChange w:id="12022" w:author="Caree2" w:date="2017-04-02T07:19:00Z">
          <w:pPr/>
        </w:pPrChange>
      </w:pPr>
    </w:p>
    <w:p w:rsidR="00D039D6" w:rsidRPr="00880017" w:rsidRDefault="00D039D6" w:rsidP="00C63AF9">
      <w:pPr>
        <w:rPr>
          <w:ins w:id="12023" w:author="Caree2" w:date="2017-04-02T06:58:00Z"/>
          <w:color w:val="008080"/>
          <w:rPrChange w:id="12024" w:author="Caree2" w:date="2017-04-02T07:56:00Z">
            <w:rPr>
              <w:ins w:id="12025" w:author="Caree2" w:date="2017-04-02T06:58:00Z"/>
            </w:rPr>
          </w:rPrChange>
        </w:rPr>
        <w:pPrChange w:id="12026" w:author="Caree2" w:date="2017-04-02T07:19:00Z">
          <w:pPr/>
        </w:pPrChange>
      </w:pPr>
    </w:p>
    <w:p w:rsidR="00D039D6" w:rsidRPr="00880017" w:rsidRDefault="00D039D6" w:rsidP="00C63AF9">
      <w:pPr>
        <w:rPr>
          <w:ins w:id="12027" w:author="Caree2" w:date="2017-04-02T06:58:00Z"/>
          <w:color w:val="008080"/>
          <w:rPrChange w:id="12028" w:author="Caree2" w:date="2017-04-02T07:56:00Z">
            <w:rPr>
              <w:ins w:id="12029" w:author="Caree2" w:date="2017-04-02T06:58:00Z"/>
            </w:rPr>
          </w:rPrChange>
        </w:rPr>
        <w:pPrChange w:id="12030" w:author="Caree2" w:date="2017-04-02T07:19:00Z">
          <w:pPr/>
        </w:pPrChange>
      </w:pPr>
    </w:p>
    <w:p w:rsidR="00D039D6" w:rsidRPr="00880017" w:rsidRDefault="00D039D6" w:rsidP="00C63AF9">
      <w:pPr>
        <w:rPr>
          <w:ins w:id="12031" w:author="Caree2" w:date="2017-04-02T06:58:00Z"/>
          <w:color w:val="008080"/>
          <w:rPrChange w:id="12032" w:author="Caree2" w:date="2017-04-02T07:56:00Z">
            <w:rPr>
              <w:ins w:id="12033" w:author="Caree2" w:date="2017-04-02T06:58:00Z"/>
            </w:rPr>
          </w:rPrChange>
        </w:rPr>
        <w:pPrChange w:id="12034" w:author="Caree2" w:date="2017-04-02T07:19:00Z">
          <w:pPr/>
        </w:pPrChange>
      </w:pPr>
      <w:ins w:id="12035" w:author="Caree2" w:date="2017-04-02T06:58:00Z">
        <w:r w:rsidRPr="00880017">
          <w:rPr>
            <w:color w:val="008080"/>
            <w:rPrChange w:id="12036" w:author="Caree2" w:date="2017-04-02T07:56:00Z">
              <w:rPr/>
            </w:rPrChange>
          </w:rPr>
          <w:tab/>
          <w:t>public String getNaturalHabitat() {</w:t>
        </w:r>
      </w:ins>
    </w:p>
    <w:p w:rsidR="00D039D6" w:rsidRPr="00880017" w:rsidRDefault="00D039D6" w:rsidP="00C63AF9">
      <w:pPr>
        <w:rPr>
          <w:ins w:id="12037" w:author="Caree2" w:date="2017-04-02T06:58:00Z"/>
          <w:color w:val="008080"/>
          <w:rPrChange w:id="12038" w:author="Caree2" w:date="2017-04-02T07:56:00Z">
            <w:rPr>
              <w:ins w:id="12039" w:author="Caree2" w:date="2017-04-02T06:58:00Z"/>
            </w:rPr>
          </w:rPrChange>
        </w:rPr>
        <w:pPrChange w:id="12040" w:author="Caree2" w:date="2017-04-02T07:19:00Z">
          <w:pPr/>
        </w:pPrChange>
      </w:pPr>
      <w:ins w:id="12041" w:author="Caree2" w:date="2017-04-02T06:58:00Z">
        <w:r w:rsidRPr="00880017">
          <w:rPr>
            <w:color w:val="008080"/>
            <w:rPrChange w:id="12042" w:author="Caree2" w:date="2017-04-02T07:56:00Z">
              <w:rPr/>
            </w:rPrChange>
          </w:rPr>
          <w:tab/>
        </w:r>
        <w:r w:rsidRPr="00880017">
          <w:rPr>
            <w:color w:val="008080"/>
            <w:rPrChange w:id="12043" w:author="Caree2" w:date="2017-04-02T07:56:00Z">
              <w:rPr/>
            </w:rPrChange>
          </w:rPr>
          <w:tab/>
          <w:t>return naturalHabitat;</w:t>
        </w:r>
      </w:ins>
    </w:p>
    <w:p w:rsidR="00D039D6" w:rsidRPr="00880017" w:rsidRDefault="00D039D6" w:rsidP="00C63AF9">
      <w:pPr>
        <w:rPr>
          <w:ins w:id="12044" w:author="Caree2" w:date="2017-04-02T06:58:00Z"/>
          <w:color w:val="008080"/>
          <w:rPrChange w:id="12045" w:author="Caree2" w:date="2017-04-02T07:56:00Z">
            <w:rPr>
              <w:ins w:id="12046" w:author="Caree2" w:date="2017-04-02T06:58:00Z"/>
            </w:rPr>
          </w:rPrChange>
        </w:rPr>
        <w:pPrChange w:id="12047" w:author="Caree2" w:date="2017-04-02T07:19:00Z">
          <w:pPr/>
        </w:pPrChange>
      </w:pPr>
      <w:ins w:id="12048" w:author="Caree2" w:date="2017-04-02T06:58:00Z">
        <w:r w:rsidRPr="00880017">
          <w:rPr>
            <w:color w:val="008080"/>
            <w:rPrChange w:id="12049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050" w:author="Caree2" w:date="2017-04-02T06:58:00Z"/>
          <w:color w:val="008080"/>
          <w:rPrChange w:id="12051" w:author="Caree2" w:date="2017-04-02T07:56:00Z">
            <w:rPr>
              <w:ins w:id="12052" w:author="Caree2" w:date="2017-04-02T06:58:00Z"/>
            </w:rPr>
          </w:rPrChange>
        </w:rPr>
        <w:pPrChange w:id="12053" w:author="Caree2" w:date="2017-04-02T07:19:00Z">
          <w:pPr/>
        </w:pPrChange>
      </w:pPr>
    </w:p>
    <w:p w:rsidR="00D039D6" w:rsidRPr="00880017" w:rsidRDefault="00D039D6" w:rsidP="00C63AF9">
      <w:pPr>
        <w:rPr>
          <w:ins w:id="12054" w:author="Caree2" w:date="2017-04-02T06:58:00Z"/>
          <w:color w:val="008080"/>
          <w:rPrChange w:id="12055" w:author="Caree2" w:date="2017-04-02T07:56:00Z">
            <w:rPr>
              <w:ins w:id="12056" w:author="Caree2" w:date="2017-04-02T06:58:00Z"/>
            </w:rPr>
          </w:rPrChange>
        </w:rPr>
        <w:pPrChange w:id="12057" w:author="Caree2" w:date="2017-04-02T07:19:00Z">
          <w:pPr/>
        </w:pPrChange>
      </w:pPr>
    </w:p>
    <w:p w:rsidR="00D039D6" w:rsidRPr="00880017" w:rsidRDefault="00D039D6" w:rsidP="00C63AF9">
      <w:pPr>
        <w:rPr>
          <w:ins w:id="12058" w:author="Caree2" w:date="2017-04-02T06:58:00Z"/>
          <w:color w:val="008080"/>
          <w:rPrChange w:id="12059" w:author="Caree2" w:date="2017-04-02T07:56:00Z">
            <w:rPr>
              <w:ins w:id="12060" w:author="Caree2" w:date="2017-04-02T06:58:00Z"/>
            </w:rPr>
          </w:rPrChange>
        </w:rPr>
        <w:pPrChange w:id="12061" w:author="Caree2" w:date="2017-04-02T07:19:00Z">
          <w:pPr/>
        </w:pPrChange>
      </w:pPr>
    </w:p>
    <w:p w:rsidR="00D039D6" w:rsidRPr="00880017" w:rsidRDefault="00D039D6" w:rsidP="00C63AF9">
      <w:pPr>
        <w:rPr>
          <w:ins w:id="12062" w:author="Caree2" w:date="2017-04-02T06:58:00Z"/>
          <w:color w:val="008080"/>
          <w:rPrChange w:id="12063" w:author="Caree2" w:date="2017-04-02T07:56:00Z">
            <w:rPr>
              <w:ins w:id="12064" w:author="Caree2" w:date="2017-04-02T06:58:00Z"/>
            </w:rPr>
          </w:rPrChange>
        </w:rPr>
        <w:pPrChange w:id="12065" w:author="Caree2" w:date="2017-04-02T07:19:00Z">
          <w:pPr/>
        </w:pPrChange>
      </w:pPr>
      <w:ins w:id="12066" w:author="Caree2" w:date="2017-04-02T06:58:00Z">
        <w:r w:rsidRPr="00880017">
          <w:rPr>
            <w:color w:val="008080"/>
            <w:rPrChange w:id="12067" w:author="Caree2" w:date="2017-04-02T07:56:00Z">
              <w:rPr/>
            </w:rPrChange>
          </w:rPr>
          <w:tab/>
          <w:t>public void setNaturalHabitat(String naturalHabitat) {</w:t>
        </w:r>
      </w:ins>
    </w:p>
    <w:p w:rsidR="00D039D6" w:rsidRPr="00880017" w:rsidRDefault="00D039D6" w:rsidP="00C63AF9">
      <w:pPr>
        <w:rPr>
          <w:ins w:id="12068" w:author="Caree2" w:date="2017-04-02T06:58:00Z"/>
          <w:color w:val="008080"/>
          <w:rPrChange w:id="12069" w:author="Caree2" w:date="2017-04-02T07:56:00Z">
            <w:rPr>
              <w:ins w:id="12070" w:author="Caree2" w:date="2017-04-02T06:58:00Z"/>
            </w:rPr>
          </w:rPrChange>
        </w:rPr>
        <w:pPrChange w:id="12071" w:author="Caree2" w:date="2017-04-02T07:19:00Z">
          <w:pPr/>
        </w:pPrChange>
      </w:pPr>
      <w:ins w:id="12072" w:author="Caree2" w:date="2017-04-02T06:58:00Z">
        <w:r w:rsidRPr="00880017">
          <w:rPr>
            <w:color w:val="008080"/>
            <w:rPrChange w:id="12073" w:author="Caree2" w:date="2017-04-02T07:56:00Z">
              <w:rPr/>
            </w:rPrChange>
          </w:rPr>
          <w:tab/>
        </w:r>
        <w:r w:rsidRPr="00880017">
          <w:rPr>
            <w:color w:val="008080"/>
            <w:rPrChange w:id="12074" w:author="Caree2" w:date="2017-04-02T07:56:00Z">
              <w:rPr/>
            </w:rPrChange>
          </w:rPr>
          <w:tab/>
          <w:t>this.naturalHabitat = naturalHabitat;</w:t>
        </w:r>
      </w:ins>
    </w:p>
    <w:p w:rsidR="00D039D6" w:rsidRPr="00880017" w:rsidRDefault="00D039D6" w:rsidP="00C63AF9">
      <w:pPr>
        <w:rPr>
          <w:ins w:id="12075" w:author="Caree2" w:date="2017-04-02T06:58:00Z"/>
          <w:color w:val="008080"/>
          <w:rPrChange w:id="12076" w:author="Caree2" w:date="2017-04-02T07:56:00Z">
            <w:rPr>
              <w:ins w:id="12077" w:author="Caree2" w:date="2017-04-02T06:58:00Z"/>
            </w:rPr>
          </w:rPrChange>
        </w:rPr>
        <w:pPrChange w:id="12078" w:author="Caree2" w:date="2017-04-02T07:19:00Z">
          <w:pPr/>
        </w:pPrChange>
      </w:pPr>
      <w:ins w:id="12079" w:author="Caree2" w:date="2017-04-02T06:58:00Z">
        <w:r w:rsidRPr="00880017">
          <w:rPr>
            <w:color w:val="008080"/>
            <w:rPrChange w:id="12080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081" w:author="Caree2" w:date="2017-04-02T06:58:00Z"/>
          <w:color w:val="008080"/>
          <w:rPrChange w:id="12082" w:author="Caree2" w:date="2017-04-02T07:56:00Z">
            <w:rPr>
              <w:ins w:id="12083" w:author="Caree2" w:date="2017-04-02T06:58:00Z"/>
            </w:rPr>
          </w:rPrChange>
        </w:rPr>
        <w:pPrChange w:id="12084" w:author="Caree2" w:date="2017-04-02T07:19:00Z">
          <w:pPr/>
        </w:pPrChange>
      </w:pPr>
    </w:p>
    <w:p w:rsidR="00D039D6" w:rsidRPr="00880017" w:rsidRDefault="00D039D6" w:rsidP="00C63AF9">
      <w:pPr>
        <w:rPr>
          <w:ins w:id="12085" w:author="Caree2" w:date="2017-04-02T06:58:00Z"/>
          <w:color w:val="008080"/>
          <w:rPrChange w:id="12086" w:author="Caree2" w:date="2017-04-02T07:56:00Z">
            <w:rPr>
              <w:ins w:id="12087" w:author="Caree2" w:date="2017-04-02T06:58:00Z"/>
            </w:rPr>
          </w:rPrChange>
        </w:rPr>
        <w:pPrChange w:id="12088" w:author="Caree2" w:date="2017-04-02T07:19:00Z">
          <w:pPr/>
        </w:pPrChange>
      </w:pPr>
    </w:p>
    <w:p w:rsidR="00D039D6" w:rsidRPr="00880017" w:rsidRDefault="00D039D6" w:rsidP="00C63AF9">
      <w:pPr>
        <w:rPr>
          <w:ins w:id="12089" w:author="Caree2" w:date="2017-04-02T06:58:00Z"/>
          <w:color w:val="008080"/>
          <w:rPrChange w:id="12090" w:author="Caree2" w:date="2017-04-02T07:56:00Z">
            <w:rPr>
              <w:ins w:id="12091" w:author="Caree2" w:date="2017-04-02T06:58:00Z"/>
            </w:rPr>
          </w:rPrChange>
        </w:rPr>
        <w:pPrChange w:id="12092" w:author="Caree2" w:date="2017-04-02T07:19:00Z">
          <w:pPr/>
        </w:pPrChange>
      </w:pPr>
    </w:p>
    <w:p w:rsidR="00D039D6" w:rsidRPr="00880017" w:rsidRDefault="00D039D6" w:rsidP="00C63AF9">
      <w:pPr>
        <w:rPr>
          <w:ins w:id="12093" w:author="Caree2" w:date="2017-04-02T06:58:00Z"/>
          <w:color w:val="008080"/>
          <w:rPrChange w:id="12094" w:author="Caree2" w:date="2017-04-02T07:56:00Z">
            <w:rPr>
              <w:ins w:id="12095" w:author="Caree2" w:date="2017-04-02T06:58:00Z"/>
            </w:rPr>
          </w:rPrChange>
        </w:rPr>
        <w:pPrChange w:id="12096" w:author="Caree2" w:date="2017-04-02T07:19:00Z">
          <w:pPr/>
        </w:pPrChange>
      </w:pPr>
      <w:ins w:id="12097" w:author="Caree2" w:date="2017-04-02T06:58:00Z">
        <w:r w:rsidRPr="00880017">
          <w:rPr>
            <w:color w:val="008080"/>
            <w:rPrChange w:id="12098" w:author="Caree2" w:date="2017-04-02T07:56:00Z">
              <w:rPr/>
            </w:rPrChange>
          </w:rPr>
          <w:tab/>
          <w:t>public boolean isEndengered() {</w:t>
        </w:r>
      </w:ins>
    </w:p>
    <w:p w:rsidR="00D039D6" w:rsidRPr="00880017" w:rsidRDefault="00D039D6" w:rsidP="00C63AF9">
      <w:pPr>
        <w:rPr>
          <w:ins w:id="12099" w:author="Caree2" w:date="2017-04-02T06:58:00Z"/>
          <w:color w:val="008080"/>
          <w:rPrChange w:id="12100" w:author="Caree2" w:date="2017-04-02T07:56:00Z">
            <w:rPr>
              <w:ins w:id="12101" w:author="Caree2" w:date="2017-04-02T06:58:00Z"/>
            </w:rPr>
          </w:rPrChange>
        </w:rPr>
        <w:pPrChange w:id="12102" w:author="Caree2" w:date="2017-04-02T07:19:00Z">
          <w:pPr/>
        </w:pPrChange>
      </w:pPr>
      <w:ins w:id="12103" w:author="Caree2" w:date="2017-04-02T06:58:00Z">
        <w:r w:rsidRPr="00880017">
          <w:rPr>
            <w:color w:val="008080"/>
            <w:rPrChange w:id="12104" w:author="Caree2" w:date="2017-04-02T07:56:00Z">
              <w:rPr/>
            </w:rPrChange>
          </w:rPr>
          <w:tab/>
        </w:r>
        <w:r w:rsidRPr="00880017">
          <w:rPr>
            <w:color w:val="008080"/>
            <w:rPrChange w:id="12105" w:author="Caree2" w:date="2017-04-02T07:56:00Z">
              <w:rPr/>
            </w:rPrChange>
          </w:rPr>
          <w:tab/>
          <w:t>return endengered;</w:t>
        </w:r>
      </w:ins>
    </w:p>
    <w:p w:rsidR="00D039D6" w:rsidRPr="00880017" w:rsidRDefault="00D039D6" w:rsidP="00C63AF9">
      <w:pPr>
        <w:rPr>
          <w:ins w:id="12106" w:author="Caree2" w:date="2017-04-02T06:58:00Z"/>
          <w:color w:val="008080"/>
          <w:rPrChange w:id="12107" w:author="Caree2" w:date="2017-04-02T07:56:00Z">
            <w:rPr>
              <w:ins w:id="12108" w:author="Caree2" w:date="2017-04-02T06:58:00Z"/>
            </w:rPr>
          </w:rPrChange>
        </w:rPr>
        <w:pPrChange w:id="12109" w:author="Caree2" w:date="2017-04-02T07:19:00Z">
          <w:pPr/>
        </w:pPrChange>
      </w:pPr>
      <w:ins w:id="12110" w:author="Caree2" w:date="2017-04-02T06:58:00Z">
        <w:r w:rsidRPr="00880017">
          <w:rPr>
            <w:color w:val="008080"/>
            <w:rPrChange w:id="12111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112" w:author="Caree2" w:date="2017-04-02T06:58:00Z"/>
          <w:color w:val="008080"/>
          <w:rPrChange w:id="12113" w:author="Caree2" w:date="2017-04-02T07:56:00Z">
            <w:rPr>
              <w:ins w:id="12114" w:author="Caree2" w:date="2017-04-02T06:58:00Z"/>
            </w:rPr>
          </w:rPrChange>
        </w:rPr>
        <w:pPrChange w:id="12115" w:author="Caree2" w:date="2017-04-02T07:19:00Z">
          <w:pPr/>
        </w:pPrChange>
      </w:pPr>
    </w:p>
    <w:p w:rsidR="00D039D6" w:rsidRPr="00880017" w:rsidRDefault="00D039D6" w:rsidP="00C63AF9">
      <w:pPr>
        <w:rPr>
          <w:ins w:id="12116" w:author="Caree2" w:date="2017-04-02T06:58:00Z"/>
          <w:color w:val="008080"/>
          <w:rPrChange w:id="12117" w:author="Caree2" w:date="2017-04-02T07:56:00Z">
            <w:rPr>
              <w:ins w:id="12118" w:author="Caree2" w:date="2017-04-02T06:58:00Z"/>
            </w:rPr>
          </w:rPrChange>
        </w:rPr>
        <w:pPrChange w:id="12119" w:author="Caree2" w:date="2017-04-02T07:19:00Z">
          <w:pPr/>
        </w:pPrChange>
      </w:pPr>
    </w:p>
    <w:p w:rsidR="00D039D6" w:rsidRPr="00880017" w:rsidRDefault="00D039D6" w:rsidP="00C63AF9">
      <w:pPr>
        <w:rPr>
          <w:ins w:id="12120" w:author="Caree2" w:date="2017-04-02T06:58:00Z"/>
          <w:color w:val="008080"/>
          <w:rPrChange w:id="12121" w:author="Caree2" w:date="2017-04-02T07:56:00Z">
            <w:rPr>
              <w:ins w:id="12122" w:author="Caree2" w:date="2017-04-02T06:58:00Z"/>
            </w:rPr>
          </w:rPrChange>
        </w:rPr>
        <w:pPrChange w:id="12123" w:author="Caree2" w:date="2017-04-02T07:19:00Z">
          <w:pPr/>
        </w:pPrChange>
      </w:pPr>
    </w:p>
    <w:p w:rsidR="00D039D6" w:rsidRPr="00880017" w:rsidRDefault="00D039D6" w:rsidP="00C63AF9">
      <w:pPr>
        <w:rPr>
          <w:ins w:id="12124" w:author="Caree2" w:date="2017-04-02T06:58:00Z"/>
          <w:color w:val="008080"/>
          <w:rPrChange w:id="12125" w:author="Caree2" w:date="2017-04-02T07:56:00Z">
            <w:rPr>
              <w:ins w:id="12126" w:author="Caree2" w:date="2017-04-02T06:58:00Z"/>
            </w:rPr>
          </w:rPrChange>
        </w:rPr>
        <w:pPrChange w:id="12127" w:author="Caree2" w:date="2017-04-02T07:19:00Z">
          <w:pPr/>
        </w:pPrChange>
      </w:pPr>
      <w:ins w:id="12128" w:author="Caree2" w:date="2017-04-02T06:58:00Z">
        <w:r w:rsidRPr="00880017">
          <w:rPr>
            <w:color w:val="008080"/>
            <w:rPrChange w:id="12129" w:author="Caree2" w:date="2017-04-02T07:56:00Z">
              <w:rPr/>
            </w:rPrChange>
          </w:rPr>
          <w:tab/>
          <w:t>public void setEndengered(boolean endengered) {</w:t>
        </w:r>
      </w:ins>
    </w:p>
    <w:p w:rsidR="00D039D6" w:rsidRPr="00880017" w:rsidRDefault="00D039D6" w:rsidP="00C63AF9">
      <w:pPr>
        <w:rPr>
          <w:ins w:id="12130" w:author="Caree2" w:date="2017-04-02T06:58:00Z"/>
          <w:color w:val="008080"/>
          <w:rPrChange w:id="12131" w:author="Caree2" w:date="2017-04-02T07:56:00Z">
            <w:rPr>
              <w:ins w:id="12132" w:author="Caree2" w:date="2017-04-02T06:58:00Z"/>
            </w:rPr>
          </w:rPrChange>
        </w:rPr>
        <w:pPrChange w:id="12133" w:author="Caree2" w:date="2017-04-02T07:19:00Z">
          <w:pPr/>
        </w:pPrChange>
      </w:pPr>
      <w:ins w:id="12134" w:author="Caree2" w:date="2017-04-02T06:58:00Z">
        <w:r w:rsidRPr="00880017">
          <w:rPr>
            <w:color w:val="008080"/>
            <w:rPrChange w:id="12135" w:author="Caree2" w:date="2017-04-02T07:56:00Z">
              <w:rPr/>
            </w:rPrChange>
          </w:rPr>
          <w:tab/>
        </w:r>
        <w:r w:rsidRPr="00880017">
          <w:rPr>
            <w:color w:val="008080"/>
            <w:rPrChange w:id="12136" w:author="Caree2" w:date="2017-04-02T07:56:00Z">
              <w:rPr/>
            </w:rPrChange>
          </w:rPr>
          <w:tab/>
          <w:t>this.endengered = endengered;</w:t>
        </w:r>
      </w:ins>
    </w:p>
    <w:p w:rsidR="00D039D6" w:rsidRPr="00880017" w:rsidRDefault="00D039D6" w:rsidP="00C63AF9">
      <w:pPr>
        <w:rPr>
          <w:ins w:id="12137" w:author="Caree2" w:date="2017-04-02T06:58:00Z"/>
          <w:color w:val="008080"/>
          <w:rPrChange w:id="12138" w:author="Caree2" w:date="2017-04-02T07:56:00Z">
            <w:rPr>
              <w:ins w:id="12139" w:author="Caree2" w:date="2017-04-02T06:58:00Z"/>
            </w:rPr>
          </w:rPrChange>
        </w:rPr>
        <w:pPrChange w:id="12140" w:author="Caree2" w:date="2017-04-02T07:19:00Z">
          <w:pPr/>
        </w:pPrChange>
      </w:pPr>
      <w:ins w:id="12141" w:author="Caree2" w:date="2017-04-02T06:58:00Z">
        <w:r w:rsidRPr="00880017">
          <w:rPr>
            <w:color w:val="008080"/>
            <w:rPrChange w:id="12142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143" w:author="Caree2" w:date="2017-04-02T06:58:00Z"/>
          <w:color w:val="008080"/>
          <w:rPrChange w:id="12144" w:author="Caree2" w:date="2017-04-02T07:56:00Z">
            <w:rPr>
              <w:ins w:id="12145" w:author="Caree2" w:date="2017-04-02T06:58:00Z"/>
            </w:rPr>
          </w:rPrChange>
        </w:rPr>
        <w:pPrChange w:id="12146" w:author="Caree2" w:date="2017-04-02T07:19:00Z">
          <w:pPr/>
        </w:pPrChange>
      </w:pPr>
    </w:p>
    <w:p w:rsidR="00D039D6" w:rsidRPr="00880017" w:rsidRDefault="00D039D6" w:rsidP="00C63AF9">
      <w:pPr>
        <w:rPr>
          <w:ins w:id="12147" w:author="Caree2" w:date="2017-04-02T06:58:00Z"/>
          <w:color w:val="008080"/>
          <w:rPrChange w:id="12148" w:author="Caree2" w:date="2017-04-02T07:56:00Z">
            <w:rPr>
              <w:ins w:id="12149" w:author="Caree2" w:date="2017-04-02T06:58:00Z"/>
            </w:rPr>
          </w:rPrChange>
        </w:rPr>
        <w:pPrChange w:id="12150" w:author="Caree2" w:date="2017-04-02T07:19:00Z">
          <w:pPr/>
        </w:pPrChange>
      </w:pPr>
    </w:p>
    <w:p w:rsidR="00D039D6" w:rsidRPr="00880017" w:rsidRDefault="00D039D6" w:rsidP="00C63AF9">
      <w:pPr>
        <w:rPr>
          <w:ins w:id="12151" w:author="Caree2" w:date="2017-04-02T06:58:00Z"/>
          <w:color w:val="008080"/>
          <w:rPrChange w:id="12152" w:author="Caree2" w:date="2017-04-02T07:56:00Z">
            <w:rPr>
              <w:ins w:id="12153" w:author="Caree2" w:date="2017-04-02T06:58:00Z"/>
            </w:rPr>
          </w:rPrChange>
        </w:rPr>
        <w:pPrChange w:id="12154" w:author="Caree2" w:date="2017-04-02T07:19:00Z">
          <w:pPr/>
        </w:pPrChange>
      </w:pPr>
    </w:p>
    <w:p w:rsidR="00D039D6" w:rsidRPr="00880017" w:rsidRDefault="00D039D6" w:rsidP="00C63AF9">
      <w:pPr>
        <w:rPr>
          <w:ins w:id="12155" w:author="Caree2" w:date="2017-04-02T06:58:00Z"/>
          <w:color w:val="008080"/>
          <w:rPrChange w:id="12156" w:author="Caree2" w:date="2017-04-02T07:56:00Z">
            <w:rPr>
              <w:ins w:id="12157" w:author="Caree2" w:date="2017-04-02T06:58:00Z"/>
            </w:rPr>
          </w:rPrChange>
        </w:rPr>
        <w:pPrChange w:id="12158" w:author="Caree2" w:date="2017-04-02T07:19:00Z">
          <w:pPr/>
        </w:pPrChange>
      </w:pPr>
      <w:ins w:id="12159" w:author="Caree2" w:date="2017-04-02T06:58:00Z">
        <w:r w:rsidRPr="00880017">
          <w:rPr>
            <w:color w:val="008080"/>
            <w:rPrChange w:id="12160" w:author="Caree2" w:date="2017-04-02T07:56:00Z">
              <w:rPr/>
            </w:rPrChange>
          </w:rPr>
          <w:tab/>
          <w:t>public int getAge() {</w:t>
        </w:r>
      </w:ins>
    </w:p>
    <w:p w:rsidR="00D039D6" w:rsidRPr="00880017" w:rsidRDefault="00D039D6" w:rsidP="00C63AF9">
      <w:pPr>
        <w:rPr>
          <w:ins w:id="12161" w:author="Caree2" w:date="2017-04-02T06:58:00Z"/>
          <w:color w:val="008080"/>
          <w:rPrChange w:id="12162" w:author="Caree2" w:date="2017-04-02T07:56:00Z">
            <w:rPr>
              <w:ins w:id="12163" w:author="Caree2" w:date="2017-04-02T06:58:00Z"/>
            </w:rPr>
          </w:rPrChange>
        </w:rPr>
        <w:pPrChange w:id="12164" w:author="Caree2" w:date="2017-04-02T07:19:00Z">
          <w:pPr/>
        </w:pPrChange>
      </w:pPr>
      <w:ins w:id="12165" w:author="Caree2" w:date="2017-04-02T06:58:00Z">
        <w:r w:rsidRPr="00880017">
          <w:rPr>
            <w:color w:val="008080"/>
            <w:rPrChange w:id="12166" w:author="Caree2" w:date="2017-04-02T07:56:00Z">
              <w:rPr/>
            </w:rPrChange>
          </w:rPr>
          <w:tab/>
        </w:r>
        <w:r w:rsidRPr="00880017">
          <w:rPr>
            <w:color w:val="008080"/>
            <w:rPrChange w:id="12167" w:author="Caree2" w:date="2017-04-02T07:56:00Z">
              <w:rPr/>
            </w:rPrChange>
          </w:rPr>
          <w:tab/>
          <w:t>return age;</w:t>
        </w:r>
      </w:ins>
    </w:p>
    <w:p w:rsidR="00D039D6" w:rsidRPr="00880017" w:rsidRDefault="00D039D6" w:rsidP="00C63AF9">
      <w:pPr>
        <w:rPr>
          <w:ins w:id="12168" w:author="Caree2" w:date="2017-04-02T06:58:00Z"/>
          <w:color w:val="008080"/>
          <w:rPrChange w:id="12169" w:author="Caree2" w:date="2017-04-02T07:56:00Z">
            <w:rPr>
              <w:ins w:id="12170" w:author="Caree2" w:date="2017-04-02T06:58:00Z"/>
            </w:rPr>
          </w:rPrChange>
        </w:rPr>
        <w:pPrChange w:id="12171" w:author="Caree2" w:date="2017-04-02T07:19:00Z">
          <w:pPr/>
        </w:pPrChange>
      </w:pPr>
      <w:ins w:id="12172" w:author="Caree2" w:date="2017-04-02T06:58:00Z">
        <w:r w:rsidRPr="00880017">
          <w:rPr>
            <w:color w:val="008080"/>
            <w:rPrChange w:id="12173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174" w:author="Caree2" w:date="2017-04-02T06:58:00Z"/>
          <w:color w:val="008080"/>
          <w:rPrChange w:id="12175" w:author="Caree2" w:date="2017-04-02T07:56:00Z">
            <w:rPr>
              <w:ins w:id="12176" w:author="Caree2" w:date="2017-04-02T06:58:00Z"/>
            </w:rPr>
          </w:rPrChange>
        </w:rPr>
        <w:pPrChange w:id="12177" w:author="Caree2" w:date="2017-04-02T07:19:00Z">
          <w:pPr/>
        </w:pPrChange>
      </w:pPr>
    </w:p>
    <w:p w:rsidR="00D039D6" w:rsidRPr="00880017" w:rsidRDefault="00D039D6" w:rsidP="00C63AF9">
      <w:pPr>
        <w:rPr>
          <w:ins w:id="12178" w:author="Caree2" w:date="2017-04-02T06:58:00Z"/>
          <w:color w:val="008080"/>
          <w:rPrChange w:id="12179" w:author="Caree2" w:date="2017-04-02T07:56:00Z">
            <w:rPr>
              <w:ins w:id="12180" w:author="Caree2" w:date="2017-04-02T06:58:00Z"/>
            </w:rPr>
          </w:rPrChange>
        </w:rPr>
        <w:pPrChange w:id="12181" w:author="Caree2" w:date="2017-04-02T07:19:00Z">
          <w:pPr/>
        </w:pPrChange>
      </w:pPr>
    </w:p>
    <w:p w:rsidR="00D039D6" w:rsidRPr="00880017" w:rsidRDefault="00D039D6" w:rsidP="00C63AF9">
      <w:pPr>
        <w:rPr>
          <w:ins w:id="12182" w:author="Caree2" w:date="2017-04-02T06:58:00Z"/>
          <w:color w:val="008080"/>
          <w:rPrChange w:id="12183" w:author="Caree2" w:date="2017-04-02T07:56:00Z">
            <w:rPr>
              <w:ins w:id="12184" w:author="Caree2" w:date="2017-04-02T06:58:00Z"/>
            </w:rPr>
          </w:rPrChange>
        </w:rPr>
        <w:pPrChange w:id="12185" w:author="Caree2" w:date="2017-04-02T07:19:00Z">
          <w:pPr/>
        </w:pPrChange>
      </w:pPr>
    </w:p>
    <w:p w:rsidR="00D039D6" w:rsidRPr="00880017" w:rsidRDefault="00D039D6" w:rsidP="00C63AF9">
      <w:pPr>
        <w:rPr>
          <w:ins w:id="12186" w:author="Caree2" w:date="2017-04-02T06:58:00Z"/>
          <w:color w:val="008080"/>
          <w:rPrChange w:id="12187" w:author="Caree2" w:date="2017-04-02T07:56:00Z">
            <w:rPr>
              <w:ins w:id="12188" w:author="Caree2" w:date="2017-04-02T06:58:00Z"/>
            </w:rPr>
          </w:rPrChange>
        </w:rPr>
        <w:pPrChange w:id="12189" w:author="Caree2" w:date="2017-04-02T07:19:00Z">
          <w:pPr/>
        </w:pPrChange>
      </w:pPr>
      <w:ins w:id="12190" w:author="Caree2" w:date="2017-04-02T06:58:00Z">
        <w:r w:rsidRPr="00880017">
          <w:rPr>
            <w:color w:val="008080"/>
            <w:rPrChange w:id="12191" w:author="Caree2" w:date="2017-04-02T07:56:00Z">
              <w:rPr/>
            </w:rPrChange>
          </w:rPr>
          <w:tab/>
          <w:t>public void setAge(int age) {</w:t>
        </w:r>
      </w:ins>
    </w:p>
    <w:p w:rsidR="00D039D6" w:rsidRPr="00880017" w:rsidRDefault="00D039D6" w:rsidP="00C63AF9">
      <w:pPr>
        <w:rPr>
          <w:ins w:id="12192" w:author="Caree2" w:date="2017-04-02T06:58:00Z"/>
          <w:color w:val="008080"/>
          <w:rPrChange w:id="12193" w:author="Caree2" w:date="2017-04-02T07:56:00Z">
            <w:rPr>
              <w:ins w:id="12194" w:author="Caree2" w:date="2017-04-02T06:58:00Z"/>
            </w:rPr>
          </w:rPrChange>
        </w:rPr>
        <w:pPrChange w:id="12195" w:author="Caree2" w:date="2017-04-02T07:19:00Z">
          <w:pPr/>
        </w:pPrChange>
      </w:pPr>
      <w:ins w:id="12196" w:author="Caree2" w:date="2017-04-02T06:58:00Z">
        <w:r w:rsidRPr="00880017">
          <w:rPr>
            <w:color w:val="008080"/>
            <w:rPrChange w:id="12197" w:author="Caree2" w:date="2017-04-02T07:56:00Z">
              <w:rPr/>
            </w:rPrChange>
          </w:rPr>
          <w:tab/>
        </w:r>
        <w:r w:rsidRPr="00880017">
          <w:rPr>
            <w:color w:val="008080"/>
            <w:rPrChange w:id="12198" w:author="Caree2" w:date="2017-04-02T07:56:00Z">
              <w:rPr/>
            </w:rPrChange>
          </w:rPr>
          <w:tab/>
          <w:t>this.age = age;</w:t>
        </w:r>
      </w:ins>
    </w:p>
    <w:p w:rsidR="00D039D6" w:rsidRPr="00880017" w:rsidRDefault="00D039D6" w:rsidP="00C63AF9">
      <w:pPr>
        <w:rPr>
          <w:ins w:id="12199" w:author="Caree2" w:date="2017-04-02T06:58:00Z"/>
          <w:color w:val="008080"/>
          <w:rPrChange w:id="12200" w:author="Caree2" w:date="2017-04-02T07:56:00Z">
            <w:rPr>
              <w:ins w:id="12201" w:author="Caree2" w:date="2017-04-02T06:58:00Z"/>
            </w:rPr>
          </w:rPrChange>
        </w:rPr>
        <w:pPrChange w:id="12202" w:author="Caree2" w:date="2017-04-02T07:19:00Z">
          <w:pPr/>
        </w:pPrChange>
      </w:pPr>
      <w:ins w:id="12203" w:author="Caree2" w:date="2017-04-02T06:58:00Z">
        <w:r w:rsidRPr="00880017">
          <w:rPr>
            <w:color w:val="008080"/>
            <w:rPrChange w:id="12204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205" w:author="Caree2" w:date="2017-04-02T06:58:00Z"/>
          <w:color w:val="008080"/>
          <w:rPrChange w:id="12206" w:author="Caree2" w:date="2017-04-02T07:56:00Z">
            <w:rPr>
              <w:ins w:id="12207" w:author="Caree2" w:date="2017-04-02T06:58:00Z"/>
            </w:rPr>
          </w:rPrChange>
        </w:rPr>
        <w:pPrChange w:id="12208" w:author="Caree2" w:date="2017-04-02T07:19:00Z">
          <w:pPr/>
        </w:pPrChange>
      </w:pPr>
    </w:p>
    <w:p w:rsidR="00D039D6" w:rsidRPr="00880017" w:rsidRDefault="00D039D6" w:rsidP="00C63AF9">
      <w:pPr>
        <w:rPr>
          <w:ins w:id="12209" w:author="Caree2" w:date="2017-04-02T06:58:00Z"/>
          <w:color w:val="008080"/>
          <w:rPrChange w:id="12210" w:author="Caree2" w:date="2017-04-02T07:56:00Z">
            <w:rPr>
              <w:ins w:id="12211" w:author="Caree2" w:date="2017-04-02T06:58:00Z"/>
            </w:rPr>
          </w:rPrChange>
        </w:rPr>
        <w:pPrChange w:id="12212" w:author="Caree2" w:date="2017-04-02T07:19:00Z">
          <w:pPr/>
        </w:pPrChange>
      </w:pPr>
    </w:p>
    <w:p w:rsidR="00D039D6" w:rsidRPr="00880017" w:rsidRDefault="00D039D6" w:rsidP="00C63AF9">
      <w:pPr>
        <w:rPr>
          <w:ins w:id="12213" w:author="Caree2" w:date="2017-04-02T06:58:00Z"/>
          <w:color w:val="008080"/>
          <w:rPrChange w:id="12214" w:author="Caree2" w:date="2017-04-02T07:56:00Z">
            <w:rPr>
              <w:ins w:id="12215" w:author="Caree2" w:date="2017-04-02T06:58:00Z"/>
            </w:rPr>
          </w:rPrChange>
        </w:rPr>
        <w:pPrChange w:id="12216" w:author="Caree2" w:date="2017-04-02T07:19:00Z">
          <w:pPr/>
        </w:pPrChange>
      </w:pPr>
    </w:p>
    <w:p w:rsidR="00D039D6" w:rsidRPr="00880017" w:rsidRDefault="00D039D6" w:rsidP="00C63AF9">
      <w:pPr>
        <w:rPr>
          <w:ins w:id="12217" w:author="Caree2" w:date="2017-04-02T06:58:00Z"/>
          <w:color w:val="008080"/>
          <w:rPrChange w:id="12218" w:author="Caree2" w:date="2017-04-02T07:56:00Z">
            <w:rPr>
              <w:ins w:id="12219" w:author="Caree2" w:date="2017-04-02T06:58:00Z"/>
            </w:rPr>
          </w:rPrChange>
        </w:rPr>
        <w:pPrChange w:id="12220" w:author="Caree2" w:date="2017-04-02T07:19:00Z">
          <w:pPr/>
        </w:pPrChange>
      </w:pPr>
      <w:ins w:id="12221" w:author="Caree2" w:date="2017-04-02T06:58:00Z">
        <w:r w:rsidRPr="00880017">
          <w:rPr>
            <w:color w:val="008080"/>
            <w:rPrChange w:id="12222" w:author="Caree2" w:date="2017-04-02T07:56:00Z">
              <w:rPr/>
            </w:rPrChange>
          </w:rPr>
          <w:tab/>
          <w:t>public String getColor() {</w:t>
        </w:r>
      </w:ins>
    </w:p>
    <w:p w:rsidR="00D039D6" w:rsidRPr="00880017" w:rsidRDefault="00D039D6" w:rsidP="00C63AF9">
      <w:pPr>
        <w:rPr>
          <w:ins w:id="12223" w:author="Caree2" w:date="2017-04-02T06:58:00Z"/>
          <w:color w:val="008080"/>
          <w:rPrChange w:id="12224" w:author="Caree2" w:date="2017-04-02T07:56:00Z">
            <w:rPr>
              <w:ins w:id="12225" w:author="Caree2" w:date="2017-04-02T06:58:00Z"/>
            </w:rPr>
          </w:rPrChange>
        </w:rPr>
        <w:pPrChange w:id="12226" w:author="Caree2" w:date="2017-04-02T07:19:00Z">
          <w:pPr/>
        </w:pPrChange>
      </w:pPr>
      <w:ins w:id="12227" w:author="Caree2" w:date="2017-04-02T06:58:00Z">
        <w:r w:rsidRPr="00880017">
          <w:rPr>
            <w:color w:val="008080"/>
            <w:rPrChange w:id="12228" w:author="Caree2" w:date="2017-04-02T07:56:00Z">
              <w:rPr/>
            </w:rPrChange>
          </w:rPr>
          <w:lastRenderedPageBreak/>
          <w:tab/>
        </w:r>
        <w:r w:rsidRPr="00880017">
          <w:rPr>
            <w:color w:val="008080"/>
            <w:rPrChange w:id="12229" w:author="Caree2" w:date="2017-04-02T07:56:00Z">
              <w:rPr/>
            </w:rPrChange>
          </w:rPr>
          <w:tab/>
          <w:t>return color;</w:t>
        </w:r>
      </w:ins>
    </w:p>
    <w:p w:rsidR="00D039D6" w:rsidRPr="00880017" w:rsidRDefault="00D039D6" w:rsidP="00C63AF9">
      <w:pPr>
        <w:rPr>
          <w:ins w:id="12230" w:author="Caree2" w:date="2017-04-02T06:58:00Z"/>
          <w:color w:val="008080"/>
          <w:rPrChange w:id="12231" w:author="Caree2" w:date="2017-04-02T07:56:00Z">
            <w:rPr>
              <w:ins w:id="12232" w:author="Caree2" w:date="2017-04-02T06:58:00Z"/>
            </w:rPr>
          </w:rPrChange>
        </w:rPr>
        <w:pPrChange w:id="12233" w:author="Caree2" w:date="2017-04-02T07:19:00Z">
          <w:pPr/>
        </w:pPrChange>
      </w:pPr>
      <w:ins w:id="12234" w:author="Caree2" w:date="2017-04-02T06:58:00Z">
        <w:r w:rsidRPr="00880017">
          <w:rPr>
            <w:color w:val="008080"/>
            <w:rPrChange w:id="12235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236" w:author="Caree2" w:date="2017-04-02T06:58:00Z"/>
          <w:color w:val="008080"/>
          <w:rPrChange w:id="12237" w:author="Caree2" w:date="2017-04-02T07:56:00Z">
            <w:rPr>
              <w:ins w:id="12238" w:author="Caree2" w:date="2017-04-02T06:58:00Z"/>
            </w:rPr>
          </w:rPrChange>
        </w:rPr>
        <w:pPrChange w:id="12239" w:author="Caree2" w:date="2017-04-02T07:19:00Z">
          <w:pPr/>
        </w:pPrChange>
      </w:pPr>
      <w:ins w:id="12240" w:author="Caree2" w:date="2017-04-02T06:58:00Z">
        <w:r w:rsidRPr="00880017">
          <w:rPr>
            <w:color w:val="008080"/>
            <w:rPrChange w:id="12241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2242" w:author="Caree2" w:date="2017-04-02T06:58:00Z"/>
          <w:color w:val="008080"/>
          <w:rPrChange w:id="12243" w:author="Caree2" w:date="2017-04-02T07:56:00Z">
            <w:rPr>
              <w:ins w:id="12244" w:author="Caree2" w:date="2017-04-02T06:58:00Z"/>
            </w:rPr>
          </w:rPrChange>
        </w:rPr>
        <w:pPrChange w:id="12245" w:author="Caree2" w:date="2017-04-02T07:19:00Z">
          <w:pPr/>
        </w:pPrChange>
      </w:pPr>
      <w:ins w:id="12246" w:author="Caree2" w:date="2017-04-02T06:58:00Z">
        <w:r w:rsidRPr="00880017">
          <w:rPr>
            <w:color w:val="008080"/>
            <w:rPrChange w:id="12247" w:author="Caree2" w:date="2017-04-02T07:56:00Z">
              <w:rPr/>
            </w:rPrChange>
          </w:rPr>
          <w:tab/>
          <w:t>public Nature getLivingEnvironment() {</w:t>
        </w:r>
      </w:ins>
    </w:p>
    <w:p w:rsidR="00D039D6" w:rsidRPr="00880017" w:rsidRDefault="00D039D6" w:rsidP="00C63AF9">
      <w:pPr>
        <w:rPr>
          <w:ins w:id="12248" w:author="Caree2" w:date="2017-04-02T06:58:00Z"/>
          <w:color w:val="008080"/>
          <w:rPrChange w:id="12249" w:author="Caree2" w:date="2017-04-02T07:56:00Z">
            <w:rPr>
              <w:ins w:id="12250" w:author="Caree2" w:date="2017-04-02T06:58:00Z"/>
            </w:rPr>
          </w:rPrChange>
        </w:rPr>
        <w:pPrChange w:id="12251" w:author="Caree2" w:date="2017-04-02T07:19:00Z">
          <w:pPr/>
        </w:pPrChange>
      </w:pPr>
      <w:ins w:id="12252" w:author="Caree2" w:date="2017-04-02T06:58:00Z">
        <w:r w:rsidRPr="00880017">
          <w:rPr>
            <w:color w:val="008080"/>
            <w:rPrChange w:id="12253" w:author="Caree2" w:date="2017-04-02T07:56:00Z">
              <w:rPr/>
            </w:rPrChange>
          </w:rPr>
          <w:tab/>
        </w:r>
        <w:r w:rsidRPr="00880017">
          <w:rPr>
            <w:color w:val="008080"/>
            <w:rPrChange w:id="12254" w:author="Caree2" w:date="2017-04-02T07:56:00Z">
              <w:rPr/>
            </w:rPrChange>
          </w:rPr>
          <w:tab/>
          <w:t>return livingEnvironment;</w:t>
        </w:r>
      </w:ins>
    </w:p>
    <w:p w:rsidR="00D039D6" w:rsidRPr="00880017" w:rsidRDefault="00D039D6" w:rsidP="00C63AF9">
      <w:pPr>
        <w:rPr>
          <w:ins w:id="12255" w:author="Caree2" w:date="2017-04-02T06:58:00Z"/>
          <w:color w:val="008080"/>
          <w:rPrChange w:id="12256" w:author="Caree2" w:date="2017-04-02T07:56:00Z">
            <w:rPr>
              <w:ins w:id="12257" w:author="Caree2" w:date="2017-04-02T06:58:00Z"/>
            </w:rPr>
          </w:rPrChange>
        </w:rPr>
        <w:pPrChange w:id="12258" w:author="Caree2" w:date="2017-04-02T07:19:00Z">
          <w:pPr/>
        </w:pPrChange>
      </w:pPr>
      <w:ins w:id="12259" w:author="Caree2" w:date="2017-04-02T06:58:00Z">
        <w:r w:rsidRPr="00880017">
          <w:rPr>
            <w:color w:val="008080"/>
            <w:rPrChange w:id="12260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261" w:author="Caree2" w:date="2017-04-02T06:58:00Z"/>
          <w:color w:val="008080"/>
          <w:rPrChange w:id="12262" w:author="Caree2" w:date="2017-04-02T07:56:00Z">
            <w:rPr>
              <w:ins w:id="12263" w:author="Caree2" w:date="2017-04-02T06:58:00Z"/>
            </w:rPr>
          </w:rPrChange>
        </w:rPr>
        <w:pPrChange w:id="12264" w:author="Caree2" w:date="2017-04-02T07:19:00Z">
          <w:pPr/>
        </w:pPrChange>
      </w:pPr>
    </w:p>
    <w:p w:rsidR="00D039D6" w:rsidRPr="00880017" w:rsidRDefault="00D039D6" w:rsidP="00C63AF9">
      <w:pPr>
        <w:rPr>
          <w:ins w:id="12265" w:author="Caree2" w:date="2017-04-02T06:58:00Z"/>
          <w:color w:val="008080"/>
          <w:rPrChange w:id="12266" w:author="Caree2" w:date="2017-04-02T07:56:00Z">
            <w:rPr>
              <w:ins w:id="12267" w:author="Caree2" w:date="2017-04-02T06:58:00Z"/>
            </w:rPr>
          </w:rPrChange>
        </w:rPr>
        <w:pPrChange w:id="12268" w:author="Caree2" w:date="2017-04-02T07:19:00Z">
          <w:pPr/>
        </w:pPrChange>
      </w:pPr>
      <w:ins w:id="12269" w:author="Caree2" w:date="2017-04-02T06:58:00Z">
        <w:r w:rsidRPr="00880017">
          <w:rPr>
            <w:color w:val="008080"/>
            <w:rPrChange w:id="12270" w:author="Caree2" w:date="2017-04-02T07:56:00Z">
              <w:rPr/>
            </w:rPrChange>
          </w:rPr>
          <w:tab/>
          <w:t>public void setLivingEnvironment(Nature livingEnvironment) {</w:t>
        </w:r>
      </w:ins>
    </w:p>
    <w:p w:rsidR="00D039D6" w:rsidRPr="00880017" w:rsidRDefault="00D039D6" w:rsidP="00C63AF9">
      <w:pPr>
        <w:rPr>
          <w:ins w:id="12271" w:author="Caree2" w:date="2017-04-02T06:58:00Z"/>
          <w:color w:val="008080"/>
          <w:rPrChange w:id="12272" w:author="Caree2" w:date="2017-04-02T07:56:00Z">
            <w:rPr>
              <w:ins w:id="12273" w:author="Caree2" w:date="2017-04-02T06:58:00Z"/>
            </w:rPr>
          </w:rPrChange>
        </w:rPr>
        <w:pPrChange w:id="12274" w:author="Caree2" w:date="2017-04-02T07:19:00Z">
          <w:pPr/>
        </w:pPrChange>
      </w:pPr>
      <w:ins w:id="12275" w:author="Caree2" w:date="2017-04-02T06:58:00Z">
        <w:r w:rsidRPr="00880017">
          <w:rPr>
            <w:color w:val="008080"/>
            <w:rPrChange w:id="12276" w:author="Caree2" w:date="2017-04-02T07:56:00Z">
              <w:rPr/>
            </w:rPrChange>
          </w:rPr>
          <w:tab/>
        </w:r>
        <w:r w:rsidRPr="00880017">
          <w:rPr>
            <w:color w:val="008080"/>
            <w:rPrChange w:id="12277" w:author="Caree2" w:date="2017-04-02T07:56:00Z">
              <w:rPr/>
            </w:rPrChange>
          </w:rPr>
          <w:tab/>
          <w:t>this.livingEnvironment = livingEnvironment;</w:t>
        </w:r>
      </w:ins>
    </w:p>
    <w:p w:rsidR="00D039D6" w:rsidRPr="00880017" w:rsidRDefault="00D039D6" w:rsidP="00C63AF9">
      <w:pPr>
        <w:rPr>
          <w:ins w:id="12278" w:author="Caree2" w:date="2017-04-02T06:58:00Z"/>
          <w:color w:val="008080"/>
          <w:rPrChange w:id="12279" w:author="Caree2" w:date="2017-04-02T07:56:00Z">
            <w:rPr>
              <w:ins w:id="12280" w:author="Caree2" w:date="2017-04-02T06:58:00Z"/>
            </w:rPr>
          </w:rPrChange>
        </w:rPr>
        <w:pPrChange w:id="12281" w:author="Caree2" w:date="2017-04-02T07:19:00Z">
          <w:pPr/>
        </w:pPrChange>
      </w:pPr>
      <w:ins w:id="12282" w:author="Caree2" w:date="2017-04-02T06:58:00Z">
        <w:r w:rsidRPr="00880017">
          <w:rPr>
            <w:color w:val="008080"/>
            <w:rPrChange w:id="12283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284" w:author="Caree2" w:date="2017-04-02T06:58:00Z"/>
          <w:color w:val="008080"/>
          <w:rPrChange w:id="12285" w:author="Caree2" w:date="2017-04-02T07:56:00Z">
            <w:rPr>
              <w:ins w:id="12286" w:author="Caree2" w:date="2017-04-02T06:58:00Z"/>
            </w:rPr>
          </w:rPrChange>
        </w:rPr>
        <w:pPrChange w:id="12287" w:author="Caree2" w:date="2017-04-02T07:19:00Z">
          <w:pPr/>
        </w:pPrChange>
      </w:pPr>
      <w:ins w:id="12288" w:author="Caree2" w:date="2017-04-02T06:58:00Z">
        <w:r w:rsidRPr="00880017">
          <w:rPr>
            <w:color w:val="008080"/>
            <w:rPrChange w:id="12289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2290" w:author="Caree2" w:date="2017-04-02T06:58:00Z"/>
          <w:color w:val="008080"/>
          <w:rPrChange w:id="12291" w:author="Caree2" w:date="2017-04-02T07:56:00Z">
            <w:rPr>
              <w:ins w:id="12292" w:author="Caree2" w:date="2017-04-02T06:58:00Z"/>
            </w:rPr>
          </w:rPrChange>
        </w:rPr>
        <w:pPrChange w:id="12293" w:author="Caree2" w:date="2017-04-02T07:19:00Z">
          <w:pPr/>
        </w:pPrChange>
      </w:pPr>
    </w:p>
    <w:p w:rsidR="00D039D6" w:rsidRPr="00880017" w:rsidRDefault="00D039D6" w:rsidP="00C63AF9">
      <w:pPr>
        <w:rPr>
          <w:ins w:id="12294" w:author="Caree2" w:date="2017-04-02T06:58:00Z"/>
          <w:color w:val="008080"/>
          <w:rPrChange w:id="12295" w:author="Caree2" w:date="2017-04-02T07:56:00Z">
            <w:rPr>
              <w:ins w:id="12296" w:author="Caree2" w:date="2017-04-02T06:58:00Z"/>
            </w:rPr>
          </w:rPrChange>
        </w:rPr>
        <w:pPrChange w:id="12297" w:author="Caree2" w:date="2017-04-02T07:19:00Z">
          <w:pPr/>
        </w:pPrChange>
      </w:pPr>
    </w:p>
    <w:p w:rsidR="00D039D6" w:rsidRPr="00880017" w:rsidRDefault="00D039D6" w:rsidP="00C63AF9">
      <w:pPr>
        <w:rPr>
          <w:ins w:id="12298" w:author="Caree2" w:date="2017-04-02T06:58:00Z"/>
          <w:color w:val="008080"/>
          <w:rPrChange w:id="12299" w:author="Caree2" w:date="2017-04-02T07:56:00Z">
            <w:rPr>
              <w:ins w:id="12300" w:author="Caree2" w:date="2017-04-02T06:58:00Z"/>
            </w:rPr>
          </w:rPrChange>
        </w:rPr>
        <w:pPrChange w:id="12301" w:author="Caree2" w:date="2017-04-02T07:19:00Z">
          <w:pPr/>
        </w:pPrChange>
      </w:pPr>
    </w:p>
    <w:p w:rsidR="00D039D6" w:rsidRPr="00880017" w:rsidRDefault="00D039D6" w:rsidP="00C63AF9">
      <w:pPr>
        <w:rPr>
          <w:ins w:id="12302" w:author="Caree2" w:date="2017-04-02T06:58:00Z"/>
          <w:color w:val="008080"/>
          <w:rPrChange w:id="12303" w:author="Caree2" w:date="2017-04-02T07:56:00Z">
            <w:rPr>
              <w:ins w:id="12304" w:author="Caree2" w:date="2017-04-02T06:58:00Z"/>
            </w:rPr>
          </w:rPrChange>
        </w:rPr>
        <w:pPrChange w:id="12305" w:author="Caree2" w:date="2017-04-02T07:19:00Z">
          <w:pPr/>
        </w:pPrChange>
      </w:pPr>
      <w:ins w:id="12306" w:author="Caree2" w:date="2017-04-02T06:58:00Z">
        <w:r w:rsidRPr="00880017">
          <w:rPr>
            <w:color w:val="008080"/>
            <w:rPrChange w:id="12307" w:author="Caree2" w:date="2017-04-02T07:56:00Z">
              <w:rPr/>
            </w:rPrChange>
          </w:rPr>
          <w:tab/>
          <w:t>public void setColor(String color) {</w:t>
        </w:r>
      </w:ins>
    </w:p>
    <w:p w:rsidR="00D039D6" w:rsidRPr="00880017" w:rsidRDefault="00D039D6" w:rsidP="00C63AF9">
      <w:pPr>
        <w:rPr>
          <w:ins w:id="12308" w:author="Caree2" w:date="2017-04-02T06:58:00Z"/>
          <w:color w:val="008080"/>
          <w:rPrChange w:id="12309" w:author="Caree2" w:date="2017-04-02T07:56:00Z">
            <w:rPr>
              <w:ins w:id="12310" w:author="Caree2" w:date="2017-04-02T06:58:00Z"/>
            </w:rPr>
          </w:rPrChange>
        </w:rPr>
        <w:pPrChange w:id="12311" w:author="Caree2" w:date="2017-04-02T07:19:00Z">
          <w:pPr/>
        </w:pPrChange>
      </w:pPr>
      <w:ins w:id="12312" w:author="Caree2" w:date="2017-04-02T06:58:00Z">
        <w:r w:rsidRPr="00880017">
          <w:rPr>
            <w:color w:val="008080"/>
            <w:rPrChange w:id="12313" w:author="Caree2" w:date="2017-04-02T07:56:00Z">
              <w:rPr/>
            </w:rPrChange>
          </w:rPr>
          <w:tab/>
        </w:r>
        <w:r w:rsidRPr="00880017">
          <w:rPr>
            <w:color w:val="008080"/>
            <w:rPrChange w:id="12314" w:author="Caree2" w:date="2017-04-02T07:56:00Z">
              <w:rPr/>
            </w:rPrChange>
          </w:rPr>
          <w:tab/>
          <w:t>this.color = color;</w:t>
        </w:r>
      </w:ins>
    </w:p>
    <w:p w:rsidR="00D039D6" w:rsidRPr="00880017" w:rsidRDefault="00D039D6" w:rsidP="00C63AF9">
      <w:pPr>
        <w:rPr>
          <w:ins w:id="12315" w:author="Caree2" w:date="2017-04-02T06:58:00Z"/>
          <w:color w:val="008080"/>
          <w:rPrChange w:id="12316" w:author="Caree2" w:date="2017-04-02T07:56:00Z">
            <w:rPr>
              <w:ins w:id="12317" w:author="Caree2" w:date="2017-04-02T06:58:00Z"/>
            </w:rPr>
          </w:rPrChange>
        </w:rPr>
        <w:pPrChange w:id="12318" w:author="Caree2" w:date="2017-04-02T07:19:00Z">
          <w:pPr/>
        </w:pPrChange>
      </w:pPr>
      <w:ins w:id="12319" w:author="Caree2" w:date="2017-04-02T06:58:00Z">
        <w:r w:rsidRPr="00880017">
          <w:rPr>
            <w:color w:val="008080"/>
            <w:rPrChange w:id="12320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321" w:author="Caree2" w:date="2017-04-02T06:58:00Z"/>
          <w:color w:val="008080"/>
          <w:rPrChange w:id="12322" w:author="Caree2" w:date="2017-04-02T07:56:00Z">
            <w:rPr>
              <w:ins w:id="12323" w:author="Caree2" w:date="2017-04-02T06:58:00Z"/>
            </w:rPr>
          </w:rPrChange>
        </w:rPr>
        <w:pPrChange w:id="12324" w:author="Caree2" w:date="2017-04-02T07:19:00Z">
          <w:pPr/>
        </w:pPrChange>
      </w:pPr>
    </w:p>
    <w:p w:rsidR="00D039D6" w:rsidRPr="00880017" w:rsidRDefault="00D039D6" w:rsidP="00C63AF9">
      <w:pPr>
        <w:rPr>
          <w:ins w:id="12325" w:author="Caree2" w:date="2017-04-02T06:58:00Z"/>
          <w:color w:val="008080"/>
          <w:rPrChange w:id="12326" w:author="Caree2" w:date="2017-04-02T07:56:00Z">
            <w:rPr>
              <w:ins w:id="12327" w:author="Caree2" w:date="2017-04-02T06:58:00Z"/>
            </w:rPr>
          </w:rPrChange>
        </w:rPr>
        <w:pPrChange w:id="12328" w:author="Caree2" w:date="2017-04-02T07:19:00Z">
          <w:pPr/>
        </w:pPrChange>
      </w:pPr>
    </w:p>
    <w:p w:rsidR="00D039D6" w:rsidRPr="00880017" w:rsidRDefault="00D039D6" w:rsidP="00C63AF9">
      <w:pPr>
        <w:rPr>
          <w:ins w:id="12329" w:author="Caree2" w:date="2017-04-02T06:58:00Z"/>
          <w:color w:val="008080"/>
          <w:rPrChange w:id="12330" w:author="Caree2" w:date="2017-04-02T07:56:00Z">
            <w:rPr>
              <w:ins w:id="12331" w:author="Caree2" w:date="2017-04-02T06:58:00Z"/>
            </w:rPr>
          </w:rPrChange>
        </w:rPr>
        <w:pPrChange w:id="12332" w:author="Caree2" w:date="2017-04-02T07:19:00Z">
          <w:pPr/>
        </w:pPrChange>
      </w:pPr>
    </w:p>
    <w:p w:rsidR="00D039D6" w:rsidRPr="00880017" w:rsidRDefault="00D039D6" w:rsidP="00C63AF9">
      <w:pPr>
        <w:rPr>
          <w:ins w:id="12333" w:author="Caree2" w:date="2017-04-02T06:58:00Z"/>
          <w:color w:val="008080"/>
          <w:rPrChange w:id="12334" w:author="Caree2" w:date="2017-04-02T07:56:00Z">
            <w:rPr>
              <w:ins w:id="12335" w:author="Caree2" w:date="2017-04-02T06:58:00Z"/>
            </w:rPr>
          </w:rPrChange>
        </w:rPr>
        <w:pPrChange w:id="12336" w:author="Caree2" w:date="2017-04-02T07:19:00Z">
          <w:pPr/>
        </w:pPrChange>
      </w:pPr>
      <w:ins w:id="12337" w:author="Caree2" w:date="2017-04-02T06:58:00Z">
        <w:r w:rsidRPr="00880017">
          <w:rPr>
            <w:color w:val="008080"/>
            <w:rPrChange w:id="12338" w:author="Caree2" w:date="2017-04-02T07:56:00Z">
              <w:rPr/>
            </w:rPrChange>
          </w:rPr>
          <w:tab/>
          <w:t>public List&lt;OxygenMolecule&gt; getOxygen() {</w:t>
        </w:r>
      </w:ins>
    </w:p>
    <w:p w:rsidR="00D039D6" w:rsidRPr="00880017" w:rsidRDefault="00D039D6" w:rsidP="00C63AF9">
      <w:pPr>
        <w:rPr>
          <w:ins w:id="12339" w:author="Caree2" w:date="2017-04-02T06:58:00Z"/>
          <w:color w:val="008080"/>
          <w:rPrChange w:id="12340" w:author="Caree2" w:date="2017-04-02T07:56:00Z">
            <w:rPr>
              <w:ins w:id="12341" w:author="Caree2" w:date="2017-04-02T06:58:00Z"/>
            </w:rPr>
          </w:rPrChange>
        </w:rPr>
        <w:pPrChange w:id="12342" w:author="Caree2" w:date="2017-04-02T07:19:00Z">
          <w:pPr/>
        </w:pPrChange>
      </w:pPr>
      <w:ins w:id="12343" w:author="Caree2" w:date="2017-04-02T06:58:00Z">
        <w:r w:rsidRPr="00880017">
          <w:rPr>
            <w:color w:val="008080"/>
            <w:rPrChange w:id="12344" w:author="Caree2" w:date="2017-04-02T07:56:00Z">
              <w:rPr/>
            </w:rPrChange>
          </w:rPr>
          <w:tab/>
        </w:r>
        <w:r w:rsidRPr="00880017">
          <w:rPr>
            <w:color w:val="008080"/>
            <w:rPrChange w:id="12345" w:author="Caree2" w:date="2017-04-02T07:56:00Z">
              <w:rPr/>
            </w:rPrChange>
          </w:rPr>
          <w:tab/>
          <w:t>return oxygen;</w:t>
        </w:r>
      </w:ins>
    </w:p>
    <w:p w:rsidR="00D039D6" w:rsidRPr="00880017" w:rsidRDefault="00D039D6" w:rsidP="00C63AF9">
      <w:pPr>
        <w:rPr>
          <w:ins w:id="12346" w:author="Caree2" w:date="2017-04-02T06:58:00Z"/>
          <w:color w:val="008080"/>
          <w:rPrChange w:id="12347" w:author="Caree2" w:date="2017-04-02T07:56:00Z">
            <w:rPr>
              <w:ins w:id="12348" w:author="Caree2" w:date="2017-04-02T06:58:00Z"/>
            </w:rPr>
          </w:rPrChange>
        </w:rPr>
        <w:pPrChange w:id="12349" w:author="Caree2" w:date="2017-04-02T07:19:00Z">
          <w:pPr/>
        </w:pPrChange>
      </w:pPr>
      <w:ins w:id="12350" w:author="Caree2" w:date="2017-04-02T06:58:00Z">
        <w:r w:rsidRPr="00880017">
          <w:rPr>
            <w:color w:val="008080"/>
            <w:rPrChange w:id="12351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352" w:author="Caree2" w:date="2017-04-02T06:58:00Z"/>
          <w:color w:val="008080"/>
          <w:rPrChange w:id="12353" w:author="Caree2" w:date="2017-04-02T07:56:00Z">
            <w:rPr>
              <w:ins w:id="12354" w:author="Caree2" w:date="2017-04-02T06:58:00Z"/>
            </w:rPr>
          </w:rPrChange>
        </w:rPr>
        <w:pPrChange w:id="12355" w:author="Caree2" w:date="2017-04-02T07:19:00Z">
          <w:pPr/>
        </w:pPrChange>
      </w:pPr>
    </w:p>
    <w:p w:rsidR="00D039D6" w:rsidRPr="00880017" w:rsidRDefault="00D039D6" w:rsidP="00C63AF9">
      <w:pPr>
        <w:rPr>
          <w:ins w:id="12356" w:author="Caree2" w:date="2017-04-02T06:58:00Z"/>
          <w:color w:val="008080"/>
          <w:rPrChange w:id="12357" w:author="Caree2" w:date="2017-04-02T07:56:00Z">
            <w:rPr>
              <w:ins w:id="12358" w:author="Caree2" w:date="2017-04-02T06:58:00Z"/>
            </w:rPr>
          </w:rPrChange>
        </w:rPr>
        <w:pPrChange w:id="12359" w:author="Caree2" w:date="2017-04-02T07:19:00Z">
          <w:pPr/>
        </w:pPrChange>
      </w:pPr>
    </w:p>
    <w:p w:rsidR="00D039D6" w:rsidRPr="00880017" w:rsidRDefault="00D039D6" w:rsidP="00C63AF9">
      <w:pPr>
        <w:rPr>
          <w:ins w:id="12360" w:author="Caree2" w:date="2017-04-02T06:58:00Z"/>
          <w:color w:val="008080"/>
          <w:rPrChange w:id="12361" w:author="Caree2" w:date="2017-04-02T07:56:00Z">
            <w:rPr>
              <w:ins w:id="12362" w:author="Caree2" w:date="2017-04-02T06:58:00Z"/>
            </w:rPr>
          </w:rPrChange>
        </w:rPr>
        <w:pPrChange w:id="12363" w:author="Caree2" w:date="2017-04-02T07:19:00Z">
          <w:pPr/>
        </w:pPrChange>
      </w:pPr>
    </w:p>
    <w:p w:rsidR="00D039D6" w:rsidRPr="00880017" w:rsidRDefault="00D039D6" w:rsidP="00C63AF9">
      <w:pPr>
        <w:rPr>
          <w:ins w:id="12364" w:author="Caree2" w:date="2017-04-02T06:58:00Z"/>
          <w:color w:val="008080"/>
          <w:rPrChange w:id="12365" w:author="Caree2" w:date="2017-04-02T07:56:00Z">
            <w:rPr>
              <w:ins w:id="12366" w:author="Caree2" w:date="2017-04-02T06:58:00Z"/>
            </w:rPr>
          </w:rPrChange>
        </w:rPr>
        <w:pPrChange w:id="12367" w:author="Caree2" w:date="2017-04-02T07:19:00Z">
          <w:pPr/>
        </w:pPrChange>
      </w:pPr>
      <w:ins w:id="12368" w:author="Caree2" w:date="2017-04-02T06:58:00Z">
        <w:r w:rsidRPr="00880017">
          <w:rPr>
            <w:color w:val="008080"/>
            <w:rPrChange w:id="12369" w:author="Caree2" w:date="2017-04-02T07:56:00Z">
              <w:rPr/>
            </w:rPrChange>
          </w:rPr>
          <w:tab/>
          <w:t>public void setOxygen(List&lt;OxygenMolecule&gt; oxygen) {</w:t>
        </w:r>
      </w:ins>
    </w:p>
    <w:p w:rsidR="00D039D6" w:rsidRPr="00880017" w:rsidRDefault="00D039D6" w:rsidP="00C63AF9">
      <w:pPr>
        <w:rPr>
          <w:ins w:id="12370" w:author="Caree2" w:date="2017-04-02T06:58:00Z"/>
          <w:color w:val="008080"/>
          <w:rPrChange w:id="12371" w:author="Caree2" w:date="2017-04-02T07:56:00Z">
            <w:rPr>
              <w:ins w:id="12372" w:author="Caree2" w:date="2017-04-02T06:58:00Z"/>
            </w:rPr>
          </w:rPrChange>
        </w:rPr>
        <w:pPrChange w:id="12373" w:author="Caree2" w:date="2017-04-02T07:19:00Z">
          <w:pPr/>
        </w:pPrChange>
      </w:pPr>
      <w:ins w:id="12374" w:author="Caree2" w:date="2017-04-02T06:58:00Z">
        <w:r w:rsidRPr="00880017">
          <w:rPr>
            <w:color w:val="008080"/>
            <w:rPrChange w:id="12375" w:author="Caree2" w:date="2017-04-02T07:56:00Z">
              <w:rPr/>
            </w:rPrChange>
          </w:rPr>
          <w:tab/>
        </w:r>
        <w:r w:rsidRPr="00880017">
          <w:rPr>
            <w:color w:val="008080"/>
            <w:rPrChange w:id="12376" w:author="Caree2" w:date="2017-04-02T07:56:00Z">
              <w:rPr/>
            </w:rPrChange>
          </w:rPr>
          <w:tab/>
          <w:t>this.oxygen = oxygen;</w:t>
        </w:r>
      </w:ins>
    </w:p>
    <w:p w:rsidR="00D039D6" w:rsidRPr="00880017" w:rsidRDefault="00D039D6" w:rsidP="00C63AF9">
      <w:pPr>
        <w:rPr>
          <w:ins w:id="12377" w:author="Caree2" w:date="2017-04-02T06:58:00Z"/>
          <w:color w:val="008080"/>
          <w:rPrChange w:id="12378" w:author="Caree2" w:date="2017-04-02T07:56:00Z">
            <w:rPr>
              <w:ins w:id="12379" w:author="Caree2" w:date="2017-04-02T06:58:00Z"/>
            </w:rPr>
          </w:rPrChange>
        </w:rPr>
        <w:pPrChange w:id="12380" w:author="Caree2" w:date="2017-04-02T07:19:00Z">
          <w:pPr/>
        </w:pPrChange>
      </w:pPr>
      <w:ins w:id="12381" w:author="Caree2" w:date="2017-04-02T06:58:00Z">
        <w:r w:rsidRPr="00880017">
          <w:rPr>
            <w:color w:val="008080"/>
            <w:rPrChange w:id="12382" w:author="Caree2" w:date="2017-04-02T07:56:00Z">
              <w:rPr/>
            </w:rPrChange>
          </w:rPr>
          <w:tab/>
          <w:t>}</w:t>
        </w:r>
      </w:ins>
    </w:p>
    <w:p w:rsidR="00D039D6" w:rsidRPr="00880017" w:rsidRDefault="00D039D6" w:rsidP="00C63AF9">
      <w:pPr>
        <w:rPr>
          <w:ins w:id="12383" w:author="Caree2" w:date="2017-04-02T06:58:00Z"/>
          <w:color w:val="008080"/>
          <w:rPrChange w:id="12384" w:author="Caree2" w:date="2017-04-02T07:56:00Z">
            <w:rPr>
              <w:ins w:id="12385" w:author="Caree2" w:date="2017-04-02T06:58:00Z"/>
            </w:rPr>
          </w:rPrChange>
        </w:rPr>
        <w:pPrChange w:id="12386" w:author="Caree2" w:date="2017-04-02T07:19:00Z">
          <w:pPr/>
        </w:pPrChange>
      </w:pPr>
      <w:ins w:id="12387" w:author="Caree2" w:date="2017-04-02T06:58:00Z">
        <w:r w:rsidRPr="00880017">
          <w:rPr>
            <w:color w:val="008080"/>
            <w:rPrChange w:id="12388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2389" w:author="Caree2" w:date="2017-04-02T06:58:00Z"/>
          <w:color w:val="008080"/>
          <w:rPrChange w:id="12390" w:author="Caree2" w:date="2017-04-02T07:56:00Z">
            <w:rPr>
              <w:ins w:id="12391" w:author="Caree2" w:date="2017-04-02T06:58:00Z"/>
            </w:rPr>
          </w:rPrChange>
        </w:rPr>
        <w:pPrChange w:id="12392" w:author="Caree2" w:date="2017-04-02T07:19:00Z">
          <w:pPr/>
        </w:pPrChange>
      </w:pPr>
      <w:ins w:id="12393" w:author="Caree2" w:date="2017-04-02T06:58:00Z">
        <w:r w:rsidRPr="00880017">
          <w:rPr>
            <w:color w:val="008080"/>
            <w:rPrChange w:id="12394" w:author="Caree2" w:date="2017-04-02T07:56:00Z">
              <w:rPr/>
            </w:rPrChange>
          </w:rPr>
          <w:tab/>
          <w:t>public abstract void breatheIn(OxygenMolecule oxygenMolecule) throws InterruptedException;</w:t>
        </w:r>
      </w:ins>
    </w:p>
    <w:p w:rsidR="00D039D6" w:rsidRPr="00880017" w:rsidRDefault="00D039D6" w:rsidP="00C63AF9">
      <w:pPr>
        <w:rPr>
          <w:ins w:id="12395" w:author="Caree2" w:date="2017-04-02T06:58:00Z"/>
          <w:color w:val="008080"/>
          <w:rPrChange w:id="12396" w:author="Caree2" w:date="2017-04-02T07:56:00Z">
            <w:rPr>
              <w:ins w:id="12397" w:author="Caree2" w:date="2017-04-02T06:58:00Z"/>
            </w:rPr>
          </w:rPrChange>
        </w:rPr>
        <w:pPrChange w:id="12398" w:author="Caree2" w:date="2017-04-02T07:19:00Z">
          <w:pPr/>
        </w:pPrChange>
      </w:pPr>
      <w:ins w:id="12399" w:author="Caree2" w:date="2017-04-02T06:58:00Z">
        <w:r w:rsidRPr="00880017">
          <w:rPr>
            <w:color w:val="008080"/>
            <w:rPrChange w:id="12400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2401" w:author="Caree2" w:date="2017-04-02T06:58:00Z"/>
          <w:color w:val="008080"/>
          <w:rPrChange w:id="12402" w:author="Caree2" w:date="2017-04-02T07:56:00Z">
            <w:rPr>
              <w:ins w:id="12403" w:author="Caree2" w:date="2017-04-02T06:58:00Z"/>
            </w:rPr>
          </w:rPrChange>
        </w:rPr>
        <w:pPrChange w:id="12404" w:author="Caree2" w:date="2017-04-02T07:19:00Z">
          <w:pPr/>
        </w:pPrChange>
      </w:pPr>
      <w:ins w:id="12405" w:author="Caree2" w:date="2017-04-02T06:58:00Z">
        <w:r w:rsidRPr="00880017">
          <w:rPr>
            <w:color w:val="008080"/>
            <w:rPrChange w:id="12406" w:author="Caree2" w:date="2017-04-02T07:56:00Z">
              <w:rPr/>
            </w:rPrChange>
          </w:rPr>
          <w:tab/>
          <w:t>public abstract void breatheOut();</w:t>
        </w:r>
      </w:ins>
    </w:p>
    <w:p w:rsidR="00D039D6" w:rsidRPr="00880017" w:rsidRDefault="00D039D6" w:rsidP="00C63AF9">
      <w:pPr>
        <w:rPr>
          <w:ins w:id="12407" w:author="Caree2" w:date="2017-04-02T06:58:00Z"/>
          <w:color w:val="008080"/>
          <w:rPrChange w:id="12408" w:author="Caree2" w:date="2017-04-02T07:56:00Z">
            <w:rPr>
              <w:ins w:id="12409" w:author="Caree2" w:date="2017-04-02T06:58:00Z"/>
            </w:rPr>
          </w:rPrChange>
        </w:rPr>
        <w:pPrChange w:id="12410" w:author="Caree2" w:date="2017-04-02T07:19:00Z">
          <w:pPr/>
        </w:pPrChange>
      </w:pPr>
      <w:ins w:id="12411" w:author="Caree2" w:date="2017-04-02T06:58:00Z">
        <w:r w:rsidRPr="00880017">
          <w:rPr>
            <w:color w:val="008080"/>
            <w:rPrChange w:id="12412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2413" w:author="Caree2" w:date="2017-04-02T06:58:00Z"/>
          <w:color w:val="008080"/>
          <w:rPrChange w:id="12414" w:author="Caree2" w:date="2017-04-02T07:56:00Z">
            <w:rPr>
              <w:ins w:id="12415" w:author="Caree2" w:date="2017-04-02T06:58:00Z"/>
            </w:rPr>
          </w:rPrChange>
        </w:rPr>
        <w:pPrChange w:id="12416" w:author="Caree2" w:date="2017-04-02T07:19:00Z">
          <w:pPr/>
        </w:pPrChange>
      </w:pPr>
      <w:ins w:id="12417" w:author="Caree2" w:date="2017-04-02T06:58:00Z">
        <w:r w:rsidRPr="00880017">
          <w:rPr>
            <w:color w:val="008080"/>
            <w:rPrChange w:id="12418" w:author="Caree2" w:date="2017-04-02T07:56:00Z">
              <w:rPr/>
            </w:rPrChange>
          </w:rPr>
          <w:tab/>
          <w:t>public abstract void breathe() throws InterruptedException;</w:t>
        </w:r>
      </w:ins>
    </w:p>
    <w:p w:rsidR="00D039D6" w:rsidRPr="00880017" w:rsidRDefault="00D039D6" w:rsidP="00C63AF9">
      <w:pPr>
        <w:rPr>
          <w:ins w:id="12419" w:author="Caree2" w:date="2017-04-02T06:58:00Z"/>
          <w:color w:val="008080"/>
          <w:rPrChange w:id="12420" w:author="Caree2" w:date="2017-04-02T07:56:00Z">
            <w:rPr>
              <w:ins w:id="12421" w:author="Caree2" w:date="2017-04-02T06:58:00Z"/>
            </w:rPr>
          </w:rPrChange>
        </w:rPr>
        <w:pPrChange w:id="12422" w:author="Caree2" w:date="2017-04-02T07:19:00Z">
          <w:pPr/>
        </w:pPrChange>
      </w:pPr>
      <w:ins w:id="12423" w:author="Caree2" w:date="2017-04-02T06:58:00Z">
        <w:r w:rsidRPr="00880017">
          <w:rPr>
            <w:color w:val="008080"/>
            <w:rPrChange w:id="12424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2425" w:author="Caree2" w:date="2017-04-02T06:58:00Z"/>
          <w:color w:val="008080"/>
          <w:rPrChange w:id="12426" w:author="Caree2" w:date="2017-04-02T07:56:00Z">
            <w:rPr>
              <w:ins w:id="12427" w:author="Caree2" w:date="2017-04-02T06:58:00Z"/>
            </w:rPr>
          </w:rPrChange>
        </w:rPr>
        <w:pPrChange w:id="12428" w:author="Caree2" w:date="2017-04-02T07:19:00Z">
          <w:pPr/>
        </w:pPrChange>
      </w:pPr>
      <w:ins w:id="12429" w:author="Caree2" w:date="2017-04-02T06:58:00Z">
        <w:r w:rsidRPr="00880017">
          <w:rPr>
            <w:color w:val="008080"/>
            <w:rPrChange w:id="12430" w:author="Caree2" w:date="2017-04-02T07:56:00Z">
              <w:rPr/>
            </w:rPrChange>
          </w:rPr>
          <w:tab/>
          <w:t>public abstract void eat();</w:t>
        </w:r>
        <w:r w:rsidRPr="00880017">
          <w:rPr>
            <w:color w:val="008080"/>
            <w:rPrChange w:id="12431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2432" w:author="Caree2" w:date="2017-04-02T06:58:00Z"/>
          <w:color w:val="008080"/>
          <w:rPrChange w:id="12433" w:author="Caree2" w:date="2017-04-02T07:56:00Z">
            <w:rPr>
              <w:ins w:id="12434" w:author="Caree2" w:date="2017-04-02T06:58:00Z"/>
            </w:rPr>
          </w:rPrChange>
        </w:rPr>
        <w:pPrChange w:id="12435" w:author="Caree2" w:date="2017-04-02T07:19:00Z">
          <w:pPr/>
        </w:pPrChange>
      </w:pPr>
      <w:ins w:id="12436" w:author="Caree2" w:date="2017-04-02T06:58:00Z">
        <w:r w:rsidRPr="00880017">
          <w:rPr>
            <w:color w:val="008080"/>
            <w:rPrChange w:id="12437" w:author="Caree2" w:date="2017-04-02T07:56:00Z">
              <w:rPr/>
            </w:rPrChange>
          </w:rPr>
          <w:tab/>
        </w:r>
      </w:ins>
    </w:p>
    <w:p w:rsidR="00D039D6" w:rsidRPr="00880017" w:rsidRDefault="00D039D6" w:rsidP="00C63AF9">
      <w:pPr>
        <w:rPr>
          <w:ins w:id="12438" w:author="Caree2" w:date="2017-04-02T06:58:00Z"/>
          <w:color w:val="008080"/>
          <w:rPrChange w:id="12439" w:author="Caree2" w:date="2017-04-02T07:56:00Z">
            <w:rPr>
              <w:ins w:id="12440" w:author="Caree2" w:date="2017-04-02T06:58:00Z"/>
            </w:rPr>
          </w:rPrChange>
        </w:rPr>
        <w:pPrChange w:id="12441" w:author="Caree2" w:date="2017-04-02T07:19:00Z">
          <w:pPr/>
        </w:pPrChange>
      </w:pPr>
      <w:ins w:id="12442" w:author="Caree2" w:date="2017-04-02T06:58:00Z">
        <w:r w:rsidRPr="00880017">
          <w:rPr>
            <w:color w:val="008080"/>
            <w:rPrChange w:id="12443" w:author="Caree2" w:date="2017-04-02T07:56:00Z">
              <w:rPr/>
            </w:rPrChange>
          </w:rPr>
          <w:tab/>
          <w:t>public abstract void communicate();</w:t>
        </w:r>
        <w:r w:rsidRPr="00880017">
          <w:rPr>
            <w:color w:val="008080"/>
            <w:rPrChange w:id="12444" w:author="Caree2" w:date="2017-04-02T07:56:00Z">
              <w:rPr/>
            </w:rPrChange>
          </w:rPr>
          <w:tab/>
        </w:r>
      </w:ins>
    </w:p>
    <w:p w:rsidR="00DE3E2F" w:rsidRPr="00880017" w:rsidRDefault="00D039D6" w:rsidP="00C63AF9">
      <w:pPr>
        <w:rPr>
          <w:color w:val="008080"/>
          <w:rPrChange w:id="12445" w:author="Caree2" w:date="2017-04-02T07:56:00Z">
            <w:rPr/>
          </w:rPrChange>
        </w:rPr>
        <w:pPrChange w:id="12446" w:author="Caree2" w:date="2017-04-02T07:19:00Z">
          <w:pPr/>
        </w:pPrChange>
      </w:pPr>
      <w:ins w:id="12447" w:author="Caree2" w:date="2017-04-02T06:58:00Z">
        <w:r w:rsidRPr="00880017">
          <w:rPr>
            <w:color w:val="008080"/>
            <w:rPrChange w:id="12448" w:author="Caree2" w:date="2017-04-02T07:56:00Z">
              <w:rPr/>
            </w:rPrChange>
          </w:rPr>
          <w:t>}</w:t>
        </w:r>
      </w:ins>
    </w:p>
    <w:p w:rsidR="00DE3E2F" w:rsidRDefault="00DE3E2F" w:rsidP="00DE3E2F">
      <w:pPr>
        <w:pStyle w:val="h1"/>
      </w:pPr>
    </w:p>
    <w:p w:rsidR="006C4A17" w:rsidRDefault="006C4A17">
      <w:pPr>
        <w:rPr>
          <w:rFonts w:ascii="Arial" w:hAnsi="Arial"/>
          <w:i/>
          <w:color w:val="000000"/>
          <w:sz w:val="40"/>
          <w:szCs w:val="20"/>
        </w:rPr>
      </w:pPr>
      <w:r>
        <w:br w:type="page"/>
      </w:r>
    </w:p>
    <w:p w:rsidR="006C4A17" w:rsidRDefault="006C4A17" w:rsidP="006C4A17">
      <w:pPr>
        <w:pStyle w:val="StyleHeading114ptBoldUnderlineLeft"/>
      </w:pPr>
      <w:bookmarkStart w:id="12449" w:name="_Toc478888078"/>
      <w:r w:rsidRPr="00EA03DE">
        <w:lastRenderedPageBreak/>
        <w:t>1.</w:t>
      </w:r>
      <w:del w:id="12450" w:author="Caree2" w:date="2017-04-02T07:32:00Z">
        <w:r w:rsidDel="00E047DB">
          <w:delText>23</w:delText>
        </w:r>
        <w:r w:rsidRPr="00EA03DE" w:rsidDel="00E047DB">
          <w:delText xml:space="preserve"> </w:delText>
        </w:r>
      </w:del>
      <w:ins w:id="12451" w:author="Caree2" w:date="2017-04-02T07:48:00Z">
        <w:r w:rsidR="00C547DB">
          <w:t>36</w:t>
        </w:r>
      </w:ins>
      <w:ins w:id="12452" w:author="Caree2" w:date="2017-04-02T07:32:00Z">
        <w:r w:rsidR="00E047DB" w:rsidRPr="00EA03DE">
          <w:t xml:space="preserve"> </w:t>
        </w:r>
      </w:ins>
      <w:r>
        <w:t>–</w:t>
      </w:r>
      <w:r w:rsidRPr="00EA03DE">
        <w:t xml:space="preserve"> </w:t>
      </w:r>
      <w:ins w:id="12453" w:author="Caree2" w:date="2017-04-02T07:19:00Z">
        <w:r w:rsidR="00C63AF9">
          <w:t>Create the Tiger class in the package Fourth</w:t>
        </w:r>
      </w:ins>
      <w:bookmarkEnd w:id="12449"/>
      <w:del w:id="12454" w:author="Caree2" w:date="2017-04-02T07:19:00Z">
        <w:r w:rsidDel="00C63AF9">
          <w:delText xml:space="preserve">Navigate to </w:delText>
        </w:r>
        <w:r w:rsidR="008C3AA2" w:rsidDel="00C63AF9">
          <w:fldChar w:fldCharType="begin"/>
        </w:r>
        <w:r w:rsidR="008C3AA2" w:rsidDel="00C63AF9">
          <w:delInstrText xml:space="preserve"> HYPERLINK "http://eureka-host1:8761/" </w:delInstrText>
        </w:r>
        <w:r w:rsidR="008C3AA2" w:rsidDel="00C63AF9">
          <w:fldChar w:fldCharType="separate"/>
        </w:r>
        <w:r w:rsidRPr="0091290A" w:rsidDel="00C63AF9">
          <w:delText>http://eureka-host1:8761/</w:delText>
        </w:r>
        <w:r w:rsidR="008C3AA2" w:rsidDel="00C63AF9">
          <w:fldChar w:fldCharType="end"/>
        </w:r>
      </w:del>
    </w:p>
    <w:p w:rsidR="006C4A17" w:rsidRDefault="006C4A17" w:rsidP="006C4A17">
      <w:pPr>
        <w:pStyle w:val="StyleHeading114ptBoldUnderlineLeft"/>
      </w:pPr>
    </w:p>
    <w:p w:rsidR="00D039D6" w:rsidRDefault="006C4A17" w:rsidP="00D039D6">
      <w:pPr>
        <w:rPr>
          <w:ins w:id="12455" w:author="Caree2" w:date="2017-04-02T06:58:00Z"/>
        </w:rPr>
      </w:pPr>
      <w:del w:id="12456" w:author="Caree2" w:date="2017-04-02T06:58:00Z">
        <w:r w:rsidDel="00D039D6">
          <w:rPr>
            <w:noProof/>
          </w:rPr>
          <w:drawing>
            <wp:inline distT="0" distB="0" distL="0" distR="0" wp14:anchorId="181F4E90" wp14:editId="0415B9BE">
              <wp:extent cx="5943600" cy="2477135"/>
              <wp:effectExtent l="0" t="0" r="0" b="0"/>
              <wp:docPr id="70" name="Picture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77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2457" w:author="Caree2" w:date="2017-04-02T06:58:00Z">
        <w:r w:rsidR="00D039D6" w:rsidRPr="00D039D6">
          <w:t xml:space="preserve"> </w:t>
        </w:r>
        <w:r w:rsidR="00D039D6">
          <w:t>package com.rollingstone.springframework.basic.ioc.real.life.examples.fourth;</w:t>
        </w:r>
      </w:ins>
    </w:p>
    <w:p w:rsidR="00D039D6" w:rsidRDefault="00D039D6" w:rsidP="00D039D6">
      <w:pPr>
        <w:rPr>
          <w:ins w:id="12458" w:author="Caree2" w:date="2017-04-02T06:58:00Z"/>
        </w:rPr>
      </w:pPr>
    </w:p>
    <w:p w:rsidR="00D039D6" w:rsidRDefault="00D039D6" w:rsidP="00D039D6">
      <w:pPr>
        <w:rPr>
          <w:ins w:id="12459" w:author="Caree2" w:date="2017-04-02T06:58:00Z"/>
        </w:rPr>
      </w:pPr>
      <w:ins w:id="12460" w:author="Caree2" w:date="2017-04-02T06:58:00Z">
        <w:r>
          <w:t>import org.slf4j.Logger;</w:t>
        </w:r>
      </w:ins>
    </w:p>
    <w:p w:rsidR="00D039D6" w:rsidRDefault="00D039D6" w:rsidP="00D039D6">
      <w:pPr>
        <w:rPr>
          <w:ins w:id="12461" w:author="Caree2" w:date="2017-04-02T06:58:00Z"/>
        </w:rPr>
      </w:pPr>
      <w:ins w:id="12462" w:author="Caree2" w:date="2017-04-02T06:58:00Z">
        <w:r>
          <w:t>import org.slf4j.LoggerFactory;</w:t>
        </w:r>
      </w:ins>
    </w:p>
    <w:p w:rsidR="00D039D6" w:rsidRDefault="00D039D6" w:rsidP="00D039D6">
      <w:pPr>
        <w:rPr>
          <w:ins w:id="12463" w:author="Caree2" w:date="2017-04-02T06:58:00Z"/>
        </w:rPr>
      </w:pPr>
    </w:p>
    <w:p w:rsidR="00D039D6" w:rsidRDefault="00D039D6" w:rsidP="00D039D6">
      <w:pPr>
        <w:rPr>
          <w:ins w:id="12464" w:author="Caree2" w:date="2017-04-02T06:58:00Z"/>
        </w:rPr>
      </w:pPr>
      <w:ins w:id="12465" w:author="Caree2" w:date="2017-04-02T06:58:00Z">
        <w:r>
          <w:t>public class Tiger extends Animal {</w:t>
        </w:r>
      </w:ins>
    </w:p>
    <w:p w:rsidR="00D039D6" w:rsidRDefault="00D039D6" w:rsidP="00D039D6">
      <w:pPr>
        <w:rPr>
          <w:ins w:id="12466" w:author="Caree2" w:date="2017-04-02T06:58:00Z"/>
        </w:rPr>
      </w:pPr>
    </w:p>
    <w:p w:rsidR="00D039D6" w:rsidRDefault="00D039D6" w:rsidP="00D039D6">
      <w:pPr>
        <w:rPr>
          <w:ins w:id="12467" w:author="Caree2" w:date="2017-04-02T06:58:00Z"/>
        </w:rPr>
      </w:pPr>
      <w:ins w:id="12468" w:author="Caree2" w:date="2017-04-02T06:58:00Z">
        <w:r>
          <w:tab/>
          <w:t>private static final Logger logger = LoggerFactory.getLogger(Tiger.class);</w:t>
        </w:r>
      </w:ins>
    </w:p>
    <w:p w:rsidR="00D039D6" w:rsidRDefault="00D039D6" w:rsidP="00D039D6">
      <w:pPr>
        <w:rPr>
          <w:ins w:id="12469" w:author="Caree2" w:date="2017-04-02T06:58:00Z"/>
        </w:rPr>
      </w:pPr>
      <w:ins w:id="12470" w:author="Caree2" w:date="2017-04-02T06:58:00Z">
        <w:r>
          <w:tab/>
        </w:r>
      </w:ins>
    </w:p>
    <w:p w:rsidR="00D039D6" w:rsidRDefault="00D039D6" w:rsidP="00D039D6">
      <w:pPr>
        <w:rPr>
          <w:ins w:id="12471" w:author="Caree2" w:date="2017-04-02T06:58:00Z"/>
        </w:rPr>
      </w:pPr>
      <w:ins w:id="12472" w:author="Caree2" w:date="2017-04-02T06:58:00Z">
        <w:r>
          <w:tab/>
        </w:r>
      </w:ins>
    </w:p>
    <w:p w:rsidR="00D039D6" w:rsidRDefault="00D039D6" w:rsidP="00D039D6">
      <w:pPr>
        <w:rPr>
          <w:ins w:id="12473" w:author="Caree2" w:date="2017-04-02T06:58:00Z"/>
        </w:rPr>
      </w:pPr>
    </w:p>
    <w:p w:rsidR="00D039D6" w:rsidRDefault="00D039D6" w:rsidP="00D039D6">
      <w:pPr>
        <w:rPr>
          <w:ins w:id="12474" w:author="Caree2" w:date="2017-04-02T06:58:00Z"/>
        </w:rPr>
      </w:pPr>
    </w:p>
    <w:p w:rsidR="00D039D6" w:rsidRDefault="00D039D6" w:rsidP="00D039D6">
      <w:pPr>
        <w:rPr>
          <w:ins w:id="12475" w:author="Caree2" w:date="2017-04-02T06:58:00Z"/>
        </w:rPr>
      </w:pPr>
      <w:ins w:id="12476" w:author="Caree2" w:date="2017-04-02T06:58:00Z">
        <w:r>
          <w:tab/>
          <w:t>public void breathe() throws InterruptedException {</w:t>
        </w:r>
      </w:ins>
    </w:p>
    <w:p w:rsidR="00D039D6" w:rsidRDefault="00D039D6" w:rsidP="00D039D6">
      <w:pPr>
        <w:rPr>
          <w:ins w:id="12477" w:author="Caree2" w:date="2017-04-02T06:58:00Z"/>
        </w:rPr>
      </w:pPr>
      <w:ins w:id="12478" w:author="Caree2" w:date="2017-04-02T06:58:00Z">
        <w:r>
          <w:tab/>
        </w:r>
        <w:r>
          <w:tab/>
          <w:t>logger.info("Draw Oxygen molecules from Air");</w:t>
        </w:r>
      </w:ins>
    </w:p>
    <w:p w:rsidR="00D039D6" w:rsidRDefault="00D039D6" w:rsidP="00D039D6">
      <w:pPr>
        <w:rPr>
          <w:ins w:id="12479" w:author="Caree2" w:date="2017-04-02T06:58:00Z"/>
        </w:rPr>
      </w:pPr>
      <w:ins w:id="12480" w:author="Caree2" w:date="2017-04-02T06:58:00Z">
        <w:r>
          <w:tab/>
        </w:r>
        <w:r>
          <w:tab/>
          <w:t>breatheIn(getLivingEnvironment().getAtmosphere().getOxygenReservoir().take());</w:t>
        </w:r>
      </w:ins>
    </w:p>
    <w:p w:rsidR="00D039D6" w:rsidRDefault="00D039D6" w:rsidP="00D039D6">
      <w:pPr>
        <w:rPr>
          <w:ins w:id="12481" w:author="Caree2" w:date="2017-04-02T06:58:00Z"/>
        </w:rPr>
      </w:pPr>
      <w:ins w:id="12482" w:author="Caree2" w:date="2017-04-02T06:58:00Z">
        <w:r>
          <w:tab/>
        </w:r>
        <w:r>
          <w:tab/>
          <w:t>breatheOut();</w:t>
        </w:r>
      </w:ins>
    </w:p>
    <w:p w:rsidR="00D039D6" w:rsidRDefault="00D039D6" w:rsidP="00D039D6">
      <w:pPr>
        <w:rPr>
          <w:ins w:id="12483" w:author="Caree2" w:date="2017-04-02T06:58:00Z"/>
        </w:rPr>
      </w:pPr>
      <w:ins w:id="12484" w:author="Caree2" w:date="2017-04-02T06:58:00Z">
        <w:r>
          <w:tab/>
          <w:t>}</w:t>
        </w:r>
      </w:ins>
    </w:p>
    <w:p w:rsidR="00D039D6" w:rsidRDefault="00D039D6" w:rsidP="00D039D6">
      <w:pPr>
        <w:rPr>
          <w:ins w:id="12485" w:author="Caree2" w:date="2017-04-02T06:58:00Z"/>
        </w:rPr>
      </w:pPr>
    </w:p>
    <w:p w:rsidR="00D039D6" w:rsidRDefault="00D039D6" w:rsidP="00D039D6">
      <w:pPr>
        <w:rPr>
          <w:ins w:id="12486" w:author="Caree2" w:date="2017-04-02T06:58:00Z"/>
        </w:rPr>
      </w:pPr>
      <w:ins w:id="12487" w:author="Caree2" w:date="2017-04-02T06:58:00Z">
        <w:r>
          <w:tab/>
          <w:t>@Override</w:t>
        </w:r>
      </w:ins>
    </w:p>
    <w:p w:rsidR="00D039D6" w:rsidRDefault="00D039D6" w:rsidP="00D039D6">
      <w:pPr>
        <w:rPr>
          <w:ins w:id="12488" w:author="Caree2" w:date="2017-04-02T06:58:00Z"/>
        </w:rPr>
      </w:pPr>
      <w:ins w:id="12489" w:author="Caree2" w:date="2017-04-02T06:58:00Z">
        <w:r>
          <w:tab/>
          <w:t>public void eat() {</w:t>
        </w:r>
      </w:ins>
    </w:p>
    <w:p w:rsidR="00D039D6" w:rsidRDefault="00D039D6" w:rsidP="00D039D6">
      <w:pPr>
        <w:rPr>
          <w:ins w:id="12490" w:author="Caree2" w:date="2017-04-02T06:58:00Z"/>
        </w:rPr>
      </w:pPr>
      <w:ins w:id="12491" w:author="Caree2" w:date="2017-04-02T06:58:00Z">
        <w:r>
          <w:tab/>
        </w:r>
        <w:r>
          <w:tab/>
          <w:t>logger.info("Find a deer!");</w:t>
        </w:r>
      </w:ins>
    </w:p>
    <w:p w:rsidR="00D039D6" w:rsidRDefault="00D039D6" w:rsidP="00D039D6">
      <w:pPr>
        <w:rPr>
          <w:ins w:id="12492" w:author="Caree2" w:date="2017-04-02T06:58:00Z"/>
        </w:rPr>
      </w:pPr>
      <w:ins w:id="12493" w:author="Caree2" w:date="2017-04-02T06:58:00Z">
        <w:r>
          <w:tab/>
          <w:t>}</w:t>
        </w:r>
      </w:ins>
    </w:p>
    <w:p w:rsidR="00D039D6" w:rsidRDefault="00D039D6" w:rsidP="00D039D6">
      <w:pPr>
        <w:rPr>
          <w:ins w:id="12494" w:author="Caree2" w:date="2017-04-02T06:58:00Z"/>
        </w:rPr>
      </w:pPr>
    </w:p>
    <w:p w:rsidR="00D039D6" w:rsidRDefault="00D039D6" w:rsidP="00D039D6">
      <w:pPr>
        <w:rPr>
          <w:ins w:id="12495" w:author="Caree2" w:date="2017-04-02T06:58:00Z"/>
        </w:rPr>
      </w:pPr>
      <w:ins w:id="12496" w:author="Caree2" w:date="2017-04-02T06:58:00Z">
        <w:r>
          <w:tab/>
          <w:t>@Override</w:t>
        </w:r>
      </w:ins>
    </w:p>
    <w:p w:rsidR="00D039D6" w:rsidRDefault="00D039D6" w:rsidP="00D039D6">
      <w:pPr>
        <w:rPr>
          <w:ins w:id="12497" w:author="Caree2" w:date="2017-04-02T06:58:00Z"/>
        </w:rPr>
      </w:pPr>
      <w:ins w:id="12498" w:author="Caree2" w:date="2017-04-02T06:58:00Z">
        <w:r>
          <w:tab/>
          <w:t>public void communicate() {</w:t>
        </w:r>
      </w:ins>
    </w:p>
    <w:p w:rsidR="00D039D6" w:rsidRDefault="00D039D6" w:rsidP="00D039D6">
      <w:pPr>
        <w:rPr>
          <w:ins w:id="12499" w:author="Caree2" w:date="2017-04-02T06:58:00Z"/>
        </w:rPr>
      </w:pPr>
      <w:ins w:id="12500" w:author="Caree2" w:date="2017-04-02T06:58:00Z">
        <w:r>
          <w:tab/>
        </w:r>
        <w:r>
          <w:tab/>
          <w:t>logger.info("Roar!!!!");</w:t>
        </w:r>
      </w:ins>
    </w:p>
    <w:p w:rsidR="00D039D6" w:rsidRDefault="00D039D6" w:rsidP="00D039D6">
      <w:pPr>
        <w:rPr>
          <w:ins w:id="12501" w:author="Caree2" w:date="2017-04-02T06:58:00Z"/>
        </w:rPr>
      </w:pPr>
      <w:ins w:id="12502" w:author="Caree2" w:date="2017-04-02T06:58:00Z">
        <w:r>
          <w:tab/>
          <w:t>}</w:t>
        </w:r>
      </w:ins>
    </w:p>
    <w:p w:rsidR="00D039D6" w:rsidRDefault="00D039D6" w:rsidP="00D039D6">
      <w:pPr>
        <w:rPr>
          <w:ins w:id="12503" w:author="Caree2" w:date="2017-04-02T06:58:00Z"/>
        </w:rPr>
      </w:pPr>
    </w:p>
    <w:p w:rsidR="00D039D6" w:rsidRDefault="00D039D6" w:rsidP="00D039D6">
      <w:pPr>
        <w:rPr>
          <w:ins w:id="12504" w:author="Caree2" w:date="2017-04-02T06:58:00Z"/>
        </w:rPr>
      </w:pPr>
      <w:ins w:id="12505" w:author="Caree2" w:date="2017-04-02T06:58:00Z">
        <w:r>
          <w:tab/>
        </w:r>
      </w:ins>
    </w:p>
    <w:p w:rsidR="00D039D6" w:rsidRDefault="00D039D6" w:rsidP="00D039D6">
      <w:pPr>
        <w:rPr>
          <w:ins w:id="12506" w:author="Caree2" w:date="2017-04-02T06:58:00Z"/>
        </w:rPr>
      </w:pPr>
      <w:ins w:id="12507" w:author="Caree2" w:date="2017-04-02T06:58:00Z">
        <w:r>
          <w:tab/>
          <w:t>@Override</w:t>
        </w:r>
      </w:ins>
    </w:p>
    <w:p w:rsidR="00D039D6" w:rsidRDefault="00D039D6" w:rsidP="00D039D6">
      <w:pPr>
        <w:rPr>
          <w:ins w:id="12508" w:author="Caree2" w:date="2017-04-02T06:58:00Z"/>
        </w:rPr>
      </w:pPr>
      <w:ins w:id="12509" w:author="Caree2" w:date="2017-04-02T06:58:00Z">
        <w:r>
          <w:tab/>
          <w:t>public void breatheIn(OxygenMolecule oxygenMolecule) {</w:t>
        </w:r>
      </w:ins>
    </w:p>
    <w:p w:rsidR="00D039D6" w:rsidRDefault="00D039D6" w:rsidP="00D039D6">
      <w:pPr>
        <w:rPr>
          <w:ins w:id="12510" w:author="Caree2" w:date="2017-04-02T06:58:00Z"/>
        </w:rPr>
      </w:pPr>
      <w:ins w:id="12511" w:author="Caree2" w:date="2017-04-02T06:58:00Z">
        <w:r>
          <w:tab/>
        </w:r>
        <w:r>
          <w:tab/>
          <w:t>logger.info("Use Oxygen molecules in cells to generate energy");</w:t>
        </w:r>
      </w:ins>
    </w:p>
    <w:p w:rsidR="00D039D6" w:rsidRDefault="00D039D6" w:rsidP="00D039D6">
      <w:pPr>
        <w:rPr>
          <w:ins w:id="12512" w:author="Caree2" w:date="2017-04-02T06:58:00Z"/>
        </w:rPr>
      </w:pPr>
      <w:ins w:id="12513" w:author="Caree2" w:date="2017-04-02T06:58:00Z">
        <w:r>
          <w:tab/>
          <w:t>}</w:t>
        </w:r>
      </w:ins>
    </w:p>
    <w:p w:rsidR="00D039D6" w:rsidRDefault="00D039D6" w:rsidP="00D039D6">
      <w:pPr>
        <w:rPr>
          <w:ins w:id="12514" w:author="Caree2" w:date="2017-04-02T06:58:00Z"/>
        </w:rPr>
      </w:pPr>
    </w:p>
    <w:p w:rsidR="00D039D6" w:rsidRDefault="00D039D6" w:rsidP="00D039D6">
      <w:pPr>
        <w:rPr>
          <w:ins w:id="12515" w:author="Caree2" w:date="2017-04-02T06:58:00Z"/>
        </w:rPr>
      </w:pPr>
      <w:ins w:id="12516" w:author="Caree2" w:date="2017-04-02T06:58:00Z">
        <w:r>
          <w:tab/>
          <w:t>@Override</w:t>
        </w:r>
      </w:ins>
    </w:p>
    <w:p w:rsidR="00D039D6" w:rsidRDefault="00D039D6" w:rsidP="00D039D6">
      <w:pPr>
        <w:rPr>
          <w:ins w:id="12517" w:author="Caree2" w:date="2017-04-02T06:58:00Z"/>
        </w:rPr>
      </w:pPr>
      <w:ins w:id="12518" w:author="Caree2" w:date="2017-04-02T06:58:00Z">
        <w:r>
          <w:tab/>
          <w:t>public void breatheOut() {</w:t>
        </w:r>
      </w:ins>
    </w:p>
    <w:p w:rsidR="00D039D6" w:rsidRDefault="00D039D6" w:rsidP="00D039D6">
      <w:pPr>
        <w:rPr>
          <w:ins w:id="12519" w:author="Caree2" w:date="2017-04-02T06:58:00Z"/>
        </w:rPr>
      </w:pPr>
      <w:ins w:id="12520" w:author="Caree2" w:date="2017-04-02T06:58:00Z">
        <w:r>
          <w:tab/>
        </w:r>
        <w:r>
          <w:tab/>
          <w:t>logger.info("Tiger Release CO2!");</w:t>
        </w:r>
      </w:ins>
    </w:p>
    <w:p w:rsidR="00D039D6" w:rsidRDefault="00D039D6" w:rsidP="00D039D6">
      <w:pPr>
        <w:rPr>
          <w:ins w:id="12521" w:author="Caree2" w:date="2017-04-02T06:58:00Z"/>
        </w:rPr>
      </w:pPr>
      <w:ins w:id="12522" w:author="Caree2" w:date="2017-04-02T06:58:00Z">
        <w:r>
          <w:tab/>
        </w:r>
        <w:r>
          <w:tab/>
        </w:r>
      </w:ins>
    </w:p>
    <w:p w:rsidR="00D039D6" w:rsidRDefault="00D039D6" w:rsidP="00D039D6">
      <w:pPr>
        <w:rPr>
          <w:ins w:id="12523" w:author="Caree2" w:date="2017-04-02T06:58:00Z"/>
        </w:rPr>
      </w:pPr>
      <w:ins w:id="12524" w:author="Caree2" w:date="2017-04-02T06:58:00Z">
        <w:r>
          <w:tab/>
          <w:t>}</w:t>
        </w:r>
      </w:ins>
    </w:p>
    <w:p w:rsidR="00D039D6" w:rsidRDefault="00D039D6" w:rsidP="00D039D6">
      <w:pPr>
        <w:rPr>
          <w:ins w:id="12525" w:author="Caree2" w:date="2017-04-02T06:58:00Z"/>
        </w:rPr>
      </w:pPr>
    </w:p>
    <w:p w:rsidR="006C4A17" w:rsidRDefault="00D039D6" w:rsidP="00D039D6">
      <w:ins w:id="12526" w:author="Caree2" w:date="2017-04-02T06:58:00Z">
        <w:r>
          <w:t>}</w:t>
        </w:r>
      </w:ins>
    </w:p>
    <w:p w:rsidR="006C4A17" w:rsidRDefault="006C4A17" w:rsidP="006C4A17">
      <w:pPr>
        <w:pStyle w:val="StyleHeading114ptBoldUnderlineLeft"/>
      </w:pPr>
    </w:p>
    <w:p w:rsidR="006C4A17" w:rsidRDefault="006C4A17" w:rsidP="006C4A17">
      <w:pPr>
        <w:pStyle w:val="StyleHeading114ptBoldUnderlineLeft"/>
      </w:pPr>
    </w:p>
    <w:p w:rsidR="00DE3E2F" w:rsidDel="00D039D6" w:rsidRDefault="00DE3E2F" w:rsidP="0091290A">
      <w:pPr>
        <w:rPr>
          <w:del w:id="12527" w:author="Caree2" w:date="2017-04-02T06:58:00Z"/>
        </w:rPr>
      </w:pPr>
    </w:p>
    <w:p w:rsidR="006C4A17" w:rsidRDefault="006C4A17">
      <w:del w:id="12528" w:author="Caree2" w:date="2017-04-02T06:59:00Z">
        <w:r w:rsidDel="00D039D6">
          <w:br w:type="page"/>
        </w:r>
      </w:del>
    </w:p>
    <w:p w:rsidR="006C4A17" w:rsidRDefault="006C4A17" w:rsidP="006C4A17">
      <w:pPr>
        <w:pStyle w:val="StyleHeading114ptBoldUnderlineLeft"/>
      </w:pPr>
      <w:bookmarkStart w:id="12529" w:name="_Toc478888079"/>
      <w:r w:rsidRPr="00EA03DE">
        <w:t>1.</w:t>
      </w:r>
      <w:del w:id="12530" w:author="Caree2" w:date="2017-04-02T07:32:00Z">
        <w:r w:rsidDel="00E047DB">
          <w:delText>24</w:delText>
        </w:r>
        <w:r w:rsidRPr="00EA03DE" w:rsidDel="00E047DB">
          <w:delText xml:space="preserve"> </w:delText>
        </w:r>
      </w:del>
      <w:ins w:id="12531" w:author="Caree2" w:date="2017-04-02T07:48:00Z">
        <w:r w:rsidR="00C547DB">
          <w:t>37</w:t>
        </w:r>
      </w:ins>
      <w:ins w:id="12532" w:author="Caree2" w:date="2017-04-02T07:32:00Z">
        <w:r w:rsidR="00E047DB" w:rsidRPr="00EA03DE">
          <w:t xml:space="preserve"> </w:t>
        </w:r>
      </w:ins>
      <w:r>
        <w:t>–</w:t>
      </w:r>
      <w:r w:rsidRPr="00EA03DE">
        <w:t xml:space="preserve"> </w:t>
      </w:r>
      <w:ins w:id="12533" w:author="Caree2" w:date="2017-04-02T07:19:00Z">
        <w:r w:rsidR="00F61AEB">
          <w:t>Create the Dolphins class in the package Fourth</w:t>
        </w:r>
      </w:ins>
      <w:bookmarkEnd w:id="12529"/>
      <w:del w:id="12534" w:author="Caree2" w:date="2017-04-02T07:19:00Z">
        <w:r w:rsidDel="00F61AEB">
          <w:delText xml:space="preserve">Navigate to </w:delText>
        </w:r>
        <w:r w:rsidR="008C3AA2" w:rsidDel="00F61AEB">
          <w:fldChar w:fldCharType="begin"/>
        </w:r>
        <w:r w:rsidR="008C3AA2" w:rsidDel="00F61AEB">
          <w:delInstrText xml:space="preserve"> HYPERLINK "http://eureka-host2:8762/" </w:delInstrText>
        </w:r>
        <w:r w:rsidR="008C3AA2" w:rsidDel="00F61AEB">
          <w:fldChar w:fldCharType="separate"/>
        </w:r>
        <w:r w:rsidRPr="0091290A" w:rsidDel="00F61AEB">
          <w:delText>http://eureka-host2:8762/</w:delText>
        </w:r>
        <w:r w:rsidR="008C3AA2" w:rsidDel="00F61AEB">
          <w:fldChar w:fldCharType="end"/>
        </w:r>
      </w:del>
    </w:p>
    <w:p w:rsidR="006C4A17" w:rsidRDefault="006C4A17" w:rsidP="006C4A17">
      <w:pPr>
        <w:pStyle w:val="StyleHeading114ptBoldUnderlineLeft"/>
      </w:pPr>
    </w:p>
    <w:p w:rsidR="006C4A17" w:rsidRDefault="006C4A17" w:rsidP="0091290A">
      <w:del w:id="12535" w:author="Caree2" w:date="2017-04-02T06:59:00Z">
        <w:r w:rsidDel="00D039D6">
          <w:rPr>
            <w:noProof/>
          </w:rPr>
          <w:drawing>
            <wp:inline distT="0" distB="0" distL="0" distR="0" wp14:anchorId="406C94C2" wp14:editId="2093B710">
              <wp:extent cx="5943600" cy="3053080"/>
              <wp:effectExtent l="0" t="0" r="0" b="0"/>
              <wp:docPr id="71" name="Picture 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53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530E4" w:rsidRDefault="004530E4" w:rsidP="006C4A17">
      <w:pPr>
        <w:pStyle w:val="StyleHeading114ptBoldUnderlineLeft"/>
      </w:pPr>
    </w:p>
    <w:p w:rsidR="00D039D6" w:rsidRDefault="004530E4" w:rsidP="00F61AEB">
      <w:pPr>
        <w:rPr>
          <w:ins w:id="12536" w:author="Caree2" w:date="2017-04-02T06:59:00Z"/>
        </w:rPr>
        <w:pPrChange w:id="12537" w:author="Caree2" w:date="2017-04-02T07:20:00Z">
          <w:pPr/>
        </w:pPrChange>
      </w:pPr>
      <w:del w:id="12538" w:author="Caree2" w:date="2017-04-02T06:59:00Z">
        <w:r w:rsidDel="00D039D6">
          <w:rPr>
            <w:noProof/>
          </w:rPr>
          <w:drawing>
            <wp:inline distT="0" distB="0" distL="0" distR="0" wp14:anchorId="082A568E" wp14:editId="5B473BC2">
              <wp:extent cx="5943600" cy="2284095"/>
              <wp:effectExtent l="0" t="0" r="0" b="1905"/>
              <wp:docPr id="72" name="Picture 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840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2539" w:author="Caree2" w:date="2017-04-02T06:59:00Z">
        <w:r w:rsidR="00D039D6" w:rsidRPr="00D039D6">
          <w:t xml:space="preserve"> </w:t>
        </w:r>
        <w:r w:rsidR="00D039D6">
          <w:t>package com.rollingstone.springframework.basic.ioc.real.life.examples.fourth;</w:t>
        </w:r>
      </w:ins>
    </w:p>
    <w:p w:rsidR="00D039D6" w:rsidRDefault="00D039D6" w:rsidP="00F61AEB">
      <w:pPr>
        <w:rPr>
          <w:ins w:id="12540" w:author="Caree2" w:date="2017-04-02T06:59:00Z"/>
        </w:rPr>
        <w:pPrChange w:id="12541" w:author="Caree2" w:date="2017-04-02T07:20:00Z">
          <w:pPr/>
        </w:pPrChange>
      </w:pPr>
    </w:p>
    <w:p w:rsidR="00D039D6" w:rsidRDefault="00D039D6" w:rsidP="00F61AEB">
      <w:pPr>
        <w:rPr>
          <w:ins w:id="12542" w:author="Caree2" w:date="2017-04-02T06:59:00Z"/>
        </w:rPr>
        <w:pPrChange w:id="12543" w:author="Caree2" w:date="2017-04-02T07:20:00Z">
          <w:pPr/>
        </w:pPrChange>
      </w:pPr>
      <w:ins w:id="12544" w:author="Caree2" w:date="2017-04-02T06:59:00Z">
        <w:r>
          <w:t>import org.slf4j.Logger;</w:t>
        </w:r>
      </w:ins>
    </w:p>
    <w:p w:rsidR="00D039D6" w:rsidRDefault="00D039D6" w:rsidP="00F61AEB">
      <w:pPr>
        <w:rPr>
          <w:ins w:id="12545" w:author="Caree2" w:date="2017-04-02T06:59:00Z"/>
        </w:rPr>
        <w:pPrChange w:id="12546" w:author="Caree2" w:date="2017-04-02T07:20:00Z">
          <w:pPr/>
        </w:pPrChange>
      </w:pPr>
      <w:ins w:id="12547" w:author="Caree2" w:date="2017-04-02T06:59:00Z">
        <w:r>
          <w:t>import org.slf4j.LoggerFactory;</w:t>
        </w:r>
      </w:ins>
    </w:p>
    <w:p w:rsidR="00D039D6" w:rsidRDefault="00D039D6" w:rsidP="00F61AEB">
      <w:pPr>
        <w:rPr>
          <w:ins w:id="12548" w:author="Caree2" w:date="2017-04-02T06:59:00Z"/>
        </w:rPr>
        <w:pPrChange w:id="12549" w:author="Caree2" w:date="2017-04-02T07:20:00Z">
          <w:pPr/>
        </w:pPrChange>
      </w:pPr>
    </w:p>
    <w:p w:rsidR="00D039D6" w:rsidRDefault="00D039D6" w:rsidP="00F61AEB">
      <w:pPr>
        <w:rPr>
          <w:ins w:id="12550" w:author="Caree2" w:date="2017-04-02T06:59:00Z"/>
        </w:rPr>
        <w:pPrChange w:id="12551" w:author="Caree2" w:date="2017-04-02T07:20:00Z">
          <w:pPr/>
        </w:pPrChange>
      </w:pPr>
      <w:ins w:id="12552" w:author="Caree2" w:date="2017-04-02T06:59:00Z">
        <w:r>
          <w:t>public class Dolphins extends Animal{</w:t>
        </w:r>
      </w:ins>
    </w:p>
    <w:p w:rsidR="00D039D6" w:rsidRDefault="00D039D6" w:rsidP="00F61AEB">
      <w:pPr>
        <w:rPr>
          <w:ins w:id="12553" w:author="Caree2" w:date="2017-04-02T06:59:00Z"/>
        </w:rPr>
        <w:pPrChange w:id="12554" w:author="Caree2" w:date="2017-04-02T07:20:00Z">
          <w:pPr/>
        </w:pPrChange>
      </w:pPr>
    </w:p>
    <w:p w:rsidR="00D039D6" w:rsidRDefault="00D039D6" w:rsidP="00F61AEB">
      <w:pPr>
        <w:rPr>
          <w:ins w:id="12555" w:author="Caree2" w:date="2017-04-02T06:59:00Z"/>
        </w:rPr>
        <w:pPrChange w:id="12556" w:author="Caree2" w:date="2017-04-02T07:20:00Z">
          <w:pPr/>
        </w:pPrChange>
      </w:pPr>
      <w:ins w:id="12557" w:author="Caree2" w:date="2017-04-02T06:59:00Z">
        <w:r>
          <w:tab/>
          <w:t>private static final Logger logger = LoggerFactory.getLogger(Dolphins.class);</w:t>
        </w:r>
      </w:ins>
    </w:p>
    <w:p w:rsidR="00D039D6" w:rsidRDefault="00D039D6" w:rsidP="00F61AEB">
      <w:pPr>
        <w:rPr>
          <w:ins w:id="12558" w:author="Caree2" w:date="2017-04-02T06:59:00Z"/>
        </w:rPr>
        <w:pPrChange w:id="12559" w:author="Caree2" w:date="2017-04-02T07:20:00Z">
          <w:pPr/>
        </w:pPrChange>
      </w:pPr>
    </w:p>
    <w:p w:rsidR="00D039D6" w:rsidRDefault="00D039D6" w:rsidP="00F61AEB">
      <w:pPr>
        <w:rPr>
          <w:ins w:id="12560" w:author="Caree2" w:date="2017-04-02T06:59:00Z"/>
        </w:rPr>
        <w:pPrChange w:id="12561" w:author="Caree2" w:date="2017-04-02T07:20:00Z">
          <w:pPr/>
        </w:pPrChange>
      </w:pPr>
      <w:ins w:id="12562" w:author="Caree2" w:date="2017-04-02T06:59:00Z">
        <w:r>
          <w:tab/>
          <w:t>private Nature livingEnvironment;</w:t>
        </w:r>
      </w:ins>
    </w:p>
    <w:p w:rsidR="00D039D6" w:rsidRDefault="00D039D6" w:rsidP="00F61AEB">
      <w:pPr>
        <w:rPr>
          <w:ins w:id="12563" w:author="Caree2" w:date="2017-04-02T06:59:00Z"/>
        </w:rPr>
        <w:pPrChange w:id="12564" w:author="Caree2" w:date="2017-04-02T07:20:00Z">
          <w:pPr/>
        </w:pPrChange>
      </w:pPr>
      <w:ins w:id="12565" w:author="Caree2" w:date="2017-04-02T06:59:00Z">
        <w:r>
          <w:tab/>
        </w:r>
      </w:ins>
    </w:p>
    <w:p w:rsidR="00D039D6" w:rsidRDefault="00D039D6" w:rsidP="00F61AEB">
      <w:pPr>
        <w:rPr>
          <w:ins w:id="12566" w:author="Caree2" w:date="2017-04-02T06:59:00Z"/>
        </w:rPr>
        <w:pPrChange w:id="12567" w:author="Caree2" w:date="2017-04-02T07:20:00Z">
          <w:pPr/>
        </w:pPrChange>
      </w:pPr>
      <w:ins w:id="12568" w:author="Caree2" w:date="2017-04-02T06:59:00Z">
        <w:r>
          <w:tab/>
          <w:t>public Nature getLivingEnvironment() {</w:t>
        </w:r>
      </w:ins>
    </w:p>
    <w:p w:rsidR="00D039D6" w:rsidRDefault="00D039D6" w:rsidP="00F61AEB">
      <w:pPr>
        <w:rPr>
          <w:ins w:id="12569" w:author="Caree2" w:date="2017-04-02T06:59:00Z"/>
        </w:rPr>
        <w:pPrChange w:id="12570" w:author="Caree2" w:date="2017-04-02T07:20:00Z">
          <w:pPr/>
        </w:pPrChange>
      </w:pPr>
      <w:ins w:id="12571" w:author="Caree2" w:date="2017-04-02T06:59:00Z">
        <w:r>
          <w:tab/>
        </w:r>
        <w:r>
          <w:tab/>
          <w:t>return livingEnvironment;</w:t>
        </w:r>
      </w:ins>
    </w:p>
    <w:p w:rsidR="00D039D6" w:rsidRDefault="00D039D6" w:rsidP="00F61AEB">
      <w:pPr>
        <w:rPr>
          <w:ins w:id="12572" w:author="Caree2" w:date="2017-04-02T06:59:00Z"/>
        </w:rPr>
        <w:pPrChange w:id="12573" w:author="Caree2" w:date="2017-04-02T07:20:00Z">
          <w:pPr/>
        </w:pPrChange>
      </w:pPr>
      <w:ins w:id="12574" w:author="Caree2" w:date="2017-04-02T06:59:00Z">
        <w:r>
          <w:tab/>
          <w:t>}</w:t>
        </w:r>
      </w:ins>
    </w:p>
    <w:p w:rsidR="00D039D6" w:rsidRDefault="00D039D6" w:rsidP="00F61AEB">
      <w:pPr>
        <w:rPr>
          <w:ins w:id="12575" w:author="Caree2" w:date="2017-04-02T06:59:00Z"/>
        </w:rPr>
        <w:pPrChange w:id="12576" w:author="Caree2" w:date="2017-04-02T07:20:00Z">
          <w:pPr/>
        </w:pPrChange>
      </w:pPr>
    </w:p>
    <w:p w:rsidR="00D039D6" w:rsidRDefault="00D039D6" w:rsidP="00F61AEB">
      <w:pPr>
        <w:rPr>
          <w:ins w:id="12577" w:author="Caree2" w:date="2017-04-02T06:59:00Z"/>
        </w:rPr>
        <w:pPrChange w:id="12578" w:author="Caree2" w:date="2017-04-02T07:20:00Z">
          <w:pPr/>
        </w:pPrChange>
      </w:pPr>
      <w:ins w:id="12579" w:author="Caree2" w:date="2017-04-02T06:59:00Z">
        <w:r>
          <w:tab/>
          <w:t>public void setLivingEnvironment(Nature livingEnvironment) {</w:t>
        </w:r>
      </w:ins>
    </w:p>
    <w:p w:rsidR="00D039D6" w:rsidRDefault="00D039D6" w:rsidP="00F61AEB">
      <w:pPr>
        <w:rPr>
          <w:ins w:id="12580" w:author="Caree2" w:date="2017-04-02T06:59:00Z"/>
        </w:rPr>
        <w:pPrChange w:id="12581" w:author="Caree2" w:date="2017-04-02T07:20:00Z">
          <w:pPr/>
        </w:pPrChange>
      </w:pPr>
      <w:ins w:id="12582" w:author="Caree2" w:date="2017-04-02T06:59:00Z">
        <w:r>
          <w:tab/>
        </w:r>
        <w:r>
          <w:tab/>
          <w:t>this.livingEnvironment = livingEnvironment;</w:t>
        </w:r>
      </w:ins>
    </w:p>
    <w:p w:rsidR="00D039D6" w:rsidRDefault="00D039D6" w:rsidP="00F61AEB">
      <w:pPr>
        <w:rPr>
          <w:ins w:id="12583" w:author="Caree2" w:date="2017-04-02T06:59:00Z"/>
        </w:rPr>
        <w:pPrChange w:id="12584" w:author="Caree2" w:date="2017-04-02T07:20:00Z">
          <w:pPr/>
        </w:pPrChange>
      </w:pPr>
      <w:ins w:id="12585" w:author="Caree2" w:date="2017-04-02T06:59:00Z">
        <w:r>
          <w:tab/>
          <w:t>}</w:t>
        </w:r>
      </w:ins>
    </w:p>
    <w:p w:rsidR="00D039D6" w:rsidRDefault="00D039D6" w:rsidP="00F61AEB">
      <w:pPr>
        <w:rPr>
          <w:ins w:id="12586" w:author="Caree2" w:date="2017-04-02T06:59:00Z"/>
        </w:rPr>
        <w:pPrChange w:id="12587" w:author="Caree2" w:date="2017-04-02T07:20:00Z">
          <w:pPr/>
        </w:pPrChange>
      </w:pPr>
    </w:p>
    <w:p w:rsidR="00D039D6" w:rsidRDefault="00D039D6" w:rsidP="00F61AEB">
      <w:pPr>
        <w:rPr>
          <w:ins w:id="12588" w:author="Caree2" w:date="2017-04-02T06:59:00Z"/>
        </w:rPr>
        <w:pPrChange w:id="12589" w:author="Caree2" w:date="2017-04-02T07:20:00Z">
          <w:pPr/>
        </w:pPrChange>
      </w:pPr>
      <w:ins w:id="12590" w:author="Caree2" w:date="2017-04-02T06:59:00Z">
        <w:r>
          <w:tab/>
          <w:t>public static Logger getLogger() {</w:t>
        </w:r>
      </w:ins>
    </w:p>
    <w:p w:rsidR="00D039D6" w:rsidRDefault="00D039D6" w:rsidP="00F61AEB">
      <w:pPr>
        <w:rPr>
          <w:ins w:id="12591" w:author="Caree2" w:date="2017-04-02T06:59:00Z"/>
        </w:rPr>
        <w:pPrChange w:id="12592" w:author="Caree2" w:date="2017-04-02T07:20:00Z">
          <w:pPr/>
        </w:pPrChange>
      </w:pPr>
      <w:ins w:id="12593" w:author="Caree2" w:date="2017-04-02T06:59:00Z">
        <w:r>
          <w:tab/>
        </w:r>
        <w:r>
          <w:tab/>
          <w:t>return logger;</w:t>
        </w:r>
      </w:ins>
    </w:p>
    <w:p w:rsidR="00D039D6" w:rsidRDefault="00D039D6" w:rsidP="00F61AEB">
      <w:pPr>
        <w:rPr>
          <w:ins w:id="12594" w:author="Caree2" w:date="2017-04-02T06:59:00Z"/>
        </w:rPr>
        <w:pPrChange w:id="12595" w:author="Caree2" w:date="2017-04-02T07:20:00Z">
          <w:pPr/>
        </w:pPrChange>
      </w:pPr>
      <w:ins w:id="12596" w:author="Caree2" w:date="2017-04-02T06:59:00Z">
        <w:r>
          <w:tab/>
          <w:t>}</w:t>
        </w:r>
      </w:ins>
    </w:p>
    <w:p w:rsidR="00D039D6" w:rsidRDefault="00D039D6" w:rsidP="00F61AEB">
      <w:pPr>
        <w:rPr>
          <w:ins w:id="12597" w:author="Caree2" w:date="2017-04-02T06:59:00Z"/>
        </w:rPr>
        <w:pPrChange w:id="12598" w:author="Caree2" w:date="2017-04-02T07:20:00Z">
          <w:pPr/>
        </w:pPrChange>
      </w:pPr>
    </w:p>
    <w:p w:rsidR="00D039D6" w:rsidRDefault="00D039D6" w:rsidP="00F61AEB">
      <w:pPr>
        <w:rPr>
          <w:ins w:id="12599" w:author="Caree2" w:date="2017-04-02T06:59:00Z"/>
        </w:rPr>
        <w:pPrChange w:id="12600" w:author="Caree2" w:date="2017-04-02T07:20:00Z">
          <w:pPr/>
        </w:pPrChange>
      </w:pPr>
      <w:ins w:id="12601" w:author="Caree2" w:date="2017-04-02T06:59:00Z">
        <w:r>
          <w:tab/>
        </w:r>
      </w:ins>
    </w:p>
    <w:p w:rsidR="00D039D6" w:rsidRDefault="00D039D6" w:rsidP="00F61AEB">
      <w:pPr>
        <w:rPr>
          <w:ins w:id="12602" w:author="Caree2" w:date="2017-04-02T06:59:00Z"/>
        </w:rPr>
        <w:pPrChange w:id="12603" w:author="Caree2" w:date="2017-04-02T07:20:00Z">
          <w:pPr/>
        </w:pPrChange>
      </w:pPr>
      <w:ins w:id="12604" w:author="Caree2" w:date="2017-04-02T06:59:00Z">
        <w:r>
          <w:tab/>
          <w:t>@Override</w:t>
        </w:r>
      </w:ins>
    </w:p>
    <w:p w:rsidR="00D039D6" w:rsidRDefault="00D039D6" w:rsidP="00F61AEB">
      <w:pPr>
        <w:rPr>
          <w:ins w:id="12605" w:author="Caree2" w:date="2017-04-02T06:59:00Z"/>
        </w:rPr>
        <w:pPrChange w:id="12606" w:author="Caree2" w:date="2017-04-02T07:20:00Z">
          <w:pPr/>
        </w:pPrChange>
      </w:pPr>
      <w:ins w:id="12607" w:author="Caree2" w:date="2017-04-02T06:59:00Z">
        <w:r>
          <w:tab/>
          <w:t>public void eat() {</w:t>
        </w:r>
      </w:ins>
    </w:p>
    <w:p w:rsidR="00D039D6" w:rsidRDefault="00D039D6" w:rsidP="00F61AEB">
      <w:pPr>
        <w:rPr>
          <w:ins w:id="12608" w:author="Caree2" w:date="2017-04-02T06:59:00Z"/>
        </w:rPr>
        <w:pPrChange w:id="12609" w:author="Caree2" w:date="2017-04-02T07:20:00Z">
          <w:pPr/>
        </w:pPrChange>
      </w:pPr>
      <w:ins w:id="12610" w:author="Caree2" w:date="2017-04-02T06:59:00Z">
        <w:r>
          <w:tab/>
        </w:r>
        <w:r>
          <w:tab/>
          <w:t>logger.info("Find fish!");</w:t>
        </w:r>
      </w:ins>
    </w:p>
    <w:p w:rsidR="00D039D6" w:rsidRDefault="00D039D6" w:rsidP="00F61AEB">
      <w:pPr>
        <w:rPr>
          <w:ins w:id="12611" w:author="Caree2" w:date="2017-04-02T06:59:00Z"/>
        </w:rPr>
        <w:pPrChange w:id="12612" w:author="Caree2" w:date="2017-04-02T07:20:00Z">
          <w:pPr/>
        </w:pPrChange>
      </w:pPr>
      <w:ins w:id="12613" w:author="Caree2" w:date="2017-04-02T06:59:00Z">
        <w:r>
          <w:tab/>
          <w:t>}</w:t>
        </w:r>
      </w:ins>
    </w:p>
    <w:p w:rsidR="00D039D6" w:rsidRDefault="00D039D6" w:rsidP="00F61AEB">
      <w:pPr>
        <w:rPr>
          <w:ins w:id="12614" w:author="Caree2" w:date="2017-04-02T06:59:00Z"/>
        </w:rPr>
        <w:pPrChange w:id="12615" w:author="Caree2" w:date="2017-04-02T07:20:00Z">
          <w:pPr/>
        </w:pPrChange>
      </w:pPr>
    </w:p>
    <w:p w:rsidR="00D039D6" w:rsidRDefault="00D039D6" w:rsidP="00F61AEB">
      <w:pPr>
        <w:rPr>
          <w:ins w:id="12616" w:author="Caree2" w:date="2017-04-02T06:59:00Z"/>
        </w:rPr>
        <w:pPrChange w:id="12617" w:author="Caree2" w:date="2017-04-02T07:20:00Z">
          <w:pPr/>
        </w:pPrChange>
      </w:pPr>
      <w:ins w:id="12618" w:author="Caree2" w:date="2017-04-02T06:59:00Z">
        <w:r>
          <w:tab/>
          <w:t>@Override</w:t>
        </w:r>
      </w:ins>
    </w:p>
    <w:p w:rsidR="00D039D6" w:rsidRDefault="00D039D6" w:rsidP="00F61AEB">
      <w:pPr>
        <w:rPr>
          <w:ins w:id="12619" w:author="Caree2" w:date="2017-04-02T06:59:00Z"/>
        </w:rPr>
        <w:pPrChange w:id="12620" w:author="Caree2" w:date="2017-04-02T07:20:00Z">
          <w:pPr/>
        </w:pPrChange>
      </w:pPr>
      <w:ins w:id="12621" w:author="Caree2" w:date="2017-04-02T06:59:00Z">
        <w:r>
          <w:tab/>
          <w:t>public void communicate() {</w:t>
        </w:r>
      </w:ins>
    </w:p>
    <w:p w:rsidR="00D039D6" w:rsidRDefault="00D039D6" w:rsidP="00F61AEB">
      <w:pPr>
        <w:rPr>
          <w:ins w:id="12622" w:author="Caree2" w:date="2017-04-02T06:59:00Z"/>
        </w:rPr>
        <w:pPrChange w:id="12623" w:author="Caree2" w:date="2017-04-02T07:20:00Z">
          <w:pPr/>
        </w:pPrChange>
      </w:pPr>
      <w:ins w:id="12624" w:author="Caree2" w:date="2017-04-02T06:59:00Z">
        <w:r>
          <w:tab/>
        </w:r>
        <w:r>
          <w:tab/>
          <w:t>logger.info("Make Dolphin sounds!!");</w:t>
        </w:r>
      </w:ins>
    </w:p>
    <w:p w:rsidR="00D039D6" w:rsidRDefault="00D039D6" w:rsidP="00F61AEB">
      <w:pPr>
        <w:rPr>
          <w:ins w:id="12625" w:author="Caree2" w:date="2017-04-02T06:59:00Z"/>
        </w:rPr>
        <w:pPrChange w:id="12626" w:author="Caree2" w:date="2017-04-02T07:20:00Z">
          <w:pPr/>
        </w:pPrChange>
      </w:pPr>
      <w:ins w:id="12627" w:author="Caree2" w:date="2017-04-02T06:59:00Z">
        <w:r>
          <w:tab/>
          <w:t>}</w:t>
        </w:r>
      </w:ins>
    </w:p>
    <w:p w:rsidR="00D039D6" w:rsidRDefault="00D039D6" w:rsidP="00F61AEB">
      <w:pPr>
        <w:rPr>
          <w:ins w:id="12628" w:author="Caree2" w:date="2017-04-02T06:59:00Z"/>
        </w:rPr>
        <w:pPrChange w:id="12629" w:author="Caree2" w:date="2017-04-02T07:20:00Z">
          <w:pPr/>
        </w:pPrChange>
      </w:pPr>
    </w:p>
    <w:p w:rsidR="00D039D6" w:rsidRDefault="00D039D6" w:rsidP="00F61AEB">
      <w:pPr>
        <w:rPr>
          <w:ins w:id="12630" w:author="Caree2" w:date="2017-04-02T06:59:00Z"/>
        </w:rPr>
        <w:pPrChange w:id="12631" w:author="Caree2" w:date="2017-04-02T07:20:00Z">
          <w:pPr/>
        </w:pPrChange>
      </w:pPr>
      <w:ins w:id="12632" w:author="Caree2" w:date="2017-04-02T06:59:00Z">
        <w:r>
          <w:tab/>
          <w:t>@Override</w:t>
        </w:r>
      </w:ins>
    </w:p>
    <w:p w:rsidR="00D039D6" w:rsidRDefault="00D039D6" w:rsidP="00F61AEB">
      <w:pPr>
        <w:rPr>
          <w:ins w:id="12633" w:author="Caree2" w:date="2017-04-02T06:59:00Z"/>
        </w:rPr>
        <w:pPrChange w:id="12634" w:author="Caree2" w:date="2017-04-02T07:20:00Z">
          <w:pPr/>
        </w:pPrChange>
      </w:pPr>
      <w:ins w:id="12635" w:author="Caree2" w:date="2017-04-02T06:59:00Z">
        <w:r>
          <w:tab/>
          <w:t>public void breatheIn(OxygenMolecule oxygenMolecule) throws InterruptedException {</w:t>
        </w:r>
      </w:ins>
    </w:p>
    <w:p w:rsidR="00D039D6" w:rsidRDefault="00D039D6" w:rsidP="00F61AEB">
      <w:pPr>
        <w:rPr>
          <w:ins w:id="12636" w:author="Caree2" w:date="2017-04-02T06:59:00Z"/>
        </w:rPr>
        <w:pPrChange w:id="12637" w:author="Caree2" w:date="2017-04-02T07:20:00Z">
          <w:pPr/>
        </w:pPrChange>
      </w:pPr>
      <w:ins w:id="12638" w:author="Caree2" w:date="2017-04-02T06:59:00Z">
        <w:r>
          <w:tab/>
        </w:r>
        <w:r>
          <w:tab/>
          <w:t>logger.info("Dolpins Draw Oxygen molecules from Water");</w:t>
        </w:r>
      </w:ins>
    </w:p>
    <w:p w:rsidR="00D039D6" w:rsidRDefault="00D039D6" w:rsidP="00F61AEB">
      <w:pPr>
        <w:rPr>
          <w:ins w:id="12639" w:author="Caree2" w:date="2017-04-02T06:59:00Z"/>
        </w:rPr>
        <w:pPrChange w:id="12640" w:author="Caree2" w:date="2017-04-02T07:20:00Z">
          <w:pPr/>
        </w:pPrChange>
      </w:pPr>
      <w:ins w:id="12641" w:author="Caree2" w:date="2017-04-02T06:59:00Z">
        <w:r>
          <w:lastRenderedPageBreak/>
          <w:tab/>
        </w:r>
        <w:r>
          <w:tab/>
          <w:t>logger.info("Use Oxygen molecules in cells to generate energy");</w:t>
        </w:r>
      </w:ins>
    </w:p>
    <w:p w:rsidR="00D039D6" w:rsidRDefault="00D039D6" w:rsidP="00F61AEB">
      <w:pPr>
        <w:rPr>
          <w:ins w:id="12642" w:author="Caree2" w:date="2017-04-02T06:59:00Z"/>
        </w:rPr>
        <w:pPrChange w:id="12643" w:author="Caree2" w:date="2017-04-02T07:20:00Z">
          <w:pPr/>
        </w:pPrChange>
      </w:pPr>
    </w:p>
    <w:p w:rsidR="00D039D6" w:rsidRDefault="00D039D6" w:rsidP="00F61AEB">
      <w:pPr>
        <w:rPr>
          <w:ins w:id="12644" w:author="Caree2" w:date="2017-04-02T06:59:00Z"/>
        </w:rPr>
        <w:pPrChange w:id="12645" w:author="Caree2" w:date="2017-04-02T07:20:00Z">
          <w:pPr/>
        </w:pPrChange>
      </w:pPr>
      <w:ins w:id="12646" w:author="Caree2" w:date="2017-04-02T06:59:00Z">
        <w:r>
          <w:tab/>
          <w:t>}</w:t>
        </w:r>
      </w:ins>
    </w:p>
    <w:p w:rsidR="00D039D6" w:rsidRDefault="00D039D6" w:rsidP="00F61AEB">
      <w:pPr>
        <w:rPr>
          <w:ins w:id="12647" w:author="Caree2" w:date="2017-04-02T06:59:00Z"/>
        </w:rPr>
        <w:pPrChange w:id="12648" w:author="Caree2" w:date="2017-04-02T07:20:00Z">
          <w:pPr/>
        </w:pPrChange>
      </w:pPr>
    </w:p>
    <w:p w:rsidR="00D039D6" w:rsidRDefault="00D039D6" w:rsidP="00F61AEB">
      <w:pPr>
        <w:rPr>
          <w:ins w:id="12649" w:author="Caree2" w:date="2017-04-02T06:59:00Z"/>
        </w:rPr>
        <w:pPrChange w:id="12650" w:author="Caree2" w:date="2017-04-02T07:20:00Z">
          <w:pPr/>
        </w:pPrChange>
      </w:pPr>
      <w:ins w:id="12651" w:author="Caree2" w:date="2017-04-02T06:59:00Z">
        <w:r>
          <w:tab/>
          <w:t>@Override</w:t>
        </w:r>
      </w:ins>
    </w:p>
    <w:p w:rsidR="00D039D6" w:rsidRDefault="00D039D6" w:rsidP="00F61AEB">
      <w:pPr>
        <w:rPr>
          <w:ins w:id="12652" w:author="Caree2" w:date="2017-04-02T06:59:00Z"/>
        </w:rPr>
        <w:pPrChange w:id="12653" w:author="Caree2" w:date="2017-04-02T07:20:00Z">
          <w:pPr/>
        </w:pPrChange>
      </w:pPr>
      <w:ins w:id="12654" w:author="Caree2" w:date="2017-04-02T06:59:00Z">
        <w:r>
          <w:tab/>
          <w:t>public void breatheOut() {</w:t>
        </w:r>
      </w:ins>
    </w:p>
    <w:p w:rsidR="00D039D6" w:rsidRDefault="00D039D6" w:rsidP="00F61AEB">
      <w:pPr>
        <w:rPr>
          <w:ins w:id="12655" w:author="Caree2" w:date="2017-04-02T06:59:00Z"/>
        </w:rPr>
        <w:pPrChange w:id="12656" w:author="Caree2" w:date="2017-04-02T07:20:00Z">
          <w:pPr/>
        </w:pPrChange>
      </w:pPr>
      <w:ins w:id="12657" w:author="Caree2" w:date="2017-04-02T06:59:00Z">
        <w:r>
          <w:tab/>
        </w:r>
        <w:r>
          <w:tab/>
          <w:t>logger.info("Tiger Release CO2 into water!");</w:t>
        </w:r>
      </w:ins>
    </w:p>
    <w:p w:rsidR="00D039D6" w:rsidRDefault="00D039D6" w:rsidP="00F61AEB">
      <w:pPr>
        <w:rPr>
          <w:ins w:id="12658" w:author="Caree2" w:date="2017-04-02T06:59:00Z"/>
        </w:rPr>
        <w:pPrChange w:id="12659" w:author="Caree2" w:date="2017-04-02T07:20:00Z">
          <w:pPr/>
        </w:pPrChange>
      </w:pPr>
      <w:ins w:id="12660" w:author="Caree2" w:date="2017-04-02T06:59:00Z">
        <w:r>
          <w:tab/>
        </w:r>
        <w:r>
          <w:tab/>
        </w:r>
      </w:ins>
    </w:p>
    <w:p w:rsidR="00D039D6" w:rsidRDefault="00D039D6" w:rsidP="00F61AEB">
      <w:pPr>
        <w:rPr>
          <w:ins w:id="12661" w:author="Caree2" w:date="2017-04-02T06:59:00Z"/>
        </w:rPr>
        <w:pPrChange w:id="12662" w:author="Caree2" w:date="2017-04-02T07:20:00Z">
          <w:pPr/>
        </w:pPrChange>
      </w:pPr>
      <w:ins w:id="12663" w:author="Caree2" w:date="2017-04-02T06:59:00Z">
        <w:r>
          <w:tab/>
          <w:t>}</w:t>
        </w:r>
      </w:ins>
    </w:p>
    <w:p w:rsidR="00D039D6" w:rsidRDefault="00D039D6" w:rsidP="00F61AEB">
      <w:pPr>
        <w:rPr>
          <w:ins w:id="12664" w:author="Caree2" w:date="2017-04-02T06:59:00Z"/>
        </w:rPr>
        <w:pPrChange w:id="12665" w:author="Caree2" w:date="2017-04-02T07:20:00Z">
          <w:pPr/>
        </w:pPrChange>
      </w:pPr>
    </w:p>
    <w:p w:rsidR="00D039D6" w:rsidRDefault="00D039D6" w:rsidP="00F61AEB">
      <w:pPr>
        <w:rPr>
          <w:ins w:id="12666" w:author="Caree2" w:date="2017-04-02T06:59:00Z"/>
        </w:rPr>
        <w:pPrChange w:id="12667" w:author="Caree2" w:date="2017-04-02T07:20:00Z">
          <w:pPr/>
        </w:pPrChange>
      </w:pPr>
      <w:ins w:id="12668" w:author="Caree2" w:date="2017-04-02T06:59:00Z">
        <w:r>
          <w:tab/>
          <w:t>@Override</w:t>
        </w:r>
      </w:ins>
    </w:p>
    <w:p w:rsidR="00D039D6" w:rsidRDefault="00D039D6" w:rsidP="00F61AEB">
      <w:pPr>
        <w:rPr>
          <w:ins w:id="12669" w:author="Caree2" w:date="2017-04-02T06:59:00Z"/>
        </w:rPr>
        <w:pPrChange w:id="12670" w:author="Caree2" w:date="2017-04-02T07:20:00Z">
          <w:pPr/>
        </w:pPrChange>
      </w:pPr>
      <w:ins w:id="12671" w:author="Caree2" w:date="2017-04-02T06:59:00Z">
        <w:r>
          <w:tab/>
          <w:t>public void breathe() throws InterruptedException {</w:t>
        </w:r>
      </w:ins>
    </w:p>
    <w:p w:rsidR="00D039D6" w:rsidRDefault="00D039D6" w:rsidP="00F61AEB">
      <w:pPr>
        <w:rPr>
          <w:ins w:id="12672" w:author="Caree2" w:date="2017-04-02T06:59:00Z"/>
        </w:rPr>
        <w:pPrChange w:id="12673" w:author="Caree2" w:date="2017-04-02T07:20:00Z">
          <w:pPr/>
        </w:pPrChange>
      </w:pPr>
      <w:ins w:id="12674" w:author="Caree2" w:date="2017-04-02T06:59:00Z">
        <w:r>
          <w:tab/>
        </w:r>
        <w:r>
          <w:tab/>
          <w:t>logger.info("Draw Oxygen molecules from Air");</w:t>
        </w:r>
      </w:ins>
    </w:p>
    <w:p w:rsidR="00D039D6" w:rsidRDefault="00D039D6" w:rsidP="00F61AEB">
      <w:pPr>
        <w:rPr>
          <w:ins w:id="12675" w:author="Caree2" w:date="2017-04-02T06:59:00Z"/>
        </w:rPr>
        <w:pPrChange w:id="12676" w:author="Caree2" w:date="2017-04-02T07:20:00Z">
          <w:pPr/>
        </w:pPrChange>
      </w:pPr>
      <w:ins w:id="12677" w:author="Caree2" w:date="2017-04-02T06:59:00Z">
        <w:r>
          <w:tab/>
        </w:r>
        <w:r>
          <w:tab/>
          <w:t>breatheIn(getLivingEnvironment().getAtmosphere().getOxygenReservoir().take());</w:t>
        </w:r>
      </w:ins>
    </w:p>
    <w:p w:rsidR="00D039D6" w:rsidRDefault="00D039D6" w:rsidP="00F61AEB">
      <w:pPr>
        <w:rPr>
          <w:ins w:id="12678" w:author="Caree2" w:date="2017-04-02T06:59:00Z"/>
        </w:rPr>
        <w:pPrChange w:id="12679" w:author="Caree2" w:date="2017-04-02T07:20:00Z">
          <w:pPr/>
        </w:pPrChange>
      </w:pPr>
      <w:ins w:id="12680" w:author="Caree2" w:date="2017-04-02T06:59:00Z">
        <w:r>
          <w:tab/>
        </w:r>
        <w:r>
          <w:tab/>
          <w:t>breatheOut();</w:t>
        </w:r>
      </w:ins>
    </w:p>
    <w:p w:rsidR="00D039D6" w:rsidRDefault="00D039D6" w:rsidP="00F61AEB">
      <w:pPr>
        <w:rPr>
          <w:ins w:id="12681" w:author="Caree2" w:date="2017-04-02T06:59:00Z"/>
        </w:rPr>
        <w:pPrChange w:id="12682" w:author="Caree2" w:date="2017-04-02T07:20:00Z">
          <w:pPr/>
        </w:pPrChange>
      </w:pPr>
      <w:ins w:id="12683" w:author="Caree2" w:date="2017-04-02T06:59:00Z">
        <w:r>
          <w:tab/>
        </w:r>
        <w:r>
          <w:tab/>
        </w:r>
      </w:ins>
    </w:p>
    <w:p w:rsidR="00D039D6" w:rsidRDefault="00D039D6" w:rsidP="00F61AEB">
      <w:pPr>
        <w:rPr>
          <w:ins w:id="12684" w:author="Caree2" w:date="2017-04-02T06:59:00Z"/>
        </w:rPr>
        <w:pPrChange w:id="12685" w:author="Caree2" w:date="2017-04-02T07:20:00Z">
          <w:pPr/>
        </w:pPrChange>
      </w:pPr>
      <w:ins w:id="12686" w:author="Caree2" w:date="2017-04-02T06:59:00Z">
        <w:r>
          <w:tab/>
          <w:t>}</w:t>
        </w:r>
      </w:ins>
    </w:p>
    <w:p w:rsidR="00D039D6" w:rsidRDefault="00D039D6" w:rsidP="00F61AEB">
      <w:pPr>
        <w:rPr>
          <w:ins w:id="12687" w:author="Caree2" w:date="2017-04-02T06:59:00Z"/>
        </w:rPr>
        <w:pPrChange w:id="12688" w:author="Caree2" w:date="2017-04-02T07:20:00Z">
          <w:pPr/>
        </w:pPrChange>
      </w:pPr>
    </w:p>
    <w:p w:rsidR="00746499" w:rsidRDefault="00D039D6" w:rsidP="00F61AEB">
      <w:pPr>
        <w:pPrChange w:id="12689" w:author="Caree2" w:date="2017-04-02T07:20:00Z">
          <w:pPr/>
        </w:pPrChange>
      </w:pPr>
      <w:ins w:id="12690" w:author="Caree2" w:date="2017-04-02T06:59:00Z">
        <w:r>
          <w:t>}</w:t>
        </w:r>
      </w:ins>
    </w:p>
    <w:p w:rsidR="00746499" w:rsidRDefault="00746499" w:rsidP="00F61AEB">
      <w:pPr>
        <w:rPr>
          <w:rFonts w:ascii="Times New Roman" w:hAnsi="Times New Roman"/>
          <w:b/>
          <w:bCs/>
          <w:color w:val="000000"/>
          <w:sz w:val="28"/>
          <w:szCs w:val="20"/>
        </w:rPr>
        <w:pPrChange w:id="12691" w:author="Caree2" w:date="2017-04-02T07:20:00Z">
          <w:pPr/>
        </w:pPrChange>
      </w:pPr>
      <w:r>
        <w:br w:type="page"/>
      </w:r>
    </w:p>
    <w:p w:rsidR="004530E4" w:rsidRDefault="004530E4" w:rsidP="006C4A17">
      <w:pPr>
        <w:pStyle w:val="StyleHeading114ptBoldUnderlineLeft"/>
      </w:pPr>
    </w:p>
    <w:p w:rsidR="00746499" w:rsidRDefault="00746499" w:rsidP="00746499">
      <w:pPr>
        <w:pStyle w:val="StyleHeading114ptBoldUnderlineLeft"/>
      </w:pPr>
      <w:bookmarkStart w:id="12692" w:name="_Toc478888080"/>
      <w:r w:rsidRPr="00EA03DE">
        <w:t>1.</w:t>
      </w:r>
      <w:del w:id="12693" w:author="Caree2" w:date="2017-04-02T07:32:00Z">
        <w:r w:rsidDel="00E047DB">
          <w:delText>24</w:delText>
        </w:r>
        <w:r w:rsidRPr="00EA03DE" w:rsidDel="00E047DB">
          <w:delText xml:space="preserve"> </w:delText>
        </w:r>
      </w:del>
      <w:ins w:id="12694" w:author="Caree2" w:date="2017-04-02T07:48:00Z">
        <w:r w:rsidR="00C547DB">
          <w:t>38</w:t>
        </w:r>
      </w:ins>
      <w:ins w:id="12695" w:author="Caree2" w:date="2017-04-02T07:32:00Z">
        <w:r w:rsidR="00E047DB" w:rsidRPr="00EA03DE">
          <w:t xml:space="preserve"> </w:t>
        </w:r>
      </w:ins>
      <w:r>
        <w:t>–</w:t>
      </w:r>
      <w:r w:rsidRPr="00EA03DE">
        <w:t xml:space="preserve"> </w:t>
      </w:r>
      <w:ins w:id="12696" w:author="Caree2" w:date="2017-04-02T07:20:00Z">
        <w:r w:rsidR="00F61AEB">
          <w:t>Create the Tree class in the package Fourth</w:t>
        </w:r>
      </w:ins>
      <w:bookmarkEnd w:id="12692"/>
      <w:del w:id="12697" w:author="Caree2" w:date="2017-04-02T07:20:00Z">
        <w:r w:rsidDel="00F61AEB">
          <w:delText xml:space="preserve">Navigate to </w:delText>
        </w:r>
        <w:r w:rsidR="008C3AA2" w:rsidDel="00F61AEB">
          <w:fldChar w:fldCharType="begin"/>
        </w:r>
        <w:r w:rsidR="008C3AA2" w:rsidDel="00F61AEB">
          <w:delInstrText xml:space="preserve"> HYPERLINK "http://eureka-host1:8762/health" </w:delInstrText>
        </w:r>
        <w:r w:rsidR="008C3AA2" w:rsidDel="00F61AEB">
          <w:fldChar w:fldCharType="separate"/>
        </w:r>
        <w:r w:rsidR="00121D42" w:rsidRPr="0091290A" w:rsidDel="00F61AEB">
          <w:delText>http://eureka-host1:8762/health</w:delText>
        </w:r>
        <w:r w:rsidR="008C3AA2" w:rsidDel="00F61AEB">
          <w:fldChar w:fldCharType="end"/>
        </w:r>
      </w:del>
    </w:p>
    <w:p w:rsidR="00121D42" w:rsidRDefault="00121D42" w:rsidP="00746499">
      <w:pPr>
        <w:pStyle w:val="StyleHeading114ptBoldUnderlineLeft"/>
      </w:pPr>
    </w:p>
    <w:p w:rsidR="00D039D6" w:rsidRDefault="00121D42" w:rsidP="00D039D6">
      <w:pPr>
        <w:rPr>
          <w:ins w:id="12698" w:author="Caree2" w:date="2017-04-02T06:59:00Z"/>
        </w:rPr>
      </w:pPr>
      <w:del w:id="12699" w:author="Caree2" w:date="2017-04-02T06:59:00Z">
        <w:r w:rsidDel="00D039D6">
          <w:rPr>
            <w:noProof/>
          </w:rPr>
          <w:drawing>
            <wp:inline distT="0" distB="0" distL="0" distR="0" wp14:anchorId="6C38A2C9" wp14:editId="53C9E13E">
              <wp:extent cx="5943600" cy="3717290"/>
              <wp:effectExtent l="0" t="0" r="0" b="0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17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2700" w:author="Caree2" w:date="2017-04-02T06:59:00Z">
        <w:r w:rsidR="00D039D6" w:rsidRPr="00D039D6">
          <w:t xml:space="preserve"> </w:t>
        </w:r>
        <w:r w:rsidR="00D039D6">
          <w:t>package com.rollingstone.springframework.basic.ioc.real.life.examples.fourth;</w:t>
        </w:r>
      </w:ins>
    </w:p>
    <w:p w:rsidR="00D039D6" w:rsidRDefault="00D039D6" w:rsidP="00D039D6">
      <w:pPr>
        <w:rPr>
          <w:ins w:id="12701" w:author="Caree2" w:date="2017-04-02T06:59:00Z"/>
        </w:rPr>
      </w:pPr>
    </w:p>
    <w:p w:rsidR="00D039D6" w:rsidRDefault="00D039D6" w:rsidP="00D039D6">
      <w:pPr>
        <w:rPr>
          <w:ins w:id="12702" w:author="Caree2" w:date="2017-04-02T06:59:00Z"/>
        </w:rPr>
      </w:pPr>
      <w:ins w:id="12703" w:author="Caree2" w:date="2017-04-02T06:59:00Z">
        <w:r>
          <w:t>import java.util.ArrayList;</w:t>
        </w:r>
      </w:ins>
    </w:p>
    <w:p w:rsidR="00D039D6" w:rsidRDefault="00D039D6" w:rsidP="00D039D6">
      <w:pPr>
        <w:rPr>
          <w:ins w:id="12704" w:author="Caree2" w:date="2017-04-02T06:59:00Z"/>
        </w:rPr>
      </w:pPr>
      <w:ins w:id="12705" w:author="Caree2" w:date="2017-04-02T06:59:00Z">
        <w:r>
          <w:t>import java.util.List;</w:t>
        </w:r>
      </w:ins>
    </w:p>
    <w:p w:rsidR="00D039D6" w:rsidRDefault="00D039D6" w:rsidP="00D039D6">
      <w:pPr>
        <w:rPr>
          <w:ins w:id="12706" w:author="Caree2" w:date="2017-04-02T06:59:00Z"/>
        </w:rPr>
      </w:pPr>
    </w:p>
    <w:p w:rsidR="00D039D6" w:rsidRDefault="00D039D6" w:rsidP="00D039D6">
      <w:pPr>
        <w:rPr>
          <w:ins w:id="12707" w:author="Caree2" w:date="2017-04-02T06:59:00Z"/>
        </w:rPr>
      </w:pPr>
      <w:ins w:id="12708" w:author="Caree2" w:date="2017-04-02T06:59:00Z">
        <w:r>
          <w:t>import org.slf4j.Logger;</w:t>
        </w:r>
      </w:ins>
    </w:p>
    <w:p w:rsidR="00D039D6" w:rsidRDefault="00D039D6" w:rsidP="00D039D6">
      <w:pPr>
        <w:rPr>
          <w:ins w:id="12709" w:author="Caree2" w:date="2017-04-02T06:59:00Z"/>
        </w:rPr>
      </w:pPr>
      <w:ins w:id="12710" w:author="Caree2" w:date="2017-04-02T06:59:00Z">
        <w:r>
          <w:t>import org.slf4j.LoggerFactory;</w:t>
        </w:r>
      </w:ins>
    </w:p>
    <w:p w:rsidR="00D039D6" w:rsidRDefault="00D039D6" w:rsidP="00D039D6">
      <w:pPr>
        <w:rPr>
          <w:ins w:id="12711" w:author="Caree2" w:date="2017-04-02T06:59:00Z"/>
        </w:rPr>
      </w:pPr>
    </w:p>
    <w:p w:rsidR="00D039D6" w:rsidRDefault="00D039D6" w:rsidP="00D039D6">
      <w:pPr>
        <w:rPr>
          <w:ins w:id="12712" w:author="Caree2" w:date="2017-04-02T06:59:00Z"/>
        </w:rPr>
      </w:pPr>
      <w:ins w:id="12713" w:author="Caree2" w:date="2017-04-02T06:59:00Z">
        <w:r>
          <w:t>public class Tree {</w:t>
        </w:r>
      </w:ins>
    </w:p>
    <w:p w:rsidR="00D039D6" w:rsidRDefault="00D039D6" w:rsidP="00D039D6">
      <w:pPr>
        <w:rPr>
          <w:ins w:id="12714" w:author="Caree2" w:date="2017-04-02T06:59:00Z"/>
        </w:rPr>
      </w:pPr>
    </w:p>
    <w:p w:rsidR="00D039D6" w:rsidRDefault="00D039D6" w:rsidP="00D039D6">
      <w:pPr>
        <w:rPr>
          <w:ins w:id="12715" w:author="Caree2" w:date="2017-04-02T06:59:00Z"/>
        </w:rPr>
      </w:pPr>
      <w:ins w:id="12716" w:author="Caree2" w:date="2017-04-02T06:59:00Z">
        <w:r>
          <w:tab/>
          <w:t>private static final Logger logger = LoggerFactory.getLogger(Tree.class);</w:t>
        </w:r>
      </w:ins>
    </w:p>
    <w:p w:rsidR="00D039D6" w:rsidRDefault="00D039D6" w:rsidP="00D039D6">
      <w:pPr>
        <w:rPr>
          <w:ins w:id="12717" w:author="Caree2" w:date="2017-04-02T06:59:00Z"/>
        </w:rPr>
      </w:pPr>
    </w:p>
    <w:p w:rsidR="00D039D6" w:rsidRDefault="00D039D6" w:rsidP="00D039D6">
      <w:pPr>
        <w:rPr>
          <w:ins w:id="12718" w:author="Caree2" w:date="2017-04-02T06:59:00Z"/>
        </w:rPr>
      </w:pPr>
      <w:ins w:id="12719" w:author="Caree2" w:date="2017-04-02T06:59:00Z">
        <w:r>
          <w:tab/>
          <w:t>private String name;</w:t>
        </w:r>
      </w:ins>
    </w:p>
    <w:p w:rsidR="00D039D6" w:rsidRDefault="00D039D6" w:rsidP="00D039D6">
      <w:pPr>
        <w:rPr>
          <w:ins w:id="12720" w:author="Caree2" w:date="2017-04-02T06:59:00Z"/>
        </w:rPr>
      </w:pPr>
      <w:ins w:id="12721" w:author="Caree2" w:date="2017-04-02T06:59:00Z">
        <w:r>
          <w:tab/>
        </w:r>
      </w:ins>
    </w:p>
    <w:p w:rsidR="00D039D6" w:rsidRDefault="00D039D6" w:rsidP="00D039D6">
      <w:pPr>
        <w:rPr>
          <w:ins w:id="12722" w:author="Caree2" w:date="2017-04-02T06:59:00Z"/>
        </w:rPr>
      </w:pPr>
      <w:ins w:id="12723" w:author="Caree2" w:date="2017-04-02T06:59:00Z">
        <w:r>
          <w:tab/>
          <w:t>private String height;</w:t>
        </w:r>
      </w:ins>
    </w:p>
    <w:p w:rsidR="00D039D6" w:rsidRDefault="00D039D6" w:rsidP="00D039D6">
      <w:pPr>
        <w:rPr>
          <w:ins w:id="12724" w:author="Caree2" w:date="2017-04-02T06:59:00Z"/>
        </w:rPr>
      </w:pPr>
      <w:ins w:id="12725" w:author="Caree2" w:date="2017-04-02T06:59:00Z">
        <w:r>
          <w:tab/>
        </w:r>
      </w:ins>
    </w:p>
    <w:p w:rsidR="00D039D6" w:rsidRDefault="00D039D6" w:rsidP="00D039D6">
      <w:pPr>
        <w:rPr>
          <w:ins w:id="12726" w:author="Caree2" w:date="2017-04-02T06:59:00Z"/>
        </w:rPr>
      </w:pPr>
      <w:ins w:id="12727" w:author="Caree2" w:date="2017-04-02T06:59:00Z">
        <w:r>
          <w:tab/>
          <w:t>private String age;</w:t>
        </w:r>
      </w:ins>
    </w:p>
    <w:p w:rsidR="00D039D6" w:rsidRDefault="00D039D6" w:rsidP="00D039D6">
      <w:pPr>
        <w:rPr>
          <w:ins w:id="12728" w:author="Caree2" w:date="2017-04-02T06:59:00Z"/>
        </w:rPr>
      </w:pPr>
      <w:ins w:id="12729" w:author="Caree2" w:date="2017-04-02T06:59:00Z">
        <w:r>
          <w:tab/>
        </w:r>
      </w:ins>
    </w:p>
    <w:p w:rsidR="00D039D6" w:rsidRDefault="00D039D6" w:rsidP="00D039D6">
      <w:pPr>
        <w:rPr>
          <w:ins w:id="12730" w:author="Caree2" w:date="2017-04-02T06:59:00Z"/>
        </w:rPr>
      </w:pPr>
      <w:ins w:id="12731" w:author="Caree2" w:date="2017-04-02T06:59:00Z">
        <w:r>
          <w:tab/>
          <w:t>private String habitat;</w:t>
        </w:r>
      </w:ins>
    </w:p>
    <w:p w:rsidR="00D039D6" w:rsidRDefault="00D039D6" w:rsidP="00D039D6">
      <w:pPr>
        <w:rPr>
          <w:ins w:id="12732" w:author="Caree2" w:date="2017-04-02T06:59:00Z"/>
        </w:rPr>
      </w:pPr>
      <w:ins w:id="12733" w:author="Caree2" w:date="2017-04-02T06:59:00Z">
        <w:r>
          <w:tab/>
        </w:r>
      </w:ins>
    </w:p>
    <w:p w:rsidR="00D039D6" w:rsidRDefault="00D039D6" w:rsidP="00D039D6">
      <w:pPr>
        <w:rPr>
          <w:ins w:id="12734" w:author="Caree2" w:date="2017-04-02T06:59:00Z"/>
        </w:rPr>
      </w:pPr>
      <w:ins w:id="12735" w:author="Caree2" w:date="2017-04-02T06:59:00Z">
        <w:r>
          <w:tab/>
          <w:t>private String type;</w:t>
        </w:r>
      </w:ins>
    </w:p>
    <w:p w:rsidR="00D039D6" w:rsidRDefault="00D039D6" w:rsidP="00D039D6">
      <w:pPr>
        <w:rPr>
          <w:ins w:id="12736" w:author="Caree2" w:date="2017-04-02T06:59:00Z"/>
        </w:rPr>
      </w:pPr>
      <w:ins w:id="12737" w:author="Caree2" w:date="2017-04-02T06:59:00Z">
        <w:r>
          <w:tab/>
        </w:r>
      </w:ins>
    </w:p>
    <w:p w:rsidR="00D039D6" w:rsidRDefault="00D039D6" w:rsidP="00D039D6">
      <w:pPr>
        <w:rPr>
          <w:ins w:id="12738" w:author="Caree2" w:date="2017-04-02T06:59:00Z"/>
        </w:rPr>
      </w:pPr>
      <w:ins w:id="12739" w:author="Caree2" w:date="2017-04-02T06:59:00Z">
        <w:r>
          <w:tab/>
          <w:t>private Nature livingEnvironment;</w:t>
        </w:r>
      </w:ins>
    </w:p>
    <w:p w:rsidR="00D039D6" w:rsidRDefault="00D039D6" w:rsidP="00D039D6">
      <w:pPr>
        <w:rPr>
          <w:ins w:id="12740" w:author="Caree2" w:date="2017-04-02T06:59:00Z"/>
        </w:rPr>
      </w:pPr>
      <w:ins w:id="12741" w:author="Caree2" w:date="2017-04-02T06:59:00Z">
        <w:r>
          <w:tab/>
        </w:r>
      </w:ins>
    </w:p>
    <w:p w:rsidR="00D039D6" w:rsidRDefault="00D039D6" w:rsidP="00D039D6">
      <w:pPr>
        <w:rPr>
          <w:ins w:id="12742" w:author="Caree2" w:date="2017-04-02T06:59:00Z"/>
        </w:rPr>
      </w:pPr>
      <w:ins w:id="12743" w:author="Caree2" w:date="2017-04-02T06:59:00Z">
        <w:r>
          <w:tab/>
          <w:t>public void receiveSunLight(){</w:t>
        </w:r>
      </w:ins>
    </w:p>
    <w:p w:rsidR="00D039D6" w:rsidRDefault="00D039D6" w:rsidP="00D039D6">
      <w:pPr>
        <w:rPr>
          <w:ins w:id="12744" w:author="Caree2" w:date="2017-04-02T06:59:00Z"/>
        </w:rPr>
      </w:pPr>
      <w:ins w:id="12745" w:author="Caree2" w:date="2017-04-02T06:59:00Z">
        <w:r>
          <w:tab/>
        </w:r>
        <w:r>
          <w:tab/>
          <w:t>logger.info("Thank God!");</w:t>
        </w:r>
      </w:ins>
    </w:p>
    <w:p w:rsidR="00D039D6" w:rsidRDefault="00D039D6" w:rsidP="00D039D6">
      <w:pPr>
        <w:rPr>
          <w:ins w:id="12746" w:author="Caree2" w:date="2017-04-02T06:59:00Z"/>
        </w:rPr>
      </w:pPr>
    </w:p>
    <w:p w:rsidR="00D039D6" w:rsidRDefault="00D039D6" w:rsidP="00D039D6">
      <w:pPr>
        <w:rPr>
          <w:ins w:id="12747" w:author="Caree2" w:date="2017-04-02T06:59:00Z"/>
        </w:rPr>
      </w:pPr>
      <w:ins w:id="12748" w:author="Caree2" w:date="2017-04-02T06:59:00Z">
        <w:r>
          <w:tab/>
        </w:r>
        <w:r>
          <w:tab/>
          <w:t>prepareFood();</w:t>
        </w:r>
      </w:ins>
    </w:p>
    <w:p w:rsidR="00D039D6" w:rsidRDefault="00D039D6" w:rsidP="00D039D6">
      <w:pPr>
        <w:rPr>
          <w:ins w:id="12749" w:author="Caree2" w:date="2017-04-02T06:59:00Z"/>
        </w:rPr>
      </w:pPr>
      <w:ins w:id="12750" w:author="Caree2" w:date="2017-04-02T06:59:00Z">
        <w:r>
          <w:tab/>
          <w:t>}</w:t>
        </w:r>
      </w:ins>
    </w:p>
    <w:p w:rsidR="00D039D6" w:rsidRDefault="00D039D6" w:rsidP="00D039D6">
      <w:pPr>
        <w:rPr>
          <w:ins w:id="12751" w:author="Caree2" w:date="2017-04-02T06:59:00Z"/>
        </w:rPr>
      </w:pPr>
      <w:ins w:id="12752" w:author="Caree2" w:date="2017-04-02T06:59:00Z">
        <w:r>
          <w:tab/>
        </w:r>
      </w:ins>
    </w:p>
    <w:p w:rsidR="00D039D6" w:rsidRDefault="00D039D6" w:rsidP="00D039D6">
      <w:pPr>
        <w:rPr>
          <w:ins w:id="12753" w:author="Caree2" w:date="2017-04-02T06:59:00Z"/>
        </w:rPr>
      </w:pPr>
      <w:ins w:id="12754" w:author="Caree2" w:date="2017-04-02T06:59:00Z">
        <w:r>
          <w:tab/>
        </w:r>
      </w:ins>
    </w:p>
    <w:p w:rsidR="00D039D6" w:rsidRDefault="00D039D6" w:rsidP="00D039D6">
      <w:pPr>
        <w:rPr>
          <w:ins w:id="12755" w:author="Caree2" w:date="2017-04-02T06:59:00Z"/>
        </w:rPr>
      </w:pPr>
      <w:ins w:id="12756" w:author="Caree2" w:date="2017-04-02T06:59:00Z">
        <w:r>
          <w:tab/>
          <w:t>public void prepareFood(){</w:t>
        </w:r>
      </w:ins>
    </w:p>
    <w:p w:rsidR="00D039D6" w:rsidRDefault="00D039D6" w:rsidP="00D039D6">
      <w:pPr>
        <w:rPr>
          <w:ins w:id="12757" w:author="Caree2" w:date="2017-04-02T06:59:00Z"/>
        </w:rPr>
      </w:pPr>
      <w:ins w:id="12758" w:author="Caree2" w:date="2017-04-02T06:59:00Z">
        <w:r>
          <w:tab/>
        </w:r>
        <w:r>
          <w:tab/>
          <w:t>logger.info("drawSunLight");</w:t>
        </w:r>
      </w:ins>
    </w:p>
    <w:p w:rsidR="00D039D6" w:rsidRDefault="00D039D6" w:rsidP="00D039D6">
      <w:pPr>
        <w:rPr>
          <w:ins w:id="12759" w:author="Caree2" w:date="2017-04-02T06:59:00Z"/>
        </w:rPr>
      </w:pPr>
      <w:ins w:id="12760" w:author="Caree2" w:date="2017-04-02T06:59:00Z">
        <w:r>
          <w:tab/>
        </w:r>
        <w:r>
          <w:tab/>
          <w:t>logger.info("drawWater");</w:t>
        </w:r>
      </w:ins>
    </w:p>
    <w:p w:rsidR="00D039D6" w:rsidRDefault="00D039D6" w:rsidP="00D039D6">
      <w:pPr>
        <w:rPr>
          <w:ins w:id="12761" w:author="Caree2" w:date="2017-04-02T06:59:00Z"/>
        </w:rPr>
      </w:pPr>
      <w:ins w:id="12762" w:author="Caree2" w:date="2017-04-02T06:59:00Z">
        <w:r>
          <w:tab/>
        </w:r>
        <w:r>
          <w:tab/>
          <w:t>logger.info("conductPhotoSynthesis");</w:t>
        </w:r>
      </w:ins>
    </w:p>
    <w:p w:rsidR="00D039D6" w:rsidRDefault="00D039D6" w:rsidP="00D039D6">
      <w:pPr>
        <w:rPr>
          <w:ins w:id="12763" w:author="Caree2" w:date="2017-04-02T06:59:00Z"/>
        </w:rPr>
      </w:pPr>
      <w:ins w:id="12764" w:author="Caree2" w:date="2017-04-02T06:59:00Z">
        <w:r>
          <w:tab/>
        </w:r>
        <w:r>
          <w:tab/>
          <w:t>logger.info("releaseOxygen");</w:t>
        </w:r>
      </w:ins>
    </w:p>
    <w:p w:rsidR="00D039D6" w:rsidRDefault="00D039D6" w:rsidP="00D039D6">
      <w:pPr>
        <w:rPr>
          <w:ins w:id="12765" w:author="Caree2" w:date="2017-04-02T06:59:00Z"/>
        </w:rPr>
      </w:pPr>
      <w:ins w:id="12766" w:author="Caree2" w:date="2017-04-02T06:59:00Z">
        <w:r>
          <w:tab/>
        </w:r>
        <w:r>
          <w:tab/>
          <w:t>drawSunLight();</w:t>
        </w:r>
      </w:ins>
    </w:p>
    <w:p w:rsidR="00D039D6" w:rsidRDefault="00D039D6" w:rsidP="00D039D6">
      <w:pPr>
        <w:rPr>
          <w:ins w:id="12767" w:author="Caree2" w:date="2017-04-02T06:59:00Z"/>
        </w:rPr>
      </w:pPr>
      <w:ins w:id="12768" w:author="Caree2" w:date="2017-04-02T06:59:00Z">
        <w:r>
          <w:tab/>
        </w:r>
        <w:r>
          <w:tab/>
          <w:t>drawWater();</w:t>
        </w:r>
      </w:ins>
    </w:p>
    <w:p w:rsidR="00D039D6" w:rsidRDefault="00D039D6" w:rsidP="00D039D6">
      <w:pPr>
        <w:rPr>
          <w:ins w:id="12769" w:author="Caree2" w:date="2017-04-02T06:59:00Z"/>
        </w:rPr>
      </w:pPr>
      <w:ins w:id="12770" w:author="Caree2" w:date="2017-04-02T06:59:00Z">
        <w:r>
          <w:tab/>
        </w:r>
        <w:r>
          <w:tab/>
          <w:t>conductPhotoSynthesis();</w:t>
        </w:r>
      </w:ins>
    </w:p>
    <w:p w:rsidR="00D039D6" w:rsidRDefault="00D039D6" w:rsidP="00D039D6">
      <w:pPr>
        <w:rPr>
          <w:ins w:id="12771" w:author="Caree2" w:date="2017-04-02T06:59:00Z"/>
        </w:rPr>
      </w:pPr>
      <w:ins w:id="12772" w:author="Caree2" w:date="2017-04-02T06:59:00Z">
        <w:r>
          <w:tab/>
        </w:r>
        <w:r>
          <w:tab/>
          <w:t>releaseOxygen();</w:t>
        </w:r>
      </w:ins>
    </w:p>
    <w:p w:rsidR="00D039D6" w:rsidRDefault="00D039D6" w:rsidP="00D039D6">
      <w:pPr>
        <w:rPr>
          <w:ins w:id="12773" w:author="Caree2" w:date="2017-04-02T06:59:00Z"/>
        </w:rPr>
      </w:pPr>
      <w:ins w:id="12774" w:author="Caree2" w:date="2017-04-02T06:59:00Z">
        <w:r>
          <w:tab/>
          <w:t>}</w:t>
        </w:r>
      </w:ins>
    </w:p>
    <w:p w:rsidR="00D039D6" w:rsidRDefault="00D039D6" w:rsidP="00D039D6">
      <w:pPr>
        <w:rPr>
          <w:ins w:id="12775" w:author="Caree2" w:date="2017-04-02T06:59:00Z"/>
        </w:rPr>
      </w:pPr>
      <w:ins w:id="12776" w:author="Caree2" w:date="2017-04-02T06:59:00Z">
        <w:r>
          <w:tab/>
        </w:r>
      </w:ins>
    </w:p>
    <w:p w:rsidR="00D039D6" w:rsidRDefault="00D039D6" w:rsidP="00D039D6">
      <w:pPr>
        <w:rPr>
          <w:ins w:id="12777" w:author="Caree2" w:date="2017-04-02T06:59:00Z"/>
        </w:rPr>
      </w:pPr>
      <w:ins w:id="12778" w:author="Caree2" w:date="2017-04-02T06:59:00Z">
        <w:r>
          <w:lastRenderedPageBreak/>
          <w:tab/>
          <w:t>public void drawSunLight(){</w:t>
        </w:r>
      </w:ins>
    </w:p>
    <w:p w:rsidR="00D039D6" w:rsidRDefault="00D039D6" w:rsidP="00D039D6">
      <w:pPr>
        <w:rPr>
          <w:ins w:id="12779" w:author="Caree2" w:date="2017-04-02T06:59:00Z"/>
        </w:rPr>
      </w:pPr>
      <w:ins w:id="12780" w:author="Caree2" w:date="2017-04-02T06:59:00Z">
        <w:r>
          <w:tab/>
        </w:r>
        <w:r>
          <w:tab/>
          <w:t>logger.info("Draw Sunlight");</w:t>
        </w:r>
      </w:ins>
    </w:p>
    <w:p w:rsidR="00D039D6" w:rsidRDefault="00D039D6" w:rsidP="00D039D6">
      <w:pPr>
        <w:rPr>
          <w:ins w:id="12781" w:author="Caree2" w:date="2017-04-02T06:59:00Z"/>
        </w:rPr>
      </w:pPr>
    </w:p>
    <w:p w:rsidR="00D039D6" w:rsidRDefault="00D039D6" w:rsidP="00D039D6">
      <w:pPr>
        <w:rPr>
          <w:ins w:id="12782" w:author="Caree2" w:date="2017-04-02T06:59:00Z"/>
        </w:rPr>
      </w:pPr>
      <w:ins w:id="12783" w:author="Caree2" w:date="2017-04-02T06:59:00Z">
        <w:r>
          <w:tab/>
          <w:t>}</w:t>
        </w:r>
      </w:ins>
    </w:p>
    <w:p w:rsidR="00D039D6" w:rsidRDefault="00D039D6" w:rsidP="00D039D6">
      <w:pPr>
        <w:rPr>
          <w:ins w:id="12784" w:author="Caree2" w:date="2017-04-02T06:59:00Z"/>
        </w:rPr>
      </w:pPr>
      <w:ins w:id="12785" w:author="Caree2" w:date="2017-04-02T06:59:00Z">
        <w:r>
          <w:tab/>
        </w:r>
      </w:ins>
    </w:p>
    <w:p w:rsidR="00D039D6" w:rsidRDefault="00D039D6" w:rsidP="00D039D6">
      <w:pPr>
        <w:rPr>
          <w:ins w:id="12786" w:author="Caree2" w:date="2017-04-02T06:59:00Z"/>
        </w:rPr>
      </w:pPr>
      <w:ins w:id="12787" w:author="Caree2" w:date="2017-04-02T06:59:00Z">
        <w:r>
          <w:tab/>
          <w:t>public void drawWater(){</w:t>
        </w:r>
      </w:ins>
    </w:p>
    <w:p w:rsidR="00D039D6" w:rsidRDefault="00D039D6" w:rsidP="00D039D6">
      <w:pPr>
        <w:rPr>
          <w:ins w:id="12788" w:author="Caree2" w:date="2017-04-02T06:59:00Z"/>
        </w:rPr>
      </w:pPr>
      <w:ins w:id="12789" w:author="Caree2" w:date="2017-04-02T06:59:00Z">
        <w:r>
          <w:tab/>
        </w:r>
        <w:r>
          <w:tab/>
          <w:t>logger.info("Draw Water");</w:t>
        </w:r>
      </w:ins>
    </w:p>
    <w:p w:rsidR="00D039D6" w:rsidRDefault="00D039D6" w:rsidP="00D039D6">
      <w:pPr>
        <w:rPr>
          <w:ins w:id="12790" w:author="Caree2" w:date="2017-04-02T06:59:00Z"/>
        </w:rPr>
      </w:pPr>
    </w:p>
    <w:p w:rsidR="00D039D6" w:rsidRDefault="00D039D6" w:rsidP="00D039D6">
      <w:pPr>
        <w:rPr>
          <w:ins w:id="12791" w:author="Caree2" w:date="2017-04-02T06:59:00Z"/>
        </w:rPr>
      </w:pPr>
      <w:ins w:id="12792" w:author="Caree2" w:date="2017-04-02T06:59:00Z">
        <w:r>
          <w:tab/>
          <w:t>}</w:t>
        </w:r>
      </w:ins>
    </w:p>
    <w:p w:rsidR="00D039D6" w:rsidRDefault="00D039D6" w:rsidP="00D039D6">
      <w:pPr>
        <w:rPr>
          <w:ins w:id="12793" w:author="Caree2" w:date="2017-04-02T06:59:00Z"/>
        </w:rPr>
      </w:pPr>
      <w:ins w:id="12794" w:author="Caree2" w:date="2017-04-02T06:59:00Z">
        <w:r>
          <w:tab/>
        </w:r>
      </w:ins>
    </w:p>
    <w:p w:rsidR="00D039D6" w:rsidRDefault="00D039D6" w:rsidP="00D039D6">
      <w:pPr>
        <w:rPr>
          <w:ins w:id="12795" w:author="Caree2" w:date="2017-04-02T06:59:00Z"/>
        </w:rPr>
      </w:pPr>
      <w:ins w:id="12796" w:author="Caree2" w:date="2017-04-02T06:59:00Z">
        <w:r>
          <w:tab/>
          <w:t>public void conductPhotoSynthesis(){</w:t>
        </w:r>
      </w:ins>
    </w:p>
    <w:p w:rsidR="00D039D6" w:rsidRDefault="00D039D6" w:rsidP="00D039D6">
      <w:pPr>
        <w:rPr>
          <w:ins w:id="12797" w:author="Caree2" w:date="2017-04-02T06:59:00Z"/>
        </w:rPr>
      </w:pPr>
      <w:ins w:id="12798" w:author="Caree2" w:date="2017-04-02T06:59:00Z">
        <w:r>
          <w:tab/>
        </w:r>
        <w:r>
          <w:tab/>
          <w:t>logger.info("conductPhotoSynthesis using Chlrophill");</w:t>
        </w:r>
      </w:ins>
    </w:p>
    <w:p w:rsidR="00D039D6" w:rsidRDefault="00D039D6" w:rsidP="00D039D6">
      <w:pPr>
        <w:rPr>
          <w:ins w:id="12799" w:author="Caree2" w:date="2017-04-02T06:59:00Z"/>
        </w:rPr>
      </w:pPr>
    </w:p>
    <w:p w:rsidR="00D039D6" w:rsidRDefault="00D039D6" w:rsidP="00D039D6">
      <w:pPr>
        <w:rPr>
          <w:ins w:id="12800" w:author="Caree2" w:date="2017-04-02T06:59:00Z"/>
        </w:rPr>
      </w:pPr>
      <w:ins w:id="12801" w:author="Caree2" w:date="2017-04-02T06:59:00Z">
        <w:r>
          <w:tab/>
          <w:t>}</w:t>
        </w:r>
      </w:ins>
    </w:p>
    <w:p w:rsidR="00D039D6" w:rsidRDefault="00D039D6" w:rsidP="00D039D6">
      <w:pPr>
        <w:rPr>
          <w:ins w:id="12802" w:author="Caree2" w:date="2017-04-02T06:59:00Z"/>
        </w:rPr>
      </w:pPr>
      <w:ins w:id="12803" w:author="Caree2" w:date="2017-04-02T06:59:00Z">
        <w:r>
          <w:tab/>
        </w:r>
      </w:ins>
    </w:p>
    <w:p w:rsidR="00D039D6" w:rsidRDefault="00D039D6" w:rsidP="00D039D6">
      <w:pPr>
        <w:rPr>
          <w:ins w:id="12804" w:author="Caree2" w:date="2017-04-02T06:59:00Z"/>
        </w:rPr>
      </w:pPr>
      <w:ins w:id="12805" w:author="Caree2" w:date="2017-04-02T06:59:00Z">
        <w:r>
          <w:tab/>
          <w:t>public void releaseOxygen(){</w:t>
        </w:r>
      </w:ins>
    </w:p>
    <w:p w:rsidR="00D039D6" w:rsidRDefault="00D039D6" w:rsidP="00D039D6">
      <w:pPr>
        <w:rPr>
          <w:ins w:id="12806" w:author="Caree2" w:date="2017-04-02T06:59:00Z"/>
        </w:rPr>
      </w:pPr>
      <w:ins w:id="12807" w:author="Caree2" w:date="2017-04-02T06:59:00Z">
        <w:r>
          <w:tab/>
        </w:r>
        <w:r>
          <w:tab/>
          <w:t>logger.info("releaseOxygen into environment");</w:t>
        </w:r>
      </w:ins>
    </w:p>
    <w:p w:rsidR="00D039D6" w:rsidRDefault="00D039D6" w:rsidP="00D039D6">
      <w:pPr>
        <w:rPr>
          <w:ins w:id="12808" w:author="Caree2" w:date="2017-04-02T06:59:00Z"/>
        </w:rPr>
      </w:pPr>
      <w:ins w:id="12809" w:author="Caree2" w:date="2017-04-02T06:59:00Z">
        <w:r>
          <w:tab/>
        </w:r>
        <w:r>
          <w:tab/>
        </w:r>
      </w:ins>
    </w:p>
    <w:p w:rsidR="00D039D6" w:rsidRDefault="00D039D6" w:rsidP="00D039D6">
      <w:pPr>
        <w:rPr>
          <w:ins w:id="12810" w:author="Caree2" w:date="2017-04-02T06:59:00Z"/>
        </w:rPr>
      </w:pPr>
      <w:ins w:id="12811" w:author="Caree2" w:date="2017-04-02T06:59:00Z">
        <w:r>
          <w:tab/>
        </w:r>
        <w:r>
          <w:tab/>
          <w:t>List&lt;OxygenAtom&gt; atoms = new ArrayList&lt;OxygenAtom&gt;();</w:t>
        </w:r>
      </w:ins>
    </w:p>
    <w:p w:rsidR="00D039D6" w:rsidRDefault="00D039D6" w:rsidP="00D039D6">
      <w:pPr>
        <w:rPr>
          <w:ins w:id="12812" w:author="Caree2" w:date="2017-04-02T06:59:00Z"/>
        </w:rPr>
      </w:pPr>
      <w:ins w:id="12813" w:author="Caree2" w:date="2017-04-02T06:59:00Z">
        <w:r>
          <w:tab/>
        </w:r>
        <w:r>
          <w:tab/>
          <w:t>OxygenAtom firstOxygenAtom = new OxygenAtom(8,8,8);</w:t>
        </w:r>
      </w:ins>
    </w:p>
    <w:p w:rsidR="00D039D6" w:rsidRDefault="00D039D6" w:rsidP="00D039D6">
      <w:pPr>
        <w:rPr>
          <w:ins w:id="12814" w:author="Caree2" w:date="2017-04-02T06:59:00Z"/>
        </w:rPr>
      </w:pPr>
      <w:ins w:id="12815" w:author="Caree2" w:date="2017-04-02T06:59:00Z">
        <w:r>
          <w:tab/>
        </w:r>
        <w:r>
          <w:tab/>
          <w:t>OxygenAtom secondOxygenAtom = new OxygenAtom(8,8,8);</w:t>
        </w:r>
      </w:ins>
    </w:p>
    <w:p w:rsidR="00D039D6" w:rsidRDefault="00D039D6" w:rsidP="00D039D6">
      <w:pPr>
        <w:rPr>
          <w:ins w:id="12816" w:author="Caree2" w:date="2017-04-02T06:59:00Z"/>
        </w:rPr>
      </w:pPr>
      <w:ins w:id="12817" w:author="Caree2" w:date="2017-04-02T06:59:00Z">
        <w:r>
          <w:tab/>
        </w:r>
        <w:r>
          <w:tab/>
        </w:r>
      </w:ins>
    </w:p>
    <w:p w:rsidR="00D039D6" w:rsidRDefault="00D039D6" w:rsidP="00D039D6">
      <w:pPr>
        <w:rPr>
          <w:ins w:id="12818" w:author="Caree2" w:date="2017-04-02T06:59:00Z"/>
        </w:rPr>
      </w:pPr>
      <w:ins w:id="12819" w:author="Caree2" w:date="2017-04-02T06:59:00Z">
        <w:r>
          <w:tab/>
        </w:r>
        <w:r>
          <w:tab/>
          <w:t>atoms.add(firstOxygenAtom);</w:t>
        </w:r>
      </w:ins>
    </w:p>
    <w:p w:rsidR="00D039D6" w:rsidRDefault="00D039D6" w:rsidP="00D039D6">
      <w:pPr>
        <w:rPr>
          <w:ins w:id="12820" w:author="Caree2" w:date="2017-04-02T06:59:00Z"/>
        </w:rPr>
      </w:pPr>
      <w:ins w:id="12821" w:author="Caree2" w:date="2017-04-02T06:59:00Z">
        <w:r>
          <w:tab/>
        </w:r>
        <w:r>
          <w:tab/>
          <w:t>atoms.add(secondOxygenAtom);</w:t>
        </w:r>
      </w:ins>
    </w:p>
    <w:p w:rsidR="00D039D6" w:rsidRDefault="00D039D6" w:rsidP="00D039D6">
      <w:pPr>
        <w:rPr>
          <w:ins w:id="12822" w:author="Caree2" w:date="2017-04-02T06:59:00Z"/>
        </w:rPr>
      </w:pPr>
      <w:ins w:id="12823" w:author="Caree2" w:date="2017-04-02T06:59:00Z">
        <w:r>
          <w:tab/>
        </w:r>
        <w:r>
          <w:tab/>
        </w:r>
      </w:ins>
    </w:p>
    <w:p w:rsidR="00D039D6" w:rsidRDefault="00D039D6" w:rsidP="00D039D6">
      <w:pPr>
        <w:rPr>
          <w:ins w:id="12824" w:author="Caree2" w:date="2017-04-02T06:59:00Z"/>
        </w:rPr>
      </w:pPr>
      <w:ins w:id="12825" w:author="Caree2" w:date="2017-04-02T06:59:00Z">
        <w:r>
          <w:tab/>
        </w:r>
        <w:r>
          <w:tab/>
          <w:t>OxygenMolecule oxygenMolecule = new OxygenMolecule(atoms);</w:t>
        </w:r>
      </w:ins>
    </w:p>
    <w:p w:rsidR="00D039D6" w:rsidRDefault="00D039D6" w:rsidP="00D039D6">
      <w:pPr>
        <w:rPr>
          <w:ins w:id="12826" w:author="Caree2" w:date="2017-04-02T06:59:00Z"/>
        </w:rPr>
      </w:pPr>
      <w:ins w:id="12827" w:author="Caree2" w:date="2017-04-02T06:59:00Z">
        <w:r>
          <w:tab/>
        </w:r>
        <w:r>
          <w:tab/>
        </w:r>
      </w:ins>
    </w:p>
    <w:p w:rsidR="00D039D6" w:rsidRDefault="00D039D6" w:rsidP="00D039D6">
      <w:pPr>
        <w:rPr>
          <w:ins w:id="12828" w:author="Caree2" w:date="2017-04-02T06:59:00Z"/>
        </w:rPr>
      </w:pPr>
      <w:ins w:id="12829" w:author="Caree2" w:date="2017-04-02T06:59:00Z">
        <w:r>
          <w:tab/>
        </w:r>
        <w:r>
          <w:tab/>
          <w:t>livingEnvironment.getAtmosphere().getOxygenReservoir().offer(oxygenMolecule);</w:t>
        </w:r>
      </w:ins>
    </w:p>
    <w:p w:rsidR="00D039D6" w:rsidRDefault="00D039D6" w:rsidP="00D039D6">
      <w:pPr>
        <w:rPr>
          <w:ins w:id="12830" w:author="Caree2" w:date="2017-04-02T06:59:00Z"/>
        </w:rPr>
      </w:pPr>
      <w:ins w:id="12831" w:author="Caree2" w:date="2017-04-02T06:59:00Z">
        <w:r>
          <w:tab/>
        </w:r>
        <w:r>
          <w:tab/>
        </w:r>
      </w:ins>
    </w:p>
    <w:p w:rsidR="00D039D6" w:rsidRDefault="00D039D6" w:rsidP="00D039D6">
      <w:pPr>
        <w:rPr>
          <w:ins w:id="12832" w:author="Caree2" w:date="2017-04-02T06:59:00Z"/>
        </w:rPr>
      </w:pPr>
    </w:p>
    <w:p w:rsidR="00D039D6" w:rsidRDefault="00D039D6" w:rsidP="00D039D6">
      <w:pPr>
        <w:rPr>
          <w:ins w:id="12833" w:author="Caree2" w:date="2017-04-02T06:59:00Z"/>
        </w:rPr>
      </w:pPr>
      <w:ins w:id="12834" w:author="Caree2" w:date="2017-04-02T06:59:00Z">
        <w:r>
          <w:tab/>
          <w:t>}</w:t>
        </w:r>
      </w:ins>
    </w:p>
    <w:p w:rsidR="00D039D6" w:rsidRDefault="00D039D6" w:rsidP="00D039D6">
      <w:pPr>
        <w:rPr>
          <w:ins w:id="12835" w:author="Caree2" w:date="2017-04-02T06:59:00Z"/>
        </w:rPr>
      </w:pPr>
      <w:ins w:id="12836" w:author="Caree2" w:date="2017-04-02T06:59:00Z">
        <w:r>
          <w:tab/>
        </w:r>
      </w:ins>
    </w:p>
    <w:p w:rsidR="00D039D6" w:rsidRDefault="00D039D6" w:rsidP="00D039D6">
      <w:pPr>
        <w:rPr>
          <w:ins w:id="12837" w:author="Caree2" w:date="2017-04-02T06:59:00Z"/>
        </w:rPr>
      </w:pPr>
      <w:ins w:id="12838" w:author="Caree2" w:date="2017-04-02T06:59:00Z">
        <w:r>
          <w:tab/>
          <w:t>public void breathe() throws InterruptedException{</w:t>
        </w:r>
      </w:ins>
    </w:p>
    <w:p w:rsidR="00D039D6" w:rsidRDefault="00D039D6" w:rsidP="00D039D6">
      <w:pPr>
        <w:rPr>
          <w:ins w:id="12839" w:author="Caree2" w:date="2017-04-02T06:59:00Z"/>
        </w:rPr>
      </w:pPr>
      <w:ins w:id="12840" w:author="Caree2" w:date="2017-04-02T06:59:00Z">
        <w:r>
          <w:tab/>
        </w:r>
        <w:r>
          <w:tab/>
          <w:t>logger.info("Draw Oxygen");</w:t>
        </w:r>
      </w:ins>
    </w:p>
    <w:p w:rsidR="00D039D6" w:rsidRDefault="00D039D6" w:rsidP="00D039D6">
      <w:pPr>
        <w:rPr>
          <w:ins w:id="12841" w:author="Caree2" w:date="2017-04-02T06:59:00Z"/>
        </w:rPr>
      </w:pPr>
      <w:ins w:id="12842" w:author="Caree2" w:date="2017-04-02T06:59:00Z">
        <w:r>
          <w:tab/>
        </w:r>
        <w:r>
          <w:tab/>
          <w:t>OxygenMolecule oxygenMolecule = getLivingEnvironment().getAtmosphere().getOxygenReservoir().take();</w:t>
        </w:r>
      </w:ins>
    </w:p>
    <w:p w:rsidR="00D039D6" w:rsidRDefault="00D039D6" w:rsidP="00D039D6">
      <w:pPr>
        <w:rPr>
          <w:ins w:id="12843" w:author="Caree2" w:date="2017-04-02T06:59:00Z"/>
        </w:rPr>
      </w:pPr>
      <w:ins w:id="12844" w:author="Caree2" w:date="2017-04-02T06:59:00Z">
        <w:r>
          <w:tab/>
        </w:r>
        <w:r>
          <w:tab/>
          <w:t>logger.info("Supply Oxygen to cells");</w:t>
        </w:r>
      </w:ins>
    </w:p>
    <w:p w:rsidR="00D039D6" w:rsidRDefault="00D039D6" w:rsidP="00D039D6">
      <w:pPr>
        <w:rPr>
          <w:ins w:id="12845" w:author="Caree2" w:date="2017-04-02T06:59:00Z"/>
        </w:rPr>
      </w:pPr>
      <w:ins w:id="12846" w:author="Caree2" w:date="2017-04-02T06:59:00Z">
        <w:r>
          <w:tab/>
          <w:t>}</w:t>
        </w:r>
      </w:ins>
    </w:p>
    <w:p w:rsidR="00D039D6" w:rsidRDefault="00D039D6" w:rsidP="00D039D6">
      <w:pPr>
        <w:rPr>
          <w:ins w:id="12847" w:author="Caree2" w:date="2017-04-02T06:59:00Z"/>
        </w:rPr>
      </w:pPr>
      <w:ins w:id="12848" w:author="Caree2" w:date="2017-04-02T06:59:00Z">
        <w:r>
          <w:tab/>
        </w:r>
      </w:ins>
    </w:p>
    <w:p w:rsidR="00D039D6" w:rsidRDefault="00D039D6" w:rsidP="00D039D6">
      <w:pPr>
        <w:rPr>
          <w:ins w:id="12849" w:author="Caree2" w:date="2017-04-02T06:59:00Z"/>
        </w:rPr>
      </w:pPr>
      <w:ins w:id="12850" w:author="Caree2" w:date="2017-04-02T06:59:00Z">
        <w:r>
          <w:tab/>
        </w:r>
      </w:ins>
    </w:p>
    <w:p w:rsidR="00D039D6" w:rsidRDefault="00D039D6" w:rsidP="00D039D6">
      <w:pPr>
        <w:rPr>
          <w:ins w:id="12851" w:author="Caree2" w:date="2017-04-02T06:59:00Z"/>
        </w:rPr>
      </w:pPr>
    </w:p>
    <w:p w:rsidR="00D039D6" w:rsidRDefault="00D039D6" w:rsidP="00D039D6">
      <w:pPr>
        <w:rPr>
          <w:ins w:id="12852" w:author="Caree2" w:date="2017-04-02T06:59:00Z"/>
        </w:rPr>
      </w:pPr>
      <w:ins w:id="12853" w:author="Caree2" w:date="2017-04-02T06:59:00Z">
        <w:r>
          <w:tab/>
          <w:t>public String getName() {</w:t>
        </w:r>
      </w:ins>
    </w:p>
    <w:p w:rsidR="00D039D6" w:rsidRDefault="00D039D6" w:rsidP="00D039D6">
      <w:pPr>
        <w:rPr>
          <w:ins w:id="12854" w:author="Caree2" w:date="2017-04-02T06:59:00Z"/>
        </w:rPr>
      </w:pPr>
      <w:ins w:id="12855" w:author="Caree2" w:date="2017-04-02T06:59:00Z">
        <w:r>
          <w:tab/>
        </w:r>
        <w:r>
          <w:tab/>
          <w:t>return name;</w:t>
        </w:r>
      </w:ins>
    </w:p>
    <w:p w:rsidR="00D039D6" w:rsidRDefault="00D039D6" w:rsidP="00D039D6">
      <w:pPr>
        <w:rPr>
          <w:ins w:id="12856" w:author="Caree2" w:date="2017-04-02T06:59:00Z"/>
        </w:rPr>
      </w:pPr>
      <w:ins w:id="12857" w:author="Caree2" w:date="2017-04-02T06:59:00Z">
        <w:r>
          <w:tab/>
          <w:t>}</w:t>
        </w:r>
      </w:ins>
    </w:p>
    <w:p w:rsidR="00D039D6" w:rsidRDefault="00D039D6" w:rsidP="00D039D6">
      <w:pPr>
        <w:rPr>
          <w:ins w:id="12858" w:author="Caree2" w:date="2017-04-02T06:59:00Z"/>
        </w:rPr>
      </w:pPr>
    </w:p>
    <w:p w:rsidR="00D039D6" w:rsidRDefault="00D039D6" w:rsidP="00D039D6">
      <w:pPr>
        <w:rPr>
          <w:ins w:id="12859" w:author="Caree2" w:date="2017-04-02T06:59:00Z"/>
        </w:rPr>
      </w:pPr>
    </w:p>
    <w:p w:rsidR="00D039D6" w:rsidRDefault="00D039D6" w:rsidP="00D039D6">
      <w:pPr>
        <w:rPr>
          <w:ins w:id="12860" w:author="Caree2" w:date="2017-04-02T06:59:00Z"/>
        </w:rPr>
      </w:pPr>
      <w:ins w:id="12861" w:author="Caree2" w:date="2017-04-02T06:59:00Z">
        <w:r>
          <w:tab/>
          <w:t>public void setName(String name) {</w:t>
        </w:r>
      </w:ins>
    </w:p>
    <w:p w:rsidR="00D039D6" w:rsidRDefault="00D039D6" w:rsidP="00D039D6">
      <w:pPr>
        <w:rPr>
          <w:ins w:id="12862" w:author="Caree2" w:date="2017-04-02T06:59:00Z"/>
        </w:rPr>
      </w:pPr>
      <w:ins w:id="12863" w:author="Caree2" w:date="2017-04-02T06:59:00Z">
        <w:r>
          <w:tab/>
        </w:r>
        <w:r>
          <w:tab/>
          <w:t>this.name = name;</w:t>
        </w:r>
      </w:ins>
    </w:p>
    <w:p w:rsidR="00D039D6" w:rsidRDefault="00D039D6" w:rsidP="00D039D6">
      <w:pPr>
        <w:rPr>
          <w:ins w:id="12864" w:author="Caree2" w:date="2017-04-02T06:59:00Z"/>
        </w:rPr>
      </w:pPr>
      <w:ins w:id="12865" w:author="Caree2" w:date="2017-04-02T06:59:00Z">
        <w:r>
          <w:tab/>
          <w:t>}</w:t>
        </w:r>
      </w:ins>
    </w:p>
    <w:p w:rsidR="00D039D6" w:rsidRDefault="00D039D6" w:rsidP="00D039D6">
      <w:pPr>
        <w:rPr>
          <w:ins w:id="12866" w:author="Caree2" w:date="2017-04-02T06:59:00Z"/>
        </w:rPr>
      </w:pPr>
    </w:p>
    <w:p w:rsidR="00D039D6" w:rsidRDefault="00D039D6" w:rsidP="00D039D6">
      <w:pPr>
        <w:rPr>
          <w:ins w:id="12867" w:author="Caree2" w:date="2017-04-02T06:59:00Z"/>
        </w:rPr>
      </w:pPr>
    </w:p>
    <w:p w:rsidR="00D039D6" w:rsidRDefault="00D039D6" w:rsidP="00D039D6">
      <w:pPr>
        <w:rPr>
          <w:ins w:id="12868" w:author="Caree2" w:date="2017-04-02T06:59:00Z"/>
        </w:rPr>
      </w:pPr>
      <w:ins w:id="12869" w:author="Caree2" w:date="2017-04-02T06:59:00Z">
        <w:r>
          <w:tab/>
          <w:t>public String getHeight() {</w:t>
        </w:r>
      </w:ins>
    </w:p>
    <w:p w:rsidR="00D039D6" w:rsidRDefault="00D039D6" w:rsidP="00D039D6">
      <w:pPr>
        <w:rPr>
          <w:ins w:id="12870" w:author="Caree2" w:date="2017-04-02T06:59:00Z"/>
        </w:rPr>
      </w:pPr>
      <w:ins w:id="12871" w:author="Caree2" w:date="2017-04-02T06:59:00Z">
        <w:r>
          <w:tab/>
        </w:r>
        <w:r>
          <w:tab/>
          <w:t>return height;</w:t>
        </w:r>
      </w:ins>
    </w:p>
    <w:p w:rsidR="00D039D6" w:rsidRDefault="00D039D6" w:rsidP="00D039D6">
      <w:pPr>
        <w:rPr>
          <w:ins w:id="12872" w:author="Caree2" w:date="2017-04-02T06:59:00Z"/>
        </w:rPr>
      </w:pPr>
      <w:ins w:id="12873" w:author="Caree2" w:date="2017-04-02T06:59:00Z">
        <w:r>
          <w:tab/>
          <w:t>}</w:t>
        </w:r>
      </w:ins>
    </w:p>
    <w:p w:rsidR="00D039D6" w:rsidRDefault="00D039D6" w:rsidP="00D039D6">
      <w:pPr>
        <w:rPr>
          <w:ins w:id="12874" w:author="Caree2" w:date="2017-04-02T06:59:00Z"/>
        </w:rPr>
      </w:pPr>
    </w:p>
    <w:p w:rsidR="00D039D6" w:rsidRDefault="00D039D6" w:rsidP="00D039D6">
      <w:pPr>
        <w:rPr>
          <w:ins w:id="12875" w:author="Caree2" w:date="2017-04-02T06:59:00Z"/>
        </w:rPr>
      </w:pPr>
    </w:p>
    <w:p w:rsidR="00D039D6" w:rsidRDefault="00D039D6" w:rsidP="00D039D6">
      <w:pPr>
        <w:rPr>
          <w:ins w:id="12876" w:author="Caree2" w:date="2017-04-02T06:59:00Z"/>
        </w:rPr>
      </w:pPr>
      <w:ins w:id="12877" w:author="Caree2" w:date="2017-04-02T06:59:00Z">
        <w:r>
          <w:tab/>
          <w:t>public void setHeight(String height) {</w:t>
        </w:r>
      </w:ins>
    </w:p>
    <w:p w:rsidR="00D039D6" w:rsidRDefault="00D039D6" w:rsidP="00D039D6">
      <w:pPr>
        <w:rPr>
          <w:ins w:id="12878" w:author="Caree2" w:date="2017-04-02T06:59:00Z"/>
        </w:rPr>
      </w:pPr>
      <w:ins w:id="12879" w:author="Caree2" w:date="2017-04-02T06:59:00Z">
        <w:r>
          <w:tab/>
        </w:r>
        <w:r>
          <w:tab/>
          <w:t>this.height = height;</w:t>
        </w:r>
      </w:ins>
    </w:p>
    <w:p w:rsidR="00D039D6" w:rsidRDefault="00D039D6" w:rsidP="00D039D6">
      <w:pPr>
        <w:rPr>
          <w:ins w:id="12880" w:author="Caree2" w:date="2017-04-02T06:59:00Z"/>
        </w:rPr>
      </w:pPr>
      <w:ins w:id="12881" w:author="Caree2" w:date="2017-04-02T06:59:00Z">
        <w:r>
          <w:tab/>
          <w:t>}</w:t>
        </w:r>
      </w:ins>
    </w:p>
    <w:p w:rsidR="00D039D6" w:rsidRDefault="00D039D6" w:rsidP="00D039D6">
      <w:pPr>
        <w:rPr>
          <w:ins w:id="12882" w:author="Caree2" w:date="2017-04-02T06:59:00Z"/>
        </w:rPr>
      </w:pPr>
    </w:p>
    <w:p w:rsidR="00D039D6" w:rsidRDefault="00D039D6" w:rsidP="00D039D6">
      <w:pPr>
        <w:rPr>
          <w:ins w:id="12883" w:author="Caree2" w:date="2017-04-02T06:59:00Z"/>
        </w:rPr>
      </w:pPr>
    </w:p>
    <w:p w:rsidR="00D039D6" w:rsidRDefault="00D039D6" w:rsidP="00D039D6">
      <w:pPr>
        <w:rPr>
          <w:ins w:id="12884" w:author="Caree2" w:date="2017-04-02T06:59:00Z"/>
        </w:rPr>
      </w:pPr>
      <w:ins w:id="12885" w:author="Caree2" w:date="2017-04-02T06:59:00Z">
        <w:r>
          <w:tab/>
          <w:t>public String getAge() {</w:t>
        </w:r>
      </w:ins>
    </w:p>
    <w:p w:rsidR="00D039D6" w:rsidRDefault="00D039D6" w:rsidP="00D039D6">
      <w:pPr>
        <w:rPr>
          <w:ins w:id="12886" w:author="Caree2" w:date="2017-04-02T06:59:00Z"/>
        </w:rPr>
      </w:pPr>
      <w:ins w:id="12887" w:author="Caree2" w:date="2017-04-02T06:59:00Z">
        <w:r>
          <w:tab/>
        </w:r>
        <w:r>
          <w:tab/>
          <w:t>return age;</w:t>
        </w:r>
      </w:ins>
    </w:p>
    <w:p w:rsidR="00D039D6" w:rsidRDefault="00D039D6" w:rsidP="00D039D6">
      <w:pPr>
        <w:rPr>
          <w:ins w:id="12888" w:author="Caree2" w:date="2017-04-02T06:59:00Z"/>
        </w:rPr>
      </w:pPr>
      <w:ins w:id="12889" w:author="Caree2" w:date="2017-04-02T06:59:00Z">
        <w:r>
          <w:tab/>
          <w:t>}</w:t>
        </w:r>
      </w:ins>
    </w:p>
    <w:p w:rsidR="00D039D6" w:rsidRDefault="00D039D6" w:rsidP="00D039D6">
      <w:pPr>
        <w:rPr>
          <w:ins w:id="12890" w:author="Caree2" w:date="2017-04-02T06:59:00Z"/>
        </w:rPr>
      </w:pPr>
    </w:p>
    <w:p w:rsidR="00D039D6" w:rsidRDefault="00D039D6" w:rsidP="00D039D6">
      <w:pPr>
        <w:rPr>
          <w:ins w:id="12891" w:author="Caree2" w:date="2017-04-02T06:59:00Z"/>
        </w:rPr>
      </w:pPr>
    </w:p>
    <w:p w:rsidR="00D039D6" w:rsidRDefault="00D039D6" w:rsidP="00D039D6">
      <w:pPr>
        <w:rPr>
          <w:ins w:id="12892" w:author="Caree2" w:date="2017-04-02T06:59:00Z"/>
        </w:rPr>
      </w:pPr>
      <w:ins w:id="12893" w:author="Caree2" w:date="2017-04-02T06:59:00Z">
        <w:r>
          <w:tab/>
          <w:t>public void setAge(String age) {</w:t>
        </w:r>
      </w:ins>
    </w:p>
    <w:p w:rsidR="00D039D6" w:rsidRDefault="00D039D6" w:rsidP="00D039D6">
      <w:pPr>
        <w:rPr>
          <w:ins w:id="12894" w:author="Caree2" w:date="2017-04-02T06:59:00Z"/>
        </w:rPr>
      </w:pPr>
      <w:ins w:id="12895" w:author="Caree2" w:date="2017-04-02T06:59:00Z">
        <w:r>
          <w:tab/>
        </w:r>
        <w:r>
          <w:tab/>
          <w:t>this.age = age;</w:t>
        </w:r>
      </w:ins>
    </w:p>
    <w:p w:rsidR="00D039D6" w:rsidRDefault="00D039D6" w:rsidP="00D039D6">
      <w:pPr>
        <w:rPr>
          <w:ins w:id="12896" w:author="Caree2" w:date="2017-04-02T06:59:00Z"/>
        </w:rPr>
      </w:pPr>
      <w:ins w:id="12897" w:author="Caree2" w:date="2017-04-02T06:59:00Z">
        <w:r>
          <w:tab/>
          <w:t>}</w:t>
        </w:r>
      </w:ins>
    </w:p>
    <w:p w:rsidR="00D039D6" w:rsidRDefault="00D039D6" w:rsidP="00D039D6">
      <w:pPr>
        <w:rPr>
          <w:ins w:id="12898" w:author="Caree2" w:date="2017-04-02T06:59:00Z"/>
        </w:rPr>
      </w:pPr>
    </w:p>
    <w:p w:rsidR="00D039D6" w:rsidRDefault="00D039D6" w:rsidP="00D039D6">
      <w:pPr>
        <w:rPr>
          <w:ins w:id="12899" w:author="Caree2" w:date="2017-04-02T06:59:00Z"/>
        </w:rPr>
      </w:pPr>
    </w:p>
    <w:p w:rsidR="00D039D6" w:rsidRDefault="00D039D6" w:rsidP="00D039D6">
      <w:pPr>
        <w:rPr>
          <w:ins w:id="12900" w:author="Caree2" w:date="2017-04-02T06:59:00Z"/>
        </w:rPr>
      </w:pPr>
      <w:ins w:id="12901" w:author="Caree2" w:date="2017-04-02T06:59:00Z">
        <w:r>
          <w:tab/>
          <w:t>public String getHabitat() {</w:t>
        </w:r>
      </w:ins>
    </w:p>
    <w:p w:rsidR="00D039D6" w:rsidRDefault="00D039D6" w:rsidP="00D039D6">
      <w:pPr>
        <w:rPr>
          <w:ins w:id="12902" w:author="Caree2" w:date="2017-04-02T06:59:00Z"/>
        </w:rPr>
      </w:pPr>
      <w:ins w:id="12903" w:author="Caree2" w:date="2017-04-02T06:59:00Z">
        <w:r>
          <w:tab/>
        </w:r>
        <w:r>
          <w:tab/>
          <w:t>return habitat;</w:t>
        </w:r>
      </w:ins>
    </w:p>
    <w:p w:rsidR="00D039D6" w:rsidRDefault="00D039D6" w:rsidP="00D039D6">
      <w:pPr>
        <w:rPr>
          <w:ins w:id="12904" w:author="Caree2" w:date="2017-04-02T06:59:00Z"/>
        </w:rPr>
      </w:pPr>
      <w:ins w:id="12905" w:author="Caree2" w:date="2017-04-02T06:59:00Z">
        <w:r>
          <w:tab/>
          <w:t>}</w:t>
        </w:r>
      </w:ins>
    </w:p>
    <w:p w:rsidR="00D039D6" w:rsidRDefault="00D039D6" w:rsidP="00D039D6">
      <w:pPr>
        <w:rPr>
          <w:ins w:id="12906" w:author="Caree2" w:date="2017-04-02T06:59:00Z"/>
        </w:rPr>
      </w:pPr>
    </w:p>
    <w:p w:rsidR="00D039D6" w:rsidRDefault="00D039D6" w:rsidP="00D039D6">
      <w:pPr>
        <w:rPr>
          <w:ins w:id="12907" w:author="Caree2" w:date="2017-04-02T06:59:00Z"/>
        </w:rPr>
      </w:pPr>
    </w:p>
    <w:p w:rsidR="00D039D6" w:rsidRDefault="00D039D6" w:rsidP="00D039D6">
      <w:pPr>
        <w:rPr>
          <w:ins w:id="12908" w:author="Caree2" w:date="2017-04-02T06:59:00Z"/>
        </w:rPr>
      </w:pPr>
      <w:ins w:id="12909" w:author="Caree2" w:date="2017-04-02T06:59:00Z">
        <w:r>
          <w:tab/>
          <w:t>public void setHabitat(String habitat) {</w:t>
        </w:r>
      </w:ins>
    </w:p>
    <w:p w:rsidR="00D039D6" w:rsidRDefault="00D039D6" w:rsidP="00D039D6">
      <w:pPr>
        <w:rPr>
          <w:ins w:id="12910" w:author="Caree2" w:date="2017-04-02T06:59:00Z"/>
        </w:rPr>
      </w:pPr>
      <w:ins w:id="12911" w:author="Caree2" w:date="2017-04-02T06:59:00Z">
        <w:r>
          <w:tab/>
        </w:r>
        <w:r>
          <w:tab/>
          <w:t>this.habitat = habitat;</w:t>
        </w:r>
      </w:ins>
    </w:p>
    <w:p w:rsidR="00D039D6" w:rsidRDefault="00D039D6" w:rsidP="00D039D6">
      <w:pPr>
        <w:rPr>
          <w:ins w:id="12912" w:author="Caree2" w:date="2017-04-02T06:59:00Z"/>
        </w:rPr>
      </w:pPr>
      <w:ins w:id="12913" w:author="Caree2" w:date="2017-04-02T06:59:00Z">
        <w:r>
          <w:tab/>
          <w:t>}</w:t>
        </w:r>
      </w:ins>
    </w:p>
    <w:p w:rsidR="00D039D6" w:rsidRDefault="00D039D6" w:rsidP="00D039D6">
      <w:pPr>
        <w:rPr>
          <w:ins w:id="12914" w:author="Caree2" w:date="2017-04-02T06:59:00Z"/>
        </w:rPr>
      </w:pPr>
    </w:p>
    <w:p w:rsidR="00D039D6" w:rsidRDefault="00D039D6" w:rsidP="00D039D6">
      <w:pPr>
        <w:rPr>
          <w:ins w:id="12915" w:author="Caree2" w:date="2017-04-02T06:59:00Z"/>
        </w:rPr>
      </w:pPr>
    </w:p>
    <w:p w:rsidR="00D039D6" w:rsidRDefault="00D039D6" w:rsidP="00D039D6">
      <w:pPr>
        <w:rPr>
          <w:ins w:id="12916" w:author="Caree2" w:date="2017-04-02T06:59:00Z"/>
        </w:rPr>
      </w:pPr>
      <w:ins w:id="12917" w:author="Caree2" w:date="2017-04-02T06:59:00Z">
        <w:r>
          <w:tab/>
          <w:t>public String getType() {</w:t>
        </w:r>
      </w:ins>
    </w:p>
    <w:p w:rsidR="00D039D6" w:rsidRDefault="00D039D6" w:rsidP="00D039D6">
      <w:pPr>
        <w:rPr>
          <w:ins w:id="12918" w:author="Caree2" w:date="2017-04-02T06:59:00Z"/>
        </w:rPr>
      </w:pPr>
      <w:ins w:id="12919" w:author="Caree2" w:date="2017-04-02T06:59:00Z">
        <w:r>
          <w:tab/>
        </w:r>
        <w:r>
          <w:tab/>
          <w:t>return type;</w:t>
        </w:r>
      </w:ins>
    </w:p>
    <w:p w:rsidR="00D039D6" w:rsidRDefault="00D039D6" w:rsidP="00D039D6">
      <w:pPr>
        <w:rPr>
          <w:ins w:id="12920" w:author="Caree2" w:date="2017-04-02T06:59:00Z"/>
        </w:rPr>
      </w:pPr>
      <w:ins w:id="12921" w:author="Caree2" w:date="2017-04-02T06:59:00Z">
        <w:r>
          <w:tab/>
          <w:t>}</w:t>
        </w:r>
      </w:ins>
    </w:p>
    <w:p w:rsidR="00D039D6" w:rsidRDefault="00D039D6" w:rsidP="00D039D6">
      <w:pPr>
        <w:rPr>
          <w:ins w:id="12922" w:author="Caree2" w:date="2017-04-02T06:59:00Z"/>
        </w:rPr>
      </w:pPr>
    </w:p>
    <w:p w:rsidR="00D039D6" w:rsidRDefault="00D039D6" w:rsidP="00D039D6">
      <w:pPr>
        <w:rPr>
          <w:ins w:id="12923" w:author="Caree2" w:date="2017-04-02T06:59:00Z"/>
        </w:rPr>
      </w:pPr>
    </w:p>
    <w:p w:rsidR="00D039D6" w:rsidRDefault="00D039D6" w:rsidP="00D039D6">
      <w:pPr>
        <w:rPr>
          <w:ins w:id="12924" w:author="Caree2" w:date="2017-04-02T06:59:00Z"/>
        </w:rPr>
      </w:pPr>
      <w:ins w:id="12925" w:author="Caree2" w:date="2017-04-02T06:59:00Z">
        <w:r>
          <w:tab/>
          <w:t>public void setType(String type) {</w:t>
        </w:r>
      </w:ins>
    </w:p>
    <w:p w:rsidR="00D039D6" w:rsidRDefault="00D039D6" w:rsidP="00D039D6">
      <w:pPr>
        <w:rPr>
          <w:ins w:id="12926" w:author="Caree2" w:date="2017-04-02T06:59:00Z"/>
        </w:rPr>
      </w:pPr>
      <w:ins w:id="12927" w:author="Caree2" w:date="2017-04-02T06:59:00Z">
        <w:r>
          <w:tab/>
        </w:r>
        <w:r>
          <w:tab/>
          <w:t>this.type = type;</w:t>
        </w:r>
      </w:ins>
    </w:p>
    <w:p w:rsidR="00D039D6" w:rsidRDefault="00D039D6" w:rsidP="00D039D6">
      <w:pPr>
        <w:rPr>
          <w:ins w:id="12928" w:author="Caree2" w:date="2017-04-02T06:59:00Z"/>
        </w:rPr>
      </w:pPr>
      <w:ins w:id="12929" w:author="Caree2" w:date="2017-04-02T06:59:00Z">
        <w:r>
          <w:tab/>
          <w:t>}</w:t>
        </w:r>
      </w:ins>
    </w:p>
    <w:p w:rsidR="00D039D6" w:rsidRDefault="00D039D6" w:rsidP="00D039D6">
      <w:pPr>
        <w:rPr>
          <w:ins w:id="12930" w:author="Caree2" w:date="2017-04-02T06:59:00Z"/>
        </w:rPr>
      </w:pPr>
    </w:p>
    <w:p w:rsidR="00D039D6" w:rsidRDefault="00D039D6" w:rsidP="00D039D6">
      <w:pPr>
        <w:rPr>
          <w:ins w:id="12931" w:author="Caree2" w:date="2017-04-02T06:59:00Z"/>
        </w:rPr>
      </w:pPr>
    </w:p>
    <w:p w:rsidR="00D039D6" w:rsidRDefault="00D039D6" w:rsidP="00D039D6">
      <w:pPr>
        <w:rPr>
          <w:ins w:id="12932" w:author="Caree2" w:date="2017-04-02T06:59:00Z"/>
        </w:rPr>
      </w:pPr>
      <w:ins w:id="12933" w:author="Caree2" w:date="2017-04-02T06:59:00Z">
        <w:r>
          <w:tab/>
          <w:t>public Nature getLivingEnvironment() {</w:t>
        </w:r>
      </w:ins>
    </w:p>
    <w:p w:rsidR="00D039D6" w:rsidRDefault="00D039D6" w:rsidP="00D039D6">
      <w:pPr>
        <w:rPr>
          <w:ins w:id="12934" w:author="Caree2" w:date="2017-04-02T06:59:00Z"/>
        </w:rPr>
      </w:pPr>
      <w:ins w:id="12935" w:author="Caree2" w:date="2017-04-02T06:59:00Z">
        <w:r>
          <w:tab/>
        </w:r>
        <w:r>
          <w:tab/>
          <w:t>return livingEnvironment;</w:t>
        </w:r>
      </w:ins>
    </w:p>
    <w:p w:rsidR="00D039D6" w:rsidRDefault="00D039D6" w:rsidP="00D039D6">
      <w:pPr>
        <w:rPr>
          <w:ins w:id="12936" w:author="Caree2" w:date="2017-04-02T06:59:00Z"/>
        </w:rPr>
      </w:pPr>
      <w:ins w:id="12937" w:author="Caree2" w:date="2017-04-02T06:59:00Z">
        <w:r>
          <w:tab/>
          <w:t>}</w:t>
        </w:r>
      </w:ins>
    </w:p>
    <w:p w:rsidR="00D039D6" w:rsidRDefault="00D039D6" w:rsidP="00D039D6">
      <w:pPr>
        <w:rPr>
          <w:ins w:id="12938" w:author="Caree2" w:date="2017-04-02T06:59:00Z"/>
        </w:rPr>
      </w:pPr>
    </w:p>
    <w:p w:rsidR="00D039D6" w:rsidRDefault="00D039D6" w:rsidP="00D039D6">
      <w:pPr>
        <w:rPr>
          <w:ins w:id="12939" w:author="Caree2" w:date="2017-04-02T06:59:00Z"/>
        </w:rPr>
      </w:pPr>
    </w:p>
    <w:p w:rsidR="00D039D6" w:rsidRDefault="00D039D6" w:rsidP="00D039D6">
      <w:pPr>
        <w:rPr>
          <w:ins w:id="12940" w:author="Caree2" w:date="2017-04-02T06:59:00Z"/>
        </w:rPr>
      </w:pPr>
      <w:ins w:id="12941" w:author="Caree2" w:date="2017-04-02T06:59:00Z">
        <w:r>
          <w:tab/>
          <w:t>public void setLivingEnvironment(Nature livingEnvironment) {</w:t>
        </w:r>
      </w:ins>
    </w:p>
    <w:p w:rsidR="00D039D6" w:rsidRDefault="00D039D6" w:rsidP="00D039D6">
      <w:pPr>
        <w:rPr>
          <w:ins w:id="12942" w:author="Caree2" w:date="2017-04-02T06:59:00Z"/>
        </w:rPr>
      </w:pPr>
      <w:ins w:id="12943" w:author="Caree2" w:date="2017-04-02T06:59:00Z">
        <w:r>
          <w:tab/>
        </w:r>
        <w:r>
          <w:tab/>
          <w:t>this.livingEnvironment = livingEnvironment;</w:t>
        </w:r>
      </w:ins>
    </w:p>
    <w:p w:rsidR="00D039D6" w:rsidRDefault="00D039D6" w:rsidP="00D039D6">
      <w:pPr>
        <w:rPr>
          <w:ins w:id="12944" w:author="Caree2" w:date="2017-04-02T06:59:00Z"/>
        </w:rPr>
      </w:pPr>
      <w:ins w:id="12945" w:author="Caree2" w:date="2017-04-02T06:59:00Z">
        <w:r>
          <w:tab/>
          <w:t>}</w:t>
        </w:r>
      </w:ins>
    </w:p>
    <w:p w:rsidR="00D039D6" w:rsidRDefault="00D039D6" w:rsidP="00D039D6">
      <w:pPr>
        <w:rPr>
          <w:ins w:id="12946" w:author="Caree2" w:date="2017-04-02T06:59:00Z"/>
        </w:rPr>
      </w:pPr>
    </w:p>
    <w:p w:rsidR="00D039D6" w:rsidRDefault="00D039D6" w:rsidP="00D039D6">
      <w:pPr>
        <w:rPr>
          <w:ins w:id="12947" w:author="Caree2" w:date="2017-04-02T06:59:00Z"/>
        </w:rPr>
      </w:pPr>
    </w:p>
    <w:p w:rsidR="00D039D6" w:rsidRDefault="00D039D6" w:rsidP="00D039D6">
      <w:pPr>
        <w:rPr>
          <w:ins w:id="12948" w:author="Caree2" w:date="2017-04-02T06:59:00Z"/>
        </w:rPr>
      </w:pPr>
      <w:ins w:id="12949" w:author="Caree2" w:date="2017-04-02T06:59:00Z">
        <w:r>
          <w:tab/>
          <w:t>public static Logger getLogger() {</w:t>
        </w:r>
      </w:ins>
    </w:p>
    <w:p w:rsidR="00D039D6" w:rsidRDefault="00D039D6" w:rsidP="00D039D6">
      <w:pPr>
        <w:rPr>
          <w:ins w:id="12950" w:author="Caree2" w:date="2017-04-02T06:59:00Z"/>
        </w:rPr>
      </w:pPr>
      <w:ins w:id="12951" w:author="Caree2" w:date="2017-04-02T06:59:00Z">
        <w:r>
          <w:tab/>
        </w:r>
        <w:r>
          <w:tab/>
          <w:t>return logger;</w:t>
        </w:r>
      </w:ins>
    </w:p>
    <w:p w:rsidR="00D039D6" w:rsidRDefault="00D039D6" w:rsidP="00D039D6">
      <w:pPr>
        <w:rPr>
          <w:ins w:id="12952" w:author="Caree2" w:date="2017-04-02T06:59:00Z"/>
        </w:rPr>
      </w:pPr>
      <w:ins w:id="12953" w:author="Caree2" w:date="2017-04-02T06:59:00Z">
        <w:r>
          <w:tab/>
          <w:t>}</w:t>
        </w:r>
      </w:ins>
    </w:p>
    <w:p w:rsidR="00D039D6" w:rsidRDefault="00D039D6" w:rsidP="00D039D6">
      <w:pPr>
        <w:rPr>
          <w:ins w:id="12954" w:author="Caree2" w:date="2017-04-02T06:59:00Z"/>
        </w:rPr>
      </w:pPr>
      <w:ins w:id="12955" w:author="Caree2" w:date="2017-04-02T06:59:00Z">
        <w:r>
          <w:tab/>
        </w:r>
      </w:ins>
    </w:p>
    <w:p w:rsidR="00D039D6" w:rsidRDefault="00D039D6" w:rsidP="00D039D6">
      <w:pPr>
        <w:rPr>
          <w:ins w:id="12956" w:author="Caree2" w:date="2017-04-02T06:59:00Z"/>
        </w:rPr>
      </w:pPr>
      <w:ins w:id="12957" w:author="Caree2" w:date="2017-04-02T06:59:00Z">
        <w:r>
          <w:tab/>
        </w:r>
      </w:ins>
    </w:p>
    <w:p w:rsidR="00D039D6" w:rsidRDefault="00D039D6" w:rsidP="00D039D6">
      <w:pPr>
        <w:rPr>
          <w:ins w:id="12958" w:author="Caree2" w:date="2017-04-02T06:59:00Z"/>
        </w:rPr>
      </w:pPr>
      <w:ins w:id="12959" w:author="Caree2" w:date="2017-04-02T06:59:00Z">
        <w:r>
          <w:tab/>
        </w:r>
      </w:ins>
    </w:p>
    <w:p w:rsidR="00121D42" w:rsidRDefault="00D039D6" w:rsidP="00D039D6">
      <w:ins w:id="12960" w:author="Caree2" w:date="2017-04-02T06:59:00Z">
        <w:r>
          <w:t>}</w:t>
        </w:r>
      </w:ins>
    </w:p>
    <w:p w:rsidR="00121D42" w:rsidRDefault="00121D4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21D42" w:rsidRDefault="00121D42" w:rsidP="00746499">
      <w:pPr>
        <w:pStyle w:val="StyleHeading114ptBoldUnderlineLeft"/>
      </w:pPr>
    </w:p>
    <w:p w:rsidR="000F4EA2" w:rsidRDefault="000F4EA2" w:rsidP="000F4EA2">
      <w:pPr>
        <w:pStyle w:val="StyleHeading114ptBoldUnderlineLeft"/>
      </w:pPr>
      <w:bookmarkStart w:id="12961" w:name="_Toc478888081"/>
      <w:r w:rsidRPr="00EA03DE">
        <w:t>1.</w:t>
      </w:r>
      <w:del w:id="12962" w:author="Caree2" w:date="2017-04-02T07:32:00Z">
        <w:r w:rsidDel="00E047DB">
          <w:delText>25</w:delText>
        </w:r>
        <w:r w:rsidRPr="00EA03DE" w:rsidDel="00E047DB">
          <w:delText xml:space="preserve"> </w:delText>
        </w:r>
      </w:del>
      <w:ins w:id="12963" w:author="Caree2" w:date="2017-04-02T07:48:00Z">
        <w:r w:rsidR="00C547DB">
          <w:t>39</w:t>
        </w:r>
      </w:ins>
      <w:ins w:id="12964" w:author="Caree2" w:date="2017-04-02T07:32:00Z">
        <w:r w:rsidR="00E047DB" w:rsidRPr="00EA03DE">
          <w:t xml:space="preserve"> </w:t>
        </w:r>
      </w:ins>
      <w:r>
        <w:t>–</w:t>
      </w:r>
      <w:r w:rsidRPr="00EA03DE">
        <w:t xml:space="preserve"> </w:t>
      </w:r>
      <w:ins w:id="12965" w:author="Caree2" w:date="2017-04-02T07:20:00Z">
        <w:r w:rsidR="00F61AEB">
          <w:t>Create the Forest class in the package Fourth</w:t>
        </w:r>
      </w:ins>
      <w:bookmarkEnd w:id="12961"/>
      <w:del w:id="12966" w:author="Caree2" w:date="2017-04-02T07:20:00Z">
        <w:r w:rsidDel="00F61AEB">
          <w:delText xml:space="preserve">Navigate to </w:delText>
        </w:r>
        <w:r w:rsidR="008C3AA2" w:rsidDel="00F61AEB">
          <w:fldChar w:fldCharType="begin"/>
        </w:r>
        <w:r w:rsidR="008C3AA2" w:rsidDel="00F61AEB">
          <w:delInstrText xml:space="preserve"> HYPERLINK "http://eureka-host1:8762/beans" </w:delInstrText>
        </w:r>
        <w:r w:rsidR="008C3AA2" w:rsidDel="00F61AEB">
          <w:fldChar w:fldCharType="separate"/>
        </w:r>
        <w:r w:rsidR="002A37B7" w:rsidRPr="0091290A" w:rsidDel="00F61AEB">
          <w:delText>http://eureka-host1:8762/beans</w:delText>
        </w:r>
        <w:r w:rsidR="008C3AA2" w:rsidDel="00F61AEB">
          <w:fldChar w:fldCharType="end"/>
        </w:r>
      </w:del>
    </w:p>
    <w:p w:rsidR="002A37B7" w:rsidRDefault="002A37B7" w:rsidP="000F4EA2">
      <w:pPr>
        <w:pStyle w:val="StyleHeading114ptBoldUnderlineLeft"/>
      </w:pPr>
    </w:p>
    <w:p w:rsidR="00D039D6" w:rsidRDefault="002A37B7" w:rsidP="00D039D6">
      <w:pPr>
        <w:rPr>
          <w:ins w:id="12967" w:author="Caree2" w:date="2017-04-02T06:59:00Z"/>
        </w:rPr>
      </w:pPr>
      <w:del w:id="12968" w:author="Caree2" w:date="2017-04-02T06:59:00Z">
        <w:r w:rsidDel="00D039D6">
          <w:rPr>
            <w:noProof/>
          </w:rPr>
          <w:drawing>
            <wp:inline distT="0" distB="0" distL="0" distR="0" wp14:anchorId="36E0C06F" wp14:editId="67434467">
              <wp:extent cx="5943600" cy="2945765"/>
              <wp:effectExtent l="0" t="0" r="0" b="6985"/>
              <wp:docPr id="75" name="Picture 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457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2969" w:author="Caree2" w:date="2017-04-02T06:59:00Z">
        <w:r w:rsidR="00D039D6" w:rsidRPr="00D039D6">
          <w:t xml:space="preserve"> </w:t>
        </w:r>
        <w:r w:rsidR="00D039D6">
          <w:t>package com.rollingstone.springframework.basic.ioc.real.life.examples.fourth;</w:t>
        </w:r>
      </w:ins>
    </w:p>
    <w:p w:rsidR="00D039D6" w:rsidRDefault="00D039D6" w:rsidP="00D039D6">
      <w:pPr>
        <w:rPr>
          <w:ins w:id="12970" w:author="Caree2" w:date="2017-04-02T06:59:00Z"/>
        </w:rPr>
      </w:pPr>
    </w:p>
    <w:p w:rsidR="00D039D6" w:rsidRDefault="00D039D6" w:rsidP="00D039D6">
      <w:pPr>
        <w:rPr>
          <w:ins w:id="12971" w:author="Caree2" w:date="2017-04-02T06:59:00Z"/>
        </w:rPr>
      </w:pPr>
      <w:ins w:id="12972" w:author="Caree2" w:date="2017-04-02T06:59:00Z">
        <w:r>
          <w:t>import java.util.ArrayList;</w:t>
        </w:r>
      </w:ins>
    </w:p>
    <w:p w:rsidR="00D039D6" w:rsidRDefault="00D039D6" w:rsidP="00D039D6">
      <w:pPr>
        <w:rPr>
          <w:ins w:id="12973" w:author="Caree2" w:date="2017-04-02T06:59:00Z"/>
        </w:rPr>
      </w:pPr>
      <w:ins w:id="12974" w:author="Caree2" w:date="2017-04-02T06:59:00Z">
        <w:r>
          <w:t>import java.util.List;</w:t>
        </w:r>
      </w:ins>
    </w:p>
    <w:p w:rsidR="00D039D6" w:rsidRDefault="00D039D6" w:rsidP="00D039D6">
      <w:pPr>
        <w:rPr>
          <w:ins w:id="12975" w:author="Caree2" w:date="2017-04-02T06:59:00Z"/>
        </w:rPr>
      </w:pPr>
    </w:p>
    <w:p w:rsidR="00D039D6" w:rsidRDefault="00D039D6" w:rsidP="00D039D6">
      <w:pPr>
        <w:rPr>
          <w:ins w:id="12976" w:author="Caree2" w:date="2017-04-02T06:59:00Z"/>
        </w:rPr>
      </w:pPr>
      <w:ins w:id="12977" w:author="Caree2" w:date="2017-04-02T06:59:00Z">
        <w:r>
          <w:t>public class Forest {</w:t>
        </w:r>
      </w:ins>
    </w:p>
    <w:p w:rsidR="00D039D6" w:rsidRDefault="00D039D6" w:rsidP="00D039D6">
      <w:pPr>
        <w:rPr>
          <w:ins w:id="12978" w:author="Caree2" w:date="2017-04-02T06:59:00Z"/>
        </w:rPr>
      </w:pPr>
    </w:p>
    <w:p w:rsidR="00D039D6" w:rsidRDefault="00D039D6" w:rsidP="00D039D6">
      <w:pPr>
        <w:rPr>
          <w:ins w:id="12979" w:author="Caree2" w:date="2017-04-02T06:59:00Z"/>
        </w:rPr>
      </w:pPr>
      <w:ins w:id="12980" w:author="Caree2" w:date="2017-04-02T06:59:00Z">
        <w:r>
          <w:tab/>
          <w:t>private List&lt;Tree&gt; trees  = new ArrayList&lt;Tree&gt;();</w:t>
        </w:r>
      </w:ins>
    </w:p>
    <w:p w:rsidR="00D039D6" w:rsidRDefault="00D039D6" w:rsidP="00D039D6">
      <w:pPr>
        <w:rPr>
          <w:ins w:id="12981" w:author="Caree2" w:date="2017-04-02T06:59:00Z"/>
        </w:rPr>
      </w:pPr>
      <w:ins w:id="12982" w:author="Caree2" w:date="2017-04-02T06:59:00Z">
        <w:r>
          <w:tab/>
        </w:r>
      </w:ins>
    </w:p>
    <w:p w:rsidR="00D039D6" w:rsidRDefault="00D039D6" w:rsidP="00D039D6">
      <w:pPr>
        <w:rPr>
          <w:ins w:id="12983" w:author="Caree2" w:date="2017-04-02T06:59:00Z"/>
        </w:rPr>
      </w:pPr>
      <w:ins w:id="12984" w:author="Caree2" w:date="2017-04-02T06:59:00Z">
        <w:r>
          <w:tab/>
          <w:t>private Nature livingEnvironment;</w:t>
        </w:r>
      </w:ins>
    </w:p>
    <w:p w:rsidR="00D039D6" w:rsidRDefault="00D039D6" w:rsidP="00D039D6">
      <w:pPr>
        <w:rPr>
          <w:ins w:id="12985" w:author="Caree2" w:date="2017-04-02T06:59:00Z"/>
        </w:rPr>
      </w:pPr>
    </w:p>
    <w:p w:rsidR="00D039D6" w:rsidRDefault="00D039D6" w:rsidP="00D039D6">
      <w:pPr>
        <w:rPr>
          <w:ins w:id="12986" w:author="Caree2" w:date="2017-04-02T06:59:00Z"/>
        </w:rPr>
      </w:pPr>
      <w:ins w:id="12987" w:author="Caree2" w:date="2017-04-02T06:59:00Z">
        <w:r>
          <w:tab/>
          <w:t>public List&lt;Tree&gt; getTrees() {</w:t>
        </w:r>
      </w:ins>
    </w:p>
    <w:p w:rsidR="00D039D6" w:rsidRDefault="00D039D6" w:rsidP="00D039D6">
      <w:pPr>
        <w:rPr>
          <w:ins w:id="12988" w:author="Caree2" w:date="2017-04-02T06:59:00Z"/>
        </w:rPr>
      </w:pPr>
      <w:ins w:id="12989" w:author="Caree2" w:date="2017-04-02T06:59:00Z">
        <w:r>
          <w:tab/>
        </w:r>
        <w:r>
          <w:tab/>
          <w:t>return trees;</w:t>
        </w:r>
      </w:ins>
    </w:p>
    <w:p w:rsidR="00D039D6" w:rsidRDefault="00D039D6" w:rsidP="00D039D6">
      <w:pPr>
        <w:rPr>
          <w:ins w:id="12990" w:author="Caree2" w:date="2017-04-02T06:59:00Z"/>
        </w:rPr>
      </w:pPr>
      <w:ins w:id="12991" w:author="Caree2" w:date="2017-04-02T06:59:00Z">
        <w:r>
          <w:tab/>
          <w:t>}</w:t>
        </w:r>
      </w:ins>
    </w:p>
    <w:p w:rsidR="00D039D6" w:rsidRDefault="00D039D6" w:rsidP="00D039D6">
      <w:pPr>
        <w:rPr>
          <w:ins w:id="12992" w:author="Caree2" w:date="2017-04-02T06:59:00Z"/>
        </w:rPr>
      </w:pPr>
    </w:p>
    <w:p w:rsidR="00D039D6" w:rsidRDefault="00D039D6" w:rsidP="00D039D6">
      <w:pPr>
        <w:rPr>
          <w:ins w:id="12993" w:author="Caree2" w:date="2017-04-02T06:59:00Z"/>
        </w:rPr>
      </w:pPr>
      <w:ins w:id="12994" w:author="Caree2" w:date="2017-04-02T06:59:00Z">
        <w:r>
          <w:tab/>
          <w:t>public void setTrees(List&lt;Tree&gt; trees) {</w:t>
        </w:r>
      </w:ins>
    </w:p>
    <w:p w:rsidR="00D039D6" w:rsidRDefault="00D039D6" w:rsidP="00D039D6">
      <w:pPr>
        <w:rPr>
          <w:ins w:id="12995" w:author="Caree2" w:date="2017-04-02T06:59:00Z"/>
        </w:rPr>
      </w:pPr>
      <w:ins w:id="12996" w:author="Caree2" w:date="2017-04-02T06:59:00Z">
        <w:r>
          <w:tab/>
        </w:r>
        <w:r>
          <w:tab/>
          <w:t>this.trees = trees;</w:t>
        </w:r>
      </w:ins>
    </w:p>
    <w:p w:rsidR="00D039D6" w:rsidRDefault="00D039D6" w:rsidP="00D039D6">
      <w:pPr>
        <w:rPr>
          <w:ins w:id="12997" w:author="Caree2" w:date="2017-04-02T06:59:00Z"/>
        </w:rPr>
      </w:pPr>
      <w:ins w:id="12998" w:author="Caree2" w:date="2017-04-02T06:59:00Z">
        <w:r>
          <w:tab/>
          <w:t>}</w:t>
        </w:r>
      </w:ins>
    </w:p>
    <w:p w:rsidR="00D039D6" w:rsidRDefault="00D039D6" w:rsidP="00D039D6">
      <w:pPr>
        <w:rPr>
          <w:ins w:id="12999" w:author="Caree2" w:date="2017-04-02T06:59:00Z"/>
        </w:rPr>
      </w:pPr>
    </w:p>
    <w:p w:rsidR="00D039D6" w:rsidRDefault="00D039D6" w:rsidP="00D039D6">
      <w:pPr>
        <w:rPr>
          <w:ins w:id="13000" w:author="Caree2" w:date="2017-04-02T06:59:00Z"/>
        </w:rPr>
      </w:pPr>
      <w:ins w:id="13001" w:author="Caree2" w:date="2017-04-02T06:59:00Z">
        <w:r>
          <w:tab/>
          <w:t>public Forest(List&lt;Tree&gt; trees) {</w:t>
        </w:r>
      </w:ins>
    </w:p>
    <w:p w:rsidR="00D039D6" w:rsidRDefault="00D039D6" w:rsidP="00D039D6">
      <w:pPr>
        <w:rPr>
          <w:ins w:id="13002" w:author="Caree2" w:date="2017-04-02T06:59:00Z"/>
        </w:rPr>
      </w:pPr>
      <w:ins w:id="13003" w:author="Caree2" w:date="2017-04-02T06:59:00Z">
        <w:r>
          <w:tab/>
        </w:r>
        <w:r>
          <w:tab/>
          <w:t>super();</w:t>
        </w:r>
      </w:ins>
    </w:p>
    <w:p w:rsidR="00D039D6" w:rsidRDefault="00D039D6" w:rsidP="00D039D6">
      <w:pPr>
        <w:rPr>
          <w:ins w:id="13004" w:author="Caree2" w:date="2017-04-02T06:59:00Z"/>
        </w:rPr>
      </w:pPr>
      <w:ins w:id="13005" w:author="Caree2" w:date="2017-04-02T06:59:00Z">
        <w:r>
          <w:tab/>
        </w:r>
        <w:r>
          <w:tab/>
          <w:t>this.trees = trees;</w:t>
        </w:r>
      </w:ins>
    </w:p>
    <w:p w:rsidR="00D039D6" w:rsidRDefault="00D039D6" w:rsidP="00D039D6">
      <w:pPr>
        <w:rPr>
          <w:ins w:id="13006" w:author="Caree2" w:date="2017-04-02T06:59:00Z"/>
        </w:rPr>
      </w:pPr>
      <w:ins w:id="13007" w:author="Caree2" w:date="2017-04-02T06:59:00Z">
        <w:r>
          <w:tab/>
          <w:t>}</w:t>
        </w:r>
      </w:ins>
    </w:p>
    <w:p w:rsidR="00D039D6" w:rsidRDefault="00D039D6" w:rsidP="00D039D6">
      <w:pPr>
        <w:rPr>
          <w:ins w:id="13008" w:author="Caree2" w:date="2017-04-02T06:59:00Z"/>
        </w:rPr>
      </w:pPr>
    </w:p>
    <w:p w:rsidR="00D039D6" w:rsidRDefault="00D039D6" w:rsidP="00D039D6">
      <w:pPr>
        <w:rPr>
          <w:ins w:id="13009" w:author="Caree2" w:date="2017-04-02T06:59:00Z"/>
        </w:rPr>
      </w:pPr>
      <w:ins w:id="13010" w:author="Caree2" w:date="2017-04-02T06:59:00Z">
        <w:r>
          <w:tab/>
          <w:t>public Forest() {</w:t>
        </w:r>
      </w:ins>
    </w:p>
    <w:p w:rsidR="00D039D6" w:rsidRDefault="00D039D6" w:rsidP="00D039D6">
      <w:pPr>
        <w:rPr>
          <w:ins w:id="13011" w:author="Caree2" w:date="2017-04-02T06:59:00Z"/>
        </w:rPr>
      </w:pPr>
      <w:ins w:id="13012" w:author="Caree2" w:date="2017-04-02T06:59:00Z">
        <w:r>
          <w:tab/>
        </w:r>
        <w:r>
          <w:tab/>
          <w:t>super();</w:t>
        </w:r>
      </w:ins>
    </w:p>
    <w:p w:rsidR="00D039D6" w:rsidRDefault="00D039D6" w:rsidP="00D039D6">
      <w:pPr>
        <w:rPr>
          <w:ins w:id="13013" w:author="Caree2" w:date="2017-04-02T06:59:00Z"/>
        </w:rPr>
      </w:pPr>
      <w:ins w:id="13014" w:author="Caree2" w:date="2017-04-02T06:59:00Z">
        <w:r>
          <w:tab/>
          <w:t>}</w:t>
        </w:r>
      </w:ins>
    </w:p>
    <w:p w:rsidR="00D039D6" w:rsidRDefault="00D039D6" w:rsidP="00D039D6">
      <w:pPr>
        <w:rPr>
          <w:ins w:id="13015" w:author="Caree2" w:date="2017-04-02T06:59:00Z"/>
        </w:rPr>
      </w:pPr>
      <w:ins w:id="13016" w:author="Caree2" w:date="2017-04-02T06:59:00Z">
        <w:r>
          <w:tab/>
        </w:r>
      </w:ins>
    </w:p>
    <w:p w:rsidR="00D039D6" w:rsidRDefault="00D039D6" w:rsidP="00D039D6">
      <w:pPr>
        <w:rPr>
          <w:ins w:id="13017" w:author="Caree2" w:date="2017-04-02T06:59:00Z"/>
        </w:rPr>
      </w:pPr>
      <w:ins w:id="13018" w:author="Caree2" w:date="2017-04-02T06:59:00Z">
        <w:r>
          <w:tab/>
          <w:t>public void releaseOxygen(){</w:t>
        </w:r>
      </w:ins>
    </w:p>
    <w:p w:rsidR="00D039D6" w:rsidRDefault="00D039D6" w:rsidP="00D039D6">
      <w:pPr>
        <w:rPr>
          <w:ins w:id="13019" w:author="Caree2" w:date="2017-04-02T06:59:00Z"/>
        </w:rPr>
      </w:pPr>
      <w:ins w:id="13020" w:author="Caree2" w:date="2017-04-02T06:59:00Z">
        <w:r>
          <w:tab/>
        </w:r>
        <w:r>
          <w:tab/>
          <w:t>for (Tree tree : trees){</w:t>
        </w:r>
      </w:ins>
    </w:p>
    <w:p w:rsidR="00D039D6" w:rsidRDefault="00D039D6" w:rsidP="00D039D6">
      <w:pPr>
        <w:rPr>
          <w:ins w:id="13021" w:author="Caree2" w:date="2017-04-02T06:59:00Z"/>
        </w:rPr>
      </w:pPr>
      <w:ins w:id="13022" w:author="Caree2" w:date="2017-04-02T06:59:00Z">
        <w:r>
          <w:tab/>
        </w:r>
        <w:r>
          <w:tab/>
        </w:r>
        <w:r>
          <w:tab/>
          <w:t>tree.receiveSunLight();</w:t>
        </w:r>
      </w:ins>
    </w:p>
    <w:p w:rsidR="00D039D6" w:rsidRDefault="00D039D6" w:rsidP="00D039D6">
      <w:pPr>
        <w:rPr>
          <w:ins w:id="13023" w:author="Caree2" w:date="2017-04-02T06:59:00Z"/>
        </w:rPr>
      </w:pPr>
      <w:ins w:id="13024" w:author="Caree2" w:date="2017-04-02T06:59:00Z">
        <w:r>
          <w:tab/>
        </w:r>
        <w:r>
          <w:tab/>
          <w:t>}</w:t>
        </w:r>
      </w:ins>
    </w:p>
    <w:p w:rsidR="00D039D6" w:rsidRDefault="00D039D6" w:rsidP="00D039D6">
      <w:pPr>
        <w:rPr>
          <w:ins w:id="13025" w:author="Caree2" w:date="2017-04-02T06:59:00Z"/>
        </w:rPr>
      </w:pPr>
      <w:ins w:id="13026" w:author="Caree2" w:date="2017-04-02T06:59:00Z">
        <w:r>
          <w:tab/>
          <w:t>}</w:t>
        </w:r>
      </w:ins>
    </w:p>
    <w:p w:rsidR="00D039D6" w:rsidRDefault="00D039D6" w:rsidP="00D039D6">
      <w:pPr>
        <w:rPr>
          <w:ins w:id="13027" w:author="Caree2" w:date="2017-04-02T06:59:00Z"/>
        </w:rPr>
      </w:pPr>
    </w:p>
    <w:p w:rsidR="00D039D6" w:rsidRDefault="00D039D6" w:rsidP="00D039D6">
      <w:pPr>
        <w:rPr>
          <w:ins w:id="13028" w:author="Caree2" w:date="2017-04-02T06:59:00Z"/>
        </w:rPr>
      </w:pPr>
      <w:ins w:id="13029" w:author="Caree2" w:date="2017-04-02T06:59:00Z">
        <w:r>
          <w:tab/>
          <w:t>public Nature getLivingEnvironment() {</w:t>
        </w:r>
      </w:ins>
    </w:p>
    <w:p w:rsidR="00D039D6" w:rsidRDefault="00D039D6" w:rsidP="00D039D6">
      <w:pPr>
        <w:rPr>
          <w:ins w:id="13030" w:author="Caree2" w:date="2017-04-02T06:59:00Z"/>
        </w:rPr>
      </w:pPr>
      <w:ins w:id="13031" w:author="Caree2" w:date="2017-04-02T06:59:00Z">
        <w:r>
          <w:tab/>
        </w:r>
        <w:r>
          <w:tab/>
          <w:t>return livingEnvironment;</w:t>
        </w:r>
      </w:ins>
    </w:p>
    <w:p w:rsidR="00D039D6" w:rsidRDefault="00D039D6" w:rsidP="00D039D6">
      <w:pPr>
        <w:rPr>
          <w:ins w:id="13032" w:author="Caree2" w:date="2017-04-02T06:59:00Z"/>
        </w:rPr>
      </w:pPr>
      <w:ins w:id="13033" w:author="Caree2" w:date="2017-04-02T06:59:00Z">
        <w:r>
          <w:tab/>
          <w:t>}</w:t>
        </w:r>
      </w:ins>
    </w:p>
    <w:p w:rsidR="00D039D6" w:rsidRDefault="00D039D6" w:rsidP="00D039D6">
      <w:pPr>
        <w:rPr>
          <w:ins w:id="13034" w:author="Caree2" w:date="2017-04-02T06:59:00Z"/>
        </w:rPr>
      </w:pPr>
    </w:p>
    <w:p w:rsidR="00D039D6" w:rsidRDefault="00D039D6" w:rsidP="00D039D6">
      <w:pPr>
        <w:rPr>
          <w:ins w:id="13035" w:author="Caree2" w:date="2017-04-02T06:59:00Z"/>
        </w:rPr>
      </w:pPr>
      <w:ins w:id="13036" w:author="Caree2" w:date="2017-04-02T06:59:00Z">
        <w:r>
          <w:tab/>
          <w:t>public void setLivingEnvironment(Nature livingEnvironment) {</w:t>
        </w:r>
      </w:ins>
    </w:p>
    <w:p w:rsidR="00D039D6" w:rsidRDefault="00D039D6" w:rsidP="00D039D6">
      <w:pPr>
        <w:rPr>
          <w:ins w:id="13037" w:author="Caree2" w:date="2017-04-02T06:59:00Z"/>
        </w:rPr>
      </w:pPr>
      <w:ins w:id="13038" w:author="Caree2" w:date="2017-04-02T06:59:00Z">
        <w:r>
          <w:tab/>
        </w:r>
        <w:r>
          <w:tab/>
          <w:t>this.livingEnvironment = livingEnvironment;</w:t>
        </w:r>
      </w:ins>
    </w:p>
    <w:p w:rsidR="00D039D6" w:rsidRDefault="00D039D6" w:rsidP="00D039D6">
      <w:pPr>
        <w:rPr>
          <w:ins w:id="13039" w:author="Caree2" w:date="2017-04-02T06:59:00Z"/>
        </w:rPr>
      </w:pPr>
      <w:ins w:id="13040" w:author="Caree2" w:date="2017-04-02T06:59:00Z">
        <w:r>
          <w:tab/>
        </w:r>
        <w:r>
          <w:tab/>
          <w:t>for (Tree tree : trees){</w:t>
        </w:r>
      </w:ins>
    </w:p>
    <w:p w:rsidR="00D039D6" w:rsidRDefault="00D039D6" w:rsidP="00D039D6">
      <w:pPr>
        <w:rPr>
          <w:ins w:id="13041" w:author="Caree2" w:date="2017-04-02T06:59:00Z"/>
        </w:rPr>
      </w:pPr>
      <w:ins w:id="13042" w:author="Caree2" w:date="2017-04-02T06:59:00Z">
        <w:r>
          <w:tab/>
        </w:r>
        <w:r>
          <w:tab/>
        </w:r>
        <w:r>
          <w:tab/>
          <w:t>tree.setLivingEnvironment(livingEnvironment);</w:t>
        </w:r>
      </w:ins>
    </w:p>
    <w:p w:rsidR="00D039D6" w:rsidRDefault="00D039D6" w:rsidP="00D039D6">
      <w:pPr>
        <w:rPr>
          <w:ins w:id="13043" w:author="Caree2" w:date="2017-04-02T06:59:00Z"/>
        </w:rPr>
      </w:pPr>
      <w:ins w:id="13044" w:author="Caree2" w:date="2017-04-02T06:59:00Z">
        <w:r>
          <w:lastRenderedPageBreak/>
          <w:tab/>
        </w:r>
        <w:r>
          <w:tab/>
          <w:t>}</w:t>
        </w:r>
      </w:ins>
    </w:p>
    <w:p w:rsidR="00D039D6" w:rsidRDefault="00D039D6" w:rsidP="00D039D6">
      <w:pPr>
        <w:rPr>
          <w:ins w:id="13045" w:author="Caree2" w:date="2017-04-02T06:59:00Z"/>
        </w:rPr>
      </w:pPr>
      <w:ins w:id="13046" w:author="Caree2" w:date="2017-04-02T06:59:00Z">
        <w:r>
          <w:tab/>
          <w:t>}</w:t>
        </w:r>
      </w:ins>
    </w:p>
    <w:p w:rsidR="00D039D6" w:rsidRDefault="00D039D6" w:rsidP="00D039D6">
      <w:pPr>
        <w:rPr>
          <w:ins w:id="13047" w:author="Caree2" w:date="2017-04-02T06:59:00Z"/>
        </w:rPr>
      </w:pPr>
      <w:ins w:id="13048" w:author="Caree2" w:date="2017-04-02T06:59:00Z">
        <w:r>
          <w:tab/>
        </w:r>
      </w:ins>
    </w:p>
    <w:p w:rsidR="00D039D6" w:rsidRDefault="00D039D6" w:rsidP="00D039D6">
      <w:pPr>
        <w:rPr>
          <w:ins w:id="13049" w:author="Caree2" w:date="2017-04-02T06:59:00Z"/>
        </w:rPr>
      </w:pPr>
      <w:ins w:id="13050" w:author="Caree2" w:date="2017-04-02T06:59:00Z">
        <w:r>
          <w:tab/>
        </w:r>
      </w:ins>
    </w:p>
    <w:p w:rsidR="00D039D6" w:rsidRDefault="00D039D6" w:rsidP="00D039D6">
      <w:pPr>
        <w:rPr>
          <w:ins w:id="13051" w:author="Caree2" w:date="2017-04-02T06:59:00Z"/>
        </w:rPr>
      </w:pPr>
    </w:p>
    <w:p w:rsidR="002A37B7" w:rsidRDefault="00D039D6" w:rsidP="00D039D6">
      <w:ins w:id="13052" w:author="Caree2" w:date="2017-04-02T06:59:00Z">
        <w:r>
          <w:t>}</w:t>
        </w:r>
      </w:ins>
    </w:p>
    <w:p w:rsidR="002A37B7" w:rsidRDefault="002A37B7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2A37B7" w:rsidRDefault="002A37B7" w:rsidP="000F4EA2">
      <w:pPr>
        <w:pStyle w:val="StyleHeading114ptBoldUnderlineLeft"/>
      </w:pPr>
    </w:p>
    <w:p w:rsidR="0055160B" w:rsidRDefault="0055160B" w:rsidP="0055160B">
      <w:pPr>
        <w:pStyle w:val="StyleHeading114ptBoldUnderlineLeft"/>
      </w:pPr>
      <w:bookmarkStart w:id="13053" w:name="_Toc478888082"/>
      <w:r w:rsidRPr="00EA03DE">
        <w:t>1.</w:t>
      </w:r>
      <w:del w:id="13054" w:author="Caree2" w:date="2017-04-02T07:32:00Z">
        <w:r w:rsidDel="00E047DB">
          <w:delText>26</w:delText>
        </w:r>
        <w:r w:rsidRPr="00EA03DE" w:rsidDel="00E047DB">
          <w:delText xml:space="preserve"> </w:delText>
        </w:r>
      </w:del>
      <w:ins w:id="13055" w:author="Caree2" w:date="2017-04-02T07:49:00Z">
        <w:r w:rsidR="00C547DB">
          <w:t>40</w:t>
        </w:r>
      </w:ins>
      <w:ins w:id="13056" w:author="Caree2" w:date="2017-04-02T07:32:00Z">
        <w:r w:rsidR="00E047DB" w:rsidRPr="00EA03DE">
          <w:t xml:space="preserve"> </w:t>
        </w:r>
      </w:ins>
      <w:r>
        <w:t>–</w:t>
      </w:r>
      <w:r w:rsidRPr="00EA03DE">
        <w:t xml:space="preserve"> </w:t>
      </w:r>
      <w:ins w:id="13057" w:author="Caree2" w:date="2017-04-02T07:20:00Z">
        <w:r w:rsidR="002E1BA4">
          <w:t>Create the NaturalEnvironment class in the package Fourth</w:t>
        </w:r>
      </w:ins>
      <w:bookmarkEnd w:id="13053"/>
      <w:del w:id="13058" w:author="Caree2" w:date="2017-04-02T07:20:00Z">
        <w:r w:rsidDel="002E1BA4">
          <w:delText xml:space="preserve">Navigate to </w:delText>
        </w:r>
        <w:r w:rsidR="008C3AA2" w:rsidDel="002E1BA4">
          <w:fldChar w:fldCharType="begin"/>
        </w:r>
        <w:r w:rsidR="008C3AA2" w:rsidDel="002E1BA4">
          <w:delInstrText xml:space="preserve"> HYPERLINK "http://eureka-host1:8762/metrics" </w:delInstrText>
        </w:r>
        <w:r w:rsidR="008C3AA2" w:rsidDel="002E1BA4">
          <w:fldChar w:fldCharType="separate"/>
        </w:r>
        <w:r w:rsidRPr="0091290A" w:rsidDel="002E1BA4">
          <w:delText>http://eureka-host1:8762/metrics</w:delText>
        </w:r>
        <w:r w:rsidR="008C3AA2" w:rsidDel="002E1BA4">
          <w:fldChar w:fldCharType="end"/>
        </w:r>
      </w:del>
    </w:p>
    <w:p w:rsidR="0055160B" w:rsidRDefault="0055160B" w:rsidP="0055160B">
      <w:pPr>
        <w:pStyle w:val="StyleHeading114ptBoldUnderlineLeft"/>
      </w:pPr>
    </w:p>
    <w:p w:rsidR="00D039D6" w:rsidRDefault="0055160B" w:rsidP="00D039D6">
      <w:pPr>
        <w:rPr>
          <w:ins w:id="13059" w:author="Caree2" w:date="2017-04-02T07:00:00Z"/>
        </w:rPr>
      </w:pPr>
      <w:del w:id="13060" w:author="Caree2" w:date="2017-04-02T06:59:00Z">
        <w:r w:rsidDel="00D039D6">
          <w:rPr>
            <w:noProof/>
          </w:rPr>
          <w:drawing>
            <wp:inline distT="0" distB="0" distL="0" distR="0" wp14:anchorId="02786DF0" wp14:editId="611E405D">
              <wp:extent cx="5943600" cy="3668395"/>
              <wp:effectExtent l="0" t="0" r="0" b="8255"/>
              <wp:docPr id="76" name="Picture 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668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3061" w:author="Caree2" w:date="2017-04-02T07:00:00Z">
        <w:r w:rsidR="00D039D6" w:rsidRPr="00D039D6">
          <w:t xml:space="preserve"> </w:t>
        </w:r>
        <w:r w:rsidR="00D039D6">
          <w:t>package com.rollingstone.springframework.basic.ioc.real.life.examples.fourth;</w:t>
        </w:r>
      </w:ins>
    </w:p>
    <w:p w:rsidR="00D039D6" w:rsidRDefault="00D039D6" w:rsidP="00D039D6">
      <w:pPr>
        <w:rPr>
          <w:ins w:id="13062" w:author="Caree2" w:date="2017-04-02T07:00:00Z"/>
        </w:rPr>
      </w:pPr>
    </w:p>
    <w:p w:rsidR="00D039D6" w:rsidRDefault="00D039D6" w:rsidP="00D039D6">
      <w:pPr>
        <w:rPr>
          <w:ins w:id="13063" w:author="Caree2" w:date="2017-04-02T07:00:00Z"/>
        </w:rPr>
      </w:pPr>
      <w:ins w:id="13064" w:author="Caree2" w:date="2017-04-02T07:00:00Z">
        <w:r>
          <w:t>import org.springframework.context.ApplicationContext;</w:t>
        </w:r>
      </w:ins>
    </w:p>
    <w:p w:rsidR="00D039D6" w:rsidRDefault="00D039D6" w:rsidP="00D039D6">
      <w:pPr>
        <w:rPr>
          <w:ins w:id="13065" w:author="Caree2" w:date="2017-04-02T07:00:00Z"/>
        </w:rPr>
      </w:pPr>
      <w:ins w:id="13066" w:author="Caree2" w:date="2017-04-02T07:00:00Z">
        <w:r>
          <w:t>import org.springframework.context.support.ClassPathXmlApplicationContext;</w:t>
        </w:r>
      </w:ins>
    </w:p>
    <w:p w:rsidR="00D039D6" w:rsidRDefault="00D039D6" w:rsidP="00D039D6">
      <w:pPr>
        <w:rPr>
          <w:ins w:id="13067" w:author="Caree2" w:date="2017-04-02T07:00:00Z"/>
        </w:rPr>
      </w:pPr>
    </w:p>
    <w:p w:rsidR="00D039D6" w:rsidRDefault="00D039D6" w:rsidP="00D039D6">
      <w:pPr>
        <w:rPr>
          <w:ins w:id="13068" w:author="Caree2" w:date="2017-04-02T07:00:00Z"/>
        </w:rPr>
      </w:pPr>
      <w:ins w:id="13069" w:author="Caree2" w:date="2017-04-02T07:00:00Z">
        <w:r>
          <w:t>public class NaturalEnvironment {</w:t>
        </w:r>
      </w:ins>
    </w:p>
    <w:p w:rsidR="00D039D6" w:rsidRDefault="00D039D6" w:rsidP="00D039D6">
      <w:pPr>
        <w:rPr>
          <w:ins w:id="13070" w:author="Caree2" w:date="2017-04-02T07:00:00Z"/>
        </w:rPr>
      </w:pPr>
    </w:p>
    <w:p w:rsidR="00D039D6" w:rsidRDefault="00D039D6" w:rsidP="00D039D6">
      <w:pPr>
        <w:rPr>
          <w:ins w:id="13071" w:author="Caree2" w:date="2017-04-02T07:00:00Z"/>
        </w:rPr>
      </w:pPr>
      <w:ins w:id="13072" w:author="Caree2" w:date="2017-04-02T07:00:00Z">
        <w:r>
          <w:tab/>
          <w:t>Nature nature;</w:t>
        </w:r>
      </w:ins>
    </w:p>
    <w:p w:rsidR="00D039D6" w:rsidRDefault="00D039D6" w:rsidP="00D039D6">
      <w:pPr>
        <w:rPr>
          <w:ins w:id="13073" w:author="Caree2" w:date="2017-04-02T07:00:00Z"/>
        </w:rPr>
      </w:pPr>
      <w:ins w:id="13074" w:author="Caree2" w:date="2017-04-02T07:00:00Z">
        <w:r>
          <w:tab/>
        </w:r>
      </w:ins>
    </w:p>
    <w:p w:rsidR="00D039D6" w:rsidRDefault="00D039D6" w:rsidP="00D039D6">
      <w:pPr>
        <w:rPr>
          <w:ins w:id="13075" w:author="Caree2" w:date="2017-04-02T07:00:00Z"/>
        </w:rPr>
      </w:pPr>
      <w:ins w:id="13076" w:author="Caree2" w:date="2017-04-02T07:00:00Z">
        <w:r>
          <w:tab/>
          <w:t>public static void main(String[] args){</w:t>
        </w:r>
      </w:ins>
    </w:p>
    <w:p w:rsidR="00D039D6" w:rsidRDefault="00D039D6" w:rsidP="00D039D6">
      <w:pPr>
        <w:rPr>
          <w:ins w:id="13077" w:author="Caree2" w:date="2017-04-02T07:00:00Z"/>
        </w:rPr>
      </w:pPr>
      <w:ins w:id="13078" w:author="Caree2" w:date="2017-04-02T07:00:00Z">
        <w:r>
          <w:tab/>
        </w:r>
        <w:r>
          <w:tab/>
        </w:r>
      </w:ins>
    </w:p>
    <w:p w:rsidR="00D039D6" w:rsidRDefault="00D039D6" w:rsidP="00D039D6">
      <w:pPr>
        <w:rPr>
          <w:ins w:id="13079" w:author="Caree2" w:date="2017-04-02T07:00:00Z"/>
        </w:rPr>
      </w:pPr>
      <w:ins w:id="13080" w:author="Caree2" w:date="2017-04-02T07:00:00Z">
        <w:r>
          <w:tab/>
        </w:r>
        <w:r>
          <w:tab/>
          <w:t>ApplicationContext context = new ClassPathXmlApplicationContext("DI-application-context-real-life.xml");</w:t>
        </w:r>
      </w:ins>
    </w:p>
    <w:p w:rsidR="00D039D6" w:rsidRDefault="00D039D6" w:rsidP="00D039D6">
      <w:pPr>
        <w:rPr>
          <w:ins w:id="13081" w:author="Caree2" w:date="2017-04-02T07:00:00Z"/>
        </w:rPr>
      </w:pPr>
      <w:ins w:id="13082" w:author="Caree2" w:date="2017-04-02T07:00:00Z">
        <w:r>
          <w:tab/>
        </w:r>
        <w:r>
          <w:tab/>
        </w:r>
      </w:ins>
    </w:p>
    <w:p w:rsidR="00D039D6" w:rsidRDefault="00D039D6" w:rsidP="00D039D6">
      <w:pPr>
        <w:rPr>
          <w:ins w:id="13083" w:author="Caree2" w:date="2017-04-02T07:00:00Z"/>
        </w:rPr>
      </w:pPr>
      <w:ins w:id="13084" w:author="Caree2" w:date="2017-04-02T07:00:00Z">
        <w:r>
          <w:tab/>
        </w:r>
        <w:r>
          <w:tab/>
          <w:t>Nature nature = (Nature) context.getBean("nature");</w:t>
        </w:r>
      </w:ins>
    </w:p>
    <w:p w:rsidR="00D039D6" w:rsidRDefault="00D039D6" w:rsidP="00D039D6">
      <w:pPr>
        <w:rPr>
          <w:ins w:id="13085" w:author="Caree2" w:date="2017-04-02T07:00:00Z"/>
        </w:rPr>
      </w:pPr>
      <w:ins w:id="13086" w:author="Caree2" w:date="2017-04-02T07:00:00Z">
        <w:r>
          <w:tab/>
        </w:r>
        <w:r>
          <w:tab/>
        </w:r>
      </w:ins>
    </w:p>
    <w:p w:rsidR="00D039D6" w:rsidRDefault="00D039D6" w:rsidP="00D039D6">
      <w:pPr>
        <w:rPr>
          <w:ins w:id="13087" w:author="Caree2" w:date="2017-04-02T07:00:00Z"/>
        </w:rPr>
      </w:pPr>
      <w:ins w:id="13088" w:author="Caree2" w:date="2017-04-02T07:00:00Z">
        <w:r>
          <w:tab/>
        </w:r>
        <w:r>
          <w:tab/>
          <w:t>nature.generateOxygen();</w:t>
        </w:r>
      </w:ins>
    </w:p>
    <w:p w:rsidR="00D039D6" w:rsidRDefault="00D039D6" w:rsidP="00D039D6">
      <w:pPr>
        <w:rPr>
          <w:ins w:id="13089" w:author="Caree2" w:date="2017-04-02T07:00:00Z"/>
        </w:rPr>
      </w:pPr>
      <w:ins w:id="13090" w:author="Caree2" w:date="2017-04-02T07:00:00Z">
        <w:r>
          <w:tab/>
        </w:r>
        <w:r>
          <w:tab/>
          <w:t>nature.generateOxygen();</w:t>
        </w:r>
      </w:ins>
    </w:p>
    <w:p w:rsidR="00D039D6" w:rsidRDefault="00D039D6" w:rsidP="00D039D6">
      <w:pPr>
        <w:rPr>
          <w:ins w:id="13091" w:author="Caree2" w:date="2017-04-02T07:00:00Z"/>
        </w:rPr>
      </w:pPr>
      <w:ins w:id="13092" w:author="Caree2" w:date="2017-04-02T07:00:00Z">
        <w:r>
          <w:tab/>
        </w:r>
        <w:r>
          <w:tab/>
          <w:t>nature.generateOxygen();</w:t>
        </w:r>
      </w:ins>
    </w:p>
    <w:p w:rsidR="00D039D6" w:rsidRDefault="00D039D6" w:rsidP="00D039D6">
      <w:pPr>
        <w:rPr>
          <w:ins w:id="13093" w:author="Caree2" w:date="2017-04-02T07:00:00Z"/>
        </w:rPr>
      </w:pPr>
      <w:ins w:id="13094" w:author="Caree2" w:date="2017-04-02T07:00:00Z">
        <w:r>
          <w:tab/>
        </w:r>
        <w:r>
          <w:tab/>
        </w:r>
      </w:ins>
    </w:p>
    <w:p w:rsidR="00D039D6" w:rsidRDefault="00D039D6" w:rsidP="00D039D6">
      <w:pPr>
        <w:rPr>
          <w:ins w:id="13095" w:author="Caree2" w:date="2017-04-02T07:00:00Z"/>
        </w:rPr>
      </w:pPr>
      <w:ins w:id="13096" w:author="Caree2" w:date="2017-04-02T07:00:00Z">
        <w:r>
          <w:tab/>
        </w:r>
        <w:r>
          <w:tab/>
          <w:t>for (Animal animal: nature.getAnimals()){</w:t>
        </w:r>
      </w:ins>
    </w:p>
    <w:p w:rsidR="00D039D6" w:rsidRDefault="00D039D6" w:rsidP="00D039D6">
      <w:pPr>
        <w:rPr>
          <w:ins w:id="13097" w:author="Caree2" w:date="2017-04-02T07:00:00Z"/>
        </w:rPr>
      </w:pPr>
      <w:ins w:id="13098" w:author="Caree2" w:date="2017-04-02T07:00:00Z">
        <w:r>
          <w:tab/>
        </w:r>
        <w:r>
          <w:tab/>
        </w:r>
        <w:r>
          <w:tab/>
          <w:t>try {</w:t>
        </w:r>
      </w:ins>
    </w:p>
    <w:p w:rsidR="00D039D6" w:rsidRDefault="00D039D6" w:rsidP="00D039D6">
      <w:pPr>
        <w:rPr>
          <w:ins w:id="13099" w:author="Caree2" w:date="2017-04-02T07:00:00Z"/>
        </w:rPr>
      </w:pPr>
      <w:ins w:id="13100" w:author="Caree2" w:date="2017-04-02T07:00:00Z">
        <w:r>
          <w:tab/>
        </w:r>
        <w:r>
          <w:tab/>
        </w:r>
        <w:r>
          <w:tab/>
        </w:r>
        <w:r>
          <w:tab/>
          <w:t>animal.breathe();</w:t>
        </w:r>
      </w:ins>
    </w:p>
    <w:p w:rsidR="00D039D6" w:rsidRDefault="00D039D6" w:rsidP="00D039D6">
      <w:pPr>
        <w:rPr>
          <w:ins w:id="13101" w:author="Caree2" w:date="2017-04-02T07:00:00Z"/>
        </w:rPr>
      </w:pPr>
      <w:ins w:id="13102" w:author="Caree2" w:date="2017-04-02T07:00:00Z">
        <w:r>
          <w:tab/>
        </w:r>
        <w:r>
          <w:tab/>
        </w:r>
        <w:r>
          <w:tab/>
          <w:t>} catch (InterruptedException e) {</w:t>
        </w:r>
      </w:ins>
    </w:p>
    <w:p w:rsidR="00D039D6" w:rsidRDefault="00D039D6" w:rsidP="00D039D6">
      <w:pPr>
        <w:rPr>
          <w:ins w:id="13103" w:author="Caree2" w:date="2017-04-02T07:00:00Z"/>
        </w:rPr>
      </w:pPr>
      <w:ins w:id="13104" w:author="Caree2" w:date="2017-04-02T07:00:00Z">
        <w:r>
          <w:tab/>
        </w:r>
        <w:r>
          <w:tab/>
        </w:r>
        <w:r>
          <w:tab/>
        </w:r>
        <w:r>
          <w:tab/>
          <w:t>// TODO Auto-generated catch block</w:t>
        </w:r>
      </w:ins>
    </w:p>
    <w:p w:rsidR="00D039D6" w:rsidRDefault="00D039D6" w:rsidP="00D039D6">
      <w:pPr>
        <w:rPr>
          <w:ins w:id="13105" w:author="Caree2" w:date="2017-04-02T07:00:00Z"/>
        </w:rPr>
      </w:pPr>
      <w:ins w:id="13106" w:author="Caree2" w:date="2017-04-02T07:00:00Z">
        <w:r>
          <w:tab/>
        </w:r>
        <w:r>
          <w:tab/>
        </w:r>
        <w:r>
          <w:tab/>
        </w:r>
        <w:r>
          <w:tab/>
          <w:t>e.printStackTrace();</w:t>
        </w:r>
      </w:ins>
    </w:p>
    <w:p w:rsidR="00D039D6" w:rsidRDefault="00D039D6" w:rsidP="00D039D6">
      <w:pPr>
        <w:rPr>
          <w:ins w:id="13107" w:author="Caree2" w:date="2017-04-02T07:00:00Z"/>
        </w:rPr>
      </w:pPr>
      <w:ins w:id="13108" w:author="Caree2" w:date="2017-04-02T07:00:00Z">
        <w:r>
          <w:tab/>
        </w:r>
        <w:r>
          <w:tab/>
        </w:r>
        <w:r>
          <w:tab/>
          <w:t>}</w:t>
        </w:r>
      </w:ins>
    </w:p>
    <w:p w:rsidR="00D039D6" w:rsidRDefault="00D039D6" w:rsidP="00D039D6">
      <w:pPr>
        <w:rPr>
          <w:ins w:id="13109" w:author="Caree2" w:date="2017-04-02T07:00:00Z"/>
        </w:rPr>
      </w:pPr>
      <w:ins w:id="13110" w:author="Caree2" w:date="2017-04-02T07:00:00Z">
        <w:r>
          <w:tab/>
        </w:r>
        <w:r>
          <w:tab/>
          <w:t>}</w:t>
        </w:r>
      </w:ins>
    </w:p>
    <w:p w:rsidR="00D039D6" w:rsidRDefault="00D039D6" w:rsidP="00D039D6">
      <w:pPr>
        <w:rPr>
          <w:ins w:id="13111" w:author="Caree2" w:date="2017-04-02T07:00:00Z"/>
        </w:rPr>
      </w:pPr>
    </w:p>
    <w:p w:rsidR="00D039D6" w:rsidRDefault="00D039D6" w:rsidP="00D039D6">
      <w:pPr>
        <w:rPr>
          <w:ins w:id="13112" w:author="Caree2" w:date="2017-04-02T07:00:00Z"/>
        </w:rPr>
      </w:pPr>
      <w:ins w:id="13113" w:author="Caree2" w:date="2017-04-02T07:00:00Z">
        <w:r>
          <w:tab/>
          <w:t>}</w:t>
        </w:r>
      </w:ins>
    </w:p>
    <w:p w:rsidR="001C579D" w:rsidRDefault="00D039D6" w:rsidP="00D039D6">
      <w:ins w:id="13114" w:author="Caree2" w:date="2017-04-02T07:00:00Z">
        <w:r>
          <w:t>}</w:t>
        </w:r>
      </w:ins>
    </w:p>
    <w:p w:rsidR="001C579D" w:rsidRDefault="001C579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6C4A17" w:rsidRDefault="006C4A17" w:rsidP="006C4A17">
      <w:pPr>
        <w:pStyle w:val="StyleHeading114ptBoldUnderlineLeft"/>
      </w:pPr>
    </w:p>
    <w:p w:rsidR="006C6B20" w:rsidRDefault="006C6B20" w:rsidP="006C6B20">
      <w:pPr>
        <w:pStyle w:val="StyleHeading114ptBoldUnderlineLeft"/>
        <w:rPr>
          <w:ins w:id="13115" w:author="Caree2" w:date="2017-04-02T07:42:00Z"/>
        </w:rPr>
      </w:pPr>
      <w:bookmarkStart w:id="13116" w:name="_Toc478888083"/>
      <w:ins w:id="13117" w:author="Caree2" w:date="2017-04-02T07:42:00Z">
        <w:r w:rsidRPr="00EA03DE">
          <w:t>1.</w:t>
        </w:r>
      </w:ins>
      <w:ins w:id="13118" w:author="Caree2" w:date="2017-04-02T07:49:00Z">
        <w:r w:rsidR="00C547DB">
          <w:t>41</w:t>
        </w:r>
      </w:ins>
      <w:ins w:id="13119" w:author="Caree2" w:date="2017-04-02T07:42:00Z">
        <w:r w:rsidRPr="00EA03DE">
          <w:t xml:space="preserve"> </w:t>
        </w:r>
        <w:r>
          <w:t>–</w:t>
        </w:r>
        <w:r w:rsidRPr="00EA03DE">
          <w:t xml:space="preserve"> </w:t>
        </w:r>
        <w:r>
          <w:t xml:space="preserve">Create the </w:t>
        </w:r>
      </w:ins>
      <w:ins w:id="13120" w:author="Caree2" w:date="2017-04-02T08:57:00Z">
        <w:r w:rsidR="00AD4343">
          <w:t xml:space="preserve">DI-application-context-real-life.xml </w:t>
        </w:r>
      </w:ins>
      <w:ins w:id="13121" w:author="Caree2" w:date="2017-04-02T07:42:00Z">
        <w:r>
          <w:t xml:space="preserve">in the </w:t>
        </w:r>
      </w:ins>
      <w:ins w:id="13122" w:author="Caree2" w:date="2017-04-02T08:57:00Z">
        <w:r w:rsidR="00AD4343">
          <w:t>resources folder</w:t>
        </w:r>
      </w:ins>
      <w:bookmarkEnd w:id="13116"/>
    </w:p>
    <w:p w:rsidR="006C6B20" w:rsidRDefault="006C6B20" w:rsidP="001C579D">
      <w:pPr>
        <w:pStyle w:val="StyleHeading114ptBoldUnderlineLeft"/>
        <w:rPr>
          <w:ins w:id="13123" w:author="Caree2" w:date="2017-04-02T07:42:00Z"/>
        </w:rPr>
      </w:pPr>
    </w:p>
    <w:p w:rsidR="00956615" w:rsidRPr="00880017" w:rsidRDefault="00956615" w:rsidP="00880017">
      <w:pPr>
        <w:rPr>
          <w:ins w:id="13124" w:author="Caree2" w:date="2017-04-02T07:44:00Z"/>
          <w:color w:val="008080"/>
          <w:rPrChange w:id="13125" w:author="Caree2" w:date="2017-04-02T07:57:00Z">
            <w:rPr>
              <w:ins w:id="1312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27" w:author="Caree2" w:date="2017-04-02T07:57:00Z">
          <w:pPr>
            <w:autoSpaceDE w:val="0"/>
            <w:autoSpaceDN w:val="0"/>
            <w:adjustRightInd w:val="0"/>
          </w:pPr>
        </w:pPrChange>
      </w:pPr>
      <w:ins w:id="13128" w:author="Caree2" w:date="2017-04-02T07:44:00Z">
        <w:r w:rsidRPr="00880017">
          <w:rPr>
            <w:color w:val="008080"/>
            <w:rPrChange w:id="13129" w:author="Caree2" w:date="2017-04-02T07:57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&lt;?xml version="1.0" encoding="UTF-8"?&gt;</w:t>
        </w:r>
      </w:ins>
    </w:p>
    <w:p w:rsidR="00956615" w:rsidRPr="00880017" w:rsidRDefault="00956615" w:rsidP="00880017">
      <w:pPr>
        <w:rPr>
          <w:ins w:id="13130" w:author="Caree2" w:date="2017-04-02T07:44:00Z"/>
          <w:color w:val="008080"/>
          <w:rPrChange w:id="13131" w:author="Caree2" w:date="2017-04-02T07:57:00Z">
            <w:rPr>
              <w:ins w:id="1313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33" w:author="Caree2" w:date="2017-04-02T07:57:00Z">
          <w:pPr>
            <w:autoSpaceDE w:val="0"/>
            <w:autoSpaceDN w:val="0"/>
            <w:adjustRightInd w:val="0"/>
          </w:pPr>
        </w:pPrChange>
      </w:pPr>
      <w:ins w:id="13134" w:author="Caree2" w:date="2017-04-02T07:44:00Z">
        <w:r w:rsidRPr="00880017">
          <w:rPr>
            <w:color w:val="008080"/>
            <w:rPrChange w:id="13135" w:author="Caree2" w:date="2017-04-02T07:57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&lt;beans xmlns="http://www.springframework.org/schema/beans"</w:t>
        </w:r>
      </w:ins>
    </w:p>
    <w:p w:rsidR="00956615" w:rsidRPr="00880017" w:rsidRDefault="00956615" w:rsidP="00880017">
      <w:pPr>
        <w:rPr>
          <w:ins w:id="13136" w:author="Caree2" w:date="2017-04-02T07:44:00Z"/>
          <w:color w:val="008080"/>
          <w:rPrChange w:id="13137" w:author="Caree2" w:date="2017-04-02T07:57:00Z">
            <w:rPr>
              <w:ins w:id="1313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39" w:author="Caree2" w:date="2017-04-02T07:57:00Z">
          <w:pPr>
            <w:autoSpaceDE w:val="0"/>
            <w:autoSpaceDN w:val="0"/>
            <w:adjustRightInd w:val="0"/>
          </w:pPr>
        </w:pPrChange>
      </w:pPr>
      <w:ins w:id="13140" w:author="Caree2" w:date="2017-04-02T07:44:00Z">
        <w:r w:rsidRPr="00880017">
          <w:rPr>
            <w:color w:val="008080"/>
            <w:rPrChange w:id="13141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xmlns:xsi="http://www.w3.org/2001/XMLSchema-instance" xmlns:util="http://www.springframework.org/schema/util"</w:t>
        </w:r>
      </w:ins>
    </w:p>
    <w:p w:rsidR="00956615" w:rsidRPr="00880017" w:rsidRDefault="00956615" w:rsidP="00880017">
      <w:pPr>
        <w:rPr>
          <w:ins w:id="13142" w:author="Caree2" w:date="2017-04-02T07:44:00Z"/>
          <w:color w:val="008080"/>
          <w:rPrChange w:id="13143" w:author="Caree2" w:date="2017-04-02T07:57:00Z">
            <w:rPr>
              <w:ins w:id="1314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45" w:author="Caree2" w:date="2017-04-02T07:57:00Z">
          <w:pPr>
            <w:autoSpaceDE w:val="0"/>
            <w:autoSpaceDN w:val="0"/>
            <w:adjustRightInd w:val="0"/>
          </w:pPr>
        </w:pPrChange>
      </w:pPr>
      <w:ins w:id="13146" w:author="Caree2" w:date="2017-04-02T07:44:00Z">
        <w:r w:rsidRPr="00880017">
          <w:rPr>
            <w:color w:val="008080"/>
            <w:rPrChange w:id="13147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xmlns:tx="http://www.springframework.org/schema/tx" xmlns:aop="http://www.springframework.org/schema/aop"</w:t>
        </w:r>
      </w:ins>
    </w:p>
    <w:p w:rsidR="00956615" w:rsidRPr="00880017" w:rsidRDefault="00956615" w:rsidP="00880017">
      <w:pPr>
        <w:rPr>
          <w:ins w:id="13148" w:author="Caree2" w:date="2017-04-02T07:44:00Z"/>
          <w:color w:val="008080"/>
          <w:rPrChange w:id="13149" w:author="Caree2" w:date="2017-04-02T07:57:00Z">
            <w:rPr>
              <w:ins w:id="1315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51" w:author="Caree2" w:date="2017-04-02T07:57:00Z">
          <w:pPr>
            <w:autoSpaceDE w:val="0"/>
            <w:autoSpaceDN w:val="0"/>
            <w:adjustRightInd w:val="0"/>
          </w:pPr>
        </w:pPrChange>
      </w:pPr>
      <w:ins w:id="13152" w:author="Caree2" w:date="2017-04-02T07:44:00Z">
        <w:r w:rsidRPr="00880017">
          <w:rPr>
            <w:color w:val="008080"/>
            <w:rPrChange w:id="13153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xsi:schemaLocation="http://www.springframework.org/schema/beans http://www.springframework.org/schema/beans/spring-beans-2.5.xsd</w:t>
        </w:r>
      </w:ins>
    </w:p>
    <w:p w:rsidR="00956615" w:rsidRPr="00880017" w:rsidRDefault="00956615" w:rsidP="00880017">
      <w:pPr>
        <w:rPr>
          <w:ins w:id="13154" w:author="Caree2" w:date="2017-04-02T07:44:00Z"/>
          <w:color w:val="008080"/>
          <w:rPrChange w:id="13155" w:author="Caree2" w:date="2017-04-02T07:57:00Z">
            <w:rPr>
              <w:ins w:id="1315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57" w:author="Caree2" w:date="2017-04-02T07:57:00Z">
          <w:pPr>
            <w:autoSpaceDE w:val="0"/>
            <w:autoSpaceDN w:val="0"/>
            <w:adjustRightInd w:val="0"/>
          </w:pPr>
        </w:pPrChange>
      </w:pPr>
      <w:ins w:id="13158" w:author="Caree2" w:date="2017-04-02T07:44:00Z">
        <w:r w:rsidRPr="00880017">
          <w:rPr>
            <w:color w:val="008080"/>
            <w:rPrChange w:id="13159" w:author="Caree2" w:date="2017-04-02T07:57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 xml:space="preserve">                           http://www.springframework.org/schema/util http://www.springframework.org/schema/util/spring-util-2.5.xsd</w:t>
        </w:r>
      </w:ins>
    </w:p>
    <w:p w:rsidR="00956615" w:rsidRPr="00880017" w:rsidRDefault="00956615" w:rsidP="00880017">
      <w:pPr>
        <w:rPr>
          <w:ins w:id="13160" w:author="Caree2" w:date="2017-04-02T07:44:00Z"/>
          <w:color w:val="008080"/>
          <w:rPrChange w:id="13161" w:author="Caree2" w:date="2017-04-02T07:57:00Z">
            <w:rPr>
              <w:ins w:id="1316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63" w:author="Caree2" w:date="2017-04-02T07:57:00Z">
          <w:pPr>
            <w:autoSpaceDE w:val="0"/>
            <w:autoSpaceDN w:val="0"/>
            <w:adjustRightInd w:val="0"/>
          </w:pPr>
        </w:pPrChange>
      </w:pPr>
      <w:ins w:id="13164" w:author="Caree2" w:date="2017-04-02T07:44:00Z">
        <w:r w:rsidRPr="00880017">
          <w:rPr>
            <w:color w:val="008080"/>
            <w:rPrChange w:id="13165" w:author="Caree2" w:date="2017-04-02T07:57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 xml:space="preserve">                           http://www.springframework.org/schema/tx http://www.springframework.org/schema/tx/spring-tx-2.5.xsd</w:t>
        </w:r>
      </w:ins>
    </w:p>
    <w:p w:rsidR="00956615" w:rsidRPr="00880017" w:rsidRDefault="00956615" w:rsidP="00880017">
      <w:pPr>
        <w:rPr>
          <w:ins w:id="13166" w:author="Caree2" w:date="2017-04-02T07:44:00Z"/>
          <w:color w:val="008080"/>
          <w:rPrChange w:id="13167" w:author="Caree2" w:date="2017-04-02T07:57:00Z">
            <w:rPr>
              <w:ins w:id="1316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69" w:author="Caree2" w:date="2017-04-02T07:57:00Z">
          <w:pPr>
            <w:autoSpaceDE w:val="0"/>
            <w:autoSpaceDN w:val="0"/>
            <w:adjustRightInd w:val="0"/>
          </w:pPr>
        </w:pPrChange>
      </w:pPr>
      <w:ins w:id="13170" w:author="Caree2" w:date="2017-04-02T07:44:00Z">
        <w:r w:rsidRPr="00880017">
          <w:rPr>
            <w:color w:val="008080"/>
            <w:rPrChange w:id="13171" w:author="Caree2" w:date="2017-04-02T07:57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 xml:space="preserve">                           http://www.springframework.org/schema/aop http://www.springframework.org/schema/aop/spring-aop-2.5.xsd"&gt;</w:t>
        </w:r>
      </w:ins>
    </w:p>
    <w:p w:rsidR="00956615" w:rsidRPr="00880017" w:rsidRDefault="00956615" w:rsidP="00880017">
      <w:pPr>
        <w:rPr>
          <w:ins w:id="13172" w:author="Caree2" w:date="2017-04-02T07:44:00Z"/>
          <w:color w:val="008080"/>
          <w:rPrChange w:id="13173" w:author="Caree2" w:date="2017-04-02T07:57:00Z">
            <w:rPr>
              <w:ins w:id="1317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75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3176" w:author="Caree2" w:date="2017-04-02T07:44:00Z"/>
          <w:color w:val="008080"/>
          <w:rPrChange w:id="13177" w:author="Caree2" w:date="2017-04-02T07:57:00Z">
            <w:rPr>
              <w:ins w:id="1317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7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3180" w:author="Caree2" w:date="2017-04-02T07:44:00Z"/>
          <w:color w:val="008080"/>
          <w:rPrChange w:id="13181" w:author="Caree2" w:date="2017-04-02T07:57:00Z">
            <w:rPr>
              <w:ins w:id="1318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83" w:author="Caree2" w:date="2017-04-02T07:57:00Z">
          <w:pPr>
            <w:autoSpaceDE w:val="0"/>
            <w:autoSpaceDN w:val="0"/>
            <w:adjustRightInd w:val="0"/>
          </w:pPr>
        </w:pPrChange>
      </w:pPr>
      <w:ins w:id="13184" w:author="Caree2" w:date="2017-04-02T07:44:00Z">
        <w:r w:rsidRPr="00880017">
          <w:rPr>
            <w:color w:val="008080"/>
            <w:rPrChange w:id="1318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&lt;!-- &lt;util:constant id="X" static-field="java.lang.Integer.MAX_VALUE"/&gt; </w:t>
        </w:r>
      </w:ins>
    </w:p>
    <w:p w:rsidR="00956615" w:rsidRPr="00880017" w:rsidRDefault="00956615" w:rsidP="00880017">
      <w:pPr>
        <w:rPr>
          <w:ins w:id="13186" w:author="Caree2" w:date="2017-04-02T07:44:00Z"/>
          <w:color w:val="008080"/>
          <w:rPrChange w:id="13187" w:author="Caree2" w:date="2017-04-02T07:57:00Z">
            <w:rPr>
              <w:ins w:id="1318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89" w:author="Caree2" w:date="2017-04-02T07:57:00Z">
          <w:pPr>
            <w:autoSpaceDE w:val="0"/>
            <w:autoSpaceDN w:val="0"/>
            <w:adjustRightInd w:val="0"/>
          </w:pPr>
        </w:pPrChange>
      </w:pPr>
      <w:ins w:id="13190" w:author="Caree2" w:date="2017-04-02T07:44:00Z">
        <w:r w:rsidRPr="00880017">
          <w:rPr>
            <w:color w:val="008080"/>
            <w:rPrChange w:id="13191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192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&lt;util:list id="Y" list-class="java.util.ArrayList"&gt; &lt;value&gt;value1&lt;/value&gt; </w:t>
        </w:r>
      </w:ins>
    </w:p>
    <w:p w:rsidR="00956615" w:rsidRPr="00880017" w:rsidRDefault="00956615" w:rsidP="00880017">
      <w:pPr>
        <w:rPr>
          <w:ins w:id="13193" w:author="Caree2" w:date="2017-04-02T07:44:00Z"/>
          <w:color w:val="008080"/>
          <w:rPrChange w:id="13194" w:author="Caree2" w:date="2017-04-02T07:57:00Z">
            <w:rPr>
              <w:ins w:id="1319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196" w:author="Caree2" w:date="2017-04-02T07:57:00Z">
          <w:pPr>
            <w:autoSpaceDE w:val="0"/>
            <w:autoSpaceDN w:val="0"/>
            <w:adjustRightInd w:val="0"/>
          </w:pPr>
        </w:pPrChange>
      </w:pPr>
      <w:ins w:id="13197" w:author="Caree2" w:date="2017-04-02T07:44:00Z">
        <w:r w:rsidRPr="00880017">
          <w:rPr>
            <w:color w:val="008080"/>
            <w:rPrChange w:id="13198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199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&lt;ref bean="X"/&gt; &lt;/util:list&gt; --&gt;</w:t>
        </w:r>
      </w:ins>
    </w:p>
    <w:p w:rsidR="00956615" w:rsidRPr="00880017" w:rsidRDefault="00956615" w:rsidP="00880017">
      <w:pPr>
        <w:rPr>
          <w:ins w:id="13200" w:author="Caree2" w:date="2017-04-02T07:44:00Z"/>
          <w:color w:val="008080"/>
          <w:rPrChange w:id="13201" w:author="Caree2" w:date="2017-04-02T07:57:00Z">
            <w:rPr>
              <w:ins w:id="1320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03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3204" w:author="Caree2" w:date="2017-04-02T07:44:00Z"/>
          <w:color w:val="008080"/>
          <w:rPrChange w:id="13205" w:author="Caree2" w:date="2017-04-02T07:57:00Z">
            <w:rPr>
              <w:ins w:id="1320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07" w:author="Caree2" w:date="2017-04-02T07:57:00Z">
          <w:pPr>
            <w:autoSpaceDE w:val="0"/>
            <w:autoSpaceDN w:val="0"/>
            <w:adjustRightInd w:val="0"/>
          </w:pPr>
        </w:pPrChange>
      </w:pPr>
      <w:ins w:id="13208" w:author="Caree2" w:date="2017-04-02T07:44:00Z">
        <w:r w:rsidRPr="00880017">
          <w:rPr>
            <w:color w:val="008080"/>
            <w:rPrChange w:id="13209" w:author="Caree2" w:date="2017-04-02T07:57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 id="atmosphere"</w:t>
        </w:r>
      </w:ins>
    </w:p>
    <w:p w:rsidR="00956615" w:rsidRPr="00880017" w:rsidRDefault="00956615" w:rsidP="00880017">
      <w:pPr>
        <w:rPr>
          <w:ins w:id="13210" w:author="Caree2" w:date="2017-04-02T07:44:00Z"/>
          <w:color w:val="008080"/>
          <w:rPrChange w:id="13211" w:author="Caree2" w:date="2017-04-02T07:57:00Z">
            <w:rPr>
              <w:ins w:id="1321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13" w:author="Caree2" w:date="2017-04-02T07:57:00Z">
          <w:pPr>
            <w:autoSpaceDE w:val="0"/>
            <w:autoSpaceDN w:val="0"/>
            <w:adjustRightInd w:val="0"/>
          </w:pPr>
        </w:pPrChange>
      </w:pPr>
      <w:ins w:id="13214" w:author="Caree2" w:date="2017-04-02T07:44:00Z">
        <w:r w:rsidRPr="00880017">
          <w:rPr>
            <w:color w:val="008080"/>
            <w:rPrChange w:id="13215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16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class="com.rollingstone.springframework.basic.real.life.examples.Atmosphere"&gt;</w:t>
        </w:r>
      </w:ins>
    </w:p>
    <w:p w:rsidR="00956615" w:rsidRPr="00880017" w:rsidRDefault="00956615" w:rsidP="00880017">
      <w:pPr>
        <w:rPr>
          <w:ins w:id="13217" w:author="Caree2" w:date="2017-04-02T07:44:00Z"/>
          <w:color w:val="008080"/>
          <w:rPrChange w:id="13218" w:author="Caree2" w:date="2017-04-02T07:57:00Z">
            <w:rPr>
              <w:ins w:id="1321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20" w:author="Caree2" w:date="2017-04-02T07:57:00Z">
          <w:pPr>
            <w:autoSpaceDE w:val="0"/>
            <w:autoSpaceDN w:val="0"/>
            <w:adjustRightInd w:val="0"/>
          </w:pPr>
        </w:pPrChange>
      </w:pPr>
      <w:ins w:id="13221" w:author="Caree2" w:date="2017-04-02T07:44:00Z">
        <w:r w:rsidRPr="00880017">
          <w:rPr>
            <w:color w:val="008080"/>
            <w:rPrChange w:id="13222" w:author="Caree2" w:date="2017-04-02T07:57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&lt;/bean&gt;</w:t>
        </w:r>
      </w:ins>
    </w:p>
    <w:p w:rsidR="00956615" w:rsidRPr="00880017" w:rsidRDefault="00956615" w:rsidP="00880017">
      <w:pPr>
        <w:rPr>
          <w:ins w:id="13223" w:author="Caree2" w:date="2017-04-02T07:44:00Z"/>
          <w:color w:val="008080"/>
          <w:rPrChange w:id="13224" w:author="Caree2" w:date="2017-04-02T07:57:00Z">
            <w:rPr>
              <w:ins w:id="1322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26" w:author="Caree2" w:date="2017-04-02T07:57:00Z">
          <w:pPr>
            <w:autoSpaceDE w:val="0"/>
            <w:autoSpaceDN w:val="0"/>
            <w:adjustRightInd w:val="0"/>
          </w:pPr>
        </w:pPrChange>
      </w:pPr>
      <w:ins w:id="13227" w:author="Caree2" w:date="2017-04-02T07:44:00Z">
        <w:r w:rsidRPr="00880017">
          <w:rPr>
            <w:color w:val="008080"/>
            <w:rPrChange w:id="1322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956615" w:rsidRPr="00880017" w:rsidRDefault="00956615" w:rsidP="00880017">
      <w:pPr>
        <w:rPr>
          <w:ins w:id="13229" w:author="Caree2" w:date="2017-04-02T07:44:00Z"/>
          <w:color w:val="008080"/>
          <w:rPrChange w:id="13230" w:author="Caree2" w:date="2017-04-02T07:57:00Z">
            <w:rPr>
              <w:ins w:id="1323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32" w:author="Caree2" w:date="2017-04-02T07:57:00Z">
          <w:pPr>
            <w:autoSpaceDE w:val="0"/>
            <w:autoSpaceDN w:val="0"/>
            <w:adjustRightInd w:val="0"/>
          </w:pPr>
        </w:pPrChange>
      </w:pPr>
      <w:ins w:id="13233" w:author="Caree2" w:date="2017-04-02T07:44:00Z">
        <w:r w:rsidRPr="00880017">
          <w:rPr>
            <w:color w:val="008080"/>
            <w:rPrChange w:id="1323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id="nature"</w:t>
        </w:r>
      </w:ins>
    </w:p>
    <w:p w:rsidR="00956615" w:rsidRPr="00880017" w:rsidRDefault="00956615" w:rsidP="00880017">
      <w:pPr>
        <w:rPr>
          <w:ins w:id="13235" w:author="Caree2" w:date="2017-04-02T07:44:00Z"/>
          <w:color w:val="008080"/>
          <w:rPrChange w:id="13236" w:author="Caree2" w:date="2017-04-02T07:57:00Z">
            <w:rPr>
              <w:ins w:id="1323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38" w:author="Caree2" w:date="2017-04-02T07:57:00Z">
          <w:pPr>
            <w:autoSpaceDE w:val="0"/>
            <w:autoSpaceDN w:val="0"/>
            <w:adjustRightInd w:val="0"/>
          </w:pPr>
        </w:pPrChange>
      </w:pPr>
      <w:ins w:id="13239" w:author="Caree2" w:date="2017-04-02T07:44:00Z">
        <w:r w:rsidRPr="00880017">
          <w:rPr>
            <w:color w:val="008080"/>
            <w:rPrChange w:id="13240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41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class="com.rollingstone.springframework.basic.real.life.examples.Nature"&gt;</w:t>
        </w:r>
      </w:ins>
    </w:p>
    <w:p w:rsidR="00956615" w:rsidRPr="00880017" w:rsidRDefault="00956615" w:rsidP="00880017">
      <w:pPr>
        <w:rPr>
          <w:ins w:id="13242" w:author="Caree2" w:date="2017-04-02T07:44:00Z"/>
          <w:color w:val="008080"/>
          <w:rPrChange w:id="13243" w:author="Caree2" w:date="2017-04-02T07:57:00Z">
            <w:rPr>
              <w:ins w:id="1324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45" w:author="Caree2" w:date="2017-04-02T07:57:00Z">
          <w:pPr>
            <w:autoSpaceDE w:val="0"/>
            <w:autoSpaceDN w:val="0"/>
            <w:adjustRightInd w:val="0"/>
          </w:pPr>
        </w:pPrChange>
      </w:pPr>
      <w:ins w:id="13246" w:author="Caree2" w:date="2017-04-02T07:44:00Z">
        <w:r w:rsidRPr="00880017">
          <w:rPr>
            <w:color w:val="008080"/>
            <w:rPrChange w:id="1324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4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&lt;property name="atmosphere"&gt; </w:t>
        </w:r>
      </w:ins>
    </w:p>
    <w:p w:rsidR="00956615" w:rsidRPr="00880017" w:rsidRDefault="00956615" w:rsidP="00880017">
      <w:pPr>
        <w:rPr>
          <w:ins w:id="13249" w:author="Caree2" w:date="2017-04-02T07:44:00Z"/>
          <w:color w:val="008080"/>
          <w:rPrChange w:id="13250" w:author="Caree2" w:date="2017-04-02T07:57:00Z">
            <w:rPr>
              <w:ins w:id="1325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52" w:author="Caree2" w:date="2017-04-02T07:57:00Z">
          <w:pPr>
            <w:autoSpaceDE w:val="0"/>
            <w:autoSpaceDN w:val="0"/>
            <w:adjustRightInd w:val="0"/>
          </w:pPr>
        </w:pPrChange>
      </w:pPr>
      <w:ins w:id="13253" w:author="Caree2" w:date="2017-04-02T07:44:00Z">
        <w:r w:rsidRPr="00880017">
          <w:rPr>
            <w:color w:val="008080"/>
            <w:rPrChange w:id="1325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5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5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bean="atmosphere" /&gt;</w:t>
        </w:r>
      </w:ins>
    </w:p>
    <w:p w:rsidR="00956615" w:rsidRPr="00880017" w:rsidRDefault="00956615" w:rsidP="00880017">
      <w:pPr>
        <w:rPr>
          <w:ins w:id="13257" w:author="Caree2" w:date="2017-04-02T07:44:00Z"/>
          <w:color w:val="008080"/>
          <w:rPrChange w:id="13258" w:author="Caree2" w:date="2017-04-02T07:57:00Z">
            <w:rPr>
              <w:ins w:id="1325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60" w:author="Caree2" w:date="2017-04-02T07:57:00Z">
          <w:pPr>
            <w:autoSpaceDE w:val="0"/>
            <w:autoSpaceDN w:val="0"/>
            <w:adjustRightInd w:val="0"/>
          </w:pPr>
        </w:pPrChange>
      </w:pPr>
      <w:ins w:id="13261" w:author="Caree2" w:date="2017-04-02T07:44:00Z">
        <w:r w:rsidRPr="00880017">
          <w:rPr>
            <w:color w:val="008080"/>
            <w:rPrChange w:id="1326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6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3264" w:author="Caree2" w:date="2017-04-02T07:44:00Z"/>
          <w:color w:val="008080"/>
          <w:rPrChange w:id="13265" w:author="Caree2" w:date="2017-04-02T07:57:00Z">
            <w:rPr>
              <w:ins w:id="1326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67" w:author="Caree2" w:date="2017-04-02T07:57:00Z">
          <w:pPr>
            <w:autoSpaceDE w:val="0"/>
            <w:autoSpaceDN w:val="0"/>
            <w:adjustRightInd w:val="0"/>
          </w:pPr>
        </w:pPrChange>
      </w:pPr>
      <w:ins w:id="13268" w:author="Caree2" w:date="2017-04-02T07:44:00Z">
        <w:r w:rsidRPr="00880017">
          <w:rPr>
            <w:color w:val="008080"/>
            <w:rPrChange w:id="1326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7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name="forests"&gt;</w:t>
        </w:r>
      </w:ins>
    </w:p>
    <w:p w:rsidR="00956615" w:rsidRPr="00880017" w:rsidRDefault="00956615" w:rsidP="00880017">
      <w:pPr>
        <w:rPr>
          <w:ins w:id="13271" w:author="Caree2" w:date="2017-04-02T07:44:00Z"/>
          <w:color w:val="008080"/>
          <w:rPrChange w:id="13272" w:author="Caree2" w:date="2017-04-02T07:57:00Z">
            <w:rPr>
              <w:ins w:id="1327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74" w:author="Caree2" w:date="2017-04-02T07:57:00Z">
          <w:pPr>
            <w:autoSpaceDE w:val="0"/>
            <w:autoSpaceDN w:val="0"/>
            <w:adjustRightInd w:val="0"/>
          </w:pPr>
        </w:pPrChange>
      </w:pPr>
      <w:ins w:id="13275" w:author="Caree2" w:date="2017-04-02T07:44:00Z">
        <w:r w:rsidRPr="00880017">
          <w:rPr>
            <w:color w:val="008080"/>
            <w:rPrChange w:id="1327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7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7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880017" w:rsidRDefault="00956615" w:rsidP="00880017">
      <w:pPr>
        <w:rPr>
          <w:ins w:id="13279" w:author="Caree2" w:date="2017-04-02T07:44:00Z"/>
          <w:color w:val="008080"/>
          <w:rPrChange w:id="13280" w:author="Caree2" w:date="2017-04-02T07:57:00Z">
            <w:rPr>
              <w:ins w:id="1328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82" w:author="Caree2" w:date="2017-04-02T07:57:00Z">
          <w:pPr>
            <w:autoSpaceDE w:val="0"/>
            <w:autoSpaceDN w:val="0"/>
            <w:adjustRightInd w:val="0"/>
          </w:pPr>
        </w:pPrChange>
      </w:pPr>
      <w:ins w:id="13283" w:author="Caree2" w:date="2017-04-02T07:44:00Z">
        <w:r w:rsidRPr="00880017">
          <w:rPr>
            <w:color w:val="008080"/>
            <w:rPrChange w:id="1328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8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8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bean="forest01" /&gt;</w:t>
        </w:r>
      </w:ins>
    </w:p>
    <w:p w:rsidR="00956615" w:rsidRPr="00880017" w:rsidRDefault="00956615" w:rsidP="00880017">
      <w:pPr>
        <w:rPr>
          <w:ins w:id="13288" w:author="Caree2" w:date="2017-04-02T07:44:00Z"/>
          <w:color w:val="008080"/>
          <w:rPrChange w:id="13289" w:author="Caree2" w:date="2017-04-02T07:57:00Z">
            <w:rPr>
              <w:ins w:id="1329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291" w:author="Caree2" w:date="2017-04-02T07:57:00Z">
          <w:pPr>
            <w:autoSpaceDE w:val="0"/>
            <w:autoSpaceDN w:val="0"/>
            <w:adjustRightInd w:val="0"/>
          </w:pPr>
        </w:pPrChange>
      </w:pPr>
      <w:ins w:id="13292" w:author="Caree2" w:date="2017-04-02T07:44:00Z">
        <w:r w:rsidRPr="00880017">
          <w:rPr>
            <w:color w:val="008080"/>
            <w:rPrChange w:id="1329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9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9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29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bean="forest02" /&gt;</w:t>
        </w:r>
      </w:ins>
    </w:p>
    <w:p w:rsidR="00956615" w:rsidRPr="00880017" w:rsidRDefault="00956615" w:rsidP="00880017">
      <w:pPr>
        <w:rPr>
          <w:ins w:id="13297" w:author="Caree2" w:date="2017-04-02T07:44:00Z"/>
          <w:color w:val="008080"/>
          <w:rPrChange w:id="13298" w:author="Caree2" w:date="2017-04-02T07:57:00Z">
            <w:rPr>
              <w:ins w:id="1329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00" w:author="Caree2" w:date="2017-04-02T07:57:00Z">
          <w:pPr>
            <w:autoSpaceDE w:val="0"/>
            <w:autoSpaceDN w:val="0"/>
            <w:adjustRightInd w:val="0"/>
          </w:pPr>
        </w:pPrChange>
      </w:pPr>
      <w:ins w:id="13301" w:author="Caree2" w:date="2017-04-02T07:44:00Z">
        <w:r w:rsidRPr="00880017">
          <w:rPr>
            <w:color w:val="008080"/>
            <w:rPrChange w:id="133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0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0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bean="forest03" /&gt;</w:t>
        </w:r>
      </w:ins>
    </w:p>
    <w:p w:rsidR="00956615" w:rsidRPr="00880017" w:rsidRDefault="00956615" w:rsidP="00880017">
      <w:pPr>
        <w:rPr>
          <w:ins w:id="13306" w:author="Caree2" w:date="2017-04-02T07:44:00Z"/>
          <w:color w:val="008080"/>
          <w:rPrChange w:id="13307" w:author="Caree2" w:date="2017-04-02T07:57:00Z">
            <w:rPr>
              <w:ins w:id="1330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09" w:author="Caree2" w:date="2017-04-02T07:57:00Z">
          <w:pPr>
            <w:autoSpaceDE w:val="0"/>
            <w:autoSpaceDN w:val="0"/>
            <w:adjustRightInd w:val="0"/>
          </w:pPr>
        </w:pPrChange>
      </w:pPr>
      <w:ins w:id="13310" w:author="Caree2" w:date="2017-04-02T07:44:00Z">
        <w:r w:rsidRPr="00880017">
          <w:rPr>
            <w:color w:val="008080"/>
            <w:rPrChange w:id="1331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1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1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1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bean="forest04" /&gt;</w:t>
        </w:r>
      </w:ins>
    </w:p>
    <w:p w:rsidR="00956615" w:rsidRPr="00880017" w:rsidRDefault="00956615" w:rsidP="00880017">
      <w:pPr>
        <w:rPr>
          <w:ins w:id="13315" w:author="Caree2" w:date="2017-04-02T07:44:00Z"/>
          <w:color w:val="008080"/>
          <w:rPrChange w:id="13316" w:author="Caree2" w:date="2017-04-02T07:57:00Z">
            <w:rPr>
              <w:ins w:id="1331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18" w:author="Caree2" w:date="2017-04-02T07:57:00Z">
          <w:pPr>
            <w:autoSpaceDE w:val="0"/>
            <w:autoSpaceDN w:val="0"/>
            <w:adjustRightInd w:val="0"/>
          </w:pPr>
        </w:pPrChange>
      </w:pPr>
      <w:ins w:id="13319" w:author="Caree2" w:date="2017-04-02T07:44:00Z">
        <w:r w:rsidRPr="00880017">
          <w:rPr>
            <w:color w:val="008080"/>
            <w:rPrChange w:id="1332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2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2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880017" w:rsidRDefault="00956615" w:rsidP="00880017">
      <w:pPr>
        <w:rPr>
          <w:ins w:id="13323" w:author="Caree2" w:date="2017-04-02T07:44:00Z"/>
          <w:color w:val="008080"/>
          <w:rPrChange w:id="13324" w:author="Caree2" w:date="2017-04-02T07:57:00Z">
            <w:rPr>
              <w:ins w:id="1332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26" w:author="Caree2" w:date="2017-04-02T07:57:00Z">
          <w:pPr>
            <w:autoSpaceDE w:val="0"/>
            <w:autoSpaceDN w:val="0"/>
            <w:adjustRightInd w:val="0"/>
          </w:pPr>
        </w:pPrChange>
      </w:pPr>
      <w:ins w:id="13327" w:author="Caree2" w:date="2017-04-02T07:44:00Z">
        <w:r w:rsidRPr="00880017">
          <w:rPr>
            <w:color w:val="008080"/>
            <w:rPrChange w:id="1332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2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3330" w:author="Caree2" w:date="2017-04-02T07:44:00Z"/>
          <w:color w:val="008080"/>
          <w:rPrChange w:id="13331" w:author="Caree2" w:date="2017-04-02T07:57:00Z">
            <w:rPr>
              <w:ins w:id="1333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33" w:author="Caree2" w:date="2017-04-02T07:57:00Z">
          <w:pPr>
            <w:autoSpaceDE w:val="0"/>
            <w:autoSpaceDN w:val="0"/>
            <w:adjustRightInd w:val="0"/>
          </w:pPr>
        </w:pPrChange>
      </w:pPr>
      <w:ins w:id="13334" w:author="Caree2" w:date="2017-04-02T07:44:00Z">
        <w:r w:rsidRPr="00880017">
          <w:rPr>
            <w:color w:val="008080"/>
            <w:rPrChange w:id="1333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3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name="trees"&gt;</w:t>
        </w:r>
      </w:ins>
    </w:p>
    <w:p w:rsidR="00956615" w:rsidRPr="00880017" w:rsidRDefault="00956615" w:rsidP="00880017">
      <w:pPr>
        <w:rPr>
          <w:ins w:id="13337" w:author="Caree2" w:date="2017-04-02T07:44:00Z"/>
          <w:color w:val="008080"/>
          <w:rPrChange w:id="13338" w:author="Caree2" w:date="2017-04-02T07:57:00Z">
            <w:rPr>
              <w:ins w:id="1333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40" w:author="Caree2" w:date="2017-04-02T07:57:00Z">
          <w:pPr>
            <w:autoSpaceDE w:val="0"/>
            <w:autoSpaceDN w:val="0"/>
            <w:adjustRightInd w:val="0"/>
          </w:pPr>
        </w:pPrChange>
      </w:pPr>
      <w:ins w:id="13341" w:author="Caree2" w:date="2017-04-02T07:44:00Z">
        <w:r w:rsidRPr="00880017">
          <w:rPr>
            <w:color w:val="008080"/>
            <w:rPrChange w:id="1334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4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4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880017" w:rsidRDefault="00956615" w:rsidP="00880017">
      <w:pPr>
        <w:rPr>
          <w:ins w:id="13345" w:author="Caree2" w:date="2017-04-02T07:44:00Z"/>
          <w:color w:val="008080"/>
          <w:rPrChange w:id="13346" w:author="Caree2" w:date="2017-04-02T07:57:00Z">
            <w:rPr>
              <w:ins w:id="1334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48" w:author="Caree2" w:date="2017-04-02T07:57:00Z">
          <w:pPr>
            <w:autoSpaceDE w:val="0"/>
            <w:autoSpaceDN w:val="0"/>
            <w:adjustRightInd w:val="0"/>
          </w:pPr>
        </w:pPrChange>
      </w:pPr>
      <w:ins w:id="13349" w:author="Caree2" w:date="2017-04-02T07:44:00Z">
        <w:r w:rsidRPr="00880017">
          <w:rPr>
            <w:color w:val="008080"/>
            <w:rPrChange w:id="1335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5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5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5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bean="tree17" /&gt;</w:t>
        </w:r>
      </w:ins>
    </w:p>
    <w:p w:rsidR="00956615" w:rsidRPr="00880017" w:rsidRDefault="00956615" w:rsidP="00880017">
      <w:pPr>
        <w:rPr>
          <w:ins w:id="13354" w:author="Caree2" w:date="2017-04-02T07:44:00Z"/>
          <w:color w:val="008080"/>
          <w:rPrChange w:id="13355" w:author="Caree2" w:date="2017-04-02T07:57:00Z">
            <w:rPr>
              <w:ins w:id="1335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57" w:author="Caree2" w:date="2017-04-02T07:57:00Z">
          <w:pPr>
            <w:autoSpaceDE w:val="0"/>
            <w:autoSpaceDN w:val="0"/>
            <w:adjustRightInd w:val="0"/>
          </w:pPr>
        </w:pPrChange>
      </w:pPr>
      <w:ins w:id="13358" w:author="Caree2" w:date="2017-04-02T07:44:00Z">
        <w:r w:rsidRPr="00880017">
          <w:rPr>
            <w:color w:val="008080"/>
            <w:rPrChange w:id="1335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6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6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6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bean="tree18" /&gt;</w:t>
        </w:r>
      </w:ins>
    </w:p>
    <w:p w:rsidR="00956615" w:rsidRPr="00880017" w:rsidRDefault="00956615" w:rsidP="00880017">
      <w:pPr>
        <w:rPr>
          <w:ins w:id="13363" w:author="Caree2" w:date="2017-04-02T07:44:00Z"/>
          <w:color w:val="008080"/>
          <w:rPrChange w:id="13364" w:author="Caree2" w:date="2017-04-02T07:57:00Z">
            <w:rPr>
              <w:ins w:id="1336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66" w:author="Caree2" w:date="2017-04-02T07:57:00Z">
          <w:pPr>
            <w:autoSpaceDE w:val="0"/>
            <w:autoSpaceDN w:val="0"/>
            <w:adjustRightInd w:val="0"/>
          </w:pPr>
        </w:pPrChange>
      </w:pPr>
      <w:ins w:id="13367" w:author="Caree2" w:date="2017-04-02T07:44:00Z">
        <w:r w:rsidRPr="00880017">
          <w:rPr>
            <w:color w:val="008080"/>
            <w:rPrChange w:id="1336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1336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7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7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bean="tree19" /&gt;</w:t>
        </w:r>
      </w:ins>
    </w:p>
    <w:p w:rsidR="00956615" w:rsidRPr="00880017" w:rsidRDefault="00956615" w:rsidP="00880017">
      <w:pPr>
        <w:rPr>
          <w:ins w:id="13372" w:author="Caree2" w:date="2017-04-02T07:44:00Z"/>
          <w:color w:val="008080"/>
          <w:rPrChange w:id="13373" w:author="Caree2" w:date="2017-04-02T07:57:00Z">
            <w:rPr>
              <w:ins w:id="1337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75" w:author="Caree2" w:date="2017-04-02T07:57:00Z">
          <w:pPr>
            <w:autoSpaceDE w:val="0"/>
            <w:autoSpaceDN w:val="0"/>
            <w:adjustRightInd w:val="0"/>
          </w:pPr>
        </w:pPrChange>
      </w:pPr>
      <w:ins w:id="13376" w:author="Caree2" w:date="2017-04-02T07:44:00Z">
        <w:r w:rsidRPr="00880017">
          <w:rPr>
            <w:color w:val="008080"/>
            <w:rPrChange w:id="1337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7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7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8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bean="tree20" /&gt;</w:t>
        </w:r>
      </w:ins>
    </w:p>
    <w:p w:rsidR="00956615" w:rsidRPr="00880017" w:rsidRDefault="00956615" w:rsidP="00880017">
      <w:pPr>
        <w:rPr>
          <w:ins w:id="13381" w:author="Caree2" w:date="2017-04-02T07:44:00Z"/>
          <w:color w:val="008080"/>
          <w:rPrChange w:id="13382" w:author="Caree2" w:date="2017-04-02T07:57:00Z">
            <w:rPr>
              <w:ins w:id="1338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84" w:author="Caree2" w:date="2017-04-02T07:57:00Z">
          <w:pPr>
            <w:autoSpaceDE w:val="0"/>
            <w:autoSpaceDN w:val="0"/>
            <w:adjustRightInd w:val="0"/>
          </w:pPr>
        </w:pPrChange>
      </w:pPr>
      <w:ins w:id="13385" w:author="Caree2" w:date="2017-04-02T07:44:00Z">
        <w:r w:rsidRPr="00880017">
          <w:rPr>
            <w:color w:val="008080"/>
            <w:rPrChange w:id="1338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8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880017" w:rsidRDefault="00956615" w:rsidP="00880017">
      <w:pPr>
        <w:rPr>
          <w:ins w:id="13389" w:author="Caree2" w:date="2017-04-02T07:44:00Z"/>
          <w:color w:val="008080"/>
          <w:rPrChange w:id="13390" w:author="Caree2" w:date="2017-04-02T07:57:00Z">
            <w:rPr>
              <w:ins w:id="1339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92" w:author="Caree2" w:date="2017-04-02T07:57:00Z">
          <w:pPr>
            <w:autoSpaceDE w:val="0"/>
            <w:autoSpaceDN w:val="0"/>
            <w:adjustRightInd w:val="0"/>
          </w:pPr>
        </w:pPrChange>
      </w:pPr>
      <w:ins w:id="13393" w:author="Caree2" w:date="2017-04-02T07:44:00Z">
        <w:r w:rsidRPr="00880017">
          <w:rPr>
            <w:color w:val="008080"/>
            <w:rPrChange w:id="1339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39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3396" w:author="Caree2" w:date="2017-04-02T07:44:00Z"/>
          <w:color w:val="008080"/>
          <w:rPrChange w:id="13397" w:author="Caree2" w:date="2017-04-02T07:57:00Z">
            <w:rPr>
              <w:ins w:id="1339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399" w:author="Caree2" w:date="2017-04-02T07:57:00Z">
          <w:pPr>
            <w:autoSpaceDE w:val="0"/>
            <w:autoSpaceDN w:val="0"/>
            <w:adjustRightInd w:val="0"/>
          </w:pPr>
        </w:pPrChange>
      </w:pPr>
      <w:ins w:id="13400" w:author="Caree2" w:date="2017-04-02T07:44:00Z">
        <w:r w:rsidRPr="00880017">
          <w:rPr>
            <w:color w:val="008080"/>
            <w:rPrChange w:id="1340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name="lands"&gt;</w:t>
        </w:r>
      </w:ins>
    </w:p>
    <w:p w:rsidR="00956615" w:rsidRPr="00880017" w:rsidRDefault="00956615" w:rsidP="00880017">
      <w:pPr>
        <w:rPr>
          <w:ins w:id="13403" w:author="Caree2" w:date="2017-04-02T07:44:00Z"/>
          <w:color w:val="008080"/>
          <w:rPrChange w:id="13404" w:author="Caree2" w:date="2017-04-02T07:57:00Z">
            <w:rPr>
              <w:ins w:id="1340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06" w:author="Caree2" w:date="2017-04-02T07:57:00Z">
          <w:pPr>
            <w:autoSpaceDE w:val="0"/>
            <w:autoSpaceDN w:val="0"/>
            <w:adjustRightInd w:val="0"/>
          </w:pPr>
        </w:pPrChange>
      </w:pPr>
      <w:ins w:id="13407" w:author="Caree2" w:date="2017-04-02T07:44:00Z">
        <w:r w:rsidRPr="00880017">
          <w:rPr>
            <w:color w:val="008080"/>
            <w:rPrChange w:id="1340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1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880017" w:rsidRDefault="00956615" w:rsidP="00880017">
      <w:pPr>
        <w:rPr>
          <w:ins w:id="13411" w:author="Caree2" w:date="2017-04-02T07:44:00Z"/>
          <w:color w:val="008080"/>
          <w:rPrChange w:id="13412" w:author="Caree2" w:date="2017-04-02T07:57:00Z">
            <w:rPr>
              <w:ins w:id="1341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14" w:author="Caree2" w:date="2017-04-02T07:57:00Z">
          <w:pPr>
            <w:autoSpaceDE w:val="0"/>
            <w:autoSpaceDN w:val="0"/>
            <w:adjustRightInd w:val="0"/>
          </w:pPr>
        </w:pPrChange>
      </w:pPr>
      <w:ins w:id="13415" w:author="Caree2" w:date="2017-04-02T07:44:00Z">
        <w:r w:rsidRPr="00880017">
          <w:rPr>
            <w:color w:val="008080"/>
            <w:rPrChange w:id="1341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1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1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1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&lt;value&gt;North America&lt;/value&gt;</w:t>
        </w:r>
      </w:ins>
    </w:p>
    <w:p w:rsidR="00956615" w:rsidRPr="00880017" w:rsidRDefault="00956615" w:rsidP="00880017">
      <w:pPr>
        <w:rPr>
          <w:ins w:id="13420" w:author="Caree2" w:date="2017-04-02T07:44:00Z"/>
          <w:color w:val="008080"/>
          <w:rPrChange w:id="13421" w:author="Caree2" w:date="2017-04-02T07:57:00Z">
            <w:rPr>
              <w:ins w:id="1342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23" w:author="Caree2" w:date="2017-04-02T07:57:00Z">
          <w:pPr>
            <w:autoSpaceDE w:val="0"/>
            <w:autoSpaceDN w:val="0"/>
            <w:adjustRightInd w:val="0"/>
          </w:pPr>
        </w:pPrChange>
      </w:pPr>
      <w:ins w:id="13424" w:author="Caree2" w:date="2017-04-02T07:44:00Z">
        <w:r w:rsidRPr="00880017">
          <w:rPr>
            <w:color w:val="008080"/>
            <w:rPrChange w:id="1342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2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2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2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&lt;value&gt;Asia&lt;/value&gt;</w:t>
        </w:r>
      </w:ins>
    </w:p>
    <w:p w:rsidR="00956615" w:rsidRPr="00880017" w:rsidRDefault="00956615" w:rsidP="00880017">
      <w:pPr>
        <w:rPr>
          <w:ins w:id="13429" w:author="Caree2" w:date="2017-04-02T07:44:00Z"/>
          <w:color w:val="008080"/>
          <w:rPrChange w:id="13430" w:author="Caree2" w:date="2017-04-02T07:57:00Z">
            <w:rPr>
              <w:ins w:id="1343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32" w:author="Caree2" w:date="2017-04-02T07:57:00Z">
          <w:pPr>
            <w:autoSpaceDE w:val="0"/>
            <w:autoSpaceDN w:val="0"/>
            <w:adjustRightInd w:val="0"/>
          </w:pPr>
        </w:pPrChange>
      </w:pPr>
      <w:ins w:id="13433" w:author="Caree2" w:date="2017-04-02T07:44:00Z">
        <w:r w:rsidRPr="00880017">
          <w:rPr>
            <w:color w:val="008080"/>
            <w:rPrChange w:id="1343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3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3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3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&lt;value&gt;Africa&lt;/value&gt;</w:t>
        </w:r>
      </w:ins>
    </w:p>
    <w:p w:rsidR="00956615" w:rsidRPr="00880017" w:rsidRDefault="00956615" w:rsidP="00880017">
      <w:pPr>
        <w:rPr>
          <w:ins w:id="13438" w:author="Caree2" w:date="2017-04-02T07:44:00Z"/>
          <w:color w:val="008080"/>
          <w:rPrChange w:id="13439" w:author="Caree2" w:date="2017-04-02T07:57:00Z">
            <w:rPr>
              <w:ins w:id="1344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41" w:author="Caree2" w:date="2017-04-02T07:57:00Z">
          <w:pPr>
            <w:autoSpaceDE w:val="0"/>
            <w:autoSpaceDN w:val="0"/>
            <w:adjustRightInd w:val="0"/>
          </w:pPr>
        </w:pPrChange>
      </w:pPr>
      <w:ins w:id="13442" w:author="Caree2" w:date="2017-04-02T07:44:00Z">
        <w:r w:rsidRPr="00880017">
          <w:rPr>
            <w:color w:val="008080"/>
            <w:rPrChange w:id="1344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4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4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4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&lt;value&gt;South America&lt;/value&gt;</w:t>
        </w:r>
      </w:ins>
    </w:p>
    <w:p w:rsidR="00956615" w:rsidRPr="00880017" w:rsidRDefault="00956615" w:rsidP="00880017">
      <w:pPr>
        <w:rPr>
          <w:ins w:id="13447" w:author="Caree2" w:date="2017-04-02T07:44:00Z"/>
          <w:color w:val="008080"/>
          <w:rPrChange w:id="13448" w:author="Caree2" w:date="2017-04-02T07:57:00Z">
            <w:rPr>
              <w:ins w:id="1344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50" w:author="Caree2" w:date="2017-04-02T07:57:00Z">
          <w:pPr>
            <w:autoSpaceDE w:val="0"/>
            <w:autoSpaceDN w:val="0"/>
            <w:adjustRightInd w:val="0"/>
          </w:pPr>
        </w:pPrChange>
      </w:pPr>
      <w:ins w:id="13451" w:author="Caree2" w:date="2017-04-02T07:44:00Z">
        <w:r w:rsidRPr="00880017">
          <w:rPr>
            <w:color w:val="008080"/>
            <w:rPrChange w:id="1345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5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5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5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&lt;value&gt;Europe&lt;/value&gt;</w:t>
        </w:r>
      </w:ins>
    </w:p>
    <w:p w:rsidR="00956615" w:rsidRPr="00880017" w:rsidRDefault="00956615" w:rsidP="00880017">
      <w:pPr>
        <w:rPr>
          <w:ins w:id="13456" w:author="Caree2" w:date="2017-04-02T07:44:00Z"/>
          <w:color w:val="008080"/>
          <w:rPrChange w:id="13457" w:author="Caree2" w:date="2017-04-02T07:57:00Z">
            <w:rPr>
              <w:ins w:id="1345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59" w:author="Caree2" w:date="2017-04-02T07:57:00Z">
          <w:pPr>
            <w:autoSpaceDE w:val="0"/>
            <w:autoSpaceDN w:val="0"/>
            <w:adjustRightInd w:val="0"/>
          </w:pPr>
        </w:pPrChange>
      </w:pPr>
      <w:ins w:id="13460" w:author="Caree2" w:date="2017-04-02T07:44:00Z">
        <w:r w:rsidRPr="00880017">
          <w:rPr>
            <w:color w:val="008080"/>
            <w:rPrChange w:id="1346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6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6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6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&lt;value&gt;Antarktica&lt;/value&gt;</w:t>
        </w:r>
      </w:ins>
    </w:p>
    <w:p w:rsidR="00956615" w:rsidRPr="00880017" w:rsidRDefault="00956615" w:rsidP="00880017">
      <w:pPr>
        <w:rPr>
          <w:ins w:id="13465" w:author="Caree2" w:date="2017-04-02T07:44:00Z"/>
          <w:color w:val="008080"/>
          <w:rPrChange w:id="13466" w:author="Caree2" w:date="2017-04-02T07:57:00Z">
            <w:rPr>
              <w:ins w:id="1346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68" w:author="Caree2" w:date="2017-04-02T07:57:00Z">
          <w:pPr>
            <w:autoSpaceDE w:val="0"/>
            <w:autoSpaceDN w:val="0"/>
            <w:adjustRightInd w:val="0"/>
          </w:pPr>
        </w:pPrChange>
      </w:pPr>
      <w:ins w:id="13469" w:author="Caree2" w:date="2017-04-02T07:44:00Z">
        <w:r w:rsidRPr="00880017">
          <w:rPr>
            <w:color w:val="008080"/>
            <w:rPrChange w:id="1347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7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7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7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&lt;value&gt;Australia&lt;/value&gt;</w:t>
        </w:r>
      </w:ins>
    </w:p>
    <w:p w:rsidR="00956615" w:rsidRPr="00880017" w:rsidRDefault="00956615" w:rsidP="00880017">
      <w:pPr>
        <w:rPr>
          <w:ins w:id="13474" w:author="Caree2" w:date="2017-04-02T07:44:00Z"/>
          <w:color w:val="008080"/>
          <w:rPrChange w:id="13475" w:author="Caree2" w:date="2017-04-02T07:57:00Z">
            <w:rPr>
              <w:ins w:id="1347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77" w:author="Caree2" w:date="2017-04-02T07:57:00Z">
          <w:pPr>
            <w:autoSpaceDE w:val="0"/>
            <w:autoSpaceDN w:val="0"/>
            <w:adjustRightInd w:val="0"/>
          </w:pPr>
        </w:pPrChange>
      </w:pPr>
      <w:ins w:id="13478" w:author="Caree2" w:date="2017-04-02T07:44:00Z">
        <w:r w:rsidRPr="00880017">
          <w:rPr>
            <w:color w:val="008080"/>
            <w:rPrChange w:id="1347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8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8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880017" w:rsidRDefault="00956615" w:rsidP="00880017">
      <w:pPr>
        <w:rPr>
          <w:ins w:id="13482" w:author="Caree2" w:date="2017-04-02T07:44:00Z"/>
          <w:color w:val="008080"/>
          <w:rPrChange w:id="13483" w:author="Caree2" w:date="2017-04-02T07:57:00Z">
            <w:rPr>
              <w:ins w:id="1348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85" w:author="Caree2" w:date="2017-04-02T07:57:00Z">
          <w:pPr>
            <w:autoSpaceDE w:val="0"/>
            <w:autoSpaceDN w:val="0"/>
            <w:adjustRightInd w:val="0"/>
          </w:pPr>
        </w:pPrChange>
      </w:pPr>
      <w:ins w:id="13486" w:author="Caree2" w:date="2017-04-02T07:44:00Z">
        <w:r w:rsidRPr="00880017">
          <w:rPr>
            <w:color w:val="008080"/>
            <w:rPrChange w:id="134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8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3489" w:author="Caree2" w:date="2017-04-02T07:44:00Z"/>
          <w:color w:val="008080"/>
          <w:rPrChange w:id="13490" w:author="Caree2" w:date="2017-04-02T07:57:00Z">
            <w:rPr>
              <w:ins w:id="1349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92" w:author="Caree2" w:date="2017-04-02T07:57:00Z">
          <w:pPr>
            <w:autoSpaceDE w:val="0"/>
            <w:autoSpaceDN w:val="0"/>
            <w:adjustRightInd w:val="0"/>
          </w:pPr>
        </w:pPrChange>
      </w:pPr>
      <w:ins w:id="13493" w:author="Caree2" w:date="2017-04-02T07:44:00Z">
        <w:r w:rsidRPr="00880017">
          <w:rPr>
            <w:color w:val="008080"/>
            <w:rPrChange w:id="1349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49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name="waterBodies"&gt;</w:t>
        </w:r>
      </w:ins>
    </w:p>
    <w:p w:rsidR="00956615" w:rsidRPr="00880017" w:rsidRDefault="00956615" w:rsidP="00880017">
      <w:pPr>
        <w:rPr>
          <w:ins w:id="13496" w:author="Caree2" w:date="2017-04-02T07:44:00Z"/>
          <w:color w:val="008080"/>
          <w:rPrChange w:id="13497" w:author="Caree2" w:date="2017-04-02T07:57:00Z">
            <w:rPr>
              <w:ins w:id="1349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499" w:author="Caree2" w:date="2017-04-02T07:57:00Z">
          <w:pPr>
            <w:autoSpaceDE w:val="0"/>
            <w:autoSpaceDN w:val="0"/>
            <w:adjustRightInd w:val="0"/>
          </w:pPr>
        </w:pPrChange>
      </w:pPr>
      <w:ins w:id="13500" w:author="Caree2" w:date="2017-04-02T07:44:00Z">
        <w:r w:rsidRPr="00880017">
          <w:rPr>
            <w:color w:val="008080"/>
            <w:rPrChange w:id="1350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880017" w:rsidRDefault="00956615" w:rsidP="00880017">
      <w:pPr>
        <w:rPr>
          <w:ins w:id="13504" w:author="Caree2" w:date="2017-04-02T07:44:00Z"/>
          <w:color w:val="008080"/>
          <w:rPrChange w:id="13505" w:author="Caree2" w:date="2017-04-02T07:57:00Z">
            <w:rPr>
              <w:ins w:id="1350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07" w:author="Caree2" w:date="2017-04-02T07:57:00Z">
          <w:pPr>
            <w:autoSpaceDE w:val="0"/>
            <w:autoSpaceDN w:val="0"/>
            <w:adjustRightInd w:val="0"/>
          </w:pPr>
        </w:pPrChange>
      </w:pPr>
      <w:ins w:id="13508" w:author="Caree2" w:date="2017-04-02T07:44:00Z">
        <w:r w:rsidRPr="00880017">
          <w:rPr>
            <w:color w:val="008080"/>
            <w:rPrChange w:id="135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1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1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1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&lt;value&gt;Pacific Ocean&lt;/value&gt;</w:t>
        </w:r>
      </w:ins>
    </w:p>
    <w:p w:rsidR="00956615" w:rsidRPr="00880017" w:rsidRDefault="00956615" w:rsidP="00880017">
      <w:pPr>
        <w:rPr>
          <w:ins w:id="13513" w:author="Caree2" w:date="2017-04-02T07:44:00Z"/>
          <w:color w:val="008080"/>
          <w:rPrChange w:id="13514" w:author="Caree2" w:date="2017-04-02T07:57:00Z">
            <w:rPr>
              <w:ins w:id="1351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16" w:author="Caree2" w:date="2017-04-02T07:57:00Z">
          <w:pPr>
            <w:autoSpaceDE w:val="0"/>
            <w:autoSpaceDN w:val="0"/>
            <w:adjustRightInd w:val="0"/>
          </w:pPr>
        </w:pPrChange>
      </w:pPr>
      <w:ins w:id="13517" w:author="Caree2" w:date="2017-04-02T07:44:00Z">
        <w:r w:rsidRPr="00880017">
          <w:rPr>
            <w:color w:val="008080"/>
            <w:rPrChange w:id="1351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1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2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2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&lt;value&gt;Indian Ocean&lt;/value&gt;</w:t>
        </w:r>
      </w:ins>
    </w:p>
    <w:p w:rsidR="00956615" w:rsidRPr="00880017" w:rsidRDefault="00956615" w:rsidP="00880017">
      <w:pPr>
        <w:rPr>
          <w:ins w:id="13522" w:author="Caree2" w:date="2017-04-02T07:44:00Z"/>
          <w:color w:val="008080"/>
          <w:rPrChange w:id="13523" w:author="Caree2" w:date="2017-04-02T07:57:00Z">
            <w:rPr>
              <w:ins w:id="1352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25" w:author="Caree2" w:date="2017-04-02T07:57:00Z">
          <w:pPr>
            <w:autoSpaceDE w:val="0"/>
            <w:autoSpaceDN w:val="0"/>
            <w:adjustRightInd w:val="0"/>
          </w:pPr>
        </w:pPrChange>
      </w:pPr>
      <w:ins w:id="13526" w:author="Caree2" w:date="2017-04-02T07:44:00Z">
        <w:r w:rsidRPr="00880017">
          <w:rPr>
            <w:color w:val="008080"/>
            <w:rPrChange w:id="1352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2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2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3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&lt;value&gt;Atlantic Ocean&lt;/value&gt;</w:t>
        </w:r>
      </w:ins>
    </w:p>
    <w:p w:rsidR="00956615" w:rsidRPr="00880017" w:rsidRDefault="00956615" w:rsidP="00880017">
      <w:pPr>
        <w:rPr>
          <w:ins w:id="13531" w:author="Caree2" w:date="2017-04-02T07:44:00Z"/>
          <w:color w:val="008080"/>
          <w:rPrChange w:id="13532" w:author="Caree2" w:date="2017-04-02T07:57:00Z">
            <w:rPr>
              <w:ins w:id="1353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34" w:author="Caree2" w:date="2017-04-02T07:57:00Z">
          <w:pPr>
            <w:autoSpaceDE w:val="0"/>
            <w:autoSpaceDN w:val="0"/>
            <w:adjustRightInd w:val="0"/>
          </w:pPr>
        </w:pPrChange>
      </w:pPr>
      <w:ins w:id="13535" w:author="Caree2" w:date="2017-04-02T07:44:00Z">
        <w:r w:rsidRPr="00880017">
          <w:rPr>
            <w:color w:val="008080"/>
            <w:rPrChange w:id="1353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3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3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3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&lt;value&gt;Southern Ocean&lt;/value&gt;</w:t>
        </w:r>
      </w:ins>
    </w:p>
    <w:p w:rsidR="00956615" w:rsidRPr="00880017" w:rsidRDefault="00956615" w:rsidP="00880017">
      <w:pPr>
        <w:rPr>
          <w:ins w:id="13540" w:author="Caree2" w:date="2017-04-02T07:44:00Z"/>
          <w:color w:val="008080"/>
          <w:rPrChange w:id="13541" w:author="Caree2" w:date="2017-04-02T07:57:00Z">
            <w:rPr>
              <w:ins w:id="1354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43" w:author="Caree2" w:date="2017-04-02T07:57:00Z">
          <w:pPr>
            <w:autoSpaceDE w:val="0"/>
            <w:autoSpaceDN w:val="0"/>
            <w:adjustRightInd w:val="0"/>
          </w:pPr>
        </w:pPrChange>
      </w:pPr>
      <w:ins w:id="13544" w:author="Caree2" w:date="2017-04-02T07:44:00Z">
        <w:r w:rsidRPr="00880017">
          <w:rPr>
            <w:color w:val="008080"/>
            <w:rPrChange w:id="1354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4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4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4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&lt;value&gt;Arctic Ocean&lt;/value&gt;</w:t>
        </w:r>
      </w:ins>
    </w:p>
    <w:p w:rsidR="00956615" w:rsidRPr="00880017" w:rsidRDefault="00956615" w:rsidP="00880017">
      <w:pPr>
        <w:rPr>
          <w:ins w:id="13549" w:author="Caree2" w:date="2017-04-02T07:44:00Z"/>
          <w:color w:val="008080"/>
          <w:rPrChange w:id="13550" w:author="Caree2" w:date="2017-04-02T07:57:00Z">
            <w:rPr>
              <w:ins w:id="1355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52" w:author="Caree2" w:date="2017-04-02T07:57:00Z">
          <w:pPr>
            <w:autoSpaceDE w:val="0"/>
            <w:autoSpaceDN w:val="0"/>
            <w:adjustRightInd w:val="0"/>
          </w:pPr>
        </w:pPrChange>
      </w:pPr>
      <w:ins w:id="13553" w:author="Caree2" w:date="2017-04-02T07:44:00Z">
        <w:r w:rsidRPr="00880017">
          <w:rPr>
            <w:color w:val="008080"/>
            <w:rPrChange w:id="1355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5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5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880017" w:rsidRDefault="00956615" w:rsidP="00880017">
      <w:pPr>
        <w:rPr>
          <w:ins w:id="13557" w:author="Caree2" w:date="2017-04-02T07:44:00Z"/>
          <w:color w:val="008080"/>
          <w:rPrChange w:id="13558" w:author="Caree2" w:date="2017-04-02T07:57:00Z">
            <w:rPr>
              <w:ins w:id="1355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60" w:author="Caree2" w:date="2017-04-02T07:57:00Z">
          <w:pPr>
            <w:autoSpaceDE w:val="0"/>
            <w:autoSpaceDN w:val="0"/>
            <w:adjustRightInd w:val="0"/>
          </w:pPr>
        </w:pPrChange>
      </w:pPr>
      <w:ins w:id="13561" w:author="Caree2" w:date="2017-04-02T07:44:00Z">
        <w:r w:rsidRPr="00880017">
          <w:rPr>
            <w:color w:val="008080"/>
            <w:rPrChange w:id="1356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6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3564" w:author="Caree2" w:date="2017-04-02T07:44:00Z"/>
          <w:color w:val="008080"/>
          <w:rPrChange w:id="13565" w:author="Caree2" w:date="2017-04-02T07:57:00Z">
            <w:rPr>
              <w:ins w:id="1356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67" w:author="Caree2" w:date="2017-04-02T07:57:00Z">
          <w:pPr>
            <w:autoSpaceDE w:val="0"/>
            <w:autoSpaceDN w:val="0"/>
            <w:adjustRightInd w:val="0"/>
          </w:pPr>
        </w:pPrChange>
      </w:pPr>
      <w:ins w:id="13568" w:author="Caree2" w:date="2017-04-02T07:44:00Z">
        <w:r w:rsidRPr="00880017">
          <w:rPr>
            <w:color w:val="008080"/>
            <w:rPrChange w:id="1356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7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name="animals"&gt;</w:t>
        </w:r>
      </w:ins>
    </w:p>
    <w:p w:rsidR="00956615" w:rsidRPr="00880017" w:rsidRDefault="00956615" w:rsidP="00880017">
      <w:pPr>
        <w:rPr>
          <w:ins w:id="13571" w:author="Caree2" w:date="2017-04-02T07:44:00Z"/>
          <w:color w:val="008080"/>
          <w:rPrChange w:id="13572" w:author="Caree2" w:date="2017-04-02T07:57:00Z">
            <w:rPr>
              <w:ins w:id="1357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74" w:author="Caree2" w:date="2017-04-02T07:57:00Z">
          <w:pPr>
            <w:autoSpaceDE w:val="0"/>
            <w:autoSpaceDN w:val="0"/>
            <w:adjustRightInd w:val="0"/>
          </w:pPr>
        </w:pPrChange>
      </w:pPr>
      <w:ins w:id="13575" w:author="Caree2" w:date="2017-04-02T07:44:00Z">
        <w:r w:rsidRPr="00880017">
          <w:rPr>
            <w:color w:val="008080"/>
            <w:rPrChange w:id="1357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7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7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880017" w:rsidRDefault="00956615" w:rsidP="00880017">
      <w:pPr>
        <w:rPr>
          <w:ins w:id="13579" w:author="Caree2" w:date="2017-04-02T07:44:00Z"/>
          <w:color w:val="008080"/>
          <w:rPrChange w:id="13580" w:author="Caree2" w:date="2017-04-02T07:57:00Z">
            <w:rPr>
              <w:ins w:id="1358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82" w:author="Caree2" w:date="2017-04-02T07:57:00Z">
          <w:pPr>
            <w:autoSpaceDE w:val="0"/>
            <w:autoSpaceDN w:val="0"/>
            <w:adjustRightInd w:val="0"/>
          </w:pPr>
        </w:pPrChange>
      </w:pPr>
      <w:ins w:id="13583" w:author="Caree2" w:date="2017-04-02T07:44:00Z">
        <w:r w:rsidRPr="00880017">
          <w:rPr>
            <w:color w:val="008080"/>
            <w:rPrChange w:id="1358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8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8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bean="tiger01" /&gt;</w:t>
        </w:r>
      </w:ins>
    </w:p>
    <w:p w:rsidR="00956615" w:rsidRPr="00880017" w:rsidRDefault="00956615" w:rsidP="00880017">
      <w:pPr>
        <w:rPr>
          <w:ins w:id="13588" w:author="Caree2" w:date="2017-04-02T07:44:00Z"/>
          <w:color w:val="008080"/>
          <w:rPrChange w:id="13589" w:author="Caree2" w:date="2017-04-02T07:57:00Z">
            <w:rPr>
              <w:ins w:id="1359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591" w:author="Caree2" w:date="2017-04-02T07:57:00Z">
          <w:pPr>
            <w:autoSpaceDE w:val="0"/>
            <w:autoSpaceDN w:val="0"/>
            <w:adjustRightInd w:val="0"/>
          </w:pPr>
        </w:pPrChange>
      </w:pPr>
      <w:ins w:id="13592" w:author="Caree2" w:date="2017-04-02T07:44:00Z">
        <w:r w:rsidRPr="00880017">
          <w:rPr>
            <w:color w:val="008080"/>
            <w:rPrChange w:id="1359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9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9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59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bean="tiger01" /&gt;</w:t>
        </w:r>
      </w:ins>
    </w:p>
    <w:p w:rsidR="00956615" w:rsidRPr="00880017" w:rsidRDefault="00956615" w:rsidP="00880017">
      <w:pPr>
        <w:rPr>
          <w:ins w:id="13597" w:author="Caree2" w:date="2017-04-02T07:44:00Z"/>
          <w:color w:val="008080"/>
          <w:rPrChange w:id="13598" w:author="Caree2" w:date="2017-04-02T07:57:00Z">
            <w:rPr>
              <w:ins w:id="1359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00" w:author="Caree2" w:date="2017-04-02T07:57:00Z">
          <w:pPr>
            <w:autoSpaceDE w:val="0"/>
            <w:autoSpaceDN w:val="0"/>
            <w:adjustRightInd w:val="0"/>
          </w:pPr>
        </w:pPrChange>
      </w:pPr>
      <w:ins w:id="13601" w:author="Caree2" w:date="2017-04-02T07:44:00Z">
        <w:r w:rsidRPr="00880017">
          <w:rPr>
            <w:color w:val="008080"/>
            <w:rPrChange w:id="136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0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0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bean="tiger01" /&gt;</w:t>
        </w:r>
      </w:ins>
    </w:p>
    <w:p w:rsidR="00956615" w:rsidRPr="00880017" w:rsidRDefault="00956615" w:rsidP="00880017">
      <w:pPr>
        <w:rPr>
          <w:ins w:id="13606" w:author="Caree2" w:date="2017-04-02T07:44:00Z"/>
          <w:color w:val="008080"/>
          <w:rPrChange w:id="13607" w:author="Caree2" w:date="2017-04-02T07:57:00Z">
            <w:rPr>
              <w:ins w:id="1360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09" w:author="Caree2" w:date="2017-04-02T07:57:00Z">
          <w:pPr>
            <w:autoSpaceDE w:val="0"/>
            <w:autoSpaceDN w:val="0"/>
            <w:adjustRightInd w:val="0"/>
          </w:pPr>
        </w:pPrChange>
      </w:pPr>
      <w:ins w:id="13610" w:author="Caree2" w:date="2017-04-02T07:44:00Z">
        <w:r w:rsidRPr="00880017">
          <w:rPr>
            <w:color w:val="008080"/>
            <w:rPrChange w:id="1361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1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1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1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bean="dolphin01" /&gt;</w:t>
        </w:r>
      </w:ins>
    </w:p>
    <w:p w:rsidR="00956615" w:rsidRPr="00880017" w:rsidRDefault="00956615" w:rsidP="00880017">
      <w:pPr>
        <w:rPr>
          <w:ins w:id="13615" w:author="Caree2" w:date="2017-04-02T07:44:00Z"/>
          <w:color w:val="008080"/>
          <w:rPrChange w:id="13616" w:author="Caree2" w:date="2017-04-02T07:57:00Z">
            <w:rPr>
              <w:ins w:id="1361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18" w:author="Caree2" w:date="2017-04-02T07:57:00Z">
          <w:pPr>
            <w:autoSpaceDE w:val="0"/>
            <w:autoSpaceDN w:val="0"/>
            <w:adjustRightInd w:val="0"/>
          </w:pPr>
        </w:pPrChange>
      </w:pPr>
      <w:ins w:id="13619" w:author="Caree2" w:date="2017-04-02T07:44:00Z">
        <w:r w:rsidRPr="00880017">
          <w:rPr>
            <w:color w:val="008080"/>
            <w:rPrChange w:id="1362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2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2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2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bean="dolphin02" /&gt;</w:t>
        </w:r>
      </w:ins>
    </w:p>
    <w:p w:rsidR="00956615" w:rsidRPr="00880017" w:rsidRDefault="00956615" w:rsidP="00880017">
      <w:pPr>
        <w:rPr>
          <w:ins w:id="13624" w:author="Caree2" w:date="2017-04-02T07:44:00Z"/>
          <w:color w:val="008080"/>
          <w:rPrChange w:id="13625" w:author="Caree2" w:date="2017-04-02T07:57:00Z">
            <w:rPr>
              <w:ins w:id="1362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27" w:author="Caree2" w:date="2017-04-02T07:57:00Z">
          <w:pPr>
            <w:autoSpaceDE w:val="0"/>
            <w:autoSpaceDN w:val="0"/>
            <w:adjustRightInd w:val="0"/>
          </w:pPr>
        </w:pPrChange>
      </w:pPr>
      <w:ins w:id="13628" w:author="Caree2" w:date="2017-04-02T07:44:00Z">
        <w:r w:rsidRPr="00880017">
          <w:rPr>
            <w:color w:val="008080"/>
            <w:rPrChange w:id="1362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3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3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3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bean="dolphin03" /&gt;</w:t>
        </w:r>
      </w:ins>
    </w:p>
    <w:p w:rsidR="00956615" w:rsidRPr="00880017" w:rsidRDefault="00956615" w:rsidP="00880017">
      <w:pPr>
        <w:rPr>
          <w:ins w:id="13633" w:author="Caree2" w:date="2017-04-02T07:44:00Z"/>
          <w:color w:val="008080"/>
          <w:rPrChange w:id="13634" w:author="Caree2" w:date="2017-04-02T07:57:00Z">
            <w:rPr>
              <w:ins w:id="1363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36" w:author="Caree2" w:date="2017-04-02T07:57:00Z">
          <w:pPr>
            <w:autoSpaceDE w:val="0"/>
            <w:autoSpaceDN w:val="0"/>
            <w:adjustRightInd w:val="0"/>
          </w:pPr>
        </w:pPrChange>
      </w:pPr>
      <w:ins w:id="13637" w:author="Caree2" w:date="2017-04-02T07:44:00Z">
        <w:r w:rsidRPr="00880017">
          <w:rPr>
            <w:color w:val="008080"/>
            <w:rPrChange w:id="1363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3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4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880017" w:rsidRDefault="00956615" w:rsidP="00880017">
      <w:pPr>
        <w:rPr>
          <w:ins w:id="13641" w:author="Caree2" w:date="2017-04-02T07:44:00Z"/>
          <w:color w:val="008080"/>
          <w:rPrChange w:id="13642" w:author="Caree2" w:date="2017-04-02T07:57:00Z">
            <w:rPr>
              <w:ins w:id="1364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44" w:author="Caree2" w:date="2017-04-02T07:57:00Z">
          <w:pPr>
            <w:autoSpaceDE w:val="0"/>
            <w:autoSpaceDN w:val="0"/>
            <w:adjustRightInd w:val="0"/>
          </w:pPr>
        </w:pPrChange>
      </w:pPr>
      <w:ins w:id="13645" w:author="Caree2" w:date="2017-04-02T07:44:00Z">
        <w:r w:rsidRPr="00880017">
          <w:rPr>
            <w:color w:val="008080"/>
            <w:rPrChange w:id="1364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4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3648" w:author="Caree2" w:date="2017-04-02T07:44:00Z"/>
          <w:color w:val="008080"/>
          <w:rPrChange w:id="13649" w:author="Caree2" w:date="2017-04-02T07:57:00Z">
            <w:rPr>
              <w:ins w:id="1365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51" w:author="Caree2" w:date="2017-04-02T07:57:00Z">
          <w:pPr>
            <w:autoSpaceDE w:val="0"/>
            <w:autoSpaceDN w:val="0"/>
            <w:adjustRightInd w:val="0"/>
          </w:pPr>
        </w:pPrChange>
      </w:pPr>
      <w:ins w:id="13652" w:author="Caree2" w:date="2017-04-02T07:44:00Z">
        <w:r w:rsidRPr="00880017">
          <w:rPr>
            <w:color w:val="008080"/>
            <w:rPrChange w:id="1365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3654" w:author="Caree2" w:date="2017-04-02T07:44:00Z"/>
          <w:color w:val="008080"/>
          <w:rPrChange w:id="13655" w:author="Caree2" w:date="2017-04-02T07:57:00Z">
            <w:rPr>
              <w:ins w:id="1365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57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3658" w:author="Caree2" w:date="2017-04-02T07:44:00Z"/>
          <w:color w:val="008080"/>
          <w:rPrChange w:id="13659" w:author="Caree2" w:date="2017-04-02T07:57:00Z">
            <w:rPr>
              <w:ins w:id="1366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61" w:author="Caree2" w:date="2017-04-02T07:57:00Z">
          <w:pPr>
            <w:autoSpaceDE w:val="0"/>
            <w:autoSpaceDN w:val="0"/>
            <w:adjustRightInd w:val="0"/>
          </w:pPr>
        </w:pPrChange>
      </w:pPr>
      <w:ins w:id="13662" w:author="Caree2" w:date="2017-04-02T07:44:00Z">
        <w:r w:rsidRPr="00880017">
          <w:rPr>
            <w:color w:val="008080"/>
            <w:rPrChange w:id="1366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id="forest01"</w:t>
        </w:r>
      </w:ins>
    </w:p>
    <w:p w:rsidR="00956615" w:rsidRPr="00880017" w:rsidRDefault="00956615" w:rsidP="00880017">
      <w:pPr>
        <w:rPr>
          <w:ins w:id="13664" w:author="Caree2" w:date="2017-04-02T07:44:00Z"/>
          <w:color w:val="008080"/>
          <w:rPrChange w:id="13665" w:author="Caree2" w:date="2017-04-02T07:57:00Z">
            <w:rPr>
              <w:ins w:id="1366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67" w:author="Caree2" w:date="2017-04-02T07:57:00Z">
          <w:pPr>
            <w:autoSpaceDE w:val="0"/>
            <w:autoSpaceDN w:val="0"/>
            <w:adjustRightInd w:val="0"/>
          </w:pPr>
        </w:pPrChange>
      </w:pPr>
      <w:ins w:id="13668" w:author="Caree2" w:date="2017-04-02T07:44:00Z">
        <w:r w:rsidRPr="00880017">
          <w:rPr>
            <w:color w:val="008080"/>
            <w:rPrChange w:id="13669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70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class="com.rollingstone.springframework.basic.real.life.examples.Forest"&gt;</w:t>
        </w:r>
      </w:ins>
    </w:p>
    <w:p w:rsidR="00956615" w:rsidRPr="00880017" w:rsidRDefault="00956615" w:rsidP="00880017">
      <w:pPr>
        <w:rPr>
          <w:ins w:id="13671" w:author="Caree2" w:date="2017-04-02T07:44:00Z"/>
          <w:color w:val="008080"/>
          <w:rPrChange w:id="13672" w:author="Caree2" w:date="2017-04-02T07:57:00Z">
            <w:rPr>
              <w:ins w:id="1367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74" w:author="Caree2" w:date="2017-04-02T07:57:00Z">
          <w:pPr>
            <w:autoSpaceDE w:val="0"/>
            <w:autoSpaceDN w:val="0"/>
            <w:adjustRightInd w:val="0"/>
          </w:pPr>
        </w:pPrChange>
      </w:pPr>
      <w:ins w:id="13675" w:author="Caree2" w:date="2017-04-02T07:44:00Z">
        <w:r w:rsidRPr="00880017">
          <w:rPr>
            <w:color w:val="008080"/>
            <w:rPrChange w:id="1367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7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name="trees"&gt;</w:t>
        </w:r>
      </w:ins>
    </w:p>
    <w:p w:rsidR="00956615" w:rsidRPr="00880017" w:rsidRDefault="00956615" w:rsidP="00880017">
      <w:pPr>
        <w:rPr>
          <w:ins w:id="13678" w:author="Caree2" w:date="2017-04-02T07:44:00Z"/>
          <w:color w:val="008080"/>
          <w:rPrChange w:id="13679" w:author="Caree2" w:date="2017-04-02T07:57:00Z">
            <w:rPr>
              <w:ins w:id="1368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81" w:author="Caree2" w:date="2017-04-02T07:57:00Z">
          <w:pPr>
            <w:autoSpaceDE w:val="0"/>
            <w:autoSpaceDN w:val="0"/>
            <w:adjustRightInd w:val="0"/>
          </w:pPr>
        </w:pPrChange>
      </w:pPr>
      <w:ins w:id="13682" w:author="Caree2" w:date="2017-04-02T07:44:00Z">
        <w:r w:rsidRPr="00880017">
          <w:rPr>
            <w:color w:val="008080"/>
            <w:rPrChange w:id="1368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8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8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880017" w:rsidRDefault="00956615" w:rsidP="00880017">
      <w:pPr>
        <w:rPr>
          <w:ins w:id="13686" w:author="Caree2" w:date="2017-04-02T07:44:00Z"/>
          <w:color w:val="008080"/>
          <w:rPrChange w:id="13687" w:author="Caree2" w:date="2017-04-02T07:57:00Z">
            <w:rPr>
              <w:ins w:id="1368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89" w:author="Caree2" w:date="2017-04-02T07:57:00Z">
          <w:pPr>
            <w:autoSpaceDE w:val="0"/>
            <w:autoSpaceDN w:val="0"/>
            <w:adjustRightInd w:val="0"/>
          </w:pPr>
        </w:pPrChange>
      </w:pPr>
      <w:ins w:id="13690" w:author="Caree2" w:date="2017-04-02T07:44:00Z">
        <w:r w:rsidRPr="00880017">
          <w:rPr>
            <w:color w:val="008080"/>
            <w:rPrChange w:id="1369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9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9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69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bean="tree01" /&gt;</w:t>
        </w:r>
      </w:ins>
    </w:p>
    <w:p w:rsidR="00956615" w:rsidRPr="00880017" w:rsidRDefault="00956615" w:rsidP="00880017">
      <w:pPr>
        <w:rPr>
          <w:ins w:id="13695" w:author="Caree2" w:date="2017-04-02T07:44:00Z"/>
          <w:color w:val="008080"/>
          <w:rPrChange w:id="13696" w:author="Caree2" w:date="2017-04-02T07:57:00Z">
            <w:rPr>
              <w:ins w:id="1369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698" w:author="Caree2" w:date="2017-04-02T07:57:00Z">
          <w:pPr>
            <w:autoSpaceDE w:val="0"/>
            <w:autoSpaceDN w:val="0"/>
            <w:adjustRightInd w:val="0"/>
          </w:pPr>
        </w:pPrChange>
      </w:pPr>
      <w:ins w:id="13699" w:author="Caree2" w:date="2017-04-02T07:44:00Z">
        <w:r w:rsidRPr="00880017">
          <w:rPr>
            <w:color w:val="008080"/>
            <w:rPrChange w:id="1370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0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bean="tree02" /&gt;</w:t>
        </w:r>
      </w:ins>
    </w:p>
    <w:p w:rsidR="00956615" w:rsidRPr="00880017" w:rsidRDefault="00956615" w:rsidP="00880017">
      <w:pPr>
        <w:rPr>
          <w:ins w:id="13704" w:author="Caree2" w:date="2017-04-02T07:44:00Z"/>
          <w:color w:val="008080"/>
          <w:rPrChange w:id="13705" w:author="Caree2" w:date="2017-04-02T07:57:00Z">
            <w:rPr>
              <w:ins w:id="1370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07" w:author="Caree2" w:date="2017-04-02T07:57:00Z">
          <w:pPr>
            <w:autoSpaceDE w:val="0"/>
            <w:autoSpaceDN w:val="0"/>
            <w:adjustRightInd w:val="0"/>
          </w:pPr>
        </w:pPrChange>
      </w:pPr>
      <w:ins w:id="13708" w:author="Caree2" w:date="2017-04-02T07:44:00Z">
        <w:r w:rsidRPr="00880017">
          <w:rPr>
            <w:color w:val="008080"/>
            <w:rPrChange w:id="137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1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1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1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bean="tree03" /&gt;</w:t>
        </w:r>
      </w:ins>
    </w:p>
    <w:p w:rsidR="00956615" w:rsidRPr="00880017" w:rsidRDefault="00956615" w:rsidP="00880017">
      <w:pPr>
        <w:rPr>
          <w:ins w:id="13713" w:author="Caree2" w:date="2017-04-02T07:44:00Z"/>
          <w:color w:val="008080"/>
          <w:rPrChange w:id="13714" w:author="Caree2" w:date="2017-04-02T07:57:00Z">
            <w:rPr>
              <w:ins w:id="1371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16" w:author="Caree2" w:date="2017-04-02T07:57:00Z">
          <w:pPr>
            <w:autoSpaceDE w:val="0"/>
            <w:autoSpaceDN w:val="0"/>
            <w:adjustRightInd w:val="0"/>
          </w:pPr>
        </w:pPrChange>
      </w:pPr>
      <w:ins w:id="13717" w:author="Caree2" w:date="2017-04-02T07:44:00Z">
        <w:r w:rsidRPr="00880017">
          <w:rPr>
            <w:color w:val="008080"/>
            <w:rPrChange w:id="1371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1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2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2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bean="tree04" /&gt;</w:t>
        </w:r>
      </w:ins>
    </w:p>
    <w:p w:rsidR="00956615" w:rsidRPr="00880017" w:rsidRDefault="00956615" w:rsidP="00880017">
      <w:pPr>
        <w:rPr>
          <w:ins w:id="13722" w:author="Caree2" w:date="2017-04-02T07:44:00Z"/>
          <w:color w:val="008080"/>
          <w:rPrChange w:id="13723" w:author="Caree2" w:date="2017-04-02T07:57:00Z">
            <w:rPr>
              <w:ins w:id="1372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25" w:author="Caree2" w:date="2017-04-02T07:57:00Z">
          <w:pPr>
            <w:autoSpaceDE w:val="0"/>
            <w:autoSpaceDN w:val="0"/>
            <w:adjustRightInd w:val="0"/>
          </w:pPr>
        </w:pPrChange>
      </w:pPr>
      <w:ins w:id="13726" w:author="Caree2" w:date="2017-04-02T07:44:00Z">
        <w:r w:rsidRPr="00880017">
          <w:rPr>
            <w:color w:val="008080"/>
            <w:rPrChange w:id="1372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2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2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880017" w:rsidRDefault="00956615" w:rsidP="00880017">
      <w:pPr>
        <w:rPr>
          <w:ins w:id="13730" w:author="Caree2" w:date="2017-04-02T07:44:00Z"/>
          <w:color w:val="008080"/>
          <w:rPrChange w:id="13731" w:author="Caree2" w:date="2017-04-02T07:57:00Z">
            <w:rPr>
              <w:ins w:id="1373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33" w:author="Caree2" w:date="2017-04-02T07:57:00Z">
          <w:pPr>
            <w:autoSpaceDE w:val="0"/>
            <w:autoSpaceDN w:val="0"/>
            <w:adjustRightInd w:val="0"/>
          </w:pPr>
        </w:pPrChange>
      </w:pPr>
      <w:ins w:id="13734" w:author="Caree2" w:date="2017-04-02T07:44:00Z">
        <w:r w:rsidRPr="00880017">
          <w:rPr>
            <w:color w:val="008080"/>
            <w:rPrChange w:id="1373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1373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3737" w:author="Caree2" w:date="2017-04-02T07:44:00Z"/>
          <w:color w:val="008080"/>
          <w:rPrChange w:id="13738" w:author="Caree2" w:date="2017-04-02T07:57:00Z">
            <w:rPr>
              <w:ins w:id="1373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40" w:author="Caree2" w:date="2017-04-02T07:57:00Z">
          <w:pPr>
            <w:autoSpaceDE w:val="0"/>
            <w:autoSpaceDN w:val="0"/>
            <w:adjustRightInd w:val="0"/>
          </w:pPr>
        </w:pPrChange>
      </w:pPr>
      <w:ins w:id="13741" w:author="Caree2" w:date="2017-04-02T07:44:00Z">
        <w:r w:rsidRPr="00880017">
          <w:rPr>
            <w:color w:val="008080"/>
            <w:rPrChange w:id="1374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3743" w:author="Caree2" w:date="2017-04-02T07:44:00Z"/>
          <w:color w:val="008080"/>
          <w:rPrChange w:id="13744" w:author="Caree2" w:date="2017-04-02T07:57:00Z">
            <w:rPr>
              <w:ins w:id="1374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46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3747" w:author="Caree2" w:date="2017-04-02T07:44:00Z"/>
          <w:color w:val="008080"/>
          <w:rPrChange w:id="13748" w:author="Caree2" w:date="2017-04-02T07:57:00Z">
            <w:rPr>
              <w:ins w:id="1374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50" w:author="Caree2" w:date="2017-04-02T07:57:00Z">
          <w:pPr>
            <w:autoSpaceDE w:val="0"/>
            <w:autoSpaceDN w:val="0"/>
            <w:adjustRightInd w:val="0"/>
          </w:pPr>
        </w:pPrChange>
      </w:pPr>
      <w:ins w:id="13751" w:author="Caree2" w:date="2017-04-02T07:44:00Z">
        <w:r w:rsidRPr="00880017">
          <w:rPr>
            <w:color w:val="008080"/>
            <w:rPrChange w:id="1375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id="forest02"</w:t>
        </w:r>
      </w:ins>
    </w:p>
    <w:p w:rsidR="00956615" w:rsidRPr="00880017" w:rsidRDefault="00956615" w:rsidP="00880017">
      <w:pPr>
        <w:rPr>
          <w:ins w:id="13753" w:author="Caree2" w:date="2017-04-02T07:44:00Z"/>
          <w:color w:val="008080"/>
          <w:rPrChange w:id="13754" w:author="Caree2" w:date="2017-04-02T07:57:00Z">
            <w:rPr>
              <w:ins w:id="1375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56" w:author="Caree2" w:date="2017-04-02T07:57:00Z">
          <w:pPr>
            <w:autoSpaceDE w:val="0"/>
            <w:autoSpaceDN w:val="0"/>
            <w:adjustRightInd w:val="0"/>
          </w:pPr>
        </w:pPrChange>
      </w:pPr>
      <w:ins w:id="13757" w:author="Caree2" w:date="2017-04-02T07:44:00Z">
        <w:r w:rsidRPr="00880017">
          <w:rPr>
            <w:color w:val="008080"/>
            <w:rPrChange w:id="13758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59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class="com.rollingstone.springframework.basic.real.life.examples.Forest"&gt;</w:t>
        </w:r>
      </w:ins>
    </w:p>
    <w:p w:rsidR="00956615" w:rsidRPr="00880017" w:rsidRDefault="00956615" w:rsidP="00880017">
      <w:pPr>
        <w:rPr>
          <w:ins w:id="13760" w:author="Caree2" w:date="2017-04-02T07:44:00Z"/>
          <w:color w:val="008080"/>
          <w:rPrChange w:id="13761" w:author="Caree2" w:date="2017-04-02T07:57:00Z">
            <w:rPr>
              <w:ins w:id="1376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63" w:author="Caree2" w:date="2017-04-02T07:57:00Z">
          <w:pPr>
            <w:autoSpaceDE w:val="0"/>
            <w:autoSpaceDN w:val="0"/>
            <w:adjustRightInd w:val="0"/>
          </w:pPr>
        </w:pPrChange>
      </w:pPr>
      <w:ins w:id="13764" w:author="Caree2" w:date="2017-04-02T07:44:00Z">
        <w:r w:rsidRPr="00880017">
          <w:rPr>
            <w:color w:val="008080"/>
            <w:rPrChange w:id="1376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6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name="trees"&gt;</w:t>
        </w:r>
      </w:ins>
    </w:p>
    <w:p w:rsidR="00956615" w:rsidRPr="00880017" w:rsidRDefault="00956615" w:rsidP="00880017">
      <w:pPr>
        <w:rPr>
          <w:ins w:id="13767" w:author="Caree2" w:date="2017-04-02T07:44:00Z"/>
          <w:color w:val="008080"/>
          <w:rPrChange w:id="13768" w:author="Caree2" w:date="2017-04-02T07:57:00Z">
            <w:rPr>
              <w:ins w:id="1376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70" w:author="Caree2" w:date="2017-04-02T07:57:00Z">
          <w:pPr>
            <w:autoSpaceDE w:val="0"/>
            <w:autoSpaceDN w:val="0"/>
            <w:adjustRightInd w:val="0"/>
          </w:pPr>
        </w:pPrChange>
      </w:pPr>
      <w:ins w:id="13771" w:author="Caree2" w:date="2017-04-02T07:44:00Z">
        <w:r w:rsidRPr="00880017">
          <w:rPr>
            <w:color w:val="008080"/>
            <w:rPrChange w:id="1377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7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7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880017" w:rsidRDefault="00956615" w:rsidP="00880017">
      <w:pPr>
        <w:rPr>
          <w:ins w:id="13775" w:author="Caree2" w:date="2017-04-02T07:44:00Z"/>
          <w:color w:val="008080"/>
          <w:rPrChange w:id="13776" w:author="Caree2" w:date="2017-04-02T07:57:00Z">
            <w:rPr>
              <w:ins w:id="1377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78" w:author="Caree2" w:date="2017-04-02T07:57:00Z">
          <w:pPr>
            <w:autoSpaceDE w:val="0"/>
            <w:autoSpaceDN w:val="0"/>
            <w:adjustRightInd w:val="0"/>
          </w:pPr>
        </w:pPrChange>
      </w:pPr>
      <w:ins w:id="13779" w:author="Caree2" w:date="2017-04-02T07:44:00Z">
        <w:r w:rsidRPr="00880017">
          <w:rPr>
            <w:color w:val="008080"/>
            <w:rPrChange w:id="1378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8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8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8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bean="tree05" /&gt;</w:t>
        </w:r>
      </w:ins>
    </w:p>
    <w:p w:rsidR="00956615" w:rsidRPr="00880017" w:rsidRDefault="00956615" w:rsidP="00880017">
      <w:pPr>
        <w:rPr>
          <w:ins w:id="13784" w:author="Caree2" w:date="2017-04-02T07:44:00Z"/>
          <w:color w:val="008080"/>
          <w:rPrChange w:id="13785" w:author="Caree2" w:date="2017-04-02T07:57:00Z">
            <w:rPr>
              <w:ins w:id="1378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87" w:author="Caree2" w:date="2017-04-02T07:57:00Z">
          <w:pPr>
            <w:autoSpaceDE w:val="0"/>
            <w:autoSpaceDN w:val="0"/>
            <w:adjustRightInd w:val="0"/>
          </w:pPr>
        </w:pPrChange>
      </w:pPr>
      <w:ins w:id="13788" w:author="Caree2" w:date="2017-04-02T07:44:00Z">
        <w:r w:rsidRPr="00880017">
          <w:rPr>
            <w:color w:val="008080"/>
            <w:rPrChange w:id="1378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9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9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9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bean="tree06" /&gt;</w:t>
        </w:r>
      </w:ins>
    </w:p>
    <w:p w:rsidR="00956615" w:rsidRPr="00880017" w:rsidRDefault="00956615" w:rsidP="00880017">
      <w:pPr>
        <w:rPr>
          <w:ins w:id="13793" w:author="Caree2" w:date="2017-04-02T07:44:00Z"/>
          <w:color w:val="008080"/>
          <w:rPrChange w:id="13794" w:author="Caree2" w:date="2017-04-02T07:57:00Z">
            <w:rPr>
              <w:ins w:id="1379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796" w:author="Caree2" w:date="2017-04-02T07:57:00Z">
          <w:pPr>
            <w:autoSpaceDE w:val="0"/>
            <w:autoSpaceDN w:val="0"/>
            <w:adjustRightInd w:val="0"/>
          </w:pPr>
        </w:pPrChange>
      </w:pPr>
      <w:ins w:id="13797" w:author="Caree2" w:date="2017-04-02T07:44:00Z">
        <w:r w:rsidRPr="00880017">
          <w:rPr>
            <w:color w:val="008080"/>
            <w:rPrChange w:id="1379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79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0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0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bean="tree07" /&gt;</w:t>
        </w:r>
      </w:ins>
    </w:p>
    <w:p w:rsidR="00956615" w:rsidRPr="00880017" w:rsidRDefault="00956615" w:rsidP="00880017">
      <w:pPr>
        <w:rPr>
          <w:ins w:id="13802" w:author="Caree2" w:date="2017-04-02T07:44:00Z"/>
          <w:color w:val="008080"/>
          <w:rPrChange w:id="13803" w:author="Caree2" w:date="2017-04-02T07:57:00Z">
            <w:rPr>
              <w:ins w:id="1380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05" w:author="Caree2" w:date="2017-04-02T07:57:00Z">
          <w:pPr>
            <w:autoSpaceDE w:val="0"/>
            <w:autoSpaceDN w:val="0"/>
            <w:adjustRightInd w:val="0"/>
          </w:pPr>
        </w:pPrChange>
      </w:pPr>
      <w:ins w:id="13806" w:author="Caree2" w:date="2017-04-02T07:44:00Z">
        <w:r w:rsidRPr="00880017">
          <w:rPr>
            <w:color w:val="008080"/>
            <w:rPrChange w:id="1380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0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1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bean="tree08" /&gt;</w:t>
        </w:r>
      </w:ins>
    </w:p>
    <w:p w:rsidR="00956615" w:rsidRPr="00880017" w:rsidRDefault="00956615" w:rsidP="00880017">
      <w:pPr>
        <w:rPr>
          <w:ins w:id="13811" w:author="Caree2" w:date="2017-04-02T07:44:00Z"/>
          <w:color w:val="008080"/>
          <w:rPrChange w:id="13812" w:author="Caree2" w:date="2017-04-02T07:57:00Z">
            <w:rPr>
              <w:ins w:id="1381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14" w:author="Caree2" w:date="2017-04-02T07:57:00Z">
          <w:pPr>
            <w:autoSpaceDE w:val="0"/>
            <w:autoSpaceDN w:val="0"/>
            <w:adjustRightInd w:val="0"/>
          </w:pPr>
        </w:pPrChange>
      </w:pPr>
      <w:ins w:id="13815" w:author="Caree2" w:date="2017-04-02T07:44:00Z">
        <w:r w:rsidRPr="00880017">
          <w:rPr>
            <w:color w:val="008080"/>
            <w:rPrChange w:id="1381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1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1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880017" w:rsidRDefault="00956615" w:rsidP="00880017">
      <w:pPr>
        <w:rPr>
          <w:ins w:id="13819" w:author="Caree2" w:date="2017-04-02T07:44:00Z"/>
          <w:color w:val="008080"/>
          <w:rPrChange w:id="13820" w:author="Caree2" w:date="2017-04-02T07:57:00Z">
            <w:rPr>
              <w:ins w:id="1382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22" w:author="Caree2" w:date="2017-04-02T07:57:00Z">
          <w:pPr>
            <w:autoSpaceDE w:val="0"/>
            <w:autoSpaceDN w:val="0"/>
            <w:adjustRightInd w:val="0"/>
          </w:pPr>
        </w:pPrChange>
      </w:pPr>
      <w:ins w:id="13823" w:author="Caree2" w:date="2017-04-02T07:44:00Z">
        <w:r w:rsidRPr="00880017">
          <w:rPr>
            <w:color w:val="008080"/>
            <w:rPrChange w:id="1382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2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3826" w:author="Caree2" w:date="2017-04-02T07:44:00Z"/>
          <w:color w:val="008080"/>
          <w:rPrChange w:id="13827" w:author="Caree2" w:date="2017-04-02T07:57:00Z">
            <w:rPr>
              <w:ins w:id="1382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29" w:author="Caree2" w:date="2017-04-02T07:57:00Z">
          <w:pPr>
            <w:autoSpaceDE w:val="0"/>
            <w:autoSpaceDN w:val="0"/>
            <w:adjustRightInd w:val="0"/>
          </w:pPr>
        </w:pPrChange>
      </w:pPr>
      <w:ins w:id="13830" w:author="Caree2" w:date="2017-04-02T07:44:00Z">
        <w:r w:rsidRPr="00880017">
          <w:rPr>
            <w:color w:val="008080"/>
            <w:rPrChange w:id="1383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3832" w:author="Caree2" w:date="2017-04-02T07:44:00Z"/>
          <w:color w:val="008080"/>
          <w:rPrChange w:id="13833" w:author="Caree2" w:date="2017-04-02T07:57:00Z">
            <w:rPr>
              <w:ins w:id="1383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35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3836" w:author="Caree2" w:date="2017-04-02T07:44:00Z"/>
          <w:color w:val="008080"/>
          <w:rPrChange w:id="13837" w:author="Caree2" w:date="2017-04-02T07:57:00Z">
            <w:rPr>
              <w:ins w:id="1383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39" w:author="Caree2" w:date="2017-04-02T07:57:00Z">
          <w:pPr>
            <w:autoSpaceDE w:val="0"/>
            <w:autoSpaceDN w:val="0"/>
            <w:adjustRightInd w:val="0"/>
          </w:pPr>
        </w:pPrChange>
      </w:pPr>
      <w:ins w:id="13840" w:author="Caree2" w:date="2017-04-02T07:44:00Z">
        <w:r w:rsidRPr="00880017">
          <w:rPr>
            <w:color w:val="008080"/>
            <w:rPrChange w:id="1384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id="forest03"</w:t>
        </w:r>
      </w:ins>
    </w:p>
    <w:p w:rsidR="00956615" w:rsidRPr="00880017" w:rsidRDefault="00956615" w:rsidP="00880017">
      <w:pPr>
        <w:rPr>
          <w:ins w:id="13842" w:author="Caree2" w:date="2017-04-02T07:44:00Z"/>
          <w:color w:val="008080"/>
          <w:rPrChange w:id="13843" w:author="Caree2" w:date="2017-04-02T07:57:00Z">
            <w:rPr>
              <w:ins w:id="1384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45" w:author="Caree2" w:date="2017-04-02T07:57:00Z">
          <w:pPr>
            <w:autoSpaceDE w:val="0"/>
            <w:autoSpaceDN w:val="0"/>
            <w:adjustRightInd w:val="0"/>
          </w:pPr>
        </w:pPrChange>
      </w:pPr>
      <w:ins w:id="13846" w:author="Caree2" w:date="2017-04-02T07:44:00Z">
        <w:r w:rsidRPr="00880017">
          <w:rPr>
            <w:color w:val="008080"/>
            <w:rPrChange w:id="13847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48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class="com.rollingstone.springframework.basic.real.life.examples.Forest"&gt;</w:t>
        </w:r>
      </w:ins>
    </w:p>
    <w:p w:rsidR="00956615" w:rsidRPr="00880017" w:rsidRDefault="00956615" w:rsidP="00880017">
      <w:pPr>
        <w:rPr>
          <w:ins w:id="13849" w:author="Caree2" w:date="2017-04-02T07:44:00Z"/>
          <w:color w:val="008080"/>
          <w:rPrChange w:id="13850" w:author="Caree2" w:date="2017-04-02T07:57:00Z">
            <w:rPr>
              <w:ins w:id="1385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52" w:author="Caree2" w:date="2017-04-02T07:57:00Z">
          <w:pPr>
            <w:autoSpaceDE w:val="0"/>
            <w:autoSpaceDN w:val="0"/>
            <w:adjustRightInd w:val="0"/>
          </w:pPr>
        </w:pPrChange>
      </w:pPr>
      <w:ins w:id="13853" w:author="Caree2" w:date="2017-04-02T07:44:00Z">
        <w:r w:rsidRPr="00880017">
          <w:rPr>
            <w:color w:val="008080"/>
            <w:rPrChange w:id="1385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5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name="trees"&gt;</w:t>
        </w:r>
      </w:ins>
    </w:p>
    <w:p w:rsidR="00956615" w:rsidRPr="00880017" w:rsidRDefault="00956615" w:rsidP="00880017">
      <w:pPr>
        <w:rPr>
          <w:ins w:id="13856" w:author="Caree2" w:date="2017-04-02T07:44:00Z"/>
          <w:color w:val="008080"/>
          <w:rPrChange w:id="13857" w:author="Caree2" w:date="2017-04-02T07:57:00Z">
            <w:rPr>
              <w:ins w:id="1385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59" w:author="Caree2" w:date="2017-04-02T07:57:00Z">
          <w:pPr>
            <w:autoSpaceDE w:val="0"/>
            <w:autoSpaceDN w:val="0"/>
            <w:adjustRightInd w:val="0"/>
          </w:pPr>
        </w:pPrChange>
      </w:pPr>
      <w:ins w:id="13860" w:author="Caree2" w:date="2017-04-02T07:44:00Z">
        <w:r w:rsidRPr="00880017">
          <w:rPr>
            <w:color w:val="008080"/>
            <w:rPrChange w:id="1386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6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6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880017" w:rsidRDefault="00956615" w:rsidP="00880017">
      <w:pPr>
        <w:rPr>
          <w:ins w:id="13864" w:author="Caree2" w:date="2017-04-02T07:44:00Z"/>
          <w:color w:val="008080"/>
          <w:rPrChange w:id="13865" w:author="Caree2" w:date="2017-04-02T07:57:00Z">
            <w:rPr>
              <w:ins w:id="1386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67" w:author="Caree2" w:date="2017-04-02T07:57:00Z">
          <w:pPr>
            <w:autoSpaceDE w:val="0"/>
            <w:autoSpaceDN w:val="0"/>
            <w:adjustRightInd w:val="0"/>
          </w:pPr>
        </w:pPrChange>
      </w:pPr>
      <w:ins w:id="13868" w:author="Caree2" w:date="2017-04-02T07:44:00Z">
        <w:r w:rsidRPr="00880017">
          <w:rPr>
            <w:color w:val="008080"/>
            <w:rPrChange w:id="1386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7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7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7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bean="tree09" /&gt;</w:t>
        </w:r>
      </w:ins>
    </w:p>
    <w:p w:rsidR="00956615" w:rsidRPr="00880017" w:rsidRDefault="00956615" w:rsidP="00880017">
      <w:pPr>
        <w:rPr>
          <w:ins w:id="13873" w:author="Caree2" w:date="2017-04-02T07:44:00Z"/>
          <w:color w:val="008080"/>
          <w:rPrChange w:id="13874" w:author="Caree2" w:date="2017-04-02T07:57:00Z">
            <w:rPr>
              <w:ins w:id="1387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76" w:author="Caree2" w:date="2017-04-02T07:57:00Z">
          <w:pPr>
            <w:autoSpaceDE w:val="0"/>
            <w:autoSpaceDN w:val="0"/>
            <w:adjustRightInd w:val="0"/>
          </w:pPr>
        </w:pPrChange>
      </w:pPr>
      <w:ins w:id="13877" w:author="Caree2" w:date="2017-04-02T07:44:00Z">
        <w:r w:rsidRPr="00880017">
          <w:rPr>
            <w:color w:val="008080"/>
            <w:rPrChange w:id="1387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7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8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8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bean="tree10" /&gt;</w:t>
        </w:r>
      </w:ins>
    </w:p>
    <w:p w:rsidR="00956615" w:rsidRPr="00880017" w:rsidRDefault="00956615" w:rsidP="00880017">
      <w:pPr>
        <w:rPr>
          <w:ins w:id="13882" w:author="Caree2" w:date="2017-04-02T07:44:00Z"/>
          <w:color w:val="008080"/>
          <w:rPrChange w:id="13883" w:author="Caree2" w:date="2017-04-02T07:57:00Z">
            <w:rPr>
              <w:ins w:id="1388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85" w:author="Caree2" w:date="2017-04-02T07:57:00Z">
          <w:pPr>
            <w:autoSpaceDE w:val="0"/>
            <w:autoSpaceDN w:val="0"/>
            <w:adjustRightInd w:val="0"/>
          </w:pPr>
        </w:pPrChange>
      </w:pPr>
      <w:ins w:id="13886" w:author="Caree2" w:date="2017-04-02T07:44:00Z">
        <w:r w:rsidRPr="00880017">
          <w:rPr>
            <w:color w:val="008080"/>
            <w:rPrChange w:id="138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8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8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9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bean="tree11" /&gt;</w:t>
        </w:r>
      </w:ins>
    </w:p>
    <w:p w:rsidR="00956615" w:rsidRPr="00880017" w:rsidRDefault="00956615" w:rsidP="00880017">
      <w:pPr>
        <w:rPr>
          <w:ins w:id="13891" w:author="Caree2" w:date="2017-04-02T07:44:00Z"/>
          <w:color w:val="008080"/>
          <w:rPrChange w:id="13892" w:author="Caree2" w:date="2017-04-02T07:57:00Z">
            <w:rPr>
              <w:ins w:id="1389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894" w:author="Caree2" w:date="2017-04-02T07:57:00Z">
          <w:pPr>
            <w:autoSpaceDE w:val="0"/>
            <w:autoSpaceDN w:val="0"/>
            <w:adjustRightInd w:val="0"/>
          </w:pPr>
        </w:pPrChange>
      </w:pPr>
      <w:ins w:id="13895" w:author="Caree2" w:date="2017-04-02T07:44:00Z">
        <w:r w:rsidRPr="00880017">
          <w:rPr>
            <w:color w:val="008080"/>
            <w:rPrChange w:id="1389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9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9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89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bean="tree12" /&gt;</w:t>
        </w:r>
      </w:ins>
    </w:p>
    <w:p w:rsidR="00956615" w:rsidRPr="00880017" w:rsidRDefault="00956615" w:rsidP="00880017">
      <w:pPr>
        <w:rPr>
          <w:ins w:id="13900" w:author="Caree2" w:date="2017-04-02T07:44:00Z"/>
          <w:color w:val="008080"/>
          <w:rPrChange w:id="13901" w:author="Caree2" w:date="2017-04-02T07:57:00Z">
            <w:rPr>
              <w:ins w:id="1390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03" w:author="Caree2" w:date="2017-04-02T07:57:00Z">
          <w:pPr>
            <w:autoSpaceDE w:val="0"/>
            <w:autoSpaceDN w:val="0"/>
            <w:adjustRightInd w:val="0"/>
          </w:pPr>
        </w:pPrChange>
      </w:pPr>
      <w:ins w:id="13904" w:author="Caree2" w:date="2017-04-02T07:44:00Z">
        <w:r w:rsidRPr="00880017">
          <w:rPr>
            <w:color w:val="008080"/>
            <w:rPrChange w:id="1390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0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0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880017" w:rsidRDefault="00956615" w:rsidP="00880017">
      <w:pPr>
        <w:rPr>
          <w:ins w:id="13908" w:author="Caree2" w:date="2017-04-02T07:44:00Z"/>
          <w:color w:val="008080"/>
          <w:rPrChange w:id="13909" w:author="Caree2" w:date="2017-04-02T07:57:00Z">
            <w:rPr>
              <w:ins w:id="1391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11" w:author="Caree2" w:date="2017-04-02T07:57:00Z">
          <w:pPr>
            <w:autoSpaceDE w:val="0"/>
            <w:autoSpaceDN w:val="0"/>
            <w:adjustRightInd w:val="0"/>
          </w:pPr>
        </w:pPrChange>
      </w:pPr>
      <w:ins w:id="13912" w:author="Caree2" w:date="2017-04-02T07:44:00Z">
        <w:r w:rsidRPr="00880017">
          <w:rPr>
            <w:color w:val="008080"/>
            <w:rPrChange w:id="1391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1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3915" w:author="Caree2" w:date="2017-04-02T07:44:00Z"/>
          <w:color w:val="008080"/>
          <w:rPrChange w:id="13916" w:author="Caree2" w:date="2017-04-02T07:57:00Z">
            <w:rPr>
              <w:ins w:id="1391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18" w:author="Caree2" w:date="2017-04-02T07:57:00Z">
          <w:pPr>
            <w:autoSpaceDE w:val="0"/>
            <w:autoSpaceDN w:val="0"/>
            <w:adjustRightInd w:val="0"/>
          </w:pPr>
        </w:pPrChange>
      </w:pPr>
      <w:ins w:id="13919" w:author="Caree2" w:date="2017-04-02T07:44:00Z">
        <w:r w:rsidRPr="00880017">
          <w:rPr>
            <w:color w:val="008080"/>
            <w:rPrChange w:id="1392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3921" w:author="Caree2" w:date="2017-04-02T07:44:00Z"/>
          <w:color w:val="008080"/>
          <w:rPrChange w:id="13922" w:author="Caree2" w:date="2017-04-02T07:57:00Z">
            <w:rPr>
              <w:ins w:id="1392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24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3925" w:author="Caree2" w:date="2017-04-02T07:44:00Z"/>
          <w:color w:val="008080"/>
          <w:rPrChange w:id="13926" w:author="Caree2" w:date="2017-04-02T07:57:00Z">
            <w:rPr>
              <w:ins w:id="1392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28" w:author="Caree2" w:date="2017-04-02T07:57:00Z">
          <w:pPr>
            <w:autoSpaceDE w:val="0"/>
            <w:autoSpaceDN w:val="0"/>
            <w:adjustRightInd w:val="0"/>
          </w:pPr>
        </w:pPrChange>
      </w:pPr>
      <w:ins w:id="13929" w:author="Caree2" w:date="2017-04-02T07:44:00Z">
        <w:r w:rsidRPr="00880017">
          <w:rPr>
            <w:color w:val="008080"/>
            <w:rPrChange w:id="1393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id="forest04"</w:t>
        </w:r>
      </w:ins>
    </w:p>
    <w:p w:rsidR="00956615" w:rsidRPr="00880017" w:rsidRDefault="00956615" w:rsidP="00880017">
      <w:pPr>
        <w:rPr>
          <w:ins w:id="13931" w:author="Caree2" w:date="2017-04-02T07:44:00Z"/>
          <w:color w:val="008080"/>
          <w:rPrChange w:id="13932" w:author="Caree2" w:date="2017-04-02T07:57:00Z">
            <w:rPr>
              <w:ins w:id="1393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34" w:author="Caree2" w:date="2017-04-02T07:57:00Z">
          <w:pPr>
            <w:autoSpaceDE w:val="0"/>
            <w:autoSpaceDN w:val="0"/>
            <w:adjustRightInd w:val="0"/>
          </w:pPr>
        </w:pPrChange>
      </w:pPr>
      <w:ins w:id="13935" w:author="Caree2" w:date="2017-04-02T07:44:00Z">
        <w:r w:rsidRPr="00880017">
          <w:rPr>
            <w:color w:val="008080"/>
            <w:rPrChange w:id="13936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37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class="com.rollingstone.springframework.basic.real.life.examples.Forest"&gt;</w:t>
        </w:r>
      </w:ins>
    </w:p>
    <w:p w:rsidR="00956615" w:rsidRPr="00880017" w:rsidRDefault="00956615" w:rsidP="00880017">
      <w:pPr>
        <w:rPr>
          <w:ins w:id="13938" w:author="Caree2" w:date="2017-04-02T07:44:00Z"/>
          <w:color w:val="008080"/>
          <w:rPrChange w:id="13939" w:author="Caree2" w:date="2017-04-02T07:57:00Z">
            <w:rPr>
              <w:ins w:id="1394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41" w:author="Caree2" w:date="2017-04-02T07:57:00Z">
          <w:pPr>
            <w:autoSpaceDE w:val="0"/>
            <w:autoSpaceDN w:val="0"/>
            <w:adjustRightInd w:val="0"/>
          </w:pPr>
        </w:pPrChange>
      </w:pPr>
      <w:ins w:id="13942" w:author="Caree2" w:date="2017-04-02T07:44:00Z">
        <w:r w:rsidRPr="00880017">
          <w:rPr>
            <w:color w:val="008080"/>
            <w:rPrChange w:id="1394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4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name="trees"&gt;</w:t>
        </w:r>
      </w:ins>
    </w:p>
    <w:p w:rsidR="00956615" w:rsidRPr="00880017" w:rsidRDefault="00956615" w:rsidP="00880017">
      <w:pPr>
        <w:rPr>
          <w:ins w:id="13945" w:author="Caree2" w:date="2017-04-02T07:44:00Z"/>
          <w:color w:val="008080"/>
          <w:rPrChange w:id="13946" w:author="Caree2" w:date="2017-04-02T07:57:00Z">
            <w:rPr>
              <w:ins w:id="1394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48" w:author="Caree2" w:date="2017-04-02T07:57:00Z">
          <w:pPr>
            <w:autoSpaceDE w:val="0"/>
            <w:autoSpaceDN w:val="0"/>
            <w:adjustRightInd w:val="0"/>
          </w:pPr>
        </w:pPrChange>
      </w:pPr>
      <w:ins w:id="13949" w:author="Caree2" w:date="2017-04-02T07:44:00Z">
        <w:r w:rsidRPr="00880017">
          <w:rPr>
            <w:color w:val="008080"/>
            <w:rPrChange w:id="1395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5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5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880017" w:rsidRDefault="00956615" w:rsidP="00880017">
      <w:pPr>
        <w:rPr>
          <w:ins w:id="13953" w:author="Caree2" w:date="2017-04-02T07:44:00Z"/>
          <w:color w:val="008080"/>
          <w:rPrChange w:id="13954" w:author="Caree2" w:date="2017-04-02T07:57:00Z">
            <w:rPr>
              <w:ins w:id="1395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56" w:author="Caree2" w:date="2017-04-02T07:57:00Z">
          <w:pPr>
            <w:autoSpaceDE w:val="0"/>
            <w:autoSpaceDN w:val="0"/>
            <w:adjustRightInd w:val="0"/>
          </w:pPr>
        </w:pPrChange>
      </w:pPr>
      <w:ins w:id="13957" w:author="Caree2" w:date="2017-04-02T07:44:00Z">
        <w:r w:rsidRPr="00880017">
          <w:rPr>
            <w:color w:val="008080"/>
            <w:rPrChange w:id="1395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5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6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6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bean="tree13" /&gt;</w:t>
        </w:r>
      </w:ins>
    </w:p>
    <w:p w:rsidR="00956615" w:rsidRPr="00880017" w:rsidRDefault="00956615" w:rsidP="00880017">
      <w:pPr>
        <w:rPr>
          <w:ins w:id="13962" w:author="Caree2" w:date="2017-04-02T07:44:00Z"/>
          <w:color w:val="008080"/>
          <w:rPrChange w:id="13963" w:author="Caree2" w:date="2017-04-02T07:57:00Z">
            <w:rPr>
              <w:ins w:id="1396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65" w:author="Caree2" w:date="2017-04-02T07:57:00Z">
          <w:pPr>
            <w:autoSpaceDE w:val="0"/>
            <w:autoSpaceDN w:val="0"/>
            <w:adjustRightInd w:val="0"/>
          </w:pPr>
        </w:pPrChange>
      </w:pPr>
      <w:ins w:id="13966" w:author="Caree2" w:date="2017-04-02T07:44:00Z">
        <w:r w:rsidRPr="00880017">
          <w:rPr>
            <w:color w:val="008080"/>
            <w:rPrChange w:id="1396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6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6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7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bean="tree14" /&gt;</w:t>
        </w:r>
      </w:ins>
    </w:p>
    <w:p w:rsidR="00956615" w:rsidRPr="00880017" w:rsidRDefault="00956615" w:rsidP="00880017">
      <w:pPr>
        <w:rPr>
          <w:ins w:id="13971" w:author="Caree2" w:date="2017-04-02T07:44:00Z"/>
          <w:color w:val="008080"/>
          <w:rPrChange w:id="13972" w:author="Caree2" w:date="2017-04-02T07:57:00Z">
            <w:rPr>
              <w:ins w:id="1397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74" w:author="Caree2" w:date="2017-04-02T07:57:00Z">
          <w:pPr>
            <w:autoSpaceDE w:val="0"/>
            <w:autoSpaceDN w:val="0"/>
            <w:adjustRightInd w:val="0"/>
          </w:pPr>
        </w:pPrChange>
      </w:pPr>
      <w:ins w:id="13975" w:author="Caree2" w:date="2017-04-02T07:44:00Z">
        <w:r w:rsidRPr="00880017">
          <w:rPr>
            <w:color w:val="008080"/>
            <w:rPrChange w:id="1397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7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7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7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bean="tree15" /&gt;</w:t>
        </w:r>
      </w:ins>
    </w:p>
    <w:p w:rsidR="00956615" w:rsidRPr="00880017" w:rsidRDefault="00956615" w:rsidP="00880017">
      <w:pPr>
        <w:rPr>
          <w:ins w:id="13980" w:author="Caree2" w:date="2017-04-02T07:44:00Z"/>
          <w:color w:val="008080"/>
          <w:rPrChange w:id="13981" w:author="Caree2" w:date="2017-04-02T07:57:00Z">
            <w:rPr>
              <w:ins w:id="1398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83" w:author="Caree2" w:date="2017-04-02T07:57:00Z">
          <w:pPr>
            <w:autoSpaceDE w:val="0"/>
            <w:autoSpaceDN w:val="0"/>
            <w:adjustRightInd w:val="0"/>
          </w:pPr>
        </w:pPrChange>
      </w:pPr>
      <w:ins w:id="13984" w:author="Caree2" w:date="2017-04-02T07:44:00Z">
        <w:r w:rsidRPr="00880017">
          <w:rPr>
            <w:color w:val="008080"/>
            <w:rPrChange w:id="1398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8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8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bean="tree16" /&gt;</w:t>
        </w:r>
      </w:ins>
    </w:p>
    <w:p w:rsidR="00956615" w:rsidRPr="00880017" w:rsidRDefault="00956615" w:rsidP="00880017">
      <w:pPr>
        <w:rPr>
          <w:ins w:id="13989" w:author="Caree2" w:date="2017-04-02T07:44:00Z"/>
          <w:color w:val="008080"/>
          <w:rPrChange w:id="13990" w:author="Caree2" w:date="2017-04-02T07:57:00Z">
            <w:rPr>
              <w:ins w:id="1399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3992" w:author="Caree2" w:date="2017-04-02T07:57:00Z">
          <w:pPr>
            <w:autoSpaceDE w:val="0"/>
            <w:autoSpaceDN w:val="0"/>
            <w:adjustRightInd w:val="0"/>
          </w:pPr>
        </w:pPrChange>
      </w:pPr>
      <w:ins w:id="13993" w:author="Caree2" w:date="2017-04-02T07:44:00Z">
        <w:r w:rsidRPr="00880017">
          <w:rPr>
            <w:color w:val="008080"/>
            <w:rPrChange w:id="1399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9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399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880017" w:rsidRDefault="00956615" w:rsidP="00880017">
      <w:pPr>
        <w:rPr>
          <w:ins w:id="13997" w:author="Caree2" w:date="2017-04-02T07:44:00Z"/>
          <w:color w:val="008080"/>
          <w:rPrChange w:id="13998" w:author="Caree2" w:date="2017-04-02T07:57:00Z">
            <w:rPr>
              <w:ins w:id="1399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00" w:author="Caree2" w:date="2017-04-02T07:57:00Z">
          <w:pPr>
            <w:autoSpaceDE w:val="0"/>
            <w:autoSpaceDN w:val="0"/>
            <w:adjustRightInd w:val="0"/>
          </w:pPr>
        </w:pPrChange>
      </w:pPr>
      <w:ins w:id="14001" w:author="Caree2" w:date="2017-04-02T07:44:00Z">
        <w:r w:rsidRPr="00880017">
          <w:rPr>
            <w:color w:val="008080"/>
            <w:rPrChange w:id="140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0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&lt;/property&gt;</w:t>
        </w:r>
      </w:ins>
    </w:p>
    <w:p w:rsidR="00956615" w:rsidRPr="00880017" w:rsidRDefault="00956615" w:rsidP="00880017">
      <w:pPr>
        <w:rPr>
          <w:ins w:id="14004" w:author="Caree2" w:date="2017-04-02T07:44:00Z"/>
          <w:color w:val="008080"/>
          <w:rPrChange w:id="14005" w:author="Caree2" w:date="2017-04-02T07:57:00Z">
            <w:rPr>
              <w:ins w:id="1400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07" w:author="Caree2" w:date="2017-04-02T07:57:00Z">
          <w:pPr>
            <w:autoSpaceDE w:val="0"/>
            <w:autoSpaceDN w:val="0"/>
            <w:adjustRightInd w:val="0"/>
          </w:pPr>
        </w:pPrChange>
      </w:pPr>
      <w:ins w:id="14008" w:author="Caree2" w:date="2017-04-02T07:44:00Z">
        <w:r w:rsidRPr="00880017">
          <w:rPr>
            <w:color w:val="008080"/>
            <w:rPrChange w:id="140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010" w:author="Caree2" w:date="2017-04-02T07:44:00Z"/>
          <w:color w:val="008080"/>
          <w:rPrChange w:id="14011" w:author="Caree2" w:date="2017-04-02T07:57:00Z">
            <w:rPr>
              <w:ins w:id="1401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13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014" w:author="Caree2" w:date="2017-04-02T07:44:00Z"/>
          <w:color w:val="008080"/>
          <w:rPrChange w:id="14015" w:author="Caree2" w:date="2017-04-02T07:57:00Z">
            <w:rPr>
              <w:ins w:id="1401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17" w:author="Caree2" w:date="2017-04-02T07:57:00Z">
          <w:pPr>
            <w:autoSpaceDE w:val="0"/>
            <w:autoSpaceDN w:val="0"/>
            <w:adjustRightInd w:val="0"/>
          </w:pPr>
        </w:pPrChange>
      </w:pPr>
      <w:ins w:id="14018" w:author="Caree2" w:date="2017-04-02T07:44:00Z">
        <w:r w:rsidRPr="00880017">
          <w:rPr>
            <w:color w:val="008080"/>
            <w:rPrChange w:id="14019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 xml:space="preserve">&lt;!-- </w:t>
        </w:r>
        <w:r w:rsidRPr="00880017">
          <w:rPr>
            <w:color w:val="008080"/>
            <w:rPrChange w:id="14020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&lt;util:map id="Z" map-class="java.util.HashMap"&gt;</w:t>
        </w:r>
      </w:ins>
    </w:p>
    <w:p w:rsidR="00956615" w:rsidRPr="00880017" w:rsidRDefault="00956615" w:rsidP="00880017">
      <w:pPr>
        <w:rPr>
          <w:ins w:id="14021" w:author="Caree2" w:date="2017-04-02T07:44:00Z"/>
          <w:color w:val="008080"/>
          <w:rPrChange w:id="14022" w:author="Caree2" w:date="2017-04-02T07:57:00Z">
            <w:rPr>
              <w:ins w:id="1402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24" w:author="Caree2" w:date="2017-04-02T07:57:00Z">
          <w:pPr>
            <w:autoSpaceDE w:val="0"/>
            <w:autoSpaceDN w:val="0"/>
            <w:adjustRightInd w:val="0"/>
          </w:pPr>
        </w:pPrChange>
      </w:pPr>
      <w:ins w:id="14025" w:author="Caree2" w:date="2017-04-02T07:44:00Z">
        <w:r w:rsidRPr="00880017">
          <w:rPr>
            <w:color w:val="008080"/>
            <w:rPrChange w:id="14026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027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&lt;entry key="x" value="y" /&gt;</w:t>
        </w:r>
      </w:ins>
    </w:p>
    <w:p w:rsidR="00956615" w:rsidRPr="00880017" w:rsidRDefault="00956615" w:rsidP="00880017">
      <w:pPr>
        <w:rPr>
          <w:ins w:id="14028" w:author="Caree2" w:date="2017-04-02T07:44:00Z"/>
          <w:color w:val="008080"/>
          <w:rPrChange w:id="14029" w:author="Caree2" w:date="2017-04-02T07:57:00Z">
            <w:rPr>
              <w:ins w:id="1403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31" w:author="Caree2" w:date="2017-04-02T07:57:00Z">
          <w:pPr>
            <w:autoSpaceDE w:val="0"/>
            <w:autoSpaceDN w:val="0"/>
            <w:adjustRightInd w:val="0"/>
          </w:pPr>
        </w:pPrChange>
      </w:pPr>
      <w:ins w:id="14032" w:author="Caree2" w:date="2017-04-02T07:44:00Z">
        <w:r w:rsidRPr="00880017">
          <w:rPr>
            <w:color w:val="008080"/>
            <w:rPrChange w:id="14033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034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&lt;entry key="y"&gt;</w:t>
        </w:r>
      </w:ins>
    </w:p>
    <w:p w:rsidR="00956615" w:rsidRPr="00880017" w:rsidRDefault="00956615" w:rsidP="00880017">
      <w:pPr>
        <w:rPr>
          <w:ins w:id="14035" w:author="Caree2" w:date="2017-04-02T07:44:00Z"/>
          <w:color w:val="008080"/>
          <w:rPrChange w:id="14036" w:author="Caree2" w:date="2017-04-02T07:57:00Z">
            <w:rPr>
              <w:ins w:id="1403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38" w:author="Caree2" w:date="2017-04-02T07:57:00Z">
          <w:pPr>
            <w:autoSpaceDE w:val="0"/>
            <w:autoSpaceDN w:val="0"/>
            <w:adjustRightInd w:val="0"/>
          </w:pPr>
        </w:pPrChange>
      </w:pPr>
      <w:ins w:id="14039" w:author="Caree2" w:date="2017-04-02T07:44:00Z">
        <w:r w:rsidRPr="00880017">
          <w:rPr>
            <w:color w:val="008080"/>
            <w:rPrChange w:id="14040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041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042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&lt;ref bean="X" /&gt;</w:t>
        </w:r>
      </w:ins>
    </w:p>
    <w:p w:rsidR="00956615" w:rsidRPr="00880017" w:rsidRDefault="00956615" w:rsidP="00880017">
      <w:pPr>
        <w:rPr>
          <w:ins w:id="14043" w:author="Caree2" w:date="2017-04-02T07:44:00Z"/>
          <w:color w:val="008080"/>
          <w:rPrChange w:id="14044" w:author="Caree2" w:date="2017-04-02T07:57:00Z">
            <w:rPr>
              <w:ins w:id="1404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46" w:author="Caree2" w:date="2017-04-02T07:57:00Z">
          <w:pPr>
            <w:autoSpaceDE w:val="0"/>
            <w:autoSpaceDN w:val="0"/>
            <w:adjustRightInd w:val="0"/>
          </w:pPr>
        </w:pPrChange>
      </w:pPr>
      <w:ins w:id="14047" w:author="Caree2" w:date="2017-04-02T07:44:00Z">
        <w:r w:rsidRPr="00880017">
          <w:rPr>
            <w:color w:val="008080"/>
            <w:rPrChange w:id="14048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049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&lt;/entry&gt;</w:t>
        </w:r>
      </w:ins>
    </w:p>
    <w:p w:rsidR="00956615" w:rsidRPr="00880017" w:rsidRDefault="00956615" w:rsidP="00880017">
      <w:pPr>
        <w:rPr>
          <w:ins w:id="14050" w:author="Caree2" w:date="2017-04-02T07:44:00Z"/>
          <w:color w:val="008080"/>
          <w:rPrChange w:id="14051" w:author="Caree2" w:date="2017-04-02T07:57:00Z">
            <w:rPr>
              <w:ins w:id="1405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53" w:author="Caree2" w:date="2017-04-02T07:57:00Z">
          <w:pPr>
            <w:autoSpaceDE w:val="0"/>
            <w:autoSpaceDN w:val="0"/>
            <w:adjustRightInd w:val="0"/>
          </w:pPr>
        </w:pPrChange>
      </w:pPr>
      <w:ins w:id="14054" w:author="Caree2" w:date="2017-04-02T07:44:00Z">
        <w:r w:rsidRPr="00880017">
          <w:rPr>
            <w:color w:val="008080"/>
            <w:rPrChange w:id="14055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&lt;/util:map&gt;</w:t>
        </w:r>
      </w:ins>
    </w:p>
    <w:p w:rsidR="00956615" w:rsidRPr="00880017" w:rsidRDefault="00956615" w:rsidP="00880017">
      <w:pPr>
        <w:rPr>
          <w:ins w:id="14056" w:author="Caree2" w:date="2017-04-02T07:44:00Z"/>
          <w:color w:val="008080"/>
          <w:rPrChange w:id="14057" w:author="Caree2" w:date="2017-04-02T07:57:00Z">
            <w:rPr>
              <w:ins w:id="1405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5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060" w:author="Caree2" w:date="2017-04-02T07:44:00Z"/>
          <w:color w:val="008080"/>
          <w:rPrChange w:id="14061" w:author="Caree2" w:date="2017-04-02T07:57:00Z">
            <w:rPr>
              <w:ins w:id="1406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63" w:author="Caree2" w:date="2017-04-02T07:57:00Z">
          <w:pPr>
            <w:autoSpaceDE w:val="0"/>
            <w:autoSpaceDN w:val="0"/>
            <w:adjustRightInd w:val="0"/>
          </w:pPr>
        </w:pPrChange>
      </w:pPr>
      <w:ins w:id="14064" w:author="Caree2" w:date="2017-04-02T07:44:00Z">
        <w:r w:rsidRPr="00880017">
          <w:rPr>
            <w:color w:val="008080"/>
            <w:rPrChange w:id="14065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&lt;util:properties id="P" location="classpath:Main.properties" /&gt;</w:t>
        </w:r>
      </w:ins>
    </w:p>
    <w:p w:rsidR="00956615" w:rsidRPr="00880017" w:rsidRDefault="00956615" w:rsidP="00880017">
      <w:pPr>
        <w:rPr>
          <w:ins w:id="14066" w:author="Caree2" w:date="2017-04-02T07:44:00Z"/>
          <w:color w:val="008080"/>
          <w:rPrChange w:id="14067" w:author="Caree2" w:date="2017-04-02T07:57:00Z">
            <w:rPr>
              <w:ins w:id="1406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6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070" w:author="Caree2" w:date="2017-04-02T07:44:00Z"/>
          <w:color w:val="008080"/>
          <w:rPrChange w:id="14071" w:author="Caree2" w:date="2017-04-02T07:57:00Z">
            <w:rPr>
              <w:ins w:id="1407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73" w:author="Caree2" w:date="2017-04-02T07:57:00Z">
          <w:pPr>
            <w:autoSpaceDE w:val="0"/>
            <w:autoSpaceDN w:val="0"/>
            <w:adjustRightInd w:val="0"/>
          </w:pPr>
        </w:pPrChange>
      </w:pPr>
      <w:ins w:id="14074" w:author="Caree2" w:date="2017-04-02T07:44:00Z">
        <w:r w:rsidRPr="00880017">
          <w:rPr>
            <w:color w:val="008080"/>
            <w:rPrChange w:id="14075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&lt;bean id="simple" class="SimpleBean" /&gt;</w:t>
        </w:r>
      </w:ins>
    </w:p>
    <w:p w:rsidR="00956615" w:rsidRPr="00880017" w:rsidRDefault="00956615" w:rsidP="00880017">
      <w:pPr>
        <w:rPr>
          <w:ins w:id="14076" w:author="Caree2" w:date="2017-04-02T07:44:00Z"/>
          <w:color w:val="008080"/>
          <w:rPrChange w:id="14077" w:author="Caree2" w:date="2017-04-02T07:57:00Z">
            <w:rPr>
              <w:ins w:id="1407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7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080" w:author="Caree2" w:date="2017-04-02T07:44:00Z"/>
          <w:color w:val="008080"/>
          <w:rPrChange w:id="14081" w:author="Caree2" w:date="2017-04-02T07:57:00Z">
            <w:rPr>
              <w:ins w:id="1408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83" w:author="Caree2" w:date="2017-04-02T07:57:00Z">
          <w:pPr>
            <w:autoSpaceDE w:val="0"/>
            <w:autoSpaceDN w:val="0"/>
            <w:adjustRightInd w:val="0"/>
          </w:pPr>
        </w:pPrChange>
      </w:pPr>
      <w:ins w:id="14084" w:author="Caree2" w:date="2017-04-02T07:44:00Z">
        <w:r w:rsidRPr="00880017">
          <w:rPr>
            <w:color w:val="008080"/>
            <w:rPrChange w:id="14085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&lt;util:property-path id="Q" path="simple.name" /&gt;</w:t>
        </w:r>
      </w:ins>
    </w:p>
    <w:p w:rsidR="00956615" w:rsidRPr="00880017" w:rsidRDefault="00956615" w:rsidP="00880017">
      <w:pPr>
        <w:rPr>
          <w:ins w:id="14086" w:author="Caree2" w:date="2017-04-02T07:44:00Z"/>
          <w:color w:val="008080"/>
          <w:rPrChange w:id="14087" w:author="Caree2" w:date="2017-04-02T07:57:00Z">
            <w:rPr>
              <w:ins w:id="1408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8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090" w:author="Caree2" w:date="2017-04-02T07:44:00Z"/>
          <w:color w:val="008080"/>
          <w:rPrChange w:id="14091" w:author="Caree2" w:date="2017-04-02T07:57:00Z">
            <w:rPr>
              <w:ins w:id="1409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93" w:author="Caree2" w:date="2017-04-02T07:57:00Z">
          <w:pPr>
            <w:autoSpaceDE w:val="0"/>
            <w:autoSpaceDN w:val="0"/>
            <w:adjustRightInd w:val="0"/>
          </w:pPr>
        </w:pPrChange>
      </w:pPr>
      <w:ins w:id="14094" w:author="Caree2" w:date="2017-04-02T07:44:00Z">
        <w:r w:rsidRPr="00880017">
          <w:rPr>
            <w:color w:val="008080"/>
            <w:rPrChange w:id="14095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&lt;util:set id="S" set-class="java.util.HashSet"&gt;</w:t>
        </w:r>
      </w:ins>
    </w:p>
    <w:p w:rsidR="00956615" w:rsidRPr="00880017" w:rsidRDefault="00956615" w:rsidP="00880017">
      <w:pPr>
        <w:rPr>
          <w:ins w:id="14096" w:author="Caree2" w:date="2017-04-02T07:44:00Z"/>
          <w:color w:val="008080"/>
          <w:rPrChange w:id="14097" w:author="Caree2" w:date="2017-04-02T07:57:00Z">
            <w:rPr>
              <w:ins w:id="1409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099" w:author="Caree2" w:date="2017-04-02T07:57:00Z">
          <w:pPr>
            <w:autoSpaceDE w:val="0"/>
            <w:autoSpaceDN w:val="0"/>
            <w:adjustRightInd w:val="0"/>
          </w:pPr>
        </w:pPrChange>
      </w:pPr>
      <w:ins w:id="14100" w:author="Caree2" w:date="2017-04-02T07:44:00Z">
        <w:r w:rsidRPr="00880017">
          <w:rPr>
            <w:color w:val="008080"/>
            <w:rPrChange w:id="14101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102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&lt;value&gt;foo&lt;/value&gt;</w:t>
        </w:r>
      </w:ins>
    </w:p>
    <w:p w:rsidR="00956615" w:rsidRPr="00880017" w:rsidRDefault="00956615" w:rsidP="00880017">
      <w:pPr>
        <w:rPr>
          <w:ins w:id="14103" w:author="Caree2" w:date="2017-04-02T07:44:00Z"/>
          <w:color w:val="008080"/>
          <w:rPrChange w:id="14104" w:author="Caree2" w:date="2017-04-02T07:57:00Z">
            <w:rPr>
              <w:ins w:id="1410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06" w:author="Caree2" w:date="2017-04-02T07:57:00Z">
          <w:pPr>
            <w:autoSpaceDE w:val="0"/>
            <w:autoSpaceDN w:val="0"/>
            <w:adjustRightInd w:val="0"/>
          </w:pPr>
        </w:pPrChange>
      </w:pPr>
      <w:ins w:id="14107" w:author="Caree2" w:date="2017-04-02T07:44:00Z">
        <w:r w:rsidRPr="00880017">
          <w:rPr>
            <w:color w:val="008080"/>
            <w:rPrChange w:id="14108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109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&lt;ref bean="X" /&gt;</w:t>
        </w:r>
      </w:ins>
    </w:p>
    <w:p w:rsidR="00956615" w:rsidRPr="00880017" w:rsidRDefault="00956615" w:rsidP="00880017">
      <w:pPr>
        <w:rPr>
          <w:ins w:id="14110" w:author="Caree2" w:date="2017-04-02T07:44:00Z"/>
          <w:color w:val="008080"/>
          <w:rPrChange w:id="14111" w:author="Caree2" w:date="2017-04-02T07:57:00Z">
            <w:rPr>
              <w:ins w:id="1411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13" w:author="Caree2" w:date="2017-04-02T07:57:00Z">
          <w:pPr>
            <w:autoSpaceDE w:val="0"/>
            <w:autoSpaceDN w:val="0"/>
            <w:adjustRightInd w:val="0"/>
          </w:pPr>
        </w:pPrChange>
      </w:pPr>
      <w:ins w:id="14114" w:author="Caree2" w:date="2017-04-02T07:44:00Z">
        <w:r w:rsidRPr="00880017">
          <w:rPr>
            <w:color w:val="008080"/>
            <w:rPrChange w:id="14115" w:author="Caree2" w:date="2017-04-02T07:57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&lt;/util:set&gt; --&gt;</w:t>
        </w:r>
      </w:ins>
    </w:p>
    <w:p w:rsidR="00956615" w:rsidRPr="00880017" w:rsidRDefault="00956615" w:rsidP="00880017">
      <w:pPr>
        <w:rPr>
          <w:ins w:id="14116" w:author="Caree2" w:date="2017-04-02T07:44:00Z"/>
          <w:color w:val="008080"/>
          <w:rPrChange w:id="14117" w:author="Caree2" w:date="2017-04-02T07:57:00Z">
            <w:rPr>
              <w:ins w:id="1411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1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120" w:author="Caree2" w:date="2017-04-02T07:44:00Z"/>
          <w:color w:val="008080"/>
          <w:rPrChange w:id="14121" w:author="Caree2" w:date="2017-04-02T07:57:00Z">
            <w:rPr>
              <w:ins w:id="1412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23" w:author="Caree2" w:date="2017-04-02T07:57:00Z">
          <w:pPr>
            <w:autoSpaceDE w:val="0"/>
            <w:autoSpaceDN w:val="0"/>
            <w:adjustRightInd w:val="0"/>
          </w:pPr>
        </w:pPrChange>
      </w:pPr>
      <w:ins w:id="14124" w:author="Caree2" w:date="2017-04-02T07:44:00Z">
        <w:r w:rsidRPr="00880017">
          <w:rPr>
            <w:color w:val="008080"/>
            <w:rPrChange w:id="1412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id="tiger01"</w:t>
        </w:r>
      </w:ins>
    </w:p>
    <w:p w:rsidR="00956615" w:rsidRPr="00880017" w:rsidRDefault="00956615" w:rsidP="00880017">
      <w:pPr>
        <w:rPr>
          <w:ins w:id="14126" w:author="Caree2" w:date="2017-04-02T07:44:00Z"/>
          <w:color w:val="008080"/>
          <w:rPrChange w:id="14127" w:author="Caree2" w:date="2017-04-02T07:57:00Z">
            <w:rPr>
              <w:ins w:id="1412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29" w:author="Caree2" w:date="2017-04-02T07:57:00Z">
          <w:pPr>
            <w:autoSpaceDE w:val="0"/>
            <w:autoSpaceDN w:val="0"/>
            <w:adjustRightInd w:val="0"/>
          </w:pPr>
        </w:pPrChange>
      </w:pPr>
      <w:ins w:id="14130" w:author="Caree2" w:date="2017-04-02T07:44:00Z">
        <w:r w:rsidRPr="00880017">
          <w:rPr>
            <w:color w:val="008080"/>
            <w:rPrChange w:id="14131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132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class="com.rollingstone.springframework.basic.real.life.examples.Tiger"&gt;</w:t>
        </w:r>
      </w:ins>
    </w:p>
    <w:p w:rsidR="00956615" w:rsidRPr="00880017" w:rsidRDefault="00956615" w:rsidP="00880017">
      <w:pPr>
        <w:rPr>
          <w:ins w:id="14133" w:author="Caree2" w:date="2017-04-02T07:44:00Z"/>
          <w:color w:val="008080"/>
          <w:rPrChange w:id="14134" w:author="Caree2" w:date="2017-04-02T07:57:00Z">
            <w:rPr>
              <w:ins w:id="1413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36" w:author="Caree2" w:date="2017-04-02T07:57:00Z">
          <w:pPr>
            <w:autoSpaceDE w:val="0"/>
            <w:autoSpaceDN w:val="0"/>
            <w:adjustRightInd w:val="0"/>
          </w:pPr>
        </w:pPrChange>
      </w:pPr>
      <w:ins w:id="14137" w:author="Caree2" w:date="2017-04-02T07:44:00Z">
        <w:r w:rsidRPr="00880017">
          <w:rPr>
            <w:color w:val="008080"/>
            <w:rPrChange w:id="1413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13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value="Royal Bengal Tiger"&gt;&lt;/property&gt;</w:t>
        </w:r>
      </w:ins>
    </w:p>
    <w:p w:rsidR="00956615" w:rsidRPr="00880017" w:rsidRDefault="00956615" w:rsidP="00880017">
      <w:pPr>
        <w:rPr>
          <w:ins w:id="14140" w:author="Caree2" w:date="2017-04-02T07:44:00Z"/>
          <w:color w:val="008080"/>
          <w:rPrChange w:id="14141" w:author="Caree2" w:date="2017-04-02T07:57:00Z">
            <w:rPr>
              <w:ins w:id="1414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43" w:author="Caree2" w:date="2017-04-02T07:57:00Z">
          <w:pPr>
            <w:autoSpaceDE w:val="0"/>
            <w:autoSpaceDN w:val="0"/>
            <w:adjustRightInd w:val="0"/>
          </w:pPr>
        </w:pPrChange>
      </w:pPr>
      <w:ins w:id="14144" w:author="Caree2" w:date="2017-04-02T07:44:00Z">
        <w:r w:rsidRPr="00880017">
          <w:rPr>
            <w:color w:val="008080"/>
            <w:rPrChange w:id="1414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14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name="species" value="Carnivore"&gt;&lt;/property&gt;</w:t>
        </w:r>
      </w:ins>
    </w:p>
    <w:p w:rsidR="00956615" w:rsidRPr="00880017" w:rsidRDefault="00956615" w:rsidP="00880017">
      <w:pPr>
        <w:rPr>
          <w:ins w:id="14147" w:author="Caree2" w:date="2017-04-02T07:44:00Z"/>
          <w:color w:val="008080"/>
          <w:rPrChange w:id="14148" w:author="Caree2" w:date="2017-04-02T07:57:00Z">
            <w:rPr>
              <w:ins w:id="1414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50" w:author="Caree2" w:date="2017-04-02T07:57:00Z">
          <w:pPr>
            <w:autoSpaceDE w:val="0"/>
            <w:autoSpaceDN w:val="0"/>
            <w:adjustRightInd w:val="0"/>
          </w:pPr>
        </w:pPrChange>
      </w:pPr>
      <w:ins w:id="14151" w:author="Caree2" w:date="2017-04-02T07:44:00Z">
        <w:r w:rsidRPr="00880017">
          <w:rPr>
            <w:color w:val="008080"/>
            <w:rPrChange w:id="1415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15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name="naturalHabitat" value="Mangrove Forest, Sunderbans"&gt;&lt;/property&gt;</w:t>
        </w:r>
      </w:ins>
    </w:p>
    <w:p w:rsidR="00956615" w:rsidRPr="00880017" w:rsidRDefault="00956615" w:rsidP="00880017">
      <w:pPr>
        <w:rPr>
          <w:ins w:id="14154" w:author="Caree2" w:date="2017-04-02T07:44:00Z"/>
          <w:color w:val="008080"/>
          <w:rPrChange w:id="14155" w:author="Caree2" w:date="2017-04-02T07:57:00Z">
            <w:rPr>
              <w:ins w:id="1415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57" w:author="Caree2" w:date="2017-04-02T07:57:00Z">
          <w:pPr>
            <w:autoSpaceDE w:val="0"/>
            <w:autoSpaceDN w:val="0"/>
            <w:adjustRightInd w:val="0"/>
          </w:pPr>
        </w:pPrChange>
      </w:pPr>
      <w:ins w:id="14158" w:author="Caree2" w:date="2017-04-02T07:44:00Z">
        <w:r w:rsidRPr="00880017">
          <w:rPr>
            <w:color w:val="008080"/>
            <w:rPrChange w:id="1415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16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name="endengered" value="true" /&gt;</w:t>
        </w:r>
      </w:ins>
    </w:p>
    <w:p w:rsidR="00956615" w:rsidRPr="00880017" w:rsidRDefault="00956615" w:rsidP="00880017">
      <w:pPr>
        <w:rPr>
          <w:ins w:id="14161" w:author="Caree2" w:date="2017-04-02T07:44:00Z"/>
          <w:color w:val="008080"/>
          <w:rPrChange w:id="14162" w:author="Caree2" w:date="2017-04-02T07:57:00Z">
            <w:rPr>
              <w:ins w:id="1416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64" w:author="Caree2" w:date="2017-04-02T07:57:00Z">
          <w:pPr>
            <w:autoSpaceDE w:val="0"/>
            <w:autoSpaceDN w:val="0"/>
            <w:adjustRightInd w:val="0"/>
          </w:pPr>
        </w:pPrChange>
      </w:pPr>
      <w:ins w:id="14165" w:author="Caree2" w:date="2017-04-02T07:44:00Z">
        <w:r w:rsidRPr="00880017">
          <w:rPr>
            <w:color w:val="008080"/>
            <w:rPrChange w:id="1416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16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name="color" value="Orange and Black stripes" /&gt;</w:t>
        </w:r>
      </w:ins>
    </w:p>
    <w:p w:rsidR="00956615" w:rsidRPr="00880017" w:rsidRDefault="00956615" w:rsidP="00880017">
      <w:pPr>
        <w:rPr>
          <w:ins w:id="14168" w:author="Caree2" w:date="2017-04-02T07:44:00Z"/>
          <w:color w:val="008080"/>
          <w:rPrChange w:id="14169" w:author="Caree2" w:date="2017-04-02T07:57:00Z">
            <w:rPr>
              <w:ins w:id="1417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71" w:author="Caree2" w:date="2017-04-02T07:57:00Z">
          <w:pPr>
            <w:autoSpaceDE w:val="0"/>
            <w:autoSpaceDN w:val="0"/>
            <w:adjustRightInd w:val="0"/>
          </w:pPr>
        </w:pPrChange>
      </w:pPr>
      <w:ins w:id="14172" w:author="Caree2" w:date="2017-04-02T07:44:00Z">
        <w:r w:rsidRPr="00880017">
          <w:rPr>
            <w:color w:val="008080"/>
            <w:rPrChange w:id="1417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174" w:author="Caree2" w:date="2017-04-02T07:44:00Z"/>
          <w:color w:val="008080"/>
          <w:rPrChange w:id="14175" w:author="Caree2" w:date="2017-04-02T07:57:00Z">
            <w:rPr>
              <w:ins w:id="1417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77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178" w:author="Caree2" w:date="2017-04-02T07:44:00Z"/>
          <w:color w:val="008080"/>
          <w:rPrChange w:id="14179" w:author="Caree2" w:date="2017-04-02T07:57:00Z">
            <w:rPr>
              <w:ins w:id="1418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81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182" w:author="Caree2" w:date="2017-04-02T07:44:00Z"/>
          <w:color w:val="008080"/>
          <w:rPrChange w:id="14183" w:author="Caree2" w:date="2017-04-02T07:57:00Z">
            <w:rPr>
              <w:ins w:id="1418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85" w:author="Caree2" w:date="2017-04-02T07:57:00Z">
          <w:pPr>
            <w:autoSpaceDE w:val="0"/>
            <w:autoSpaceDN w:val="0"/>
            <w:adjustRightInd w:val="0"/>
          </w:pPr>
        </w:pPrChange>
      </w:pPr>
      <w:ins w:id="14186" w:author="Caree2" w:date="2017-04-02T07:44:00Z">
        <w:r w:rsidRPr="00880017">
          <w:rPr>
            <w:color w:val="008080"/>
            <w:rPrChange w:id="141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id="tiger02"</w:t>
        </w:r>
      </w:ins>
    </w:p>
    <w:p w:rsidR="00956615" w:rsidRPr="00880017" w:rsidRDefault="00956615" w:rsidP="00880017">
      <w:pPr>
        <w:rPr>
          <w:ins w:id="14188" w:author="Caree2" w:date="2017-04-02T07:44:00Z"/>
          <w:color w:val="008080"/>
          <w:rPrChange w:id="14189" w:author="Caree2" w:date="2017-04-02T07:57:00Z">
            <w:rPr>
              <w:ins w:id="1419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91" w:author="Caree2" w:date="2017-04-02T07:57:00Z">
          <w:pPr>
            <w:autoSpaceDE w:val="0"/>
            <w:autoSpaceDN w:val="0"/>
            <w:adjustRightInd w:val="0"/>
          </w:pPr>
        </w:pPrChange>
      </w:pPr>
      <w:ins w:id="14192" w:author="Caree2" w:date="2017-04-02T07:44:00Z">
        <w:r w:rsidRPr="00880017">
          <w:rPr>
            <w:color w:val="008080"/>
            <w:rPrChange w:id="14193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194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class="com.rollingstone.springframework.basic.real.life.examples.Tiger"&gt;</w:t>
        </w:r>
      </w:ins>
    </w:p>
    <w:p w:rsidR="00956615" w:rsidRPr="00880017" w:rsidRDefault="00956615" w:rsidP="00880017">
      <w:pPr>
        <w:rPr>
          <w:ins w:id="14195" w:author="Caree2" w:date="2017-04-02T07:44:00Z"/>
          <w:color w:val="008080"/>
          <w:rPrChange w:id="14196" w:author="Caree2" w:date="2017-04-02T07:57:00Z">
            <w:rPr>
              <w:ins w:id="1419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198" w:author="Caree2" w:date="2017-04-02T07:57:00Z">
          <w:pPr>
            <w:autoSpaceDE w:val="0"/>
            <w:autoSpaceDN w:val="0"/>
            <w:adjustRightInd w:val="0"/>
          </w:pPr>
        </w:pPrChange>
      </w:pPr>
      <w:ins w:id="14199" w:author="Caree2" w:date="2017-04-02T07:44:00Z">
        <w:r w:rsidRPr="00880017">
          <w:rPr>
            <w:color w:val="008080"/>
            <w:rPrChange w:id="1420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0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value="Royal Bengal Tiger"&gt;&lt;/property&gt;</w:t>
        </w:r>
      </w:ins>
    </w:p>
    <w:p w:rsidR="00956615" w:rsidRPr="00880017" w:rsidRDefault="00956615" w:rsidP="00880017">
      <w:pPr>
        <w:rPr>
          <w:ins w:id="14202" w:author="Caree2" w:date="2017-04-02T07:44:00Z"/>
          <w:color w:val="008080"/>
          <w:rPrChange w:id="14203" w:author="Caree2" w:date="2017-04-02T07:57:00Z">
            <w:rPr>
              <w:ins w:id="1420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05" w:author="Caree2" w:date="2017-04-02T07:57:00Z">
          <w:pPr>
            <w:autoSpaceDE w:val="0"/>
            <w:autoSpaceDN w:val="0"/>
            <w:adjustRightInd w:val="0"/>
          </w:pPr>
        </w:pPrChange>
      </w:pPr>
      <w:ins w:id="14206" w:author="Caree2" w:date="2017-04-02T07:44:00Z">
        <w:r w:rsidRPr="00880017">
          <w:rPr>
            <w:color w:val="008080"/>
            <w:rPrChange w:id="1420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0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name="species" value="Carnivore"&gt;&lt;/property&gt;</w:t>
        </w:r>
      </w:ins>
    </w:p>
    <w:p w:rsidR="00956615" w:rsidRPr="00880017" w:rsidRDefault="00956615" w:rsidP="00880017">
      <w:pPr>
        <w:rPr>
          <w:ins w:id="14209" w:author="Caree2" w:date="2017-04-02T07:44:00Z"/>
          <w:color w:val="008080"/>
          <w:rPrChange w:id="14210" w:author="Caree2" w:date="2017-04-02T07:57:00Z">
            <w:rPr>
              <w:ins w:id="1421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12" w:author="Caree2" w:date="2017-04-02T07:57:00Z">
          <w:pPr>
            <w:autoSpaceDE w:val="0"/>
            <w:autoSpaceDN w:val="0"/>
            <w:adjustRightInd w:val="0"/>
          </w:pPr>
        </w:pPrChange>
      </w:pPr>
      <w:ins w:id="14213" w:author="Caree2" w:date="2017-04-02T07:44:00Z">
        <w:r w:rsidRPr="00880017">
          <w:rPr>
            <w:color w:val="008080"/>
            <w:rPrChange w:id="1421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1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name="naturalHabitat" value="Mangrove Forest, Sunderbans"&gt;&lt;/property&gt;</w:t>
        </w:r>
      </w:ins>
    </w:p>
    <w:p w:rsidR="00956615" w:rsidRPr="00880017" w:rsidRDefault="00956615" w:rsidP="00880017">
      <w:pPr>
        <w:rPr>
          <w:ins w:id="14216" w:author="Caree2" w:date="2017-04-02T07:44:00Z"/>
          <w:color w:val="008080"/>
          <w:rPrChange w:id="14217" w:author="Caree2" w:date="2017-04-02T07:57:00Z">
            <w:rPr>
              <w:ins w:id="1421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19" w:author="Caree2" w:date="2017-04-02T07:57:00Z">
          <w:pPr>
            <w:autoSpaceDE w:val="0"/>
            <w:autoSpaceDN w:val="0"/>
            <w:adjustRightInd w:val="0"/>
          </w:pPr>
        </w:pPrChange>
      </w:pPr>
      <w:ins w:id="14220" w:author="Caree2" w:date="2017-04-02T07:44:00Z">
        <w:r w:rsidRPr="00880017">
          <w:rPr>
            <w:color w:val="008080"/>
            <w:rPrChange w:id="1422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2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name="endengered" value="true" /&gt;</w:t>
        </w:r>
      </w:ins>
    </w:p>
    <w:p w:rsidR="00956615" w:rsidRPr="00880017" w:rsidRDefault="00956615" w:rsidP="00880017">
      <w:pPr>
        <w:rPr>
          <w:ins w:id="14223" w:author="Caree2" w:date="2017-04-02T07:44:00Z"/>
          <w:color w:val="008080"/>
          <w:rPrChange w:id="14224" w:author="Caree2" w:date="2017-04-02T07:57:00Z">
            <w:rPr>
              <w:ins w:id="1422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26" w:author="Caree2" w:date="2017-04-02T07:57:00Z">
          <w:pPr>
            <w:autoSpaceDE w:val="0"/>
            <w:autoSpaceDN w:val="0"/>
            <w:adjustRightInd w:val="0"/>
          </w:pPr>
        </w:pPrChange>
      </w:pPr>
      <w:ins w:id="14227" w:author="Caree2" w:date="2017-04-02T07:44:00Z">
        <w:r w:rsidRPr="00880017">
          <w:rPr>
            <w:color w:val="008080"/>
            <w:rPrChange w:id="1422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2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name="color" value="Orange and Black stripes" /&gt;</w:t>
        </w:r>
      </w:ins>
    </w:p>
    <w:p w:rsidR="00956615" w:rsidRPr="00880017" w:rsidRDefault="00956615" w:rsidP="00880017">
      <w:pPr>
        <w:rPr>
          <w:ins w:id="14230" w:author="Caree2" w:date="2017-04-02T07:44:00Z"/>
          <w:color w:val="008080"/>
          <w:rPrChange w:id="14231" w:author="Caree2" w:date="2017-04-02T07:57:00Z">
            <w:rPr>
              <w:ins w:id="1423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33" w:author="Caree2" w:date="2017-04-02T07:57:00Z">
          <w:pPr>
            <w:autoSpaceDE w:val="0"/>
            <w:autoSpaceDN w:val="0"/>
            <w:adjustRightInd w:val="0"/>
          </w:pPr>
        </w:pPrChange>
      </w:pPr>
      <w:ins w:id="14234" w:author="Caree2" w:date="2017-04-02T07:44:00Z">
        <w:r w:rsidRPr="00880017">
          <w:rPr>
            <w:color w:val="008080"/>
            <w:rPrChange w:id="1423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236" w:author="Caree2" w:date="2017-04-02T07:44:00Z"/>
          <w:color w:val="008080"/>
          <w:rPrChange w:id="14237" w:author="Caree2" w:date="2017-04-02T07:57:00Z">
            <w:rPr>
              <w:ins w:id="1423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3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240" w:author="Caree2" w:date="2017-04-02T07:44:00Z"/>
          <w:color w:val="008080"/>
          <w:rPrChange w:id="14241" w:author="Caree2" w:date="2017-04-02T07:57:00Z">
            <w:rPr>
              <w:ins w:id="1424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43" w:author="Caree2" w:date="2017-04-02T07:57:00Z">
          <w:pPr>
            <w:autoSpaceDE w:val="0"/>
            <w:autoSpaceDN w:val="0"/>
            <w:adjustRightInd w:val="0"/>
          </w:pPr>
        </w:pPrChange>
      </w:pPr>
      <w:ins w:id="14244" w:author="Caree2" w:date="2017-04-02T07:44:00Z">
        <w:r w:rsidRPr="00880017">
          <w:rPr>
            <w:color w:val="008080"/>
            <w:rPrChange w:id="1424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id="tiger03"</w:t>
        </w:r>
      </w:ins>
    </w:p>
    <w:p w:rsidR="00956615" w:rsidRPr="00880017" w:rsidRDefault="00956615" w:rsidP="00880017">
      <w:pPr>
        <w:rPr>
          <w:ins w:id="14246" w:author="Caree2" w:date="2017-04-02T07:44:00Z"/>
          <w:color w:val="008080"/>
          <w:rPrChange w:id="14247" w:author="Caree2" w:date="2017-04-02T07:57:00Z">
            <w:rPr>
              <w:ins w:id="1424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49" w:author="Caree2" w:date="2017-04-02T07:57:00Z">
          <w:pPr>
            <w:autoSpaceDE w:val="0"/>
            <w:autoSpaceDN w:val="0"/>
            <w:adjustRightInd w:val="0"/>
          </w:pPr>
        </w:pPrChange>
      </w:pPr>
      <w:ins w:id="14250" w:author="Caree2" w:date="2017-04-02T07:44:00Z">
        <w:r w:rsidRPr="00880017">
          <w:rPr>
            <w:color w:val="008080"/>
            <w:rPrChange w:id="14251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52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class="com.rollingstone.springframework.basic.real.life.examples.Tiger"&gt;</w:t>
        </w:r>
      </w:ins>
    </w:p>
    <w:p w:rsidR="00956615" w:rsidRPr="00880017" w:rsidRDefault="00956615" w:rsidP="00880017">
      <w:pPr>
        <w:rPr>
          <w:ins w:id="14253" w:author="Caree2" w:date="2017-04-02T07:44:00Z"/>
          <w:color w:val="008080"/>
          <w:rPrChange w:id="14254" w:author="Caree2" w:date="2017-04-02T07:57:00Z">
            <w:rPr>
              <w:ins w:id="1425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56" w:author="Caree2" w:date="2017-04-02T07:57:00Z">
          <w:pPr>
            <w:autoSpaceDE w:val="0"/>
            <w:autoSpaceDN w:val="0"/>
            <w:adjustRightInd w:val="0"/>
          </w:pPr>
        </w:pPrChange>
      </w:pPr>
      <w:ins w:id="14257" w:author="Caree2" w:date="2017-04-02T07:44:00Z">
        <w:r w:rsidRPr="00880017">
          <w:rPr>
            <w:color w:val="008080"/>
            <w:rPrChange w:id="1425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5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value="Royal Bengal Tiger"&gt;&lt;/property&gt;</w:t>
        </w:r>
      </w:ins>
    </w:p>
    <w:p w:rsidR="00956615" w:rsidRPr="00880017" w:rsidRDefault="00956615" w:rsidP="00880017">
      <w:pPr>
        <w:rPr>
          <w:ins w:id="14260" w:author="Caree2" w:date="2017-04-02T07:44:00Z"/>
          <w:color w:val="008080"/>
          <w:rPrChange w:id="14261" w:author="Caree2" w:date="2017-04-02T07:57:00Z">
            <w:rPr>
              <w:ins w:id="1426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63" w:author="Caree2" w:date="2017-04-02T07:57:00Z">
          <w:pPr>
            <w:autoSpaceDE w:val="0"/>
            <w:autoSpaceDN w:val="0"/>
            <w:adjustRightInd w:val="0"/>
          </w:pPr>
        </w:pPrChange>
      </w:pPr>
      <w:ins w:id="14264" w:author="Caree2" w:date="2017-04-02T07:44:00Z">
        <w:r w:rsidRPr="00880017">
          <w:rPr>
            <w:color w:val="008080"/>
            <w:rPrChange w:id="1426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6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name="species" value="Carnivore"&gt;&lt;/property&gt;</w:t>
        </w:r>
      </w:ins>
    </w:p>
    <w:p w:rsidR="00956615" w:rsidRPr="00880017" w:rsidRDefault="00956615" w:rsidP="00880017">
      <w:pPr>
        <w:rPr>
          <w:ins w:id="14267" w:author="Caree2" w:date="2017-04-02T07:44:00Z"/>
          <w:color w:val="008080"/>
          <w:rPrChange w:id="14268" w:author="Caree2" w:date="2017-04-02T07:57:00Z">
            <w:rPr>
              <w:ins w:id="1426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70" w:author="Caree2" w:date="2017-04-02T07:57:00Z">
          <w:pPr>
            <w:autoSpaceDE w:val="0"/>
            <w:autoSpaceDN w:val="0"/>
            <w:adjustRightInd w:val="0"/>
          </w:pPr>
        </w:pPrChange>
      </w:pPr>
      <w:ins w:id="14271" w:author="Caree2" w:date="2017-04-02T07:44:00Z">
        <w:r w:rsidRPr="00880017">
          <w:rPr>
            <w:color w:val="008080"/>
            <w:rPrChange w:id="1427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7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name="naturalHabitat" value="Mangrove Forest, Sunderbans"&gt;&lt;/property&gt;</w:t>
        </w:r>
      </w:ins>
    </w:p>
    <w:p w:rsidR="00956615" w:rsidRPr="00880017" w:rsidRDefault="00956615" w:rsidP="00880017">
      <w:pPr>
        <w:rPr>
          <w:ins w:id="14274" w:author="Caree2" w:date="2017-04-02T07:44:00Z"/>
          <w:color w:val="008080"/>
          <w:rPrChange w:id="14275" w:author="Caree2" w:date="2017-04-02T07:57:00Z">
            <w:rPr>
              <w:ins w:id="1427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77" w:author="Caree2" w:date="2017-04-02T07:57:00Z">
          <w:pPr>
            <w:autoSpaceDE w:val="0"/>
            <w:autoSpaceDN w:val="0"/>
            <w:adjustRightInd w:val="0"/>
          </w:pPr>
        </w:pPrChange>
      </w:pPr>
      <w:ins w:id="14278" w:author="Caree2" w:date="2017-04-02T07:44:00Z">
        <w:r w:rsidRPr="00880017">
          <w:rPr>
            <w:color w:val="008080"/>
            <w:rPrChange w:id="1427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8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name="endengered" value="true" /&gt;</w:t>
        </w:r>
      </w:ins>
    </w:p>
    <w:p w:rsidR="00956615" w:rsidRPr="00880017" w:rsidRDefault="00956615" w:rsidP="00880017">
      <w:pPr>
        <w:rPr>
          <w:ins w:id="14281" w:author="Caree2" w:date="2017-04-02T07:44:00Z"/>
          <w:color w:val="008080"/>
          <w:rPrChange w:id="14282" w:author="Caree2" w:date="2017-04-02T07:57:00Z">
            <w:rPr>
              <w:ins w:id="1428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84" w:author="Caree2" w:date="2017-04-02T07:57:00Z">
          <w:pPr>
            <w:autoSpaceDE w:val="0"/>
            <w:autoSpaceDN w:val="0"/>
            <w:adjustRightInd w:val="0"/>
          </w:pPr>
        </w:pPrChange>
      </w:pPr>
      <w:ins w:id="14285" w:author="Caree2" w:date="2017-04-02T07:44:00Z">
        <w:r w:rsidRPr="00880017">
          <w:rPr>
            <w:color w:val="008080"/>
            <w:rPrChange w:id="1428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2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name="color" value="Orange and Black stripes" /&gt;</w:t>
        </w:r>
      </w:ins>
    </w:p>
    <w:p w:rsidR="00956615" w:rsidRPr="00880017" w:rsidRDefault="00956615" w:rsidP="00880017">
      <w:pPr>
        <w:rPr>
          <w:ins w:id="14288" w:author="Caree2" w:date="2017-04-02T07:44:00Z"/>
          <w:color w:val="008080"/>
          <w:rPrChange w:id="14289" w:author="Caree2" w:date="2017-04-02T07:57:00Z">
            <w:rPr>
              <w:ins w:id="1429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91" w:author="Caree2" w:date="2017-04-02T07:57:00Z">
          <w:pPr>
            <w:autoSpaceDE w:val="0"/>
            <w:autoSpaceDN w:val="0"/>
            <w:adjustRightInd w:val="0"/>
          </w:pPr>
        </w:pPrChange>
      </w:pPr>
      <w:ins w:id="14292" w:author="Caree2" w:date="2017-04-02T07:44:00Z">
        <w:r w:rsidRPr="00880017">
          <w:rPr>
            <w:color w:val="008080"/>
            <w:rPrChange w:id="1429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294" w:author="Caree2" w:date="2017-04-02T07:44:00Z"/>
          <w:color w:val="008080"/>
          <w:rPrChange w:id="14295" w:author="Caree2" w:date="2017-04-02T07:57:00Z">
            <w:rPr>
              <w:ins w:id="1429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297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298" w:author="Caree2" w:date="2017-04-02T07:44:00Z"/>
          <w:color w:val="008080"/>
          <w:rPrChange w:id="14299" w:author="Caree2" w:date="2017-04-02T07:57:00Z">
            <w:rPr>
              <w:ins w:id="1430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01" w:author="Caree2" w:date="2017-04-02T07:57:00Z">
          <w:pPr>
            <w:autoSpaceDE w:val="0"/>
            <w:autoSpaceDN w:val="0"/>
            <w:adjustRightInd w:val="0"/>
          </w:pPr>
        </w:pPrChange>
      </w:pPr>
      <w:ins w:id="14302" w:author="Caree2" w:date="2017-04-02T07:44:00Z">
        <w:r w:rsidRPr="00880017">
          <w:rPr>
            <w:color w:val="008080"/>
            <w:rPrChange w:id="143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id="dolphin01"</w:t>
        </w:r>
      </w:ins>
    </w:p>
    <w:p w:rsidR="00956615" w:rsidRPr="00880017" w:rsidRDefault="00956615" w:rsidP="00880017">
      <w:pPr>
        <w:rPr>
          <w:ins w:id="14304" w:author="Caree2" w:date="2017-04-02T07:44:00Z"/>
          <w:color w:val="008080"/>
          <w:rPrChange w:id="14305" w:author="Caree2" w:date="2017-04-02T07:57:00Z">
            <w:rPr>
              <w:ins w:id="1430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07" w:author="Caree2" w:date="2017-04-02T07:57:00Z">
          <w:pPr>
            <w:autoSpaceDE w:val="0"/>
            <w:autoSpaceDN w:val="0"/>
            <w:adjustRightInd w:val="0"/>
          </w:pPr>
        </w:pPrChange>
      </w:pPr>
      <w:ins w:id="14308" w:author="Caree2" w:date="2017-04-02T07:44:00Z">
        <w:r w:rsidRPr="00880017">
          <w:rPr>
            <w:color w:val="008080"/>
            <w:rPrChange w:id="14309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10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class="com.rollingstone.springframework.basic.real.life.examples.Dolphins"&gt;</w:t>
        </w:r>
      </w:ins>
    </w:p>
    <w:p w:rsidR="00956615" w:rsidRPr="00880017" w:rsidRDefault="00956615" w:rsidP="00880017">
      <w:pPr>
        <w:rPr>
          <w:ins w:id="14311" w:author="Caree2" w:date="2017-04-02T07:44:00Z"/>
          <w:color w:val="008080"/>
          <w:rPrChange w:id="14312" w:author="Caree2" w:date="2017-04-02T07:57:00Z">
            <w:rPr>
              <w:ins w:id="1431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14" w:author="Caree2" w:date="2017-04-02T07:57:00Z">
          <w:pPr>
            <w:autoSpaceDE w:val="0"/>
            <w:autoSpaceDN w:val="0"/>
            <w:adjustRightInd w:val="0"/>
          </w:pPr>
        </w:pPrChange>
      </w:pPr>
      <w:ins w:id="14315" w:author="Caree2" w:date="2017-04-02T07:44:00Z">
        <w:r w:rsidRPr="00880017">
          <w:rPr>
            <w:color w:val="008080"/>
            <w:rPrChange w:id="1431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1431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value="Wonderful Dolphins"&gt;&lt;/property&gt;</w:t>
        </w:r>
      </w:ins>
    </w:p>
    <w:p w:rsidR="00956615" w:rsidRPr="00880017" w:rsidRDefault="00956615" w:rsidP="00880017">
      <w:pPr>
        <w:rPr>
          <w:ins w:id="14318" w:author="Caree2" w:date="2017-04-02T07:44:00Z"/>
          <w:color w:val="008080"/>
          <w:rPrChange w:id="14319" w:author="Caree2" w:date="2017-04-02T07:57:00Z">
            <w:rPr>
              <w:ins w:id="1432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21" w:author="Caree2" w:date="2017-04-02T07:57:00Z">
          <w:pPr>
            <w:autoSpaceDE w:val="0"/>
            <w:autoSpaceDN w:val="0"/>
            <w:adjustRightInd w:val="0"/>
          </w:pPr>
        </w:pPrChange>
      </w:pPr>
      <w:ins w:id="14322" w:author="Caree2" w:date="2017-04-02T07:44:00Z">
        <w:r w:rsidRPr="00880017">
          <w:rPr>
            <w:color w:val="008080"/>
            <w:rPrChange w:id="1432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2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name="species" value="Carnivore"&gt;&lt;/property&gt;</w:t>
        </w:r>
      </w:ins>
    </w:p>
    <w:p w:rsidR="00956615" w:rsidRPr="00880017" w:rsidRDefault="00956615" w:rsidP="00880017">
      <w:pPr>
        <w:rPr>
          <w:ins w:id="14325" w:author="Caree2" w:date="2017-04-02T07:44:00Z"/>
          <w:color w:val="008080"/>
          <w:rPrChange w:id="14326" w:author="Caree2" w:date="2017-04-02T07:57:00Z">
            <w:rPr>
              <w:ins w:id="1432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28" w:author="Caree2" w:date="2017-04-02T07:57:00Z">
          <w:pPr>
            <w:autoSpaceDE w:val="0"/>
            <w:autoSpaceDN w:val="0"/>
            <w:adjustRightInd w:val="0"/>
          </w:pPr>
        </w:pPrChange>
      </w:pPr>
      <w:ins w:id="14329" w:author="Caree2" w:date="2017-04-02T07:44:00Z">
        <w:r w:rsidRPr="00880017">
          <w:rPr>
            <w:color w:val="008080"/>
            <w:rPrChange w:id="1433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3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name="naturalHabitat" value="Oceans and Bays"&gt;&lt;/property&gt;</w:t>
        </w:r>
      </w:ins>
    </w:p>
    <w:p w:rsidR="00956615" w:rsidRPr="00880017" w:rsidRDefault="00956615" w:rsidP="00880017">
      <w:pPr>
        <w:rPr>
          <w:ins w:id="14332" w:author="Caree2" w:date="2017-04-02T07:44:00Z"/>
          <w:color w:val="008080"/>
          <w:rPrChange w:id="14333" w:author="Caree2" w:date="2017-04-02T07:57:00Z">
            <w:rPr>
              <w:ins w:id="1433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35" w:author="Caree2" w:date="2017-04-02T07:57:00Z">
          <w:pPr>
            <w:autoSpaceDE w:val="0"/>
            <w:autoSpaceDN w:val="0"/>
            <w:adjustRightInd w:val="0"/>
          </w:pPr>
        </w:pPrChange>
      </w:pPr>
      <w:ins w:id="14336" w:author="Caree2" w:date="2017-04-02T07:44:00Z">
        <w:r w:rsidRPr="00880017">
          <w:rPr>
            <w:color w:val="008080"/>
            <w:rPrChange w:id="1433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3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name="endengered" value="false" /&gt;</w:t>
        </w:r>
      </w:ins>
    </w:p>
    <w:p w:rsidR="00956615" w:rsidRPr="00880017" w:rsidRDefault="00956615" w:rsidP="00880017">
      <w:pPr>
        <w:rPr>
          <w:ins w:id="14339" w:author="Caree2" w:date="2017-04-02T07:44:00Z"/>
          <w:color w:val="008080"/>
          <w:rPrChange w:id="14340" w:author="Caree2" w:date="2017-04-02T07:57:00Z">
            <w:rPr>
              <w:ins w:id="1434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42" w:author="Caree2" w:date="2017-04-02T07:57:00Z">
          <w:pPr>
            <w:autoSpaceDE w:val="0"/>
            <w:autoSpaceDN w:val="0"/>
            <w:adjustRightInd w:val="0"/>
          </w:pPr>
        </w:pPrChange>
      </w:pPr>
      <w:ins w:id="14343" w:author="Caree2" w:date="2017-04-02T07:44:00Z">
        <w:r w:rsidRPr="00880017">
          <w:rPr>
            <w:color w:val="008080"/>
            <w:rPrChange w:id="1434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4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name="color" value="Black and White" /&gt;</w:t>
        </w:r>
      </w:ins>
    </w:p>
    <w:p w:rsidR="00956615" w:rsidRPr="00880017" w:rsidRDefault="00956615" w:rsidP="00880017">
      <w:pPr>
        <w:rPr>
          <w:ins w:id="14346" w:author="Caree2" w:date="2017-04-02T07:44:00Z"/>
          <w:color w:val="008080"/>
          <w:rPrChange w:id="14347" w:author="Caree2" w:date="2017-04-02T07:57:00Z">
            <w:rPr>
              <w:ins w:id="1434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49" w:author="Caree2" w:date="2017-04-02T07:57:00Z">
          <w:pPr>
            <w:autoSpaceDE w:val="0"/>
            <w:autoSpaceDN w:val="0"/>
            <w:adjustRightInd w:val="0"/>
          </w:pPr>
        </w:pPrChange>
      </w:pPr>
      <w:ins w:id="14350" w:author="Caree2" w:date="2017-04-02T07:44:00Z">
        <w:r w:rsidRPr="00880017">
          <w:rPr>
            <w:color w:val="008080"/>
            <w:rPrChange w:id="1435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352" w:author="Caree2" w:date="2017-04-02T07:44:00Z"/>
          <w:color w:val="008080"/>
          <w:rPrChange w:id="14353" w:author="Caree2" w:date="2017-04-02T07:57:00Z">
            <w:rPr>
              <w:ins w:id="1435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55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356" w:author="Caree2" w:date="2017-04-02T07:44:00Z"/>
          <w:color w:val="008080"/>
          <w:rPrChange w:id="14357" w:author="Caree2" w:date="2017-04-02T07:57:00Z">
            <w:rPr>
              <w:ins w:id="1435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59" w:author="Caree2" w:date="2017-04-02T07:57:00Z">
          <w:pPr>
            <w:autoSpaceDE w:val="0"/>
            <w:autoSpaceDN w:val="0"/>
            <w:adjustRightInd w:val="0"/>
          </w:pPr>
        </w:pPrChange>
      </w:pPr>
      <w:ins w:id="14360" w:author="Caree2" w:date="2017-04-02T07:44:00Z">
        <w:r w:rsidRPr="00880017">
          <w:rPr>
            <w:color w:val="008080"/>
            <w:rPrChange w:id="1436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id="dolphin02"</w:t>
        </w:r>
      </w:ins>
    </w:p>
    <w:p w:rsidR="00956615" w:rsidRPr="00880017" w:rsidRDefault="00956615" w:rsidP="00880017">
      <w:pPr>
        <w:rPr>
          <w:ins w:id="14362" w:author="Caree2" w:date="2017-04-02T07:44:00Z"/>
          <w:color w:val="008080"/>
          <w:rPrChange w:id="14363" w:author="Caree2" w:date="2017-04-02T07:57:00Z">
            <w:rPr>
              <w:ins w:id="1436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65" w:author="Caree2" w:date="2017-04-02T07:57:00Z">
          <w:pPr>
            <w:autoSpaceDE w:val="0"/>
            <w:autoSpaceDN w:val="0"/>
            <w:adjustRightInd w:val="0"/>
          </w:pPr>
        </w:pPrChange>
      </w:pPr>
      <w:ins w:id="14366" w:author="Caree2" w:date="2017-04-02T07:44:00Z">
        <w:r w:rsidRPr="00880017">
          <w:rPr>
            <w:color w:val="008080"/>
            <w:rPrChange w:id="14367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68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class="com.rollingstone.springframework.basic.real.life.examples.Dolphins"&gt;</w:t>
        </w:r>
      </w:ins>
    </w:p>
    <w:p w:rsidR="00956615" w:rsidRPr="00880017" w:rsidRDefault="00956615" w:rsidP="00880017">
      <w:pPr>
        <w:rPr>
          <w:ins w:id="14369" w:author="Caree2" w:date="2017-04-02T07:44:00Z"/>
          <w:color w:val="008080"/>
          <w:rPrChange w:id="14370" w:author="Caree2" w:date="2017-04-02T07:57:00Z">
            <w:rPr>
              <w:ins w:id="1437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72" w:author="Caree2" w:date="2017-04-02T07:57:00Z">
          <w:pPr>
            <w:autoSpaceDE w:val="0"/>
            <w:autoSpaceDN w:val="0"/>
            <w:adjustRightInd w:val="0"/>
          </w:pPr>
        </w:pPrChange>
      </w:pPr>
      <w:ins w:id="14373" w:author="Caree2" w:date="2017-04-02T07:44:00Z">
        <w:r w:rsidRPr="00880017">
          <w:rPr>
            <w:color w:val="008080"/>
            <w:rPrChange w:id="1437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7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value="Wonderful Dolphins"&gt;&lt;/property&gt;</w:t>
        </w:r>
      </w:ins>
    </w:p>
    <w:p w:rsidR="00956615" w:rsidRPr="00880017" w:rsidRDefault="00956615" w:rsidP="00880017">
      <w:pPr>
        <w:rPr>
          <w:ins w:id="14376" w:author="Caree2" w:date="2017-04-02T07:44:00Z"/>
          <w:color w:val="008080"/>
          <w:rPrChange w:id="14377" w:author="Caree2" w:date="2017-04-02T07:57:00Z">
            <w:rPr>
              <w:ins w:id="1437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79" w:author="Caree2" w:date="2017-04-02T07:57:00Z">
          <w:pPr>
            <w:autoSpaceDE w:val="0"/>
            <w:autoSpaceDN w:val="0"/>
            <w:adjustRightInd w:val="0"/>
          </w:pPr>
        </w:pPrChange>
      </w:pPr>
      <w:ins w:id="14380" w:author="Caree2" w:date="2017-04-02T07:44:00Z">
        <w:r w:rsidRPr="00880017">
          <w:rPr>
            <w:color w:val="008080"/>
            <w:rPrChange w:id="1438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8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name="species" value="Carnivore"&gt;&lt;/property&gt;</w:t>
        </w:r>
      </w:ins>
    </w:p>
    <w:p w:rsidR="00956615" w:rsidRPr="00880017" w:rsidRDefault="00956615" w:rsidP="00880017">
      <w:pPr>
        <w:rPr>
          <w:ins w:id="14383" w:author="Caree2" w:date="2017-04-02T07:44:00Z"/>
          <w:color w:val="008080"/>
          <w:rPrChange w:id="14384" w:author="Caree2" w:date="2017-04-02T07:57:00Z">
            <w:rPr>
              <w:ins w:id="1438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86" w:author="Caree2" w:date="2017-04-02T07:57:00Z">
          <w:pPr>
            <w:autoSpaceDE w:val="0"/>
            <w:autoSpaceDN w:val="0"/>
            <w:adjustRightInd w:val="0"/>
          </w:pPr>
        </w:pPrChange>
      </w:pPr>
      <w:ins w:id="14387" w:author="Caree2" w:date="2017-04-02T07:44:00Z">
        <w:r w:rsidRPr="00880017">
          <w:rPr>
            <w:color w:val="008080"/>
            <w:rPrChange w:id="1438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8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name="naturalHabitat" value="Oceans and Bays"&gt;&lt;/property&gt;</w:t>
        </w:r>
      </w:ins>
    </w:p>
    <w:p w:rsidR="00956615" w:rsidRPr="00880017" w:rsidRDefault="00956615" w:rsidP="00880017">
      <w:pPr>
        <w:rPr>
          <w:ins w:id="14390" w:author="Caree2" w:date="2017-04-02T07:44:00Z"/>
          <w:color w:val="008080"/>
          <w:rPrChange w:id="14391" w:author="Caree2" w:date="2017-04-02T07:57:00Z">
            <w:rPr>
              <w:ins w:id="1439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393" w:author="Caree2" w:date="2017-04-02T07:57:00Z">
          <w:pPr>
            <w:autoSpaceDE w:val="0"/>
            <w:autoSpaceDN w:val="0"/>
            <w:adjustRightInd w:val="0"/>
          </w:pPr>
        </w:pPrChange>
      </w:pPr>
      <w:ins w:id="14394" w:author="Caree2" w:date="2017-04-02T07:44:00Z">
        <w:r w:rsidRPr="00880017">
          <w:rPr>
            <w:color w:val="008080"/>
            <w:rPrChange w:id="1439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39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name="endengered" value="false" /&gt;</w:t>
        </w:r>
      </w:ins>
    </w:p>
    <w:p w:rsidR="00956615" w:rsidRPr="00880017" w:rsidRDefault="00956615" w:rsidP="00880017">
      <w:pPr>
        <w:rPr>
          <w:ins w:id="14397" w:author="Caree2" w:date="2017-04-02T07:44:00Z"/>
          <w:color w:val="008080"/>
          <w:rPrChange w:id="14398" w:author="Caree2" w:date="2017-04-02T07:57:00Z">
            <w:rPr>
              <w:ins w:id="1439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00" w:author="Caree2" w:date="2017-04-02T07:57:00Z">
          <w:pPr>
            <w:autoSpaceDE w:val="0"/>
            <w:autoSpaceDN w:val="0"/>
            <w:adjustRightInd w:val="0"/>
          </w:pPr>
        </w:pPrChange>
      </w:pPr>
      <w:ins w:id="14401" w:author="Caree2" w:date="2017-04-02T07:44:00Z">
        <w:r w:rsidRPr="00880017">
          <w:rPr>
            <w:color w:val="008080"/>
            <w:rPrChange w:id="144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name="color" value="Black and White" /&gt;</w:t>
        </w:r>
      </w:ins>
    </w:p>
    <w:p w:rsidR="00956615" w:rsidRPr="00880017" w:rsidRDefault="00956615" w:rsidP="00880017">
      <w:pPr>
        <w:rPr>
          <w:ins w:id="14404" w:author="Caree2" w:date="2017-04-02T07:44:00Z"/>
          <w:color w:val="008080"/>
          <w:rPrChange w:id="14405" w:author="Caree2" w:date="2017-04-02T07:57:00Z">
            <w:rPr>
              <w:ins w:id="1440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07" w:author="Caree2" w:date="2017-04-02T07:57:00Z">
          <w:pPr>
            <w:autoSpaceDE w:val="0"/>
            <w:autoSpaceDN w:val="0"/>
            <w:adjustRightInd w:val="0"/>
          </w:pPr>
        </w:pPrChange>
      </w:pPr>
      <w:ins w:id="14408" w:author="Caree2" w:date="2017-04-02T07:44:00Z">
        <w:r w:rsidRPr="00880017">
          <w:rPr>
            <w:color w:val="008080"/>
            <w:rPrChange w:id="144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410" w:author="Caree2" w:date="2017-04-02T07:44:00Z"/>
          <w:color w:val="008080"/>
          <w:rPrChange w:id="14411" w:author="Caree2" w:date="2017-04-02T07:57:00Z">
            <w:rPr>
              <w:ins w:id="1441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13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414" w:author="Caree2" w:date="2017-04-02T07:44:00Z"/>
          <w:color w:val="008080"/>
          <w:rPrChange w:id="14415" w:author="Caree2" w:date="2017-04-02T07:57:00Z">
            <w:rPr>
              <w:ins w:id="1441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17" w:author="Caree2" w:date="2017-04-02T07:57:00Z">
          <w:pPr>
            <w:autoSpaceDE w:val="0"/>
            <w:autoSpaceDN w:val="0"/>
            <w:adjustRightInd w:val="0"/>
          </w:pPr>
        </w:pPrChange>
      </w:pPr>
      <w:ins w:id="14418" w:author="Caree2" w:date="2017-04-02T07:44:00Z">
        <w:r w:rsidRPr="00880017">
          <w:rPr>
            <w:color w:val="008080"/>
            <w:rPrChange w:id="1441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id="dolphin03"</w:t>
        </w:r>
      </w:ins>
    </w:p>
    <w:p w:rsidR="00956615" w:rsidRPr="00880017" w:rsidRDefault="00956615" w:rsidP="00880017">
      <w:pPr>
        <w:rPr>
          <w:ins w:id="14420" w:author="Caree2" w:date="2017-04-02T07:44:00Z"/>
          <w:color w:val="008080"/>
          <w:rPrChange w:id="14421" w:author="Caree2" w:date="2017-04-02T07:57:00Z">
            <w:rPr>
              <w:ins w:id="1442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23" w:author="Caree2" w:date="2017-04-02T07:57:00Z">
          <w:pPr>
            <w:autoSpaceDE w:val="0"/>
            <w:autoSpaceDN w:val="0"/>
            <w:adjustRightInd w:val="0"/>
          </w:pPr>
        </w:pPrChange>
      </w:pPr>
      <w:ins w:id="14424" w:author="Caree2" w:date="2017-04-02T07:44:00Z">
        <w:r w:rsidRPr="00880017">
          <w:rPr>
            <w:color w:val="008080"/>
            <w:rPrChange w:id="14425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26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class="com.rollingstone.springframework.basic.real.life.examples.Dolphins"&gt;</w:t>
        </w:r>
      </w:ins>
    </w:p>
    <w:p w:rsidR="00956615" w:rsidRPr="00880017" w:rsidRDefault="00956615" w:rsidP="00880017">
      <w:pPr>
        <w:rPr>
          <w:ins w:id="14427" w:author="Caree2" w:date="2017-04-02T07:44:00Z"/>
          <w:color w:val="008080"/>
          <w:rPrChange w:id="14428" w:author="Caree2" w:date="2017-04-02T07:57:00Z">
            <w:rPr>
              <w:ins w:id="1442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30" w:author="Caree2" w:date="2017-04-02T07:57:00Z">
          <w:pPr>
            <w:autoSpaceDE w:val="0"/>
            <w:autoSpaceDN w:val="0"/>
            <w:adjustRightInd w:val="0"/>
          </w:pPr>
        </w:pPrChange>
      </w:pPr>
      <w:ins w:id="14431" w:author="Caree2" w:date="2017-04-02T07:44:00Z">
        <w:r w:rsidRPr="00880017">
          <w:rPr>
            <w:color w:val="008080"/>
            <w:rPrChange w:id="1443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3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value="Wonderful Dolphins"&gt;&lt;/property&gt;</w:t>
        </w:r>
      </w:ins>
    </w:p>
    <w:p w:rsidR="00956615" w:rsidRPr="00880017" w:rsidRDefault="00956615" w:rsidP="00880017">
      <w:pPr>
        <w:rPr>
          <w:ins w:id="14434" w:author="Caree2" w:date="2017-04-02T07:44:00Z"/>
          <w:color w:val="008080"/>
          <w:rPrChange w:id="14435" w:author="Caree2" w:date="2017-04-02T07:57:00Z">
            <w:rPr>
              <w:ins w:id="1443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37" w:author="Caree2" w:date="2017-04-02T07:57:00Z">
          <w:pPr>
            <w:autoSpaceDE w:val="0"/>
            <w:autoSpaceDN w:val="0"/>
            <w:adjustRightInd w:val="0"/>
          </w:pPr>
        </w:pPrChange>
      </w:pPr>
      <w:ins w:id="14438" w:author="Caree2" w:date="2017-04-02T07:44:00Z">
        <w:r w:rsidRPr="00880017">
          <w:rPr>
            <w:color w:val="008080"/>
            <w:rPrChange w:id="1443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4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name="species" value="Carnivore"&gt;&lt;/property&gt;</w:t>
        </w:r>
      </w:ins>
    </w:p>
    <w:p w:rsidR="00956615" w:rsidRPr="00880017" w:rsidRDefault="00956615" w:rsidP="00880017">
      <w:pPr>
        <w:rPr>
          <w:ins w:id="14441" w:author="Caree2" w:date="2017-04-02T07:44:00Z"/>
          <w:color w:val="008080"/>
          <w:rPrChange w:id="14442" w:author="Caree2" w:date="2017-04-02T07:57:00Z">
            <w:rPr>
              <w:ins w:id="1444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44" w:author="Caree2" w:date="2017-04-02T07:57:00Z">
          <w:pPr>
            <w:autoSpaceDE w:val="0"/>
            <w:autoSpaceDN w:val="0"/>
            <w:adjustRightInd w:val="0"/>
          </w:pPr>
        </w:pPrChange>
      </w:pPr>
      <w:ins w:id="14445" w:author="Caree2" w:date="2017-04-02T07:44:00Z">
        <w:r w:rsidRPr="00880017">
          <w:rPr>
            <w:color w:val="008080"/>
            <w:rPrChange w:id="1444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4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name="naturalHabitat" value="Oceans and Bays"&gt;&lt;/property&gt;</w:t>
        </w:r>
      </w:ins>
    </w:p>
    <w:p w:rsidR="00956615" w:rsidRPr="00880017" w:rsidRDefault="00956615" w:rsidP="00880017">
      <w:pPr>
        <w:rPr>
          <w:ins w:id="14448" w:author="Caree2" w:date="2017-04-02T07:44:00Z"/>
          <w:color w:val="008080"/>
          <w:rPrChange w:id="14449" w:author="Caree2" w:date="2017-04-02T07:57:00Z">
            <w:rPr>
              <w:ins w:id="1445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51" w:author="Caree2" w:date="2017-04-02T07:57:00Z">
          <w:pPr>
            <w:autoSpaceDE w:val="0"/>
            <w:autoSpaceDN w:val="0"/>
            <w:adjustRightInd w:val="0"/>
          </w:pPr>
        </w:pPrChange>
      </w:pPr>
      <w:ins w:id="14452" w:author="Caree2" w:date="2017-04-02T07:44:00Z">
        <w:r w:rsidRPr="00880017">
          <w:rPr>
            <w:color w:val="008080"/>
            <w:rPrChange w:id="1445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5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name="endengered" value="false" /&gt;</w:t>
        </w:r>
      </w:ins>
    </w:p>
    <w:p w:rsidR="00956615" w:rsidRPr="00880017" w:rsidRDefault="00956615" w:rsidP="00880017">
      <w:pPr>
        <w:rPr>
          <w:ins w:id="14455" w:author="Caree2" w:date="2017-04-02T07:44:00Z"/>
          <w:color w:val="008080"/>
          <w:rPrChange w:id="14456" w:author="Caree2" w:date="2017-04-02T07:57:00Z">
            <w:rPr>
              <w:ins w:id="1445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58" w:author="Caree2" w:date="2017-04-02T07:57:00Z">
          <w:pPr>
            <w:autoSpaceDE w:val="0"/>
            <w:autoSpaceDN w:val="0"/>
            <w:adjustRightInd w:val="0"/>
          </w:pPr>
        </w:pPrChange>
      </w:pPr>
      <w:ins w:id="14459" w:author="Caree2" w:date="2017-04-02T07:44:00Z">
        <w:r w:rsidRPr="00880017">
          <w:rPr>
            <w:color w:val="008080"/>
            <w:rPrChange w:id="1446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6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name="color" value="Black and White" /&gt;</w:t>
        </w:r>
      </w:ins>
    </w:p>
    <w:p w:rsidR="00956615" w:rsidRPr="00880017" w:rsidRDefault="00956615" w:rsidP="00880017">
      <w:pPr>
        <w:rPr>
          <w:ins w:id="14462" w:author="Caree2" w:date="2017-04-02T07:44:00Z"/>
          <w:color w:val="008080"/>
          <w:rPrChange w:id="14463" w:author="Caree2" w:date="2017-04-02T07:57:00Z">
            <w:rPr>
              <w:ins w:id="1446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65" w:author="Caree2" w:date="2017-04-02T07:57:00Z">
          <w:pPr>
            <w:autoSpaceDE w:val="0"/>
            <w:autoSpaceDN w:val="0"/>
            <w:adjustRightInd w:val="0"/>
          </w:pPr>
        </w:pPrChange>
      </w:pPr>
      <w:ins w:id="14466" w:author="Caree2" w:date="2017-04-02T07:44:00Z">
        <w:r w:rsidRPr="00880017">
          <w:rPr>
            <w:color w:val="008080"/>
            <w:rPrChange w:id="1446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468" w:author="Caree2" w:date="2017-04-02T07:44:00Z"/>
          <w:color w:val="008080"/>
          <w:rPrChange w:id="14469" w:author="Caree2" w:date="2017-04-02T07:57:00Z">
            <w:rPr>
              <w:ins w:id="1447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71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472" w:author="Caree2" w:date="2017-04-02T07:44:00Z"/>
          <w:color w:val="008080"/>
          <w:rPrChange w:id="14473" w:author="Caree2" w:date="2017-04-02T07:57:00Z">
            <w:rPr>
              <w:ins w:id="1447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75" w:author="Caree2" w:date="2017-04-02T07:57:00Z">
          <w:pPr>
            <w:autoSpaceDE w:val="0"/>
            <w:autoSpaceDN w:val="0"/>
            <w:adjustRightInd w:val="0"/>
          </w:pPr>
        </w:pPrChange>
      </w:pPr>
      <w:ins w:id="14476" w:author="Caree2" w:date="2017-04-02T07:44:00Z">
        <w:r w:rsidRPr="00880017">
          <w:rPr>
            <w:color w:val="008080"/>
            <w:rPrChange w:id="1447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id="tree01"</w:t>
        </w:r>
      </w:ins>
    </w:p>
    <w:p w:rsidR="00956615" w:rsidRPr="00880017" w:rsidRDefault="00956615" w:rsidP="00880017">
      <w:pPr>
        <w:rPr>
          <w:ins w:id="14478" w:author="Caree2" w:date="2017-04-02T07:44:00Z"/>
          <w:color w:val="008080"/>
          <w:rPrChange w:id="14479" w:author="Caree2" w:date="2017-04-02T07:57:00Z">
            <w:rPr>
              <w:ins w:id="1448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81" w:author="Caree2" w:date="2017-04-02T07:57:00Z">
          <w:pPr>
            <w:autoSpaceDE w:val="0"/>
            <w:autoSpaceDN w:val="0"/>
            <w:adjustRightInd w:val="0"/>
          </w:pPr>
        </w:pPrChange>
      </w:pPr>
      <w:ins w:id="14482" w:author="Caree2" w:date="2017-04-02T07:44:00Z">
        <w:r w:rsidRPr="00880017">
          <w:rPr>
            <w:color w:val="008080"/>
            <w:rPrChange w:id="14483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84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4485" w:author="Caree2" w:date="2017-04-02T07:44:00Z"/>
          <w:color w:val="008080"/>
          <w:rPrChange w:id="14486" w:author="Caree2" w:date="2017-04-02T07:57:00Z">
            <w:rPr>
              <w:ins w:id="1448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88" w:author="Caree2" w:date="2017-04-02T07:57:00Z">
          <w:pPr>
            <w:autoSpaceDE w:val="0"/>
            <w:autoSpaceDN w:val="0"/>
            <w:adjustRightInd w:val="0"/>
          </w:pPr>
        </w:pPrChange>
      </w:pPr>
      <w:ins w:id="14489" w:author="Caree2" w:date="2017-04-02T07:44:00Z">
        <w:r w:rsidRPr="00880017">
          <w:rPr>
            <w:color w:val="008080"/>
            <w:rPrChange w:id="1449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9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value="Oak"&gt;&lt;/property&gt;</w:t>
        </w:r>
      </w:ins>
    </w:p>
    <w:p w:rsidR="00956615" w:rsidRPr="00880017" w:rsidRDefault="00956615" w:rsidP="00880017">
      <w:pPr>
        <w:rPr>
          <w:ins w:id="14492" w:author="Caree2" w:date="2017-04-02T07:44:00Z"/>
          <w:color w:val="008080"/>
          <w:rPrChange w:id="14493" w:author="Caree2" w:date="2017-04-02T07:57:00Z">
            <w:rPr>
              <w:ins w:id="1449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495" w:author="Caree2" w:date="2017-04-02T07:57:00Z">
          <w:pPr>
            <w:autoSpaceDE w:val="0"/>
            <w:autoSpaceDN w:val="0"/>
            <w:adjustRightInd w:val="0"/>
          </w:pPr>
        </w:pPrChange>
      </w:pPr>
      <w:ins w:id="14496" w:author="Caree2" w:date="2017-04-02T07:44:00Z">
        <w:r w:rsidRPr="00880017">
          <w:rPr>
            <w:color w:val="008080"/>
            <w:rPrChange w:id="1449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49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value="10 Meters"&gt;&lt;/property&gt;</w:t>
        </w:r>
      </w:ins>
    </w:p>
    <w:p w:rsidR="00956615" w:rsidRPr="00880017" w:rsidRDefault="00956615" w:rsidP="00880017">
      <w:pPr>
        <w:rPr>
          <w:ins w:id="14499" w:author="Caree2" w:date="2017-04-02T07:44:00Z"/>
          <w:color w:val="008080"/>
          <w:rPrChange w:id="14500" w:author="Caree2" w:date="2017-04-02T07:57:00Z">
            <w:rPr>
              <w:ins w:id="1450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02" w:author="Caree2" w:date="2017-04-02T07:57:00Z">
          <w:pPr>
            <w:autoSpaceDE w:val="0"/>
            <w:autoSpaceDN w:val="0"/>
            <w:adjustRightInd w:val="0"/>
          </w:pPr>
        </w:pPrChange>
      </w:pPr>
      <w:ins w:id="14503" w:author="Caree2" w:date="2017-04-02T07:44:00Z">
        <w:r w:rsidRPr="00880017">
          <w:rPr>
            <w:color w:val="008080"/>
            <w:rPrChange w:id="1450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50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4506" w:author="Caree2" w:date="2017-04-02T07:44:00Z"/>
          <w:color w:val="008080"/>
          <w:rPrChange w:id="14507" w:author="Caree2" w:date="2017-04-02T07:57:00Z">
            <w:rPr>
              <w:ins w:id="1450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09" w:author="Caree2" w:date="2017-04-02T07:57:00Z">
          <w:pPr>
            <w:autoSpaceDE w:val="0"/>
            <w:autoSpaceDN w:val="0"/>
            <w:adjustRightInd w:val="0"/>
          </w:pPr>
        </w:pPrChange>
      </w:pPr>
      <w:ins w:id="14510" w:author="Caree2" w:date="2017-04-02T07:44:00Z">
        <w:r w:rsidRPr="00880017">
          <w:rPr>
            <w:color w:val="008080"/>
            <w:rPrChange w:id="1451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51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4513" w:author="Caree2" w:date="2017-04-02T07:44:00Z"/>
          <w:color w:val="008080"/>
          <w:rPrChange w:id="14514" w:author="Caree2" w:date="2017-04-02T07:57:00Z">
            <w:rPr>
              <w:ins w:id="1451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16" w:author="Caree2" w:date="2017-04-02T07:57:00Z">
          <w:pPr>
            <w:autoSpaceDE w:val="0"/>
            <w:autoSpaceDN w:val="0"/>
            <w:adjustRightInd w:val="0"/>
          </w:pPr>
        </w:pPrChange>
      </w:pPr>
      <w:ins w:id="14517" w:author="Caree2" w:date="2017-04-02T07:44:00Z">
        <w:r w:rsidRPr="00880017">
          <w:rPr>
            <w:color w:val="008080"/>
            <w:rPrChange w:id="1451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51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4520" w:author="Caree2" w:date="2017-04-02T07:44:00Z"/>
          <w:color w:val="008080"/>
          <w:rPrChange w:id="14521" w:author="Caree2" w:date="2017-04-02T07:57:00Z">
            <w:rPr>
              <w:ins w:id="1452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23" w:author="Caree2" w:date="2017-04-02T07:57:00Z">
          <w:pPr>
            <w:autoSpaceDE w:val="0"/>
            <w:autoSpaceDN w:val="0"/>
            <w:adjustRightInd w:val="0"/>
          </w:pPr>
        </w:pPrChange>
      </w:pPr>
      <w:ins w:id="14524" w:author="Caree2" w:date="2017-04-02T07:44:00Z">
        <w:r w:rsidRPr="00880017">
          <w:rPr>
            <w:color w:val="008080"/>
            <w:rPrChange w:id="1452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526" w:author="Caree2" w:date="2017-04-02T07:44:00Z"/>
          <w:color w:val="008080"/>
          <w:rPrChange w:id="14527" w:author="Caree2" w:date="2017-04-02T07:57:00Z">
            <w:rPr>
              <w:ins w:id="1452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2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530" w:author="Caree2" w:date="2017-04-02T07:44:00Z"/>
          <w:color w:val="008080"/>
          <w:rPrChange w:id="14531" w:author="Caree2" w:date="2017-04-02T07:57:00Z">
            <w:rPr>
              <w:ins w:id="1453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33" w:author="Caree2" w:date="2017-04-02T07:57:00Z">
          <w:pPr>
            <w:autoSpaceDE w:val="0"/>
            <w:autoSpaceDN w:val="0"/>
            <w:adjustRightInd w:val="0"/>
          </w:pPr>
        </w:pPrChange>
      </w:pPr>
      <w:ins w:id="14534" w:author="Caree2" w:date="2017-04-02T07:44:00Z">
        <w:r w:rsidRPr="00880017">
          <w:rPr>
            <w:color w:val="008080"/>
            <w:rPrChange w:id="1453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id="tree02"</w:t>
        </w:r>
      </w:ins>
    </w:p>
    <w:p w:rsidR="00956615" w:rsidRPr="00880017" w:rsidRDefault="00956615" w:rsidP="00880017">
      <w:pPr>
        <w:rPr>
          <w:ins w:id="14536" w:author="Caree2" w:date="2017-04-02T07:44:00Z"/>
          <w:color w:val="008080"/>
          <w:rPrChange w:id="14537" w:author="Caree2" w:date="2017-04-02T07:57:00Z">
            <w:rPr>
              <w:ins w:id="1453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39" w:author="Caree2" w:date="2017-04-02T07:57:00Z">
          <w:pPr>
            <w:autoSpaceDE w:val="0"/>
            <w:autoSpaceDN w:val="0"/>
            <w:adjustRightInd w:val="0"/>
          </w:pPr>
        </w:pPrChange>
      </w:pPr>
      <w:ins w:id="14540" w:author="Caree2" w:date="2017-04-02T07:44:00Z">
        <w:r w:rsidRPr="00880017">
          <w:rPr>
            <w:color w:val="008080"/>
            <w:rPrChange w:id="14541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542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4543" w:author="Caree2" w:date="2017-04-02T07:44:00Z"/>
          <w:color w:val="008080"/>
          <w:rPrChange w:id="14544" w:author="Caree2" w:date="2017-04-02T07:57:00Z">
            <w:rPr>
              <w:ins w:id="1454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46" w:author="Caree2" w:date="2017-04-02T07:57:00Z">
          <w:pPr>
            <w:autoSpaceDE w:val="0"/>
            <w:autoSpaceDN w:val="0"/>
            <w:adjustRightInd w:val="0"/>
          </w:pPr>
        </w:pPrChange>
      </w:pPr>
      <w:ins w:id="14547" w:author="Caree2" w:date="2017-04-02T07:44:00Z">
        <w:r w:rsidRPr="00880017">
          <w:rPr>
            <w:color w:val="008080"/>
            <w:rPrChange w:id="1454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54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value="Willow"&gt;&lt;/property&gt;</w:t>
        </w:r>
      </w:ins>
    </w:p>
    <w:p w:rsidR="00956615" w:rsidRPr="00880017" w:rsidRDefault="00956615" w:rsidP="00880017">
      <w:pPr>
        <w:rPr>
          <w:ins w:id="14550" w:author="Caree2" w:date="2017-04-02T07:44:00Z"/>
          <w:color w:val="008080"/>
          <w:rPrChange w:id="14551" w:author="Caree2" w:date="2017-04-02T07:57:00Z">
            <w:rPr>
              <w:ins w:id="1455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53" w:author="Caree2" w:date="2017-04-02T07:57:00Z">
          <w:pPr>
            <w:autoSpaceDE w:val="0"/>
            <w:autoSpaceDN w:val="0"/>
            <w:adjustRightInd w:val="0"/>
          </w:pPr>
        </w:pPrChange>
      </w:pPr>
      <w:ins w:id="14554" w:author="Caree2" w:date="2017-04-02T07:44:00Z">
        <w:r w:rsidRPr="00880017">
          <w:rPr>
            <w:color w:val="008080"/>
            <w:rPrChange w:id="1455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55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value="7 Meters"&gt;&lt;/property&gt;</w:t>
        </w:r>
      </w:ins>
    </w:p>
    <w:p w:rsidR="00956615" w:rsidRPr="00880017" w:rsidRDefault="00956615" w:rsidP="00880017">
      <w:pPr>
        <w:rPr>
          <w:ins w:id="14557" w:author="Caree2" w:date="2017-04-02T07:44:00Z"/>
          <w:color w:val="008080"/>
          <w:rPrChange w:id="14558" w:author="Caree2" w:date="2017-04-02T07:57:00Z">
            <w:rPr>
              <w:ins w:id="1455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60" w:author="Caree2" w:date="2017-04-02T07:57:00Z">
          <w:pPr>
            <w:autoSpaceDE w:val="0"/>
            <w:autoSpaceDN w:val="0"/>
            <w:adjustRightInd w:val="0"/>
          </w:pPr>
        </w:pPrChange>
      </w:pPr>
      <w:ins w:id="14561" w:author="Caree2" w:date="2017-04-02T07:44:00Z">
        <w:r w:rsidRPr="00880017">
          <w:rPr>
            <w:color w:val="008080"/>
            <w:rPrChange w:id="1456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56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4564" w:author="Caree2" w:date="2017-04-02T07:44:00Z"/>
          <w:color w:val="008080"/>
          <w:rPrChange w:id="14565" w:author="Caree2" w:date="2017-04-02T07:57:00Z">
            <w:rPr>
              <w:ins w:id="1456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67" w:author="Caree2" w:date="2017-04-02T07:57:00Z">
          <w:pPr>
            <w:autoSpaceDE w:val="0"/>
            <w:autoSpaceDN w:val="0"/>
            <w:adjustRightInd w:val="0"/>
          </w:pPr>
        </w:pPrChange>
      </w:pPr>
      <w:ins w:id="14568" w:author="Caree2" w:date="2017-04-02T07:44:00Z">
        <w:r w:rsidRPr="00880017">
          <w:rPr>
            <w:color w:val="008080"/>
            <w:rPrChange w:id="1456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57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4571" w:author="Caree2" w:date="2017-04-02T07:44:00Z"/>
          <w:color w:val="008080"/>
          <w:rPrChange w:id="14572" w:author="Caree2" w:date="2017-04-02T07:57:00Z">
            <w:rPr>
              <w:ins w:id="1457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74" w:author="Caree2" w:date="2017-04-02T07:57:00Z">
          <w:pPr>
            <w:autoSpaceDE w:val="0"/>
            <w:autoSpaceDN w:val="0"/>
            <w:adjustRightInd w:val="0"/>
          </w:pPr>
        </w:pPrChange>
      </w:pPr>
      <w:ins w:id="14575" w:author="Caree2" w:date="2017-04-02T07:44:00Z">
        <w:r w:rsidRPr="00880017">
          <w:rPr>
            <w:color w:val="008080"/>
            <w:rPrChange w:id="1457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57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4578" w:author="Caree2" w:date="2017-04-02T07:44:00Z"/>
          <w:color w:val="008080"/>
          <w:rPrChange w:id="14579" w:author="Caree2" w:date="2017-04-02T07:57:00Z">
            <w:rPr>
              <w:ins w:id="1458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81" w:author="Caree2" w:date="2017-04-02T07:57:00Z">
          <w:pPr>
            <w:autoSpaceDE w:val="0"/>
            <w:autoSpaceDN w:val="0"/>
            <w:adjustRightInd w:val="0"/>
          </w:pPr>
        </w:pPrChange>
      </w:pPr>
      <w:ins w:id="14582" w:author="Caree2" w:date="2017-04-02T07:44:00Z">
        <w:r w:rsidRPr="00880017">
          <w:rPr>
            <w:color w:val="008080"/>
            <w:rPrChange w:id="1458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584" w:author="Caree2" w:date="2017-04-02T07:44:00Z"/>
          <w:color w:val="008080"/>
          <w:rPrChange w:id="14585" w:author="Caree2" w:date="2017-04-02T07:57:00Z">
            <w:rPr>
              <w:ins w:id="1458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87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588" w:author="Caree2" w:date="2017-04-02T07:44:00Z"/>
          <w:color w:val="008080"/>
          <w:rPrChange w:id="14589" w:author="Caree2" w:date="2017-04-02T07:57:00Z">
            <w:rPr>
              <w:ins w:id="1459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91" w:author="Caree2" w:date="2017-04-02T07:57:00Z">
          <w:pPr>
            <w:autoSpaceDE w:val="0"/>
            <w:autoSpaceDN w:val="0"/>
            <w:adjustRightInd w:val="0"/>
          </w:pPr>
        </w:pPrChange>
      </w:pPr>
      <w:ins w:id="14592" w:author="Caree2" w:date="2017-04-02T07:44:00Z">
        <w:r w:rsidRPr="00880017">
          <w:rPr>
            <w:color w:val="008080"/>
            <w:rPrChange w:id="1459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id="tree03"</w:t>
        </w:r>
      </w:ins>
    </w:p>
    <w:p w:rsidR="00956615" w:rsidRPr="00880017" w:rsidRDefault="00956615" w:rsidP="00880017">
      <w:pPr>
        <w:rPr>
          <w:ins w:id="14594" w:author="Caree2" w:date="2017-04-02T07:44:00Z"/>
          <w:color w:val="008080"/>
          <w:rPrChange w:id="14595" w:author="Caree2" w:date="2017-04-02T07:57:00Z">
            <w:rPr>
              <w:ins w:id="1459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597" w:author="Caree2" w:date="2017-04-02T07:57:00Z">
          <w:pPr>
            <w:autoSpaceDE w:val="0"/>
            <w:autoSpaceDN w:val="0"/>
            <w:adjustRightInd w:val="0"/>
          </w:pPr>
        </w:pPrChange>
      </w:pPr>
      <w:ins w:id="14598" w:author="Caree2" w:date="2017-04-02T07:44:00Z">
        <w:r w:rsidRPr="00880017">
          <w:rPr>
            <w:color w:val="008080"/>
            <w:rPrChange w:id="14599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00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4601" w:author="Caree2" w:date="2017-04-02T07:44:00Z"/>
          <w:color w:val="008080"/>
          <w:rPrChange w:id="14602" w:author="Caree2" w:date="2017-04-02T07:57:00Z">
            <w:rPr>
              <w:ins w:id="1460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04" w:author="Caree2" w:date="2017-04-02T07:57:00Z">
          <w:pPr>
            <w:autoSpaceDE w:val="0"/>
            <w:autoSpaceDN w:val="0"/>
            <w:adjustRightInd w:val="0"/>
          </w:pPr>
        </w:pPrChange>
      </w:pPr>
      <w:ins w:id="14605" w:author="Caree2" w:date="2017-04-02T07:44:00Z">
        <w:r w:rsidRPr="00880017">
          <w:rPr>
            <w:color w:val="008080"/>
            <w:rPrChange w:id="1460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1460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value="Mango"&gt;&lt;/property&gt;</w:t>
        </w:r>
      </w:ins>
    </w:p>
    <w:p w:rsidR="00956615" w:rsidRPr="00880017" w:rsidRDefault="00956615" w:rsidP="00880017">
      <w:pPr>
        <w:rPr>
          <w:ins w:id="14608" w:author="Caree2" w:date="2017-04-02T07:44:00Z"/>
          <w:color w:val="008080"/>
          <w:rPrChange w:id="14609" w:author="Caree2" w:date="2017-04-02T07:57:00Z">
            <w:rPr>
              <w:ins w:id="1461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11" w:author="Caree2" w:date="2017-04-02T07:57:00Z">
          <w:pPr>
            <w:autoSpaceDE w:val="0"/>
            <w:autoSpaceDN w:val="0"/>
            <w:adjustRightInd w:val="0"/>
          </w:pPr>
        </w:pPrChange>
      </w:pPr>
      <w:ins w:id="14612" w:author="Caree2" w:date="2017-04-02T07:44:00Z">
        <w:r w:rsidRPr="00880017">
          <w:rPr>
            <w:color w:val="008080"/>
            <w:rPrChange w:id="1461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1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value="5 Meters"&gt;&lt;/property&gt;</w:t>
        </w:r>
      </w:ins>
    </w:p>
    <w:p w:rsidR="00956615" w:rsidRPr="00880017" w:rsidRDefault="00956615" w:rsidP="00880017">
      <w:pPr>
        <w:rPr>
          <w:ins w:id="14615" w:author="Caree2" w:date="2017-04-02T07:44:00Z"/>
          <w:color w:val="008080"/>
          <w:rPrChange w:id="14616" w:author="Caree2" w:date="2017-04-02T07:57:00Z">
            <w:rPr>
              <w:ins w:id="1461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18" w:author="Caree2" w:date="2017-04-02T07:57:00Z">
          <w:pPr>
            <w:autoSpaceDE w:val="0"/>
            <w:autoSpaceDN w:val="0"/>
            <w:adjustRightInd w:val="0"/>
          </w:pPr>
        </w:pPrChange>
      </w:pPr>
      <w:ins w:id="14619" w:author="Caree2" w:date="2017-04-02T07:44:00Z">
        <w:r w:rsidRPr="00880017">
          <w:rPr>
            <w:color w:val="008080"/>
            <w:rPrChange w:id="1462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2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4622" w:author="Caree2" w:date="2017-04-02T07:44:00Z"/>
          <w:color w:val="008080"/>
          <w:rPrChange w:id="14623" w:author="Caree2" w:date="2017-04-02T07:57:00Z">
            <w:rPr>
              <w:ins w:id="1462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25" w:author="Caree2" w:date="2017-04-02T07:57:00Z">
          <w:pPr>
            <w:autoSpaceDE w:val="0"/>
            <w:autoSpaceDN w:val="0"/>
            <w:adjustRightInd w:val="0"/>
          </w:pPr>
        </w:pPrChange>
      </w:pPr>
      <w:ins w:id="14626" w:author="Caree2" w:date="2017-04-02T07:44:00Z">
        <w:r w:rsidRPr="00880017">
          <w:rPr>
            <w:color w:val="008080"/>
            <w:rPrChange w:id="1462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2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Mexico, China, Latin America" /&gt;</w:t>
        </w:r>
      </w:ins>
    </w:p>
    <w:p w:rsidR="00956615" w:rsidRPr="00880017" w:rsidRDefault="00956615" w:rsidP="00880017">
      <w:pPr>
        <w:rPr>
          <w:ins w:id="14629" w:author="Caree2" w:date="2017-04-02T07:44:00Z"/>
          <w:color w:val="008080"/>
          <w:rPrChange w:id="14630" w:author="Caree2" w:date="2017-04-02T07:57:00Z">
            <w:rPr>
              <w:ins w:id="1463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32" w:author="Caree2" w:date="2017-04-02T07:57:00Z">
          <w:pPr>
            <w:autoSpaceDE w:val="0"/>
            <w:autoSpaceDN w:val="0"/>
            <w:adjustRightInd w:val="0"/>
          </w:pPr>
        </w:pPrChange>
      </w:pPr>
      <w:ins w:id="14633" w:author="Caree2" w:date="2017-04-02T07:44:00Z">
        <w:r w:rsidRPr="00880017">
          <w:rPr>
            <w:color w:val="008080"/>
            <w:rPrChange w:id="1463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3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4636" w:author="Caree2" w:date="2017-04-02T07:44:00Z"/>
          <w:color w:val="008080"/>
          <w:rPrChange w:id="14637" w:author="Caree2" w:date="2017-04-02T07:57:00Z">
            <w:rPr>
              <w:ins w:id="1463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39" w:author="Caree2" w:date="2017-04-02T07:57:00Z">
          <w:pPr>
            <w:autoSpaceDE w:val="0"/>
            <w:autoSpaceDN w:val="0"/>
            <w:adjustRightInd w:val="0"/>
          </w:pPr>
        </w:pPrChange>
      </w:pPr>
      <w:ins w:id="14640" w:author="Caree2" w:date="2017-04-02T07:44:00Z">
        <w:r w:rsidRPr="00880017">
          <w:rPr>
            <w:color w:val="008080"/>
            <w:rPrChange w:id="1464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642" w:author="Caree2" w:date="2017-04-02T07:44:00Z"/>
          <w:color w:val="008080"/>
          <w:rPrChange w:id="14643" w:author="Caree2" w:date="2017-04-02T07:57:00Z">
            <w:rPr>
              <w:ins w:id="1464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45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646" w:author="Caree2" w:date="2017-04-02T07:44:00Z"/>
          <w:color w:val="008080"/>
          <w:rPrChange w:id="14647" w:author="Caree2" w:date="2017-04-02T07:57:00Z">
            <w:rPr>
              <w:ins w:id="1464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49" w:author="Caree2" w:date="2017-04-02T07:57:00Z">
          <w:pPr>
            <w:autoSpaceDE w:val="0"/>
            <w:autoSpaceDN w:val="0"/>
            <w:adjustRightInd w:val="0"/>
          </w:pPr>
        </w:pPrChange>
      </w:pPr>
      <w:ins w:id="14650" w:author="Caree2" w:date="2017-04-02T07:44:00Z">
        <w:r w:rsidRPr="00880017">
          <w:rPr>
            <w:color w:val="008080"/>
            <w:rPrChange w:id="1465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id="tree04"</w:t>
        </w:r>
      </w:ins>
    </w:p>
    <w:p w:rsidR="00956615" w:rsidRPr="00880017" w:rsidRDefault="00956615" w:rsidP="00880017">
      <w:pPr>
        <w:rPr>
          <w:ins w:id="14652" w:author="Caree2" w:date="2017-04-02T07:44:00Z"/>
          <w:color w:val="008080"/>
          <w:rPrChange w:id="14653" w:author="Caree2" w:date="2017-04-02T07:57:00Z">
            <w:rPr>
              <w:ins w:id="1465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55" w:author="Caree2" w:date="2017-04-02T07:57:00Z">
          <w:pPr>
            <w:autoSpaceDE w:val="0"/>
            <w:autoSpaceDN w:val="0"/>
            <w:adjustRightInd w:val="0"/>
          </w:pPr>
        </w:pPrChange>
      </w:pPr>
      <w:ins w:id="14656" w:author="Caree2" w:date="2017-04-02T07:44:00Z">
        <w:r w:rsidRPr="00880017">
          <w:rPr>
            <w:color w:val="008080"/>
            <w:rPrChange w:id="14657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58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4659" w:author="Caree2" w:date="2017-04-02T07:44:00Z"/>
          <w:color w:val="008080"/>
          <w:rPrChange w:id="14660" w:author="Caree2" w:date="2017-04-02T07:57:00Z">
            <w:rPr>
              <w:ins w:id="1466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62" w:author="Caree2" w:date="2017-04-02T07:57:00Z">
          <w:pPr>
            <w:autoSpaceDE w:val="0"/>
            <w:autoSpaceDN w:val="0"/>
            <w:adjustRightInd w:val="0"/>
          </w:pPr>
        </w:pPrChange>
      </w:pPr>
      <w:ins w:id="14663" w:author="Caree2" w:date="2017-04-02T07:44:00Z">
        <w:r w:rsidRPr="00880017">
          <w:rPr>
            <w:color w:val="008080"/>
            <w:rPrChange w:id="1466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6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value="Teak"&gt;&lt;/property&gt;</w:t>
        </w:r>
      </w:ins>
    </w:p>
    <w:p w:rsidR="00956615" w:rsidRPr="00880017" w:rsidRDefault="00956615" w:rsidP="00880017">
      <w:pPr>
        <w:rPr>
          <w:ins w:id="14666" w:author="Caree2" w:date="2017-04-02T07:44:00Z"/>
          <w:color w:val="008080"/>
          <w:rPrChange w:id="14667" w:author="Caree2" w:date="2017-04-02T07:57:00Z">
            <w:rPr>
              <w:ins w:id="1466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69" w:author="Caree2" w:date="2017-04-02T07:57:00Z">
          <w:pPr>
            <w:autoSpaceDE w:val="0"/>
            <w:autoSpaceDN w:val="0"/>
            <w:adjustRightInd w:val="0"/>
          </w:pPr>
        </w:pPrChange>
      </w:pPr>
      <w:ins w:id="14670" w:author="Caree2" w:date="2017-04-02T07:44:00Z">
        <w:r w:rsidRPr="00880017">
          <w:rPr>
            <w:color w:val="008080"/>
            <w:rPrChange w:id="1467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7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value="25 Meters"&gt;&lt;/property&gt;</w:t>
        </w:r>
      </w:ins>
    </w:p>
    <w:p w:rsidR="00956615" w:rsidRPr="00880017" w:rsidRDefault="00956615" w:rsidP="00880017">
      <w:pPr>
        <w:rPr>
          <w:ins w:id="14673" w:author="Caree2" w:date="2017-04-02T07:44:00Z"/>
          <w:color w:val="008080"/>
          <w:rPrChange w:id="14674" w:author="Caree2" w:date="2017-04-02T07:57:00Z">
            <w:rPr>
              <w:ins w:id="1467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76" w:author="Caree2" w:date="2017-04-02T07:57:00Z">
          <w:pPr>
            <w:autoSpaceDE w:val="0"/>
            <w:autoSpaceDN w:val="0"/>
            <w:adjustRightInd w:val="0"/>
          </w:pPr>
        </w:pPrChange>
      </w:pPr>
      <w:ins w:id="14677" w:author="Caree2" w:date="2017-04-02T07:44:00Z">
        <w:r w:rsidRPr="00880017">
          <w:rPr>
            <w:color w:val="008080"/>
            <w:rPrChange w:id="1467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7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4680" w:author="Caree2" w:date="2017-04-02T07:44:00Z"/>
          <w:color w:val="008080"/>
          <w:rPrChange w:id="14681" w:author="Caree2" w:date="2017-04-02T07:57:00Z">
            <w:rPr>
              <w:ins w:id="1468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83" w:author="Caree2" w:date="2017-04-02T07:57:00Z">
          <w:pPr>
            <w:autoSpaceDE w:val="0"/>
            <w:autoSpaceDN w:val="0"/>
            <w:adjustRightInd w:val="0"/>
          </w:pPr>
        </w:pPrChange>
      </w:pPr>
      <w:ins w:id="14684" w:author="Caree2" w:date="2017-04-02T07:44:00Z">
        <w:r w:rsidRPr="00880017">
          <w:rPr>
            <w:color w:val="008080"/>
            <w:rPrChange w:id="1468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8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Malaysia, Indonesia" /&gt;</w:t>
        </w:r>
      </w:ins>
    </w:p>
    <w:p w:rsidR="00956615" w:rsidRPr="00880017" w:rsidRDefault="00956615" w:rsidP="00880017">
      <w:pPr>
        <w:rPr>
          <w:ins w:id="14687" w:author="Caree2" w:date="2017-04-02T07:44:00Z"/>
          <w:color w:val="008080"/>
          <w:rPrChange w:id="14688" w:author="Caree2" w:date="2017-04-02T07:57:00Z">
            <w:rPr>
              <w:ins w:id="1468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90" w:author="Caree2" w:date="2017-04-02T07:57:00Z">
          <w:pPr>
            <w:autoSpaceDE w:val="0"/>
            <w:autoSpaceDN w:val="0"/>
            <w:adjustRightInd w:val="0"/>
          </w:pPr>
        </w:pPrChange>
      </w:pPr>
      <w:ins w:id="14691" w:author="Caree2" w:date="2017-04-02T07:44:00Z">
        <w:r w:rsidRPr="00880017">
          <w:rPr>
            <w:color w:val="008080"/>
            <w:rPrChange w:id="1469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69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4694" w:author="Caree2" w:date="2017-04-02T07:44:00Z"/>
          <w:color w:val="008080"/>
          <w:rPrChange w:id="14695" w:author="Caree2" w:date="2017-04-02T07:57:00Z">
            <w:rPr>
              <w:ins w:id="1469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697" w:author="Caree2" w:date="2017-04-02T07:57:00Z">
          <w:pPr>
            <w:autoSpaceDE w:val="0"/>
            <w:autoSpaceDN w:val="0"/>
            <w:adjustRightInd w:val="0"/>
          </w:pPr>
        </w:pPrChange>
      </w:pPr>
      <w:ins w:id="14698" w:author="Caree2" w:date="2017-04-02T07:44:00Z">
        <w:r w:rsidRPr="00880017">
          <w:rPr>
            <w:color w:val="008080"/>
            <w:rPrChange w:id="1469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700" w:author="Caree2" w:date="2017-04-02T07:44:00Z"/>
          <w:color w:val="008080"/>
          <w:rPrChange w:id="14701" w:author="Caree2" w:date="2017-04-02T07:57:00Z">
            <w:rPr>
              <w:ins w:id="1470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03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704" w:author="Caree2" w:date="2017-04-02T07:44:00Z"/>
          <w:color w:val="008080"/>
          <w:rPrChange w:id="14705" w:author="Caree2" w:date="2017-04-02T07:57:00Z">
            <w:rPr>
              <w:ins w:id="1470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07" w:author="Caree2" w:date="2017-04-02T07:57:00Z">
          <w:pPr>
            <w:autoSpaceDE w:val="0"/>
            <w:autoSpaceDN w:val="0"/>
            <w:adjustRightInd w:val="0"/>
          </w:pPr>
        </w:pPrChange>
      </w:pPr>
      <w:ins w:id="14708" w:author="Caree2" w:date="2017-04-02T07:44:00Z">
        <w:r w:rsidRPr="00880017">
          <w:rPr>
            <w:color w:val="008080"/>
            <w:rPrChange w:id="147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id="tree05"</w:t>
        </w:r>
      </w:ins>
    </w:p>
    <w:p w:rsidR="00956615" w:rsidRPr="00880017" w:rsidRDefault="00956615" w:rsidP="00880017">
      <w:pPr>
        <w:rPr>
          <w:ins w:id="14710" w:author="Caree2" w:date="2017-04-02T07:44:00Z"/>
          <w:color w:val="008080"/>
          <w:rPrChange w:id="14711" w:author="Caree2" w:date="2017-04-02T07:57:00Z">
            <w:rPr>
              <w:ins w:id="1471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13" w:author="Caree2" w:date="2017-04-02T07:57:00Z">
          <w:pPr>
            <w:autoSpaceDE w:val="0"/>
            <w:autoSpaceDN w:val="0"/>
            <w:adjustRightInd w:val="0"/>
          </w:pPr>
        </w:pPrChange>
      </w:pPr>
      <w:ins w:id="14714" w:author="Caree2" w:date="2017-04-02T07:44:00Z">
        <w:r w:rsidRPr="00880017">
          <w:rPr>
            <w:color w:val="008080"/>
            <w:rPrChange w:id="14715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16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4717" w:author="Caree2" w:date="2017-04-02T07:44:00Z"/>
          <w:color w:val="008080"/>
          <w:rPrChange w:id="14718" w:author="Caree2" w:date="2017-04-02T07:57:00Z">
            <w:rPr>
              <w:ins w:id="1471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20" w:author="Caree2" w:date="2017-04-02T07:57:00Z">
          <w:pPr>
            <w:autoSpaceDE w:val="0"/>
            <w:autoSpaceDN w:val="0"/>
            <w:adjustRightInd w:val="0"/>
          </w:pPr>
        </w:pPrChange>
      </w:pPr>
      <w:ins w:id="14721" w:author="Caree2" w:date="2017-04-02T07:44:00Z">
        <w:r w:rsidRPr="00880017">
          <w:rPr>
            <w:color w:val="008080"/>
            <w:rPrChange w:id="1472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2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value="Oak"&gt;&lt;/property&gt;</w:t>
        </w:r>
      </w:ins>
    </w:p>
    <w:p w:rsidR="00956615" w:rsidRPr="00880017" w:rsidRDefault="00956615" w:rsidP="00880017">
      <w:pPr>
        <w:rPr>
          <w:ins w:id="14724" w:author="Caree2" w:date="2017-04-02T07:44:00Z"/>
          <w:color w:val="008080"/>
          <w:rPrChange w:id="14725" w:author="Caree2" w:date="2017-04-02T07:57:00Z">
            <w:rPr>
              <w:ins w:id="1472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27" w:author="Caree2" w:date="2017-04-02T07:57:00Z">
          <w:pPr>
            <w:autoSpaceDE w:val="0"/>
            <w:autoSpaceDN w:val="0"/>
            <w:adjustRightInd w:val="0"/>
          </w:pPr>
        </w:pPrChange>
      </w:pPr>
      <w:ins w:id="14728" w:author="Caree2" w:date="2017-04-02T07:44:00Z">
        <w:r w:rsidRPr="00880017">
          <w:rPr>
            <w:color w:val="008080"/>
            <w:rPrChange w:id="1472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3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value="10 Meters"&gt;&lt;/property&gt;</w:t>
        </w:r>
      </w:ins>
    </w:p>
    <w:p w:rsidR="00956615" w:rsidRPr="00880017" w:rsidRDefault="00956615" w:rsidP="00880017">
      <w:pPr>
        <w:rPr>
          <w:ins w:id="14731" w:author="Caree2" w:date="2017-04-02T07:44:00Z"/>
          <w:color w:val="008080"/>
          <w:rPrChange w:id="14732" w:author="Caree2" w:date="2017-04-02T07:57:00Z">
            <w:rPr>
              <w:ins w:id="1473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34" w:author="Caree2" w:date="2017-04-02T07:57:00Z">
          <w:pPr>
            <w:autoSpaceDE w:val="0"/>
            <w:autoSpaceDN w:val="0"/>
            <w:adjustRightInd w:val="0"/>
          </w:pPr>
        </w:pPrChange>
      </w:pPr>
      <w:ins w:id="14735" w:author="Caree2" w:date="2017-04-02T07:44:00Z">
        <w:r w:rsidRPr="00880017">
          <w:rPr>
            <w:color w:val="008080"/>
            <w:rPrChange w:id="1473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3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4738" w:author="Caree2" w:date="2017-04-02T07:44:00Z"/>
          <w:color w:val="008080"/>
          <w:rPrChange w:id="14739" w:author="Caree2" w:date="2017-04-02T07:57:00Z">
            <w:rPr>
              <w:ins w:id="1474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41" w:author="Caree2" w:date="2017-04-02T07:57:00Z">
          <w:pPr>
            <w:autoSpaceDE w:val="0"/>
            <w:autoSpaceDN w:val="0"/>
            <w:adjustRightInd w:val="0"/>
          </w:pPr>
        </w:pPrChange>
      </w:pPr>
      <w:ins w:id="14742" w:author="Caree2" w:date="2017-04-02T07:44:00Z">
        <w:r w:rsidRPr="00880017">
          <w:rPr>
            <w:color w:val="008080"/>
            <w:rPrChange w:id="1474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4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4745" w:author="Caree2" w:date="2017-04-02T07:44:00Z"/>
          <w:color w:val="008080"/>
          <w:rPrChange w:id="14746" w:author="Caree2" w:date="2017-04-02T07:57:00Z">
            <w:rPr>
              <w:ins w:id="1474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48" w:author="Caree2" w:date="2017-04-02T07:57:00Z">
          <w:pPr>
            <w:autoSpaceDE w:val="0"/>
            <w:autoSpaceDN w:val="0"/>
            <w:adjustRightInd w:val="0"/>
          </w:pPr>
        </w:pPrChange>
      </w:pPr>
      <w:ins w:id="14749" w:author="Caree2" w:date="2017-04-02T07:44:00Z">
        <w:r w:rsidRPr="00880017">
          <w:rPr>
            <w:color w:val="008080"/>
            <w:rPrChange w:id="1475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5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4752" w:author="Caree2" w:date="2017-04-02T07:44:00Z"/>
          <w:color w:val="008080"/>
          <w:rPrChange w:id="14753" w:author="Caree2" w:date="2017-04-02T07:57:00Z">
            <w:rPr>
              <w:ins w:id="1475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55" w:author="Caree2" w:date="2017-04-02T07:57:00Z">
          <w:pPr>
            <w:autoSpaceDE w:val="0"/>
            <w:autoSpaceDN w:val="0"/>
            <w:adjustRightInd w:val="0"/>
          </w:pPr>
        </w:pPrChange>
      </w:pPr>
      <w:ins w:id="14756" w:author="Caree2" w:date="2017-04-02T07:44:00Z">
        <w:r w:rsidRPr="00880017">
          <w:rPr>
            <w:color w:val="008080"/>
            <w:rPrChange w:id="1475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758" w:author="Caree2" w:date="2017-04-02T07:44:00Z"/>
          <w:color w:val="008080"/>
          <w:rPrChange w:id="14759" w:author="Caree2" w:date="2017-04-02T07:57:00Z">
            <w:rPr>
              <w:ins w:id="1476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61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762" w:author="Caree2" w:date="2017-04-02T07:44:00Z"/>
          <w:color w:val="008080"/>
          <w:rPrChange w:id="14763" w:author="Caree2" w:date="2017-04-02T07:57:00Z">
            <w:rPr>
              <w:ins w:id="1476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65" w:author="Caree2" w:date="2017-04-02T07:57:00Z">
          <w:pPr>
            <w:autoSpaceDE w:val="0"/>
            <w:autoSpaceDN w:val="0"/>
            <w:adjustRightInd w:val="0"/>
          </w:pPr>
        </w:pPrChange>
      </w:pPr>
      <w:ins w:id="14766" w:author="Caree2" w:date="2017-04-02T07:44:00Z">
        <w:r w:rsidRPr="00880017">
          <w:rPr>
            <w:color w:val="008080"/>
            <w:rPrChange w:id="1476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id="tree06"</w:t>
        </w:r>
      </w:ins>
    </w:p>
    <w:p w:rsidR="00956615" w:rsidRPr="00880017" w:rsidRDefault="00956615" w:rsidP="00880017">
      <w:pPr>
        <w:rPr>
          <w:ins w:id="14768" w:author="Caree2" w:date="2017-04-02T07:44:00Z"/>
          <w:color w:val="008080"/>
          <w:rPrChange w:id="14769" w:author="Caree2" w:date="2017-04-02T07:57:00Z">
            <w:rPr>
              <w:ins w:id="1477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71" w:author="Caree2" w:date="2017-04-02T07:57:00Z">
          <w:pPr>
            <w:autoSpaceDE w:val="0"/>
            <w:autoSpaceDN w:val="0"/>
            <w:adjustRightInd w:val="0"/>
          </w:pPr>
        </w:pPrChange>
      </w:pPr>
      <w:ins w:id="14772" w:author="Caree2" w:date="2017-04-02T07:44:00Z">
        <w:r w:rsidRPr="00880017">
          <w:rPr>
            <w:color w:val="008080"/>
            <w:rPrChange w:id="14773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74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4775" w:author="Caree2" w:date="2017-04-02T07:44:00Z"/>
          <w:color w:val="008080"/>
          <w:rPrChange w:id="14776" w:author="Caree2" w:date="2017-04-02T07:57:00Z">
            <w:rPr>
              <w:ins w:id="1477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78" w:author="Caree2" w:date="2017-04-02T07:57:00Z">
          <w:pPr>
            <w:autoSpaceDE w:val="0"/>
            <w:autoSpaceDN w:val="0"/>
            <w:adjustRightInd w:val="0"/>
          </w:pPr>
        </w:pPrChange>
      </w:pPr>
      <w:ins w:id="14779" w:author="Caree2" w:date="2017-04-02T07:44:00Z">
        <w:r w:rsidRPr="00880017">
          <w:rPr>
            <w:color w:val="008080"/>
            <w:rPrChange w:id="1478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8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value="Willow"&gt;&lt;/property&gt;</w:t>
        </w:r>
      </w:ins>
    </w:p>
    <w:p w:rsidR="00956615" w:rsidRPr="00880017" w:rsidRDefault="00956615" w:rsidP="00880017">
      <w:pPr>
        <w:rPr>
          <w:ins w:id="14782" w:author="Caree2" w:date="2017-04-02T07:44:00Z"/>
          <w:color w:val="008080"/>
          <w:rPrChange w:id="14783" w:author="Caree2" w:date="2017-04-02T07:57:00Z">
            <w:rPr>
              <w:ins w:id="1478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85" w:author="Caree2" w:date="2017-04-02T07:57:00Z">
          <w:pPr>
            <w:autoSpaceDE w:val="0"/>
            <w:autoSpaceDN w:val="0"/>
            <w:adjustRightInd w:val="0"/>
          </w:pPr>
        </w:pPrChange>
      </w:pPr>
      <w:ins w:id="14786" w:author="Caree2" w:date="2017-04-02T07:44:00Z">
        <w:r w:rsidRPr="00880017">
          <w:rPr>
            <w:color w:val="008080"/>
            <w:rPrChange w:id="147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8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value="7 Meters"&gt;&lt;/property&gt;</w:t>
        </w:r>
      </w:ins>
    </w:p>
    <w:p w:rsidR="00956615" w:rsidRPr="00880017" w:rsidRDefault="00956615" w:rsidP="00880017">
      <w:pPr>
        <w:rPr>
          <w:ins w:id="14789" w:author="Caree2" w:date="2017-04-02T07:44:00Z"/>
          <w:color w:val="008080"/>
          <w:rPrChange w:id="14790" w:author="Caree2" w:date="2017-04-02T07:57:00Z">
            <w:rPr>
              <w:ins w:id="1479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92" w:author="Caree2" w:date="2017-04-02T07:57:00Z">
          <w:pPr>
            <w:autoSpaceDE w:val="0"/>
            <w:autoSpaceDN w:val="0"/>
            <w:adjustRightInd w:val="0"/>
          </w:pPr>
        </w:pPrChange>
      </w:pPr>
      <w:ins w:id="14793" w:author="Caree2" w:date="2017-04-02T07:44:00Z">
        <w:r w:rsidRPr="00880017">
          <w:rPr>
            <w:color w:val="008080"/>
            <w:rPrChange w:id="1479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79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4796" w:author="Caree2" w:date="2017-04-02T07:44:00Z"/>
          <w:color w:val="008080"/>
          <w:rPrChange w:id="14797" w:author="Caree2" w:date="2017-04-02T07:57:00Z">
            <w:rPr>
              <w:ins w:id="1479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799" w:author="Caree2" w:date="2017-04-02T07:57:00Z">
          <w:pPr>
            <w:autoSpaceDE w:val="0"/>
            <w:autoSpaceDN w:val="0"/>
            <w:adjustRightInd w:val="0"/>
          </w:pPr>
        </w:pPrChange>
      </w:pPr>
      <w:ins w:id="14800" w:author="Caree2" w:date="2017-04-02T07:44:00Z">
        <w:r w:rsidRPr="00880017">
          <w:rPr>
            <w:color w:val="008080"/>
            <w:rPrChange w:id="1480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8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4803" w:author="Caree2" w:date="2017-04-02T07:44:00Z"/>
          <w:color w:val="008080"/>
          <w:rPrChange w:id="14804" w:author="Caree2" w:date="2017-04-02T07:57:00Z">
            <w:rPr>
              <w:ins w:id="1480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06" w:author="Caree2" w:date="2017-04-02T07:57:00Z">
          <w:pPr>
            <w:autoSpaceDE w:val="0"/>
            <w:autoSpaceDN w:val="0"/>
            <w:adjustRightInd w:val="0"/>
          </w:pPr>
        </w:pPrChange>
      </w:pPr>
      <w:ins w:id="14807" w:author="Caree2" w:date="2017-04-02T07:44:00Z">
        <w:r w:rsidRPr="00880017">
          <w:rPr>
            <w:color w:val="008080"/>
            <w:rPrChange w:id="1480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8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4810" w:author="Caree2" w:date="2017-04-02T07:44:00Z"/>
          <w:color w:val="008080"/>
          <w:rPrChange w:id="14811" w:author="Caree2" w:date="2017-04-02T07:57:00Z">
            <w:rPr>
              <w:ins w:id="1481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13" w:author="Caree2" w:date="2017-04-02T07:57:00Z">
          <w:pPr>
            <w:autoSpaceDE w:val="0"/>
            <w:autoSpaceDN w:val="0"/>
            <w:adjustRightInd w:val="0"/>
          </w:pPr>
        </w:pPrChange>
      </w:pPr>
      <w:ins w:id="14814" w:author="Caree2" w:date="2017-04-02T07:44:00Z">
        <w:r w:rsidRPr="00880017">
          <w:rPr>
            <w:color w:val="008080"/>
            <w:rPrChange w:id="1481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816" w:author="Caree2" w:date="2017-04-02T07:44:00Z"/>
          <w:color w:val="008080"/>
          <w:rPrChange w:id="14817" w:author="Caree2" w:date="2017-04-02T07:57:00Z">
            <w:rPr>
              <w:ins w:id="1481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1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820" w:author="Caree2" w:date="2017-04-02T07:44:00Z"/>
          <w:color w:val="008080"/>
          <w:rPrChange w:id="14821" w:author="Caree2" w:date="2017-04-02T07:57:00Z">
            <w:rPr>
              <w:ins w:id="1482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23" w:author="Caree2" w:date="2017-04-02T07:57:00Z">
          <w:pPr>
            <w:autoSpaceDE w:val="0"/>
            <w:autoSpaceDN w:val="0"/>
            <w:adjustRightInd w:val="0"/>
          </w:pPr>
        </w:pPrChange>
      </w:pPr>
      <w:ins w:id="14824" w:author="Caree2" w:date="2017-04-02T07:44:00Z">
        <w:r w:rsidRPr="00880017">
          <w:rPr>
            <w:color w:val="008080"/>
            <w:rPrChange w:id="1482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id="tree07"</w:t>
        </w:r>
      </w:ins>
    </w:p>
    <w:p w:rsidR="00956615" w:rsidRPr="00880017" w:rsidRDefault="00956615" w:rsidP="00880017">
      <w:pPr>
        <w:rPr>
          <w:ins w:id="14826" w:author="Caree2" w:date="2017-04-02T07:44:00Z"/>
          <w:color w:val="008080"/>
          <w:rPrChange w:id="14827" w:author="Caree2" w:date="2017-04-02T07:57:00Z">
            <w:rPr>
              <w:ins w:id="1482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29" w:author="Caree2" w:date="2017-04-02T07:57:00Z">
          <w:pPr>
            <w:autoSpaceDE w:val="0"/>
            <w:autoSpaceDN w:val="0"/>
            <w:adjustRightInd w:val="0"/>
          </w:pPr>
        </w:pPrChange>
      </w:pPr>
      <w:ins w:id="14830" w:author="Caree2" w:date="2017-04-02T07:44:00Z">
        <w:r w:rsidRPr="00880017">
          <w:rPr>
            <w:color w:val="008080"/>
            <w:rPrChange w:id="14831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832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4833" w:author="Caree2" w:date="2017-04-02T07:44:00Z"/>
          <w:color w:val="008080"/>
          <w:rPrChange w:id="14834" w:author="Caree2" w:date="2017-04-02T07:57:00Z">
            <w:rPr>
              <w:ins w:id="1483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36" w:author="Caree2" w:date="2017-04-02T07:57:00Z">
          <w:pPr>
            <w:autoSpaceDE w:val="0"/>
            <w:autoSpaceDN w:val="0"/>
            <w:adjustRightInd w:val="0"/>
          </w:pPr>
        </w:pPrChange>
      </w:pPr>
      <w:ins w:id="14837" w:author="Caree2" w:date="2017-04-02T07:44:00Z">
        <w:r w:rsidRPr="00880017">
          <w:rPr>
            <w:color w:val="008080"/>
            <w:rPrChange w:id="1483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83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value="Mango"&gt;&lt;/property&gt;</w:t>
        </w:r>
      </w:ins>
    </w:p>
    <w:p w:rsidR="00956615" w:rsidRPr="00880017" w:rsidRDefault="00956615" w:rsidP="00880017">
      <w:pPr>
        <w:rPr>
          <w:ins w:id="14840" w:author="Caree2" w:date="2017-04-02T07:44:00Z"/>
          <w:color w:val="008080"/>
          <w:rPrChange w:id="14841" w:author="Caree2" w:date="2017-04-02T07:57:00Z">
            <w:rPr>
              <w:ins w:id="1484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43" w:author="Caree2" w:date="2017-04-02T07:57:00Z">
          <w:pPr>
            <w:autoSpaceDE w:val="0"/>
            <w:autoSpaceDN w:val="0"/>
            <w:adjustRightInd w:val="0"/>
          </w:pPr>
        </w:pPrChange>
      </w:pPr>
      <w:ins w:id="14844" w:author="Caree2" w:date="2017-04-02T07:44:00Z">
        <w:r w:rsidRPr="00880017">
          <w:rPr>
            <w:color w:val="008080"/>
            <w:rPrChange w:id="1484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84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value="5 Meters"&gt;&lt;/property&gt;</w:t>
        </w:r>
      </w:ins>
    </w:p>
    <w:p w:rsidR="00956615" w:rsidRPr="00880017" w:rsidRDefault="00956615" w:rsidP="00880017">
      <w:pPr>
        <w:rPr>
          <w:ins w:id="14847" w:author="Caree2" w:date="2017-04-02T07:44:00Z"/>
          <w:color w:val="008080"/>
          <w:rPrChange w:id="14848" w:author="Caree2" w:date="2017-04-02T07:57:00Z">
            <w:rPr>
              <w:ins w:id="1484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50" w:author="Caree2" w:date="2017-04-02T07:57:00Z">
          <w:pPr>
            <w:autoSpaceDE w:val="0"/>
            <w:autoSpaceDN w:val="0"/>
            <w:adjustRightInd w:val="0"/>
          </w:pPr>
        </w:pPrChange>
      </w:pPr>
      <w:ins w:id="14851" w:author="Caree2" w:date="2017-04-02T07:44:00Z">
        <w:r w:rsidRPr="00880017">
          <w:rPr>
            <w:color w:val="008080"/>
            <w:rPrChange w:id="1485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85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4854" w:author="Caree2" w:date="2017-04-02T07:44:00Z"/>
          <w:color w:val="008080"/>
          <w:rPrChange w:id="14855" w:author="Caree2" w:date="2017-04-02T07:57:00Z">
            <w:rPr>
              <w:ins w:id="1485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57" w:author="Caree2" w:date="2017-04-02T07:57:00Z">
          <w:pPr>
            <w:autoSpaceDE w:val="0"/>
            <w:autoSpaceDN w:val="0"/>
            <w:adjustRightInd w:val="0"/>
          </w:pPr>
        </w:pPrChange>
      </w:pPr>
      <w:ins w:id="14858" w:author="Caree2" w:date="2017-04-02T07:44:00Z">
        <w:r w:rsidRPr="00880017">
          <w:rPr>
            <w:color w:val="008080"/>
            <w:rPrChange w:id="1485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86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Mexico, China, Latin America" /&gt;</w:t>
        </w:r>
      </w:ins>
    </w:p>
    <w:p w:rsidR="00956615" w:rsidRPr="00880017" w:rsidRDefault="00956615" w:rsidP="00880017">
      <w:pPr>
        <w:rPr>
          <w:ins w:id="14861" w:author="Caree2" w:date="2017-04-02T07:44:00Z"/>
          <w:color w:val="008080"/>
          <w:rPrChange w:id="14862" w:author="Caree2" w:date="2017-04-02T07:57:00Z">
            <w:rPr>
              <w:ins w:id="1486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64" w:author="Caree2" w:date="2017-04-02T07:57:00Z">
          <w:pPr>
            <w:autoSpaceDE w:val="0"/>
            <w:autoSpaceDN w:val="0"/>
            <w:adjustRightInd w:val="0"/>
          </w:pPr>
        </w:pPrChange>
      </w:pPr>
      <w:ins w:id="14865" w:author="Caree2" w:date="2017-04-02T07:44:00Z">
        <w:r w:rsidRPr="00880017">
          <w:rPr>
            <w:color w:val="008080"/>
            <w:rPrChange w:id="1486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86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4868" w:author="Caree2" w:date="2017-04-02T07:44:00Z"/>
          <w:color w:val="008080"/>
          <w:rPrChange w:id="14869" w:author="Caree2" w:date="2017-04-02T07:57:00Z">
            <w:rPr>
              <w:ins w:id="1487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71" w:author="Caree2" w:date="2017-04-02T07:57:00Z">
          <w:pPr>
            <w:autoSpaceDE w:val="0"/>
            <w:autoSpaceDN w:val="0"/>
            <w:adjustRightInd w:val="0"/>
          </w:pPr>
        </w:pPrChange>
      </w:pPr>
      <w:ins w:id="14872" w:author="Caree2" w:date="2017-04-02T07:44:00Z">
        <w:r w:rsidRPr="00880017">
          <w:rPr>
            <w:color w:val="008080"/>
            <w:rPrChange w:id="1487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874" w:author="Caree2" w:date="2017-04-02T07:44:00Z"/>
          <w:color w:val="008080"/>
          <w:rPrChange w:id="14875" w:author="Caree2" w:date="2017-04-02T07:57:00Z">
            <w:rPr>
              <w:ins w:id="1487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77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878" w:author="Caree2" w:date="2017-04-02T07:44:00Z"/>
          <w:color w:val="008080"/>
          <w:rPrChange w:id="14879" w:author="Caree2" w:date="2017-04-02T07:57:00Z">
            <w:rPr>
              <w:ins w:id="1488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81" w:author="Caree2" w:date="2017-04-02T07:57:00Z">
          <w:pPr>
            <w:autoSpaceDE w:val="0"/>
            <w:autoSpaceDN w:val="0"/>
            <w:adjustRightInd w:val="0"/>
          </w:pPr>
        </w:pPrChange>
      </w:pPr>
      <w:ins w:id="14882" w:author="Caree2" w:date="2017-04-02T07:44:00Z">
        <w:r w:rsidRPr="00880017">
          <w:rPr>
            <w:color w:val="008080"/>
            <w:rPrChange w:id="1488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id="tree08"</w:t>
        </w:r>
      </w:ins>
    </w:p>
    <w:p w:rsidR="00956615" w:rsidRPr="00880017" w:rsidRDefault="00956615" w:rsidP="00880017">
      <w:pPr>
        <w:rPr>
          <w:ins w:id="14884" w:author="Caree2" w:date="2017-04-02T07:44:00Z"/>
          <w:color w:val="008080"/>
          <w:rPrChange w:id="14885" w:author="Caree2" w:date="2017-04-02T07:57:00Z">
            <w:rPr>
              <w:ins w:id="1488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87" w:author="Caree2" w:date="2017-04-02T07:57:00Z">
          <w:pPr>
            <w:autoSpaceDE w:val="0"/>
            <w:autoSpaceDN w:val="0"/>
            <w:adjustRightInd w:val="0"/>
          </w:pPr>
        </w:pPrChange>
      </w:pPr>
      <w:ins w:id="14888" w:author="Caree2" w:date="2017-04-02T07:44:00Z">
        <w:r w:rsidRPr="00880017">
          <w:rPr>
            <w:color w:val="008080"/>
            <w:rPrChange w:id="14889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890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4891" w:author="Caree2" w:date="2017-04-02T07:44:00Z"/>
          <w:color w:val="008080"/>
          <w:rPrChange w:id="14892" w:author="Caree2" w:date="2017-04-02T07:57:00Z">
            <w:rPr>
              <w:ins w:id="1489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894" w:author="Caree2" w:date="2017-04-02T07:57:00Z">
          <w:pPr>
            <w:autoSpaceDE w:val="0"/>
            <w:autoSpaceDN w:val="0"/>
            <w:adjustRightInd w:val="0"/>
          </w:pPr>
        </w:pPrChange>
      </w:pPr>
      <w:ins w:id="14895" w:author="Caree2" w:date="2017-04-02T07:44:00Z">
        <w:r w:rsidRPr="00880017">
          <w:rPr>
            <w:color w:val="008080"/>
            <w:rPrChange w:id="1489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1489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value="Teak"&gt;&lt;/property&gt;</w:t>
        </w:r>
      </w:ins>
    </w:p>
    <w:p w:rsidR="00956615" w:rsidRPr="00880017" w:rsidRDefault="00956615" w:rsidP="00880017">
      <w:pPr>
        <w:rPr>
          <w:ins w:id="14898" w:author="Caree2" w:date="2017-04-02T07:44:00Z"/>
          <w:color w:val="008080"/>
          <w:rPrChange w:id="14899" w:author="Caree2" w:date="2017-04-02T07:57:00Z">
            <w:rPr>
              <w:ins w:id="1490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01" w:author="Caree2" w:date="2017-04-02T07:57:00Z">
          <w:pPr>
            <w:autoSpaceDE w:val="0"/>
            <w:autoSpaceDN w:val="0"/>
            <w:adjustRightInd w:val="0"/>
          </w:pPr>
        </w:pPrChange>
      </w:pPr>
      <w:ins w:id="14902" w:author="Caree2" w:date="2017-04-02T07:44:00Z">
        <w:r w:rsidRPr="00880017">
          <w:rPr>
            <w:color w:val="008080"/>
            <w:rPrChange w:id="149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0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value="25 Meters"&gt;&lt;/property&gt;</w:t>
        </w:r>
      </w:ins>
    </w:p>
    <w:p w:rsidR="00956615" w:rsidRPr="00880017" w:rsidRDefault="00956615" w:rsidP="00880017">
      <w:pPr>
        <w:rPr>
          <w:ins w:id="14905" w:author="Caree2" w:date="2017-04-02T07:44:00Z"/>
          <w:color w:val="008080"/>
          <w:rPrChange w:id="14906" w:author="Caree2" w:date="2017-04-02T07:57:00Z">
            <w:rPr>
              <w:ins w:id="1490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08" w:author="Caree2" w:date="2017-04-02T07:57:00Z">
          <w:pPr>
            <w:autoSpaceDE w:val="0"/>
            <w:autoSpaceDN w:val="0"/>
            <w:adjustRightInd w:val="0"/>
          </w:pPr>
        </w:pPrChange>
      </w:pPr>
      <w:ins w:id="14909" w:author="Caree2" w:date="2017-04-02T07:44:00Z">
        <w:r w:rsidRPr="00880017">
          <w:rPr>
            <w:color w:val="008080"/>
            <w:rPrChange w:id="1491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1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4912" w:author="Caree2" w:date="2017-04-02T07:44:00Z"/>
          <w:color w:val="008080"/>
          <w:rPrChange w:id="14913" w:author="Caree2" w:date="2017-04-02T07:57:00Z">
            <w:rPr>
              <w:ins w:id="1491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15" w:author="Caree2" w:date="2017-04-02T07:57:00Z">
          <w:pPr>
            <w:autoSpaceDE w:val="0"/>
            <w:autoSpaceDN w:val="0"/>
            <w:adjustRightInd w:val="0"/>
          </w:pPr>
        </w:pPrChange>
      </w:pPr>
      <w:ins w:id="14916" w:author="Caree2" w:date="2017-04-02T07:44:00Z">
        <w:r w:rsidRPr="00880017">
          <w:rPr>
            <w:color w:val="008080"/>
            <w:rPrChange w:id="1491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1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Malaysia, Indonesia" /&gt;</w:t>
        </w:r>
      </w:ins>
    </w:p>
    <w:p w:rsidR="00956615" w:rsidRPr="00880017" w:rsidRDefault="00956615" w:rsidP="00880017">
      <w:pPr>
        <w:rPr>
          <w:ins w:id="14919" w:author="Caree2" w:date="2017-04-02T07:44:00Z"/>
          <w:color w:val="008080"/>
          <w:rPrChange w:id="14920" w:author="Caree2" w:date="2017-04-02T07:57:00Z">
            <w:rPr>
              <w:ins w:id="1492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22" w:author="Caree2" w:date="2017-04-02T07:57:00Z">
          <w:pPr>
            <w:autoSpaceDE w:val="0"/>
            <w:autoSpaceDN w:val="0"/>
            <w:adjustRightInd w:val="0"/>
          </w:pPr>
        </w:pPrChange>
      </w:pPr>
      <w:ins w:id="14923" w:author="Caree2" w:date="2017-04-02T07:44:00Z">
        <w:r w:rsidRPr="00880017">
          <w:rPr>
            <w:color w:val="008080"/>
            <w:rPrChange w:id="1492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2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4926" w:author="Caree2" w:date="2017-04-02T07:44:00Z"/>
          <w:color w:val="008080"/>
          <w:rPrChange w:id="14927" w:author="Caree2" w:date="2017-04-02T07:57:00Z">
            <w:rPr>
              <w:ins w:id="1492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29" w:author="Caree2" w:date="2017-04-02T07:57:00Z">
          <w:pPr>
            <w:autoSpaceDE w:val="0"/>
            <w:autoSpaceDN w:val="0"/>
            <w:adjustRightInd w:val="0"/>
          </w:pPr>
        </w:pPrChange>
      </w:pPr>
      <w:ins w:id="14930" w:author="Caree2" w:date="2017-04-02T07:44:00Z">
        <w:r w:rsidRPr="00880017">
          <w:rPr>
            <w:color w:val="008080"/>
            <w:rPrChange w:id="1493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932" w:author="Caree2" w:date="2017-04-02T07:44:00Z"/>
          <w:color w:val="008080"/>
          <w:rPrChange w:id="14933" w:author="Caree2" w:date="2017-04-02T07:57:00Z">
            <w:rPr>
              <w:ins w:id="1493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35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936" w:author="Caree2" w:date="2017-04-02T07:44:00Z"/>
          <w:color w:val="008080"/>
          <w:rPrChange w:id="14937" w:author="Caree2" w:date="2017-04-02T07:57:00Z">
            <w:rPr>
              <w:ins w:id="1493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39" w:author="Caree2" w:date="2017-04-02T07:57:00Z">
          <w:pPr>
            <w:autoSpaceDE w:val="0"/>
            <w:autoSpaceDN w:val="0"/>
            <w:adjustRightInd w:val="0"/>
          </w:pPr>
        </w:pPrChange>
      </w:pPr>
      <w:ins w:id="14940" w:author="Caree2" w:date="2017-04-02T07:44:00Z">
        <w:r w:rsidRPr="00880017">
          <w:rPr>
            <w:color w:val="008080"/>
            <w:rPrChange w:id="1494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id="tree09"</w:t>
        </w:r>
      </w:ins>
    </w:p>
    <w:p w:rsidR="00956615" w:rsidRPr="00880017" w:rsidRDefault="00956615" w:rsidP="00880017">
      <w:pPr>
        <w:rPr>
          <w:ins w:id="14942" w:author="Caree2" w:date="2017-04-02T07:44:00Z"/>
          <w:color w:val="008080"/>
          <w:rPrChange w:id="14943" w:author="Caree2" w:date="2017-04-02T07:57:00Z">
            <w:rPr>
              <w:ins w:id="1494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45" w:author="Caree2" w:date="2017-04-02T07:57:00Z">
          <w:pPr>
            <w:autoSpaceDE w:val="0"/>
            <w:autoSpaceDN w:val="0"/>
            <w:adjustRightInd w:val="0"/>
          </w:pPr>
        </w:pPrChange>
      </w:pPr>
      <w:ins w:id="14946" w:author="Caree2" w:date="2017-04-02T07:44:00Z">
        <w:r w:rsidRPr="00880017">
          <w:rPr>
            <w:color w:val="008080"/>
            <w:rPrChange w:id="14947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48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4949" w:author="Caree2" w:date="2017-04-02T07:44:00Z"/>
          <w:color w:val="008080"/>
          <w:rPrChange w:id="14950" w:author="Caree2" w:date="2017-04-02T07:57:00Z">
            <w:rPr>
              <w:ins w:id="1495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52" w:author="Caree2" w:date="2017-04-02T07:57:00Z">
          <w:pPr>
            <w:autoSpaceDE w:val="0"/>
            <w:autoSpaceDN w:val="0"/>
            <w:adjustRightInd w:val="0"/>
          </w:pPr>
        </w:pPrChange>
      </w:pPr>
      <w:ins w:id="14953" w:author="Caree2" w:date="2017-04-02T07:44:00Z">
        <w:r w:rsidRPr="00880017">
          <w:rPr>
            <w:color w:val="008080"/>
            <w:rPrChange w:id="1495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5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value="Oak"&gt;&lt;/property&gt;</w:t>
        </w:r>
      </w:ins>
    </w:p>
    <w:p w:rsidR="00956615" w:rsidRPr="00880017" w:rsidRDefault="00956615" w:rsidP="00880017">
      <w:pPr>
        <w:rPr>
          <w:ins w:id="14956" w:author="Caree2" w:date="2017-04-02T07:44:00Z"/>
          <w:color w:val="008080"/>
          <w:rPrChange w:id="14957" w:author="Caree2" w:date="2017-04-02T07:57:00Z">
            <w:rPr>
              <w:ins w:id="1495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59" w:author="Caree2" w:date="2017-04-02T07:57:00Z">
          <w:pPr>
            <w:autoSpaceDE w:val="0"/>
            <w:autoSpaceDN w:val="0"/>
            <w:adjustRightInd w:val="0"/>
          </w:pPr>
        </w:pPrChange>
      </w:pPr>
      <w:ins w:id="14960" w:author="Caree2" w:date="2017-04-02T07:44:00Z">
        <w:r w:rsidRPr="00880017">
          <w:rPr>
            <w:color w:val="008080"/>
            <w:rPrChange w:id="1496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6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value="10 Meters"&gt;&lt;/property&gt;</w:t>
        </w:r>
      </w:ins>
    </w:p>
    <w:p w:rsidR="00956615" w:rsidRPr="00880017" w:rsidRDefault="00956615" w:rsidP="00880017">
      <w:pPr>
        <w:rPr>
          <w:ins w:id="14963" w:author="Caree2" w:date="2017-04-02T07:44:00Z"/>
          <w:color w:val="008080"/>
          <w:rPrChange w:id="14964" w:author="Caree2" w:date="2017-04-02T07:57:00Z">
            <w:rPr>
              <w:ins w:id="1496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66" w:author="Caree2" w:date="2017-04-02T07:57:00Z">
          <w:pPr>
            <w:autoSpaceDE w:val="0"/>
            <w:autoSpaceDN w:val="0"/>
            <w:adjustRightInd w:val="0"/>
          </w:pPr>
        </w:pPrChange>
      </w:pPr>
      <w:ins w:id="14967" w:author="Caree2" w:date="2017-04-02T07:44:00Z">
        <w:r w:rsidRPr="00880017">
          <w:rPr>
            <w:color w:val="008080"/>
            <w:rPrChange w:id="1496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6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4970" w:author="Caree2" w:date="2017-04-02T07:44:00Z"/>
          <w:color w:val="008080"/>
          <w:rPrChange w:id="14971" w:author="Caree2" w:date="2017-04-02T07:57:00Z">
            <w:rPr>
              <w:ins w:id="1497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73" w:author="Caree2" w:date="2017-04-02T07:57:00Z">
          <w:pPr>
            <w:autoSpaceDE w:val="0"/>
            <w:autoSpaceDN w:val="0"/>
            <w:adjustRightInd w:val="0"/>
          </w:pPr>
        </w:pPrChange>
      </w:pPr>
      <w:ins w:id="14974" w:author="Caree2" w:date="2017-04-02T07:44:00Z">
        <w:r w:rsidRPr="00880017">
          <w:rPr>
            <w:color w:val="008080"/>
            <w:rPrChange w:id="1497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7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4977" w:author="Caree2" w:date="2017-04-02T07:44:00Z"/>
          <w:color w:val="008080"/>
          <w:rPrChange w:id="14978" w:author="Caree2" w:date="2017-04-02T07:57:00Z">
            <w:rPr>
              <w:ins w:id="1497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80" w:author="Caree2" w:date="2017-04-02T07:57:00Z">
          <w:pPr>
            <w:autoSpaceDE w:val="0"/>
            <w:autoSpaceDN w:val="0"/>
            <w:adjustRightInd w:val="0"/>
          </w:pPr>
        </w:pPrChange>
      </w:pPr>
      <w:ins w:id="14981" w:author="Caree2" w:date="2017-04-02T07:44:00Z">
        <w:r w:rsidRPr="00880017">
          <w:rPr>
            <w:color w:val="008080"/>
            <w:rPrChange w:id="1498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498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4984" w:author="Caree2" w:date="2017-04-02T07:44:00Z"/>
          <w:color w:val="008080"/>
          <w:rPrChange w:id="14985" w:author="Caree2" w:date="2017-04-02T07:57:00Z">
            <w:rPr>
              <w:ins w:id="1498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87" w:author="Caree2" w:date="2017-04-02T07:57:00Z">
          <w:pPr>
            <w:autoSpaceDE w:val="0"/>
            <w:autoSpaceDN w:val="0"/>
            <w:adjustRightInd w:val="0"/>
          </w:pPr>
        </w:pPrChange>
      </w:pPr>
      <w:ins w:id="14988" w:author="Caree2" w:date="2017-04-02T07:44:00Z">
        <w:r w:rsidRPr="00880017">
          <w:rPr>
            <w:color w:val="008080"/>
            <w:rPrChange w:id="1498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4990" w:author="Caree2" w:date="2017-04-02T07:44:00Z"/>
          <w:color w:val="008080"/>
          <w:rPrChange w:id="14991" w:author="Caree2" w:date="2017-04-02T07:57:00Z">
            <w:rPr>
              <w:ins w:id="1499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93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4994" w:author="Caree2" w:date="2017-04-02T07:44:00Z"/>
          <w:color w:val="008080"/>
          <w:rPrChange w:id="14995" w:author="Caree2" w:date="2017-04-02T07:57:00Z">
            <w:rPr>
              <w:ins w:id="1499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4997" w:author="Caree2" w:date="2017-04-02T07:57:00Z">
          <w:pPr>
            <w:autoSpaceDE w:val="0"/>
            <w:autoSpaceDN w:val="0"/>
            <w:adjustRightInd w:val="0"/>
          </w:pPr>
        </w:pPrChange>
      </w:pPr>
      <w:ins w:id="14998" w:author="Caree2" w:date="2017-04-02T07:44:00Z">
        <w:r w:rsidRPr="00880017">
          <w:rPr>
            <w:color w:val="008080"/>
            <w:rPrChange w:id="1499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id="tree10"</w:t>
        </w:r>
      </w:ins>
    </w:p>
    <w:p w:rsidR="00956615" w:rsidRPr="00880017" w:rsidRDefault="00956615" w:rsidP="00880017">
      <w:pPr>
        <w:rPr>
          <w:ins w:id="15000" w:author="Caree2" w:date="2017-04-02T07:44:00Z"/>
          <w:color w:val="008080"/>
          <w:rPrChange w:id="15001" w:author="Caree2" w:date="2017-04-02T07:57:00Z">
            <w:rPr>
              <w:ins w:id="1500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03" w:author="Caree2" w:date="2017-04-02T07:57:00Z">
          <w:pPr>
            <w:autoSpaceDE w:val="0"/>
            <w:autoSpaceDN w:val="0"/>
            <w:adjustRightInd w:val="0"/>
          </w:pPr>
        </w:pPrChange>
      </w:pPr>
      <w:ins w:id="15004" w:author="Caree2" w:date="2017-04-02T07:44:00Z">
        <w:r w:rsidRPr="00880017">
          <w:rPr>
            <w:color w:val="008080"/>
            <w:rPrChange w:id="15005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06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007" w:author="Caree2" w:date="2017-04-02T07:44:00Z"/>
          <w:color w:val="008080"/>
          <w:rPrChange w:id="15008" w:author="Caree2" w:date="2017-04-02T07:57:00Z">
            <w:rPr>
              <w:ins w:id="1500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10" w:author="Caree2" w:date="2017-04-02T07:57:00Z">
          <w:pPr>
            <w:autoSpaceDE w:val="0"/>
            <w:autoSpaceDN w:val="0"/>
            <w:adjustRightInd w:val="0"/>
          </w:pPr>
        </w:pPrChange>
      </w:pPr>
      <w:ins w:id="15011" w:author="Caree2" w:date="2017-04-02T07:44:00Z">
        <w:r w:rsidRPr="00880017">
          <w:rPr>
            <w:color w:val="008080"/>
            <w:rPrChange w:id="1501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1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value="Willow"&gt;&lt;/property&gt;</w:t>
        </w:r>
      </w:ins>
    </w:p>
    <w:p w:rsidR="00956615" w:rsidRPr="00880017" w:rsidRDefault="00956615" w:rsidP="00880017">
      <w:pPr>
        <w:rPr>
          <w:ins w:id="15014" w:author="Caree2" w:date="2017-04-02T07:44:00Z"/>
          <w:color w:val="008080"/>
          <w:rPrChange w:id="15015" w:author="Caree2" w:date="2017-04-02T07:57:00Z">
            <w:rPr>
              <w:ins w:id="1501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17" w:author="Caree2" w:date="2017-04-02T07:57:00Z">
          <w:pPr>
            <w:autoSpaceDE w:val="0"/>
            <w:autoSpaceDN w:val="0"/>
            <w:adjustRightInd w:val="0"/>
          </w:pPr>
        </w:pPrChange>
      </w:pPr>
      <w:ins w:id="15018" w:author="Caree2" w:date="2017-04-02T07:44:00Z">
        <w:r w:rsidRPr="00880017">
          <w:rPr>
            <w:color w:val="008080"/>
            <w:rPrChange w:id="1501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2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value="7 Meters"&gt;&lt;/property&gt;</w:t>
        </w:r>
      </w:ins>
    </w:p>
    <w:p w:rsidR="00956615" w:rsidRPr="00880017" w:rsidRDefault="00956615" w:rsidP="00880017">
      <w:pPr>
        <w:rPr>
          <w:ins w:id="15021" w:author="Caree2" w:date="2017-04-02T07:44:00Z"/>
          <w:color w:val="008080"/>
          <w:rPrChange w:id="15022" w:author="Caree2" w:date="2017-04-02T07:57:00Z">
            <w:rPr>
              <w:ins w:id="1502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24" w:author="Caree2" w:date="2017-04-02T07:57:00Z">
          <w:pPr>
            <w:autoSpaceDE w:val="0"/>
            <w:autoSpaceDN w:val="0"/>
            <w:adjustRightInd w:val="0"/>
          </w:pPr>
        </w:pPrChange>
      </w:pPr>
      <w:ins w:id="15025" w:author="Caree2" w:date="2017-04-02T07:44:00Z">
        <w:r w:rsidRPr="00880017">
          <w:rPr>
            <w:color w:val="008080"/>
            <w:rPrChange w:id="1502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2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028" w:author="Caree2" w:date="2017-04-02T07:44:00Z"/>
          <w:color w:val="008080"/>
          <w:rPrChange w:id="15029" w:author="Caree2" w:date="2017-04-02T07:57:00Z">
            <w:rPr>
              <w:ins w:id="1503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31" w:author="Caree2" w:date="2017-04-02T07:57:00Z">
          <w:pPr>
            <w:autoSpaceDE w:val="0"/>
            <w:autoSpaceDN w:val="0"/>
            <w:adjustRightInd w:val="0"/>
          </w:pPr>
        </w:pPrChange>
      </w:pPr>
      <w:ins w:id="15032" w:author="Caree2" w:date="2017-04-02T07:44:00Z">
        <w:r w:rsidRPr="00880017">
          <w:rPr>
            <w:color w:val="008080"/>
            <w:rPrChange w:id="1503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3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5035" w:author="Caree2" w:date="2017-04-02T07:44:00Z"/>
          <w:color w:val="008080"/>
          <w:rPrChange w:id="15036" w:author="Caree2" w:date="2017-04-02T07:57:00Z">
            <w:rPr>
              <w:ins w:id="1503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38" w:author="Caree2" w:date="2017-04-02T07:57:00Z">
          <w:pPr>
            <w:autoSpaceDE w:val="0"/>
            <w:autoSpaceDN w:val="0"/>
            <w:adjustRightInd w:val="0"/>
          </w:pPr>
        </w:pPrChange>
      </w:pPr>
      <w:ins w:id="15039" w:author="Caree2" w:date="2017-04-02T07:44:00Z">
        <w:r w:rsidRPr="00880017">
          <w:rPr>
            <w:color w:val="008080"/>
            <w:rPrChange w:id="1504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4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042" w:author="Caree2" w:date="2017-04-02T07:44:00Z"/>
          <w:color w:val="008080"/>
          <w:rPrChange w:id="15043" w:author="Caree2" w:date="2017-04-02T07:57:00Z">
            <w:rPr>
              <w:ins w:id="1504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45" w:author="Caree2" w:date="2017-04-02T07:57:00Z">
          <w:pPr>
            <w:autoSpaceDE w:val="0"/>
            <w:autoSpaceDN w:val="0"/>
            <w:adjustRightInd w:val="0"/>
          </w:pPr>
        </w:pPrChange>
      </w:pPr>
      <w:ins w:id="15046" w:author="Caree2" w:date="2017-04-02T07:44:00Z">
        <w:r w:rsidRPr="00880017">
          <w:rPr>
            <w:color w:val="008080"/>
            <w:rPrChange w:id="1504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048" w:author="Caree2" w:date="2017-04-02T07:44:00Z"/>
          <w:color w:val="008080"/>
          <w:rPrChange w:id="15049" w:author="Caree2" w:date="2017-04-02T07:57:00Z">
            <w:rPr>
              <w:ins w:id="1505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51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052" w:author="Caree2" w:date="2017-04-02T07:44:00Z"/>
          <w:color w:val="008080"/>
          <w:rPrChange w:id="15053" w:author="Caree2" w:date="2017-04-02T07:57:00Z">
            <w:rPr>
              <w:ins w:id="1505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55" w:author="Caree2" w:date="2017-04-02T07:57:00Z">
          <w:pPr>
            <w:autoSpaceDE w:val="0"/>
            <w:autoSpaceDN w:val="0"/>
            <w:adjustRightInd w:val="0"/>
          </w:pPr>
        </w:pPrChange>
      </w:pPr>
      <w:ins w:id="15056" w:author="Caree2" w:date="2017-04-02T07:44:00Z">
        <w:r w:rsidRPr="00880017">
          <w:rPr>
            <w:color w:val="008080"/>
            <w:rPrChange w:id="1505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id="tree11"</w:t>
        </w:r>
      </w:ins>
    </w:p>
    <w:p w:rsidR="00956615" w:rsidRPr="00880017" w:rsidRDefault="00956615" w:rsidP="00880017">
      <w:pPr>
        <w:rPr>
          <w:ins w:id="15058" w:author="Caree2" w:date="2017-04-02T07:44:00Z"/>
          <w:color w:val="008080"/>
          <w:rPrChange w:id="15059" w:author="Caree2" w:date="2017-04-02T07:57:00Z">
            <w:rPr>
              <w:ins w:id="1506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61" w:author="Caree2" w:date="2017-04-02T07:57:00Z">
          <w:pPr>
            <w:autoSpaceDE w:val="0"/>
            <w:autoSpaceDN w:val="0"/>
            <w:adjustRightInd w:val="0"/>
          </w:pPr>
        </w:pPrChange>
      </w:pPr>
      <w:ins w:id="15062" w:author="Caree2" w:date="2017-04-02T07:44:00Z">
        <w:r w:rsidRPr="00880017">
          <w:rPr>
            <w:color w:val="008080"/>
            <w:rPrChange w:id="15063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64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065" w:author="Caree2" w:date="2017-04-02T07:44:00Z"/>
          <w:color w:val="008080"/>
          <w:rPrChange w:id="15066" w:author="Caree2" w:date="2017-04-02T07:57:00Z">
            <w:rPr>
              <w:ins w:id="1506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68" w:author="Caree2" w:date="2017-04-02T07:57:00Z">
          <w:pPr>
            <w:autoSpaceDE w:val="0"/>
            <w:autoSpaceDN w:val="0"/>
            <w:adjustRightInd w:val="0"/>
          </w:pPr>
        </w:pPrChange>
      </w:pPr>
      <w:ins w:id="15069" w:author="Caree2" w:date="2017-04-02T07:44:00Z">
        <w:r w:rsidRPr="00880017">
          <w:rPr>
            <w:color w:val="008080"/>
            <w:rPrChange w:id="1507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7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value="Mango"&gt;&lt;/property&gt;</w:t>
        </w:r>
      </w:ins>
    </w:p>
    <w:p w:rsidR="00956615" w:rsidRPr="00880017" w:rsidRDefault="00956615" w:rsidP="00880017">
      <w:pPr>
        <w:rPr>
          <w:ins w:id="15072" w:author="Caree2" w:date="2017-04-02T07:44:00Z"/>
          <w:color w:val="008080"/>
          <w:rPrChange w:id="15073" w:author="Caree2" w:date="2017-04-02T07:57:00Z">
            <w:rPr>
              <w:ins w:id="1507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75" w:author="Caree2" w:date="2017-04-02T07:57:00Z">
          <w:pPr>
            <w:autoSpaceDE w:val="0"/>
            <w:autoSpaceDN w:val="0"/>
            <w:adjustRightInd w:val="0"/>
          </w:pPr>
        </w:pPrChange>
      </w:pPr>
      <w:ins w:id="15076" w:author="Caree2" w:date="2017-04-02T07:44:00Z">
        <w:r w:rsidRPr="00880017">
          <w:rPr>
            <w:color w:val="008080"/>
            <w:rPrChange w:id="1507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7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value="5 Meters"&gt;&lt;/property&gt;</w:t>
        </w:r>
      </w:ins>
    </w:p>
    <w:p w:rsidR="00956615" w:rsidRPr="00880017" w:rsidRDefault="00956615" w:rsidP="00880017">
      <w:pPr>
        <w:rPr>
          <w:ins w:id="15079" w:author="Caree2" w:date="2017-04-02T07:44:00Z"/>
          <w:color w:val="008080"/>
          <w:rPrChange w:id="15080" w:author="Caree2" w:date="2017-04-02T07:57:00Z">
            <w:rPr>
              <w:ins w:id="1508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82" w:author="Caree2" w:date="2017-04-02T07:57:00Z">
          <w:pPr>
            <w:autoSpaceDE w:val="0"/>
            <w:autoSpaceDN w:val="0"/>
            <w:adjustRightInd w:val="0"/>
          </w:pPr>
        </w:pPrChange>
      </w:pPr>
      <w:ins w:id="15083" w:author="Caree2" w:date="2017-04-02T07:44:00Z">
        <w:r w:rsidRPr="00880017">
          <w:rPr>
            <w:color w:val="008080"/>
            <w:rPrChange w:id="1508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8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086" w:author="Caree2" w:date="2017-04-02T07:44:00Z"/>
          <w:color w:val="008080"/>
          <w:rPrChange w:id="15087" w:author="Caree2" w:date="2017-04-02T07:57:00Z">
            <w:rPr>
              <w:ins w:id="1508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89" w:author="Caree2" w:date="2017-04-02T07:57:00Z">
          <w:pPr>
            <w:autoSpaceDE w:val="0"/>
            <w:autoSpaceDN w:val="0"/>
            <w:adjustRightInd w:val="0"/>
          </w:pPr>
        </w:pPrChange>
      </w:pPr>
      <w:ins w:id="15090" w:author="Caree2" w:date="2017-04-02T07:44:00Z">
        <w:r w:rsidRPr="00880017">
          <w:rPr>
            <w:color w:val="008080"/>
            <w:rPrChange w:id="1509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9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Mexico, China, Latin America" /&gt;</w:t>
        </w:r>
      </w:ins>
    </w:p>
    <w:p w:rsidR="00956615" w:rsidRPr="00880017" w:rsidRDefault="00956615" w:rsidP="00880017">
      <w:pPr>
        <w:rPr>
          <w:ins w:id="15093" w:author="Caree2" w:date="2017-04-02T07:44:00Z"/>
          <w:color w:val="008080"/>
          <w:rPrChange w:id="15094" w:author="Caree2" w:date="2017-04-02T07:57:00Z">
            <w:rPr>
              <w:ins w:id="1509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096" w:author="Caree2" w:date="2017-04-02T07:57:00Z">
          <w:pPr>
            <w:autoSpaceDE w:val="0"/>
            <w:autoSpaceDN w:val="0"/>
            <w:adjustRightInd w:val="0"/>
          </w:pPr>
        </w:pPrChange>
      </w:pPr>
      <w:ins w:id="15097" w:author="Caree2" w:date="2017-04-02T07:44:00Z">
        <w:r w:rsidRPr="00880017">
          <w:rPr>
            <w:color w:val="008080"/>
            <w:rPrChange w:id="1509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09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100" w:author="Caree2" w:date="2017-04-02T07:44:00Z"/>
          <w:color w:val="008080"/>
          <w:rPrChange w:id="15101" w:author="Caree2" w:date="2017-04-02T07:57:00Z">
            <w:rPr>
              <w:ins w:id="1510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03" w:author="Caree2" w:date="2017-04-02T07:57:00Z">
          <w:pPr>
            <w:autoSpaceDE w:val="0"/>
            <w:autoSpaceDN w:val="0"/>
            <w:adjustRightInd w:val="0"/>
          </w:pPr>
        </w:pPrChange>
      </w:pPr>
      <w:ins w:id="15104" w:author="Caree2" w:date="2017-04-02T07:44:00Z">
        <w:r w:rsidRPr="00880017">
          <w:rPr>
            <w:color w:val="008080"/>
            <w:rPrChange w:id="1510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106" w:author="Caree2" w:date="2017-04-02T07:44:00Z"/>
          <w:color w:val="008080"/>
          <w:rPrChange w:id="15107" w:author="Caree2" w:date="2017-04-02T07:57:00Z">
            <w:rPr>
              <w:ins w:id="1510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0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110" w:author="Caree2" w:date="2017-04-02T07:44:00Z"/>
          <w:color w:val="008080"/>
          <w:rPrChange w:id="15111" w:author="Caree2" w:date="2017-04-02T07:57:00Z">
            <w:rPr>
              <w:ins w:id="1511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13" w:author="Caree2" w:date="2017-04-02T07:57:00Z">
          <w:pPr>
            <w:autoSpaceDE w:val="0"/>
            <w:autoSpaceDN w:val="0"/>
            <w:adjustRightInd w:val="0"/>
          </w:pPr>
        </w:pPrChange>
      </w:pPr>
      <w:ins w:id="15114" w:author="Caree2" w:date="2017-04-02T07:44:00Z">
        <w:r w:rsidRPr="00880017">
          <w:rPr>
            <w:color w:val="008080"/>
            <w:rPrChange w:id="1511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id="tree12"</w:t>
        </w:r>
      </w:ins>
    </w:p>
    <w:p w:rsidR="00956615" w:rsidRPr="00880017" w:rsidRDefault="00956615" w:rsidP="00880017">
      <w:pPr>
        <w:rPr>
          <w:ins w:id="15116" w:author="Caree2" w:date="2017-04-02T07:44:00Z"/>
          <w:color w:val="008080"/>
          <w:rPrChange w:id="15117" w:author="Caree2" w:date="2017-04-02T07:57:00Z">
            <w:rPr>
              <w:ins w:id="1511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19" w:author="Caree2" w:date="2017-04-02T07:57:00Z">
          <w:pPr>
            <w:autoSpaceDE w:val="0"/>
            <w:autoSpaceDN w:val="0"/>
            <w:adjustRightInd w:val="0"/>
          </w:pPr>
        </w:pPrChange>
      </w:pPr>
      <w:ins w:id="15120" w:author="Caree2" w:date="2017-04-02T07:44:00Z">
        <w:r w:rsidRPr="00880017">
          <w:rPr>
            <w:color w:val="008080"/>
            <w:rPrChange w:id="15121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122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123" w:author="Caree2" w:date="2017-04-02T07:44:00Z"/>
          <w:color w:val="008080"/>
          <w:rPrChange w:id="15124" w:author="Caree2" w:date="2017-04-02T07:57:00Z">
            <w:rPr>
              <w:ins w:id="1512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26" w:author="Caree2" w:date="2017-04-02T07:57:00Z">
          <w:pPr>
            <w:autoSpaceDE w:val="0"/>
            <w:autoSpaceDN w:val="0"/>
            <w:adjustRightInd w:val="0"/>
          </w:pPr>
        </w:pPrChange>
      </w:pPr>
      <w:ins w:id="15127" w:author="Caree2" w:date="2017-04-02T07:44:00Z">
        <w:r w:rsidRPr="00880017">
          <w:rPr>
            <w:color w:val="008080"/>
            <w:rPrChange w:id="1512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12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value="Teak"&gt;&lt;/property&gt;</w:t>
        </w:r>
      </w:ins>
    </w:p>
    <w:p w:rsidR="00956615" w:rsidRPr="00880017" w:rsidRDefault="00956615" w:rsidP="00880017">
      <w:pPr>
        <w:rPr>
          <w:ins w:id="15130" w:author="Caree2" w:date="2017-04-02T07:44:00Z"/>
          <w:color w:val="008080"/>
          <w:rPrChange w:id="15131" w:author="Caree2" w:date="2017-04-02T07:57:00Z">
            <w:rPr>
              <w:ins w:id="1513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33" w:author="Caree2" w:date="2017-04-02T07:57:00Z">
          <w:pPr>
            <w:autoSpaceDE w:val="0"/>
            <w:autoSpaceDN w:val="0"/>
            <w:adjustRightInd w:val="0"/>
          </w:pPr>
        </w:pPrChange>
      </w:pPr>
      <w:ins w:id="15134" w:author="Caree2" w:date="2017-04-02T07:44:00Z">
        <w:r w:rsidRPr="00880017">
          <w:rPr>
            <w:color w:val="008080"/>
            <w:rPrChange w:id="1513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13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value="25 Meters"&gt;&lt;/property&gt;</w:t>
        </w:r>
      </w:ins>
    </w:p>
    <w:p w:rsidR="00956615" w:rsidRPr="00880017" w:rsidRDefault="00956615" w:rsidP="00880017">
      <w:pPr>
        <w:rPr>
          <w:ins w:id="15137" w:author="Caree2" w:date="2017-04-02T07:44:00Z"/>
          <w:color w:val="008080"/>
          <w:rPrChange w:id="15138" w:author="Caree2" w:date="2017-04-02T07:57:00Z">
            <w:rPr>
              <w:ins w:id="1513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40" w:author="Caree2" w:date="2017-04-02T07:57:00Z">
          <w:pPr>
            <w:autoSpaceDE w:val="0"/>
            <w:autoSpaceDN w:val="0"/>
            <w:adjustRightInd w:val="0"/>
          </w:pPr>
        </w:pPrChange>
      </w:pPr>
      <w:ins w:id="15141" w:author="Caree2" w:date="2017-04-02T07:44:00Z">
        <w:r w:rsidRPr="00880017">
          <w:rPr>
            <w:color w:val="008080"/>
            <w:rPrChange w:id="1514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14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144" w:author="Caree2" w:date="2017-04-02T07:44:00Z"/>
          <w:color w:val="008080"/>
          <w:rPrChange w:id="15145" w:author="Caree2" w:date="2017-04-02T07:57:00Z">
            <w:rPr>
              <w:ins w:id="1514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47" w:author="Caree2" w:date="2017-04-02T07:57:00Z">
          <w:pPr>
            <w:autoSpaceDE w:val="0"/>
            <w:autoSpaceDN w:val="0"/>
            <w:adjustRightInd w:val="0"/>
          </w:pPr>
        </w:pPrChange>
      </w:pPr>
      <w:ins w:id="15148" w:author="Caree2" w:date="2017-04-02T07:44:00Z">
        <w:r w:rsidRPr="00880017">
          <w:rPr>
            <w:color w:val="008080"/>
            <w:rPrChange w:id="1514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15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Malaysia, Indonesia" /&gt;</w:t>
        </w:r>
      </w:ins>
    </w:p>
    <w:p w:rsidR="00956615" w:rsidRPr="00880017" w:rsidRDefault="00956615" w:rsidP="00880017">
      <w:pPr>
        <w:rPr>
          <w:ins w:id="15151" w:author="Caree2" w:date="2017-04-02T07:44:00Z"/>
          <w:color w:val="008080"/>
          <w:rPrChange w:id="15152" w:author="Caree2" w:date="2017-04-02T07:57:00Z">
            <w:rPr>
              <w:ins w:id="1515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54" w:author="Caree2" w:date="2017-04-02T07:57:00Z">
          <w:pPr>
            <w:autoSpaceDE w:val="0"/>
            <w:autoSpaceDN w:val="0"/>
            <w:adjustRightInd w:val="0"/>
          </w:pPr>
        </w:pPrChange>
      </w:pPr>
      <w:ins w:id="15155" w:author="Caree2" w:date="2017-04-02T07:44:00Z">
        <w:r w:rsidRPr="00880017">
          <w:rPr>
            <w:color w:val="008080"/>
            <w:rPrChange w:id="1515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15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158" w:author="Caree2" w:date="2017-04-02T07:44:00Z"/>
          <w:color w:val="008080"/>
          <w:rPrChange w:id="15159" w:author="Caree2" w:date="2017-04-02T07:57:00Z">
            <w:rPr>
              <w:ins w:id="1516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61" w:author="Caree2" w:date="2017-04-02T07:57:00Z">
          <w:pPr>
            <w:autoSpaceDE w:val="0"/>
            <w:autoSpaceDN w:val="0"/>
            <w:adjustRightInd w:val="0"/>
          </w:pPr>
        </w:pPrChange>
      </w:pPr>
      <w:ins w:id="15162" w:author="Caree2" w:date="2017-04-02T07:44:00Z">
        <w:r w:rsidRPr="00880017">
          <w:rPr>
            <w:color w:val="008080"/>
            <w:rPrChange w:id="1516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164" w:author="Caree2" w:date="2017-04-02T07:44:00Z"/>
          <w:color w:val="008080"/>
          <w:rPrChange w:id="15165" w:author="Caree2" w:date="2017-04-02T07:57:00Z">
            <w:rPr>
              <w:ins w:id="1516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67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168" w:author="Caree2" w:date="2017-04-02T07:44:00Z"/>
          <w:color w:val="008080"/>
          <w:rPrChange w:id="15169" w:author="Caree2" w:date="2017-04-02T07:57:00Z">
            <w:rPr>
              <w:ins w:id="1517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71" w:author="Caree2" w:date="2017-04-02T07:57:00Z">
          <w:pPr>
            <w:autoSpaceDE w:val="0"/>
            <w:autoSpaceDN w:val="0"/>
            <w:adjustRightInd w:val="0"/>
          </w:pPr>
        </w:pPrChange>
      </w:pPr>
      <w:ins w:id="15172" w:author="Caree2" w:date="2017-04-02T07:44:00Z">
        <w:r w:rsidRPr="00880017">
          <w:rPr>
            <w:color w:val="008080"/>
            <w:rPrChange w:id="1517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id="tree13"</w:t>
        </w:r>
      </w:ins>
    </w:p>
    <w:p w:rsidR="00956615" w:rsidRPr="00880017" w:rsidRDefault="00956615" w:rsidP="00880017">
      <w:pPr>
        <w:rPr>
          <w:ins w:id="15174" w:author="Caree2" w:date="2017-04-02T07:44:00Z"/>
          <w:color w:val="008080"/>
          <w:rPrChange w:id="15175" w:author="Caree2" w:date="2017-04-02T07:57:00Z">
            <w:rPr>
              <w:ins w:id="1517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77" w:author="Caree2" w:date="2017-04-02T07:57:00Z">
          <w:pPr>
            <w:autoSpaceDE w:val="0"/>
            <w:autoSpaceDN w:val="0"/>
            <w:adjustRightInd w:val="0"/>
          </w:pPr>
        </w:pPrChange>
      </w:pPr>
      <w:ins w:id="15178" w:author="Caree2" w:date="2017-04-02T07:44:00Z">
        <w:r w:rsidRPr="00880017">
          <w:rPr>
            <w:color w:val="008080"/>
            <w:rPrChange w:id="15179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180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181" w:author="Caree2" w:date="2017-04-02T07:44:00Z"/>
          <w:color w:val="008080"/>
          <w:rPrChange w:id="15182" w:author="Caree2" w:date="2017-04-02T07:57:00Z">
            <w:rPr>
              <w:ins w:id="1518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84" w:author="Caree2" w:date="2017-04-02T07:57:00Z">
          <w:pPr>
            <w:autoSpaceDE w:val="0"/>
            <w:autoSpaceDN w:val="0"/>
            <w:adjustRightInd w:val="0"/>
          </w:pPr>
        </w:pPrChange>
      </w:pPr>
      <w:ins w:id="15185" w:author="Caree2" w:date="2017-04-02T07:44:00Z">
        <w:r w:rsidRPr="00880017">
          <w:rPr>
            <w:color w:val="008080"/>
            <w:rPrChange w:id="1518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151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value="Oak"&gt;&lt;/property&gt;</w:t>
        </w:r>
      </w:ins>
    </w:p>
    <w:p w:rsidR="00956615" w:rsidRPr="00880017" w:rsidRDefault="00956615" w:rsidP="00880017">
      <w:pPr>
        <w:rPr>
          <w:ins w:id="15188" w:author="Caree2" w:date="2017-04-02T07:44:00Z"/>
          <w:color w:val="008080"/>
          <w:rPrChange w:id="15189" w:author="Caree2" w:date="2017-04-02T07:57:00Z">
            <w:rPr>
              <w:ins w:id="1519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91" w:author="Caree2" w:date="2017-04-02T07:57:00Z">
          <w:pPr>
            <w:autoSpaceDE w:val="0"/>
            <w:autoSpaceDN w:val="0"/>
            <w:adjustRightInd w:val="0"/>
          </w:pPr>
        </w:pPrChange>
      </w:pPr>
      <w:ins w:id="15192" w:author="Caree2" w:date="2017-04-02T07:44:00Z">
        <w:r w:rsidRPr="00880017">
          <w:rPr>
            <w:color w:val="008080"/>
            <w:rPrChange w:id="1519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19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value="10 Meters"&gt;&lt;/property&gt;</w:t>
        </w:r>
      </w:ins>
    </w:p>
    <w:p w:rsidR="00956615" w:rsidRPr="00880017" w:rsidRDefault="00956615" w:rsidP="00880017">
      <w:pPr>
        <w:rPr>
          <w:ins w:id="15195" w:author="Caree2" w:date="2017-04-02T07:44:00Z"/>
          <w:color w:val="008080"/>
          <w:rPrChange w:id="15196" w:author="Caree2" w:date="2017-04-02T07:57:00Z">
            <w:rPr>
              <w:ins w:id="1519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198" w:author="Caree2" w:date="2017-04-02T07:57:00Z">
          <w:pPr>
            <w:autoSpaceDE w:val="0"/>
            <w:autoSpaceDN w:val="0"/>
            <w:adjustRightInd w:val="0"/>
          </w:pPr>
        </w:pPrChange>
      </w:pPr>
      <w:ins w:id="15199" w:author="Caree2" w:date="2017-04-02T07:44:00Z">
        <w:r w:rsidRPr="00880017">
          <w:rPr>
            <w:color w:val="008080"/>
            <w:rPrChange w:id="1520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0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202" w:author="Caree2" w:date="2017-04-02T07:44:00Z"/>
          <w:color w:val="008080"/>
          <w:rPrChange w:id="15203" w:author="Caree2" w:date="2017-04-02T07:57:00Z">
            <w:rPr>
              <w:ins w:id="1520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05" w:author="Caree2" w:date="2017-04-02T07:57:00Z">
          <w:pPr>
            <w:autoSpaceDE w:val="0"/>
            <w:autoSpaceDN w:val="0"/>
            <w:adjustRightInd w:val="0"/>
          </w:pPr>
        </w:pPrChange>
      </w:pPr>
      <w:ins w:id="15206" w:author="Caree2" w:date="2017-04-02T07:44:00Z">
        <w:r w:rsidRPr="00880017">
          <w:rPr>
            <w:color w:val="008080"/>
            <w:rPrChange w:id="1520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0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5209" w:author="Caree2" w:date="2017-04-02T07:44:00Z"/>
          <w:color w:val="008080"/>
          <w:rPrChange w:id="15210" w:author="Caree2" w:date="2017-04-02T07:57:00Z">
            <w:rPr>
              <w:ins w:id="1521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12" w:author="Caree2" w:date="2017-04-02T07:57:00Z">
          <w:pPr>
            <w:autoSpaceDE w:val="0"/>
            <w:autoSpaceDN w:val="0"/>
            <w:adjustRightInd w:val="0"/>
          </w:pPr>
        </w:pPrChange>
      </w:pPr>
      <w:ins w:id="15213" w:author="Caree2" w:date="2017-04-02T07:44:00Z">
        <w:r w:rsidRPr="00880017">
          <w:rPr>
            <w:color w:val="008080"/>
            <w:rPrChange w:id="1521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1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216" w:author="Caree2" w:date="2017-04-02T07:44:00Z"/>
          <w:color w:val="008080"/>
          <w:rPrChange w:id="15217" w:author="Caree2" w:date="2017-04-02T07:57:00Z">
            <w:rPr>
              <w:ins w:id="1521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19" w:author="Caree2" w:date="2017-04-02T07:57:00Z">
          <w:pPr>
            <w:autoSpaceDE w:val="0"/>
            <w:autoSpaceDN w:val="0"/>
            <w:adjustRightInd w:val="0"/>
          </w:pPr>
        </w:pPrChange>
      </w:pPr>
      <w:ins w:id="15220" w:author="Caree2" w:date="2017-04-02T07:44:00Z">
        <w:r w:rsidRPr="00880017">
          <w:rPr>
            <w:color w:val="008080"/>
            <w:rPrChange w:id="1522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222" w:author="Caree2" w:date="2017-04-02T07:44:00Z"/>
          <w:color w:val="008080"/>
          <w:rPrChange w:id="15223" w:author="Caree2" w:date="2017-04-02T07:57:00Z">
            <w:rPr>
              <w:ins w:id="1522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25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226" w:author="Caree2" w:date="2017-04-02T07:44:00Z"/>
          <w:color w:val="008080"/>
          <w:rPrChange w:id="15227" w:author="Caree2" w:date="2017-04-02T07:57:00Z">
            <w:rPr>
              <w:ins w:id="1522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29" w:author="Caree2" w:date="2017-04-02T07:57:00Z">
          <w:pPr>
            <w:autoSpaceDE w:val="0"/>
            <w:autoSpaceDN w:val="0"/>
            <w:adjustRightInd w:val="0"/>
          </w:pPr>
        </w:pPrChange>
      </w:pPr>
      <w:ins w:id="15230" w:author="Caree2" w:date="2017-04-02T07:44:00Z">
        <w:r w:rsidRPr="00880017">
          <w:rPr>
            <w:color w:val="008080"/>
            <w:rPrChange w:id="1523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id="tree14"</w:t>
        </w:r>
      </w:ins>
    </w:p>
    <w:p w:rsidR="00956615" w:rsidRPr="00880017" w:rsidRDefault="00956615" w:rsidP="00880017">
      <w:pPr>
        <w:rPr>
          <w:ins w:id="15232" w:author="Caree2" w:date="2017-04-02T07:44:00Z"/>
          <w:color w:val="008080"/>
          <w:rPrChange w:id="15233" w:author="Caree2" w:date="2017-04-02T07:57:00Z">
            <w:rPr>
              <w:ins w:id="1523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35" w:author="Caree2" w:date="2017-04-02T07:57:00Z">
          <w:pPr>
            <w:autoSpaceDE w:val="0"/>
            <w:autoSpaceDN w:val="0"/>
            <w:adjustRightInd w:val="0"/>
          </w:pPr>
        </w:pPrChange>
      </w:pPr>
      <w:ins w:id="15236" w:author="Caree2" w:date="2017-04-02T07:44:00Z">
        <w:r w:rsidRPr="00880017">
          <w:rPr>
            <w:color w:val="008080"/>
            <w:rPrChange w:id="15237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38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239" w:author="Caree2" w:date="2017-04-02T07:44:00Z"/>
          <w:color w:val="008080"/>
          <w:rPrChange w:id="15240" w:author="Caree2" w:date="2017-04-02T07:57:00Z">
            <w:rPr>
              <w:ins w:id="1524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42" w:author="Caree2" w:date="2017-04-02T07:57:00Z">
          <w:pPr>
            <w:autoSpaceDE w:val="0"/>
            <w:autoSpaceDN w:val="0"/>
            <w:adjustRightInd w:val="0"/>
          </w:pPr>
        </w:pPrChange>
      </w:pPr>
      <w:ins w:id="15243" w:author="Caree2" w:date="2017-04-02T07:44:00Z">
        <w:r w:rsidRPr="00880017">
          <w:rPr>
            <w:color w:val="008080"/>
            <w:rPrChange w:id="1524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4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value="Willow"&gt;&lt;/property&gt;</w:t>
        </w:r>
      </w:ins>
    </w:p>
    <w:p w:rsidR="00956615" w:rsidRPr="00880017" w:rsidRDefault="00956615" w:rsidP="00880017">
      <w:pPr>
        <w:rPr>
          <w:ins w:id="15246" w:author="Caree2" w:date="2017-04-02T07:44:00Z"/>
          <w:color w:val="008080"/>
          <w:rPrChange w:id="15247" w:author="Caree2" w:date="2017-04-02T07:57:00Z">
            <w:rPr>
              <w:ins w:id="1524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49" w:author="Caree2" w:date="2017-04-02T07:57:00Z">
          <w:pPr>
            <w:autoSpaceDE w:val="0"/>
            <w:autoSpaceDN w:val="0"/>
            <w:adjustRightInd w:val="0"/>
          </w:pPr>
        </w:pPrChange>
      </w:pPr>
      <w:ins w:id="15250" w:author="Caree2" w:date="2017-04-02T07:44:00Z">
        <w:r w:rsidRPr="00880017">
          <w:rPr>
            <w:color w:val="008080"/>
            <w:rPrChange w:id="1525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5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value="7 Meters"&gt;&lt;/property&gt;</w:t>
        </w:r>
      </w:ins>
    </w:p>
    <w:p w:rsidR="00956615" w:rsidRPr="00880017" w:rsidRDefault="00956615" w:rsidP="00880017">
      <w:pPr>
        <w:rPr>
          <w:ins w:id="15253" w:author="Caree2" w:date="2017-04-02T07:44:00Z"/>
          <w:color w:val="008080"/>
          <w:rPrChange w:id="15254" w:author="Caree2" w:date="2017-04-02T07:57:00Z">
            <w:rPr>
              <w:ins w:id="1525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56" w:author="Caree2" w:date="2017-04-02T07:57:00Z">
          <w:pPr>
            <w:autoSpaceDE w:val="0"/>
            <w:autoSpaceDN w:val="0"/>
            <w:adjustRightInd w:val="0"/>
          </w:pPr>
        </w:pPrChange>
      </w:pPr>
      <w:ins w:id="15257" w:author="Caree2" w:date="2017-04-02T07:44:00Z">
        <w:r w:rsidRPr="00880017">
          <w:rPr>
            <w:color w:val="008080"/>
            <w:rPrChange w:id="1525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5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260" w:author="Caree2" w:date="2017-04-02T07:44:00Z"/>
          <w:color w:val="008080"/>
          <w:rPrChange w:id="15261" w:author="Caree2" w:date="2017-04-02T07:57:00Z">
            <w:rPr>
              <w:ins w:id="1526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63" w:author="Caree2" w:date="2017-04-02T07:57:00Z">
          <w:pPr>
            <w:autoSpaceDE w:val="0"/>
            <w:autoSpaceDN w:val="0"/>
            <w:adjustRightInd w:val="0"/>
          </w:pPr>
        </w:pPrChange>
      </w:pPr>
      <w:ins w:id="15264" w:author="Caree2" w:date="2017-04-02T07:44:00Z">
        <w:r w:rsidRPr="00880017">
          <w:rPr>
            <w:color w:val="008080"/>
            <w:rPrChange w:id="1526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6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5267" w:author="Caree2" w:date="2017-04-02T07:44:00Z"/>
          <w:color w:val="008080"/>
          <w:rPrChange w:id="15268" w:author="Caree2" w:date="2017-04-02T07:57:00Z">
            <w:rPr>
              <w:ins w:id="1526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70" w:author="Caree2" w:date="2017-04-02T07:57:00Z">
          <w:pPr>
            <w:autoSpaceDE w:val="0"/>
            <w:autoSpaceDN w:val="0"/>
            <w:adjustRightInd w:val="0"/>
          </w:pPr>
        </w:pPrChange>
      </w:pPr>
      <w:ins w:id="15271" w:author="Caree2" w:date="2017-04-02T07:44:00Z">
        <w:r w:rsidRPr="00880017">
          <w:rPr>
            <w:color w:val="008080"/>
            <w:rPrChange w:id="1527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7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274" w:author="Caree2" w:date="2017-04-02T07:44:00Z"/>
          <w:color w:val="008080"/>
          <w:rPrChange w:id="15275" w:author="Caree2" w:date="2017-04-02T07:57:00Z">
            <w:rPr>
              <w:ins w:id="1527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77" w:author="Caree2" w:date="2017-04-02T07:57:00Z">
          <w:pPr>
            <w:autoSpaceDE w:val="0"/>
            <w:autoSpaceDN w:val="0"/>
            <w:adjustRightInd w:val="0"/>
          </w:pPr>
        </w:pPrChange>
      </w:pPr>
      <w:ins w:id="15278" w:author="Caree2" w:date="2017-04-02T07:44:00Z">
        <w:r w:rsidRPr="00880017">
          <w:rPr>
            <w:color w:val="008080"/>
            <w:rPrChange w:id="1527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280" w:author="Caree2" w:date="2017-04-02T07:44:00Z"/>
          <w:color w:val="008080"/>
          <w:rPrChange w:id="15281" w:author="Caree2" w:date="2017-04-02T07:57:00Z">
            <w:rPr>
              <w:ins w:id="1528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83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284" w:author="Caree2" w:date="2017-04-02T07:44:00Z"/>
          <w:color w:val="008080"/>
          <w:rPrChange w:id="15285" w:author="Caree2" w:date="2017-04-02T07:57:00Z">
            <w:rPr>
              <w:ins w:id="1528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87" w:author="Caree2" w:date="2017-04-02T07:57:00Z">
          <w:pPr>
            <w:autoSpaceDE w:val="0"/>
            <w:autoSpaceDN w:val="0"/>
            <w:adjustRightInd w:val="0"/>
          </w:pPr>
        </w:pPrChange>
      </w:pPr>
      <w:ins w:id="15288" w:author="Caree2" w:date="2017-04-02T07:44:00Z">
        <w:r w:rsidRPr="00880017">
          <w:rPr>
            <w:color w:val="008080"/>
            <w:rPrChange w:id="1528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id="tree15"</w:t>
        </w:r>
      </w:ins>
    </w:p>
    <w:p w:rsidR="00956615" w:rsidRPr="00880017" w:rsidRDefault="00956615" w:rsidP="00880017">
      <w:pPr>
        <w:rPr>
          <w:ins w:id="15290" w:author="Caree2" w:date="2017-04-02T07:44:00Z"/>
          <w:color w:val="008080"/>
          <w:rPrChange w:id="15291" w:author="Caree2" w:date="2017-04-02T07:57:00Z">
            <w:rPr>
              <w:ins w:id="1529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293" w:author="Caree2" w:date="2017-04-02T07:57:00Z">
          <w:pPr>
            <w:autoSpaceDE w:val="0"/>
            <w:autoSpaceDN w:val="0"/>
            <w:adjustRightInd w:val="0"/>
          </w:pPr>
        </w:pPrChange>
      </w:pPr>
      <w:ins w:id="15294" w:author="Caree2" w:date="2017-04-02T07:44:00Z">
        <w:r w:rsidRPr="00880017">
          <w:rPr>
            <w:color w:val="008080"/>
            <w:rPrChange w:id="15295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296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297" w:author="Caree2" w:date="2017-04-02T07:44:00Z"/>
          <w:color w:val="008080"/>
          <w:rPrChange w:id="15298" w:author="Caree2" w:date="2017-04-02T07:57:00Z">
            <w:rPr>
              <w:ins w:id="1529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00" w:author="Caree2" w:date="2017-04-02T07:57:00Z">
          <w:pPr>
            <w:autoSpaceDE w:val="0"/>
            <w:autoSpaceDN w:val="0"/>
            <w:adjustRightInd w:val="0"/>
          </w:pPr>
        </w:pPrChange>
      </w:pPr>
      <w:ins w:id="15301" w:author="Caree2" w:date="2017-04-02T07:44:00Z">
        <w:r w:rsidRPr="00880017">
          <w:rPr>
            <w:color w:val="008080"/>
            <w:rPrChange w:id="153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value="Mango"&gt;&lt;/property&gt;</w:t>
        </w:r>
      </w:ins>
    </w:p>
    <w:p w:rsidR="00956615" w:rsidRPr="00880017" w:rsidRDefault="00956615" w:rsidP="00880017">
      <w:pPr>
        <w:rPr>
          <w:ins w:id="15304" w:author="Caree2" w:date="2017-04-02T07:44:00Z"/>
          <w:color w:val="008080"/>
          <w:rPrChange w:id="15305" w:author="Caree2" w:date="2017-04-02T07:57:00Z">
            <w:rPr>
              <w:ins w:id="1530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07" w:author="Caree2" w:date="2017-04-02T07:57:00Z">
          <w:pPr>
            <w:autoSpaceDE w:val="0"/>
            <w:autoSpaceDN w:val="0"/>
            <w:adjustRightInd w:val="0"/>
          </w:pPr>
        </w:pPrChange>
      </w:pPr>
      <w:ins w:id="15308" w:author="Caree2" w:date="2017-04-02T07:44:00Z">
        <w:r w:rsidRPr="00880017">
          <w:rPr>
            <w:color w:val="008080"/>
            <w:rPrChange w:id="153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1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value="5 Meters"&gt;&lt;/property&gt;</w:t>
        </w:r>
      </w:ins>
    </w:p>
    <w:p w:rsidR="00956615" w:rsidRPr="00880017" w:rsidRDefault="00956615" w:rsidP="00880017">
      <w:pPr>
        <w:rPr>
          <w:ins w:id="15311" w:author="Caree2" w:date="2017-04-02T07:44:00Z"/>
          <w:color w:val="008080"/>
          <w:rPrChange w:id="15312" w:author="Caree2" w:date="2017-04-02T07:57:00Z">
            <w:rPr>
              <w:ins w:id="1531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14" w:author="Caree2" w:date="2017-04-02T07:57:00Z">
          <w:pPr>
            <w:autoSpaceDE w:val="0"/>
            <w:autoSpaceDN w:val="0"/>
            <w:adjustRightInd w:val="0"/>
          </w:pPr>
        </w:pPrChange>
      </w:pPr>
      <w:ins w:id="15315" w:author="Caree2" w:date="2017-04-02T07:44:00Z">
        <w:r w:rsidRPr="00880017">
          <w:rPr>
            <w:color w:val="008080"/>
            <w:rPrChange w:id="1531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1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318" w:author="Caree2" w:date="2017-04-02T07:44:00Z"/>
          <w:color w:val="008080"/>
          <w:rPrChange w:id="15319" w:author="Caree2" w:date="2017-04-02T07:57:00Z">
            <w:rPr>
              <w:ins w:id="1532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21" w:author="Caree2" w:date="2017-04-02T07:57:00Z">
          <w:pPr>
            <w:autoSpaceDE w:val="0"/>
            <w:autoSpaceDN w:val="0"/>
            <w:adjustRightInd w:val="0"/>
          </w:pPr>
        </w:pPrChange>
      </w:pPr>
      <w:ins w:id="15322" w:author="Caree2" w:date="2017-04-02T07:44:00Z">
        <w:r w:rsidRPr="00880017">
          <w:rPr>
            <w:color w:val="008080"/>
            <w:rPrChange w:id="1532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2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Mexico, China, Latin America" /&gt;</w:t>
        </w:r>
      </w:ins>
    </w:p>
    <w:p w:rsidR="00956615" w:rsidRPr="00880017" w:rsidRDefault="00956615" w:rsidP="00880017">
      <w:pPr>
        <w:rPr>
          <w:ins w:id="15325" w:author="Caree2" w:date="2017-04-02T07:44:00Z"/>
          <w:color w:val="008080"/>
          <w:rPrChange w:id="15326" w:author="Caree2" w:date="2017-04-02T07:57:00Z">
            <w:rPr>
              <w:ins w:id="1532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28" w:author="Caree2" w:date="2017-04-02T07:57:00Z">
          <w:pPr>
            <w:autoSpaceDE w:val="0"/>
            <w:autoSpaceDN w:val="0"/>
            <w:adjustRightInd w:val="0"/>
          </w:pPr>
        </w:pPrChange>
      </w:pPr>
      <w:ins w:id="15329" w:author="Caree2" w:date="2017-04-02T07:44:00Z">
        <w:r w:rsidRPr="00880017">
          <w:rPr>
            <w:color w:val="008080"/>
            <w:rPrChange w:id="1533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3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332" w:author="Caree2" w:date="2017-04-02T07:44:00Z"/>
          <w:color w:val="008080"/>
          <w:rPrChange w:id="15333" w:author="Caree2" w:date="2017-04-02T07:57:00Z">
            <w:rPr>
              <w:ins w:id="1533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35" w:author="Caree2" w:date="2017-04-02T07:57:00Z">
          <w:pPr>
            <w:autoSpaceDE w:val="0"/>
            <w:autoSpaceDN w:val="0"/>
            <w:adjustRightInd w:val="0"/>
          </w:pPr>
        </w:pPrChange>
      </w:pPr>
      <w:ins w:id="15336" w:author="Caree2" w:date="2017-04-02T07:44:00Z">
        <w:r w:rsidRPr="00880017">
          <w:rPr>
            <w:color w:val="008080"/>
            <w:rPrChange w:id="1533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338" w:author="Caree2" w:date="2017-04-02T07:44:00Z"/>
          <w:color w:val="008080"/>
          <w:rPrChange w:id="15339" w:author="Caree2" w:date="2017-04-02T07:57:00Z">
            <w:rPr>
              <w:ins w:id="1534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41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342" w:author="Caree2" w:date="2017-04-02T07:44:00Z"/>
          <w:color w:val="008080"/>
          <w:rPrChange w:id="15343" w:author="Caree2" w:date="2017-04-02T07:57:00Z">
            <w:rPr>
              <w:ins w:id="1534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45" w:author="Caree2" w:date="2017-04-02T07:57:00Z">
          <w:pPr>
            <w:autoSpaceDE w:val="0"/>
            <w:autoSpaceDN w:val="0"/>
            <w:adjustRightInd w:val="0"/>
          </w:pPr>
        </w:pPrChange>
      </w:pPr>
      <w:ins w:id="15346" w:author="Caree2" w:date="2017-04-02T07:44:00Z">
        <w:r w:rsidRPr="00880017">
          <w:rPr>
            <w:color w:val="008080"/>
            <w:rPrChange w:id="1534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id="tree16"</w:t>
        </w:r>
      </w:ins>
    </w:p>
    <w:p w:rsidR="00956615" w:rsidRPr="00880017" w:rsidRDefault="00956615" w:rsidP="00880017">
      <w:pPr>
        <w:rPr>
          <w:ins w:id="15348" w:author="Caree2" w:date="2017-04-02T07:44:00Z"/>
          <w:color w:val="008080"/>
          <w:rPrChange w:id="15349" w:author="Caree2" w:date="2017-04-02T07:57:00Z">
            <w:rPr>
              <w:ins w:id="1535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51" w:author="Caree2" w:date="2017-04-02T07:57:00Z">
          <w:pPr>
            <w:autoSpaceDE w:val="0"/>
            <w:autoSpaceDN w:val="0"/>
            <w:adjustRightInd w:val="0"/>
          </w:pPr>
        </w:pPrChange>
      </w:pPr>
      <w:ins w:id="15352" w:author="Caree2" w:date="2017-04-02T07:44:00Z">
        <w:r w:rsidRPr="00880017">
          <w:rPr>
            <w:color w:val="008080"/>
            <w:rPrChange w:id="15353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54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355" w:author="Caree2" w:date="2017-04-02T07:44:00Z"/>
          <w:color w:val="008080"/>
          <w:rPrChange w:id="15356" w:author="Caree2" w:date="2017-04-02T07:57:00Z">
            <w:rPr>
              <w:ins w:id="1535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58" w:author="Caree2" w:date="2017-04-02T07:57:00Z">
          <w:pPr>
            <w:autoSpaceDE w:val="0"/>
            <w:autoSpaceDN w:val="0"/>
            <w:adjustRightInd w:val="0"/>
          </w:pPr>
        </w:pPrChange>
      </w:pPr>
      <w:ins w:id="15359" w:author="Caree2" w:date="2017-04-02T07:44:00Z">
        <w:r w:rsidRPr="00880017">
          <w:rPr>
            <w:color w:val="008080"/>
            <w:rPrChange w:id="1536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6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value="Teak"&gt;&lt;/property&gt;</w:t>
        </w:r>
      </w:ins>
    </w:p>
    <w:p w:rsidR="00956615" w:rsidRPr="00880017" w:rsidRDefault="00956615" w:rsidP="00880017">
      <w:pPr>
        <w:rPr>
          <w:ins w:id="15362" w:author="Caree2" w:date="2017-04-02T07:44:00Z"/>
          <w:color w:val="008080"/>
          <w:rPrChange w:id="15363" w:author="Caree2" w:date="2017-04-02T07:57:00Z">
            <w:rPr>
              <w:ins w:id="1536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65" w:author="Caree2" w:date="2017-04-02T07:57:00Z">
          <w:pPr>
            <w:autoSpaceDE w:val="0"/>
            <w:autoSpaceDN w:val="0"/>
            <w:adjustRightInd w:val="0"/>
          </w:pPr>
        </w:pPrChange>
      </w:pPr>
      <w:ins w:id="15366" w:author="Caree2" w:date="2017-04-02T07:44:00Z">
        <w:r w:rsidRPr="00880017">
          <w:rPr>
            <w:color w:val="008080"/>
            <w:rPrChange w:id="1536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6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value="25 Meters"&gt;&lt;/property&gt;</w:t>
        </w:r>
      </w:ins>
    </w:p>
    <w:p w:rsidR="00956615" w:rsidRPr="00880017" w:rsidRDefault="00956615" w:rsidP="00880017">
      <w:pPr>
        <w:rPr>
          <w:ins w:id="15369" w:author="Caree2" w:date="2017-04-02T07:44:00Z"/>
          <w:color w:val="008080"/>
          <w:rPrChange w:id="15370" w:author="Caree2" w:date="2017-04-02T07:57:00Z">
            <w:rPr>
              <w:ins w:id="1537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72" w:author="Caree2" w:date="2017-04-02T07:57:00Z">
          <w:pPr>
            <w:autoSpaceDE w:val="0"/>
            <w:autoSpaceDN w:val="0"/>
            <w:adjustRightInd w:val="0"/>
          </w:pPr>
        </w:pPrChange>
      </w:pPr>
      <w:ins w:id="15373" w:author="Caree2" w:date="2017-04-02T07:44:00Z">
        <w:r w:rsidRPr="00880017">
          <w:rPr>
            <w:color w:val="008080"/>
            <w:rPrChange w:id="1537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7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376" w:author="Caree2" w:date="2017-04-02T07:44:00Z"/>
          <w:color w:val="008080"/>
          <w:rPrChange w:id="15377" w:author="Caree2" w:date="2017-04-02T07:57:00Z">
            <w:rPr>
              <w:ins w:id="1537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79" w:author="Caree2" w:date="2017-04-02T07:57:00Z">
          <w:pPr>
            <w:autoSpaceDE w:val="0"/>
            <w:autoSpaceDN w:val="0"/>
            <w:adjustRightInd w:val="0"/>
          </w:pPr>
        </w:pPrChange>
      </w:pPr>
      <w:ins w:id="15380" w:author="Caree2" w:date="2017-04-02T07:44:00Z">
        <w:r w:rsidRPr="00880017">
          <w:rPr>
            <w:color w:val="008080"/>
            <w:rPrChange w:id="1538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8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Malaysia, Indonesia" /&gt;</w:t>
        </w:r>
      </w:ins>
    </w:p>
    <w:p w:rsidR="00956615" w:rsidRPr="00880017" w:rsidRDefault="00956615" w:rsidP="00880017">
      <w:pPr>
        <w:rPr>
          <w:ins w:id="15383" w:author="Caree2" w:date="2017-04-02T07:44:00Z"/>
          <w:color w:val="008080"/>
          <w:rPrChange w:id="15384" w:author="Caree2" w:date="2017-04-02T07:57:00Z">
            <w:rPr>
              <w:ins w:id="1538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86" w:author="Caree2" w:date="2017-04-02T07:57:00Z">
          <w:pPr>
            <w:autoSpaceDE w:val="0"/>
            <w:autoSpaceDN w:val="0"/>
            <w:adjustRightInd w:val="0"/>
          </w:pPr>
        </w:pPrChange>
      </w:pPr>
      <w:ins w:id="15387" w:author="Caree2" w:date="2017-04-02T07:44:00Z">
        <w:r w:rsidRPr="00880017">
          <w:rPr>
            <w:color w:val="008080"/>
            <w:rPrChange w:id="1538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38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390" w:author="Caree2" w:date="2017-04-02T07:44:00Z"/>
          <w:color w:val="008080"/>
          <w:rPrChange w:id="15391" w:author="Caree2" w:date="2017-04-02T07:57:00Z">
            <w:rPr>
              <w:ins w:id="1539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93" w:author="Caree2" w:date="2017-04-02T07:57:00Z">
          <w:pPr>
            <w:autoSpaceDE w:val="0"/>
            <w:autoSpaceDN w:val="0"/>
            <w:adjustRightInd w:val="0"/>
          </w:pPr>
        </w:pPrChange>
      </w:pPr>
      <w:ins w:id="15394" w:author="Caree2" w:date="2017-04-02T07:44:00Z">
        <w:r w:rsidRPr="00880017">
          <w:rPr>
            <w:color w:val="008080"/>
            <w:rPrChange w:id="1539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396" w:author="Caree2" w:date="2017-04-02T07:44:00Z"/>
          <w:color w:val="008080"/>
          <w:rPrChange w:id="15397" w:author="Caree2" w:date="2017-04-02T07:57:00Z">
            <w:rPr>
              <w:ins w:id="1539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39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400" w:author="Caree2" w:date="2017-04-02T07:44:00Z"/>
          <w:color w:val="008080"/>
          <w:rPrChange w:id="15401" w:author="Caree2" w:date="2017-04-02T07:57:00Z">
            <w:rPr>
              <w:ins w:id="1540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03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404" w:author="Caree2" w:date="2017-04-02T07:44:00Z"/>
          <w:color w:val="008080"/>
          <w:rPrChange w:id="15405" w:author="Caree2" w:date="2017-04-02T07:57:00Z">
            <w:rPr>
              <w:ins w:id="1540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07" w:author="Caree2" w:date="2017-04-02T07:57:00Z">
          <w:pPr>
            <w:autoSpaceDE w:val="0"/>
            <w:autoSpaceDN w:val="0"/>
            <w:adjustRightInd w:val="0"/>
          </w:pPr>
        </w:pPrChange>
      </w:pPr>
      <w:ins w:id="15408" w:author="Caree2" w:date="2017-04-02T07:44:00Z">
        <w:r w:rsidRPr="00880017">
          <w:rPr>
            <w:color w:val="008080"/>
            <w:rPrChange w:id="154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id="tree17"</w:t>
        </w:r>
      </w:ins>
    </w:p>
    <w:p w:rsidR="00956615" w:rsidRPr="00880017" w:rsidRDefault="00956615" w:rsidP="00880017">
      <w:pPr>
        <w:rPr>
          <w:ins w:id="15410" w:author="Caree2" w:date="2017-04-02T07:44:00Z"/>
          <w:color w:val="008080"/>
          <w:rPrChange w:id="15411" w:author="Caree2" w:date="2017-04-02T07:57:00Z">
            <w:rPr>
              <w:ins w:id="1541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13" w:author="Caree2" w:date="2017-04-02T07:57:00Z">
          <w:pPr>
            <w:autoSpaceDE w:val="0"/>
            <w:autoSpaceDN w:val="0"/>
            <w:adjustRightInd w:val="0"/>
          </w:pPr>
        </w:pPrChange>
      </w:pPr>
      <w:ins w:id="15414" w:author="Caree2" w:date="2017-04-02T07:44:00Z">
        <w:r w:rsidRPr="00880017">
          <w:rPr>
            <w:color w:val="008080"/>
            <w:rPrChange w:id="15415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416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417" w:author="Caree2" w:date="2017-04-02T07:44:00Z"/>
          <w:color w:val="008080"/>
          <w:rPrChange w:id="15418" w:author="Caree2" w:date="2017-04-02T07:57:00Z">
            <w:rPr>
              <w:ins w:id="1541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20" w:author="Caree2" w:date="2017-04-02T07:57:00Z">
          <w:pPr>
            <w:autoSpaceDE w:val="0"/>
            <w:autoSpaceDN w:val="0"/>
            <w:adjustRightInd w:val="0"/>
          </w:pPr>
        </w:pPrChange>
      </w:pPr>
      <w:ins w:id="15421" w:author="Caree2" w:date="2017-04-02T07:44:00Z">
        <w:r w:rsidRPr="00880017">
          <w:rPr>
            <w:color w:val="008080"/>
            <w:rPrChange w:id="1542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42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value="Oak"&gt;&lt;/property&gt;</w:t>
        </w:r>
      </w:ins>
    </w:p>
    <w:p w:rsidR="00956615" w:rsidRPr="00880017" w:rsidRDefault="00956615" w:rsidP="00880017">
      <w:pPr>
        <w:rPr>
          <w:ins w:id="15424" w:author="Caree2" w:date="2017-04-02T07:44:00Z"/>
          <w:color w:val="008080"/>
          <w:rPrChange w:id="15425" w:author="Caree2" w:date="2017-04-02T07:57:00Z">
            <w:rPr>
              <w:ins w:id="1542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27" w:author="Caree2" w:date="2017-04-02T07:57:00Z">
          <w:pPr>
            <w:autoSpaceDE w:val="0"/>
            <w:autoSpaceDN w:val="0"/>
            <w:adjustRightInd w:val="0"/>
          </w:pPr>
        </w:pPrChange>
      </w:pPr>
      <w:ins w:id="15428" w:author="Caree2" w:date="2017-04-02T07:44:00Z">
        <w:r w:rsidRPr="00880017">
          <w:rPr>
            <w:color w:val="008080"/>
            <w:rPrChange w:id="1542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43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value="10 Meters"&gt;&lt;/property&gt;</w:t>
        </w:r>
      </w:ins>
    </w:p>
    <w:p w:rsidR="00956615" w:rsidRPr="00880017" w:rsidRDefault="00956615" w:rsidP="00880017">
      <w:pPr>
        <w:rPr>
          <w:ins w:id="15431" w:author="Caree2" w:date="2017-04-02T07:44:00Z"/>
          <w:color w:val="008080"/>
          <w:rPrChange w:id="15432" w:author="Caree2" w:date="2017-04-02T07:57:00Z">
            <w:rPr>
              <w:ins w:id="1543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34" w:author="Caree2" w:date="2017-04-02T07:57:00Z">
          <w:pPr>
            <w:autoSpaceDE w:val="0"/>
            <w:autoSpaceDN w:val="0"/>
            <w:adjustRightInd w:val="0"/>
          </w:pPr>
        </w:pPrChange>
      </w:pPr>
      <w:ins w:id="15435" w:author="Caree2" w:date="2017-04-02T07:44:00Z">
        <w:r w:rsidRPr="00880017">
          <w:rPr>
            <w:color w:val="008080"/>
            <w:rPrChange w:id="1543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43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438" w:author="Caree2" w:date="2017-04-02T07:44:00Z"/>
          <w:color w:val="008080"/>
          <w:rPrChange w:id="15439" w:author="Caree2" w:date="2017-04-02T07:57:00Z">
            <w:rPr>
              <w:ins w:id="1544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41" w:author="Caree2" w:date="2017-04-02T07:57:00Z">
          <w:pPr>
            <w:autoSpaceDE w:val="0"/>
            <w:autoSpaceDN w:val="0"/>
            <w:adjustRightInd w:val="0"/>
          </w:pPr>
        </w:pPrChange>
      </w:pPr>
      <w:ins w:id="15442" w:author="Caree2" w:date="2017-04-02T07:44:00Z">
        <w:r w:rsidRPr="00880017">
          <w:rPr>
            <w:color w:val="008080"/>
            <w:rPrChange w:id="1544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44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5445" w:author="Caree2" w:date="2017-04-02T07:44:00Z"/>
          <w:color w:val="008080"/>
          <w:rPrChange w:id="15446" w:author="Caree2" w:date="2017-04-02T07:57:00Z">
            <w:rPr>
              <w:ins w:id="1544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48" w:author="Caree2" w:date="2017-04-02T07:57:00Z">
          <w:pPr>
            <w:autoSpaceDE w:val="0"/>
            <w:autoSpaceDN w:val="0"/>
            <w:adjustRightInd w:val="0"/>
          </w:pPr>
        </w:pPrChange>
      </w:pPr>
      <w:ins w:id="15449" w:author="Caree2" w:date="2017-04-02T07:44:00Z">
        <w:r w:rsidRPr="00880017">
          <w:rPr>
            <w:color w:val="008080"/>
            <w:rPrChange w:id="1545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45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452" w:author="Caree2" w:date="2017-04-02T07:44:00Z"/>
          <w:color w:val="008080"/>
          <w:rPrChange w:id="15453" w:author="Caree2" w:date="2017-04-02T07:57:00Z">
            <w:rPr>
              <w:ins w:id="1545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55" w:author="Caree2" w:date="2017-04-02T07:57:00Z">
          <w:pPr>
            <w:autoSpaceDE w:val="0"/>
            <w:autoSpaceDN w:val="0"/>
            <w:adjustRightInd w:val="0"/>
          </w:pPr>
        </w:pPrChange>
      </w:pPr>
      <w:ins w:id="15456" w:author="Caree2" w:date="2017-04-02T07:44:00Z">
        <w:r w:rsidRPr="00880017">
          <w:rPr>
            <w:color w:val="008080"/>
            <w:rPrChange w:id="1545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458" w:author="Caree2" w:date="2017-04-02T07:44:00Z"/>
          <w:color w:val="008080"/>
          <w:rPrChange w:id="15459" w:author="Caree2" w:date="2017-04-02T07:57:00Z">
            <w:rPr>
              <w:ins w:id="1546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61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462" w:author="Caree2" w:date="2017-04-02T07:44:00Z"/>
          <w:color w:val="008080"/>
          <w:rPrChange w:id="15463" w:author="Caree2" w:date="2017-04-02T07:57:00Z">
            <w:rPr>
              <w:ins w:id="1546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65" w:author="Caree2" w:date="2017-04-02T07:57:00Z">
          <w:pPr>
            <w:autoSpaceDE w:val="0"/>
            <w:autoSpaceDN w:val="0"/>
            <w:adjustRightInd w:val="0"/>
          </w:pPr>
        </w:pPrChange>
      </w:pPr>
      <w:ins w:id="15466" w:author="Caree2" w:date="2017-04-02T07:44:00Z">
        <w:r w:rsidRPr="00880017">
          <w:rPr>
            <w:color w:val="008080"/>
            <w:rPrChange w:id="1546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id="tree18"</w:t>
        </w:r>
      </w:ins>
    </w:p>
    <w:p w:rsidR="00956615" w:rsidRPr="00880017" w:rsidRDefault="00956615" w:rsidP="00880017">
      <w:pPr>
        <w:rPr>
          <w:ins w:id="15468" w:author="Caree2" w:date="2017-04-02T07:44:00Z"/>
          <w:color w:val="008080"/>
          <w:rPrChange w:id="15469" w:author="Caree2" w:date="2017-04-02T07:57:00Z">
            <w:rPr>
              <w:ins w:id="1547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71" w:author="Caree2" w:date="2017-04-02T07:57:00Z">
          <w:pPr>
            <w:autoSpaceDE w:val="0"/>
            <w:autoSpaceDN w:val="0"/>
            <w:adjustRightInd w:val="0"/>
          </w:pPr>
        </w:pPrChange>
      </w:pPr>
      <w:ins w:id="15472" w:author="Caree2" w:date="2017-04-02T07:44:00Z">
        <w:r w:rsidRPr="00880017">
          <w:rPr>
            <w:color w:val="008080"/>
            <w:rPrChange w:id="15473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15474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475" w:author="Caree2" w:date="2017-04-02T07:44:00Z"/>
          <w:color w:val="008080"/>
          <w:rPrChange w:id="15476" w:author="Caree2" w:date="2017-04-02T07:57:00Z">
            <w:rPr>
              <w:ins w:id="1547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78" w:author="Caree2" w:date="2017-04-02T07:57:00Z">
          <w:pPr>
            <w:autoSpaceDE w:val="0"/>
            <w:autoSpaceDN w:val="0"/>
            <w:adjustRightInd w:val="0"/>
          </w:pPr>
        </w:pPrChange>
      </w:pPr>
      <w:ins w:id="15479" w:author="Caree2" w:date="2017-04-02T07:44:00Z">
        <w:r w:rsidRPr="00880017">
          <w:rPr>
            <w:color w:val="008080"/>
            <w:rPrChange w:id="1548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48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value="Willow"&gt;&lt;/property&gt;</w:t>
        </w:r>
      </w:ins>
    </w:p>
    <w:p w:rsidR="00956615" w:rsidRPr="00880017" w:rsidRDefault="00956615" w:rsidP="00880017">
      <w:pPr>
        <w:rPr>
          <w:ins w:id="15482" w:author="Caree2" w:date="2017-04-02T07:44:00Z"/>
          <w:color w:val="008080"/>
          <w:rPrChange w:id="15483" w:author="Caree2" w:date="2017-04-02T07:57:00Z">
            <w:rPr>
              <w:ins w:id="1548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85" w:author="Caree2" w:date="2017-04-02T07:57:00Z">
          <w:pPr>
            <w:autoSpaceDE w:val="0"/>
            <w:autoSpaceDN w:val="0"/>
            <w:adjustRightInd w:val="0"/>
          </w:pPr>
        </w:pPrChange>
      </w:pPr>
      <w:ins w:id="15486" w:author="Caree2" w:date="2017-04-02T07:44:00Z">
        <w:r w:rsidRPr="00880017">
          <w:rPr>
            <w:color w:val="008080"/>
            <w:rPrChange w:id="1548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48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value="7 Meters"&gt;&lt;/property&gt;</w:t>
        </w:r>
      </w:ins>
    </w:p>
    <w:p w:rsidR="00956615" w:rsidRPr="00880017" w:rsidRDefault="00956615" w:rsidP="00880017">
      <w:pPr>
        <w:rPr>
          <w:ins w:id="15489" w:author="Caree2" w:date="2017-04-02T07:44:00Z"/>
          <w:color w:val="008080"/>
          <w:rPrChange w:id="15490" w:author="Caree2" w:date="2017-04-02T07:57:00Z">
            <w:rPr>
              <w:ins w:id="1549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92" w:author="Caree2" w:date="2017-04-02T07:57:00Z">
          <w:pPr>
            <w:autoSpaceDE w:val="0"/>
            <w:autoSpaceDN w:val="0"/>
            <w:adjustRightInd w:val="0"/>
          </w:pPr>
        </w:pPrChange>
      </w:pPr>
      <w:ins w:id="15493" w:author="Caree2" w:date="2017-04-02T07:44:00Z">
        <w:r w:rsidRPr="00880017">
          <w:rPr>
            <w:color w:val="008080"/>
            <w:rPrChange w:id="1549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49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496" w:author="Caree2" w:date="2017-04-02T07:44:00Z"/>
          <w:color w:val="008080"/>
          <w:rPrChange w:id="15497" w:author="Caree2" w:date="2017-04-02T07:57:00Z">
            <w:rPr>
              <w:ins w:id="1549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499" w:author="Caree2" w:date="2017-04-02T07:57:00Z">
          <w:pPr>
            <w:autoSpaceDE w:val="0"/>
            <w:autoSpaceDN w:val="0"/>
            <w:adjustRightInd w:val="0"/>
          </w:pPr>
        </w:pPrChange>
      </w:pPr>
      <w:ins w:id="15500" w:author="Caree2" w:date="2017-04-02T07:44:00Z">
        <w:r w:rsidRPr="00880017">
          <w:rPr>
            <w:color w:val="008080"/>
            <w:rPrChange w:id="1550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0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value="Europe and North America" /&gt;</w:t>
        </w:r>
      </w:ins>
    </w:p>
    <w:p w:rsidR="00956615" w:rsidRPr="00880017" w:rsidRDefault="00956615" w:rsidP="00880017">
      <w:pPr>
        <w:rPr>
          <w:ins w:id="15503" w:author="Caree2" w:date="2017-04-02T07:44:00Z"/>
          <w:color w:val="008080"/>
          <w:rPrChange w:id="15504" w:author="Caree2" w:date="2017-04-02T07:57:00Z">
            <w:rPr>
              <w:ins w:id="1550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06" w:author="Caree2" w:date="2017-04-02T07:57:00Z">
          <w:pPr>
            <w:autoSpaceDE w:val="0"/>
            <w:autoSpaceDN w:val="0"/>
            <w:adjustRightInd w:val="0"/>
          </w:pPr>
        </w:pPrChange>
      </w:pPr>
      <w:ins w:id="15507" w:author="Caree2" w:date="2017-04-02T07:44:00Z">
        <w:r w:rsidRPr="00880017">
          <w:rPr>
            <w:color w:val="008080"/>
            <w:rPrChange w:id="1550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0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510" w:author="Caree2" w:date="2017-04-02T07:44:00Z"/>
          <w:color w:val="008080"/>
          <w:rPrChange w:id="15511" w:author="Caree2" w:date="2017-04-02T07:57:00Z">
            <w:rPr>
              <w:ins w:id="1551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13" w:author="Caree2" w:date="2017-04-02T07:57:00Z">
          <w:pPr>
            <w:autoSpaceDE w:val="0"/>
            <w:autoSpaceDN w:val="0"/>
            <w:adjustRightInd w:val="0"/>
          </w:pPr>
        </w:pPrChange>
      </w:pPr>
      <w:ins w:id="15514" w:author="Caree2" w:date="2017-04-02T07:44:00Z">
        <w:r w:rsidRPr="00880017">
          <w:rPr>
            <w:color w:val="008080"/>
            <w:rPrChange w:id="1551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516" w:author="Caree2" w:date="2017-04-02T07:44:00Z"/>
          <w:color w:val="008080"/>
          <w:rPrChange w:id="15517" w:author="Caree2" w:date="2017-04-02T07:57:00Z">
            <w:rPr>
              <w:ins w:id="1551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19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520" w:author="Caree2" w:date="2017-04-02T07:44:00Z"/>
          <w:color w:val="008080"/>
          <w:rPrChange w:id="15521" w:author="Caree2" w:date="2017-04-02T07:57:00Z">
            <w:rPr>
              <w:ins w:id="1552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23" w:author="Caree2" w:date="2017-04-02T07:57:00Z">
          <w:pPr>
            <w:autoSpaceDE w:val="0"/>
            <w:autoSpaceDN w:val="0"/>
            <w:adjustRightInd w:val="0"/>
          </w:pPr>
        </w:pPrChange>
      </w:pPr>
      <w:ins w:id="15524" w:author="Caree2" w:date="2017-04-02T07:44:00Z">
        <w:r w:rsidRPr="00880017">
          <w:rPr>
            <w:color w:val="008080"/>
            <w:rPrChange w:id="1552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id="tree19"</w:t>
        </w:r>
      </w:ins>
    </w:p>
    <w:p w:rsidR="00956615" w:rsidRPr="00880017" w:rsidRDefault="00956615" w:rsidP="00880017">
      <w:pPr>
        <w:rPr>
          <w:ins w:id="15526" w:author="Caree2" w:date="2017-04-02T07:44:00Z"/>
          <w:color w:val="008080"/>
          <w:rPrChange w:id="15527" w:author="Caree2" w:date="2017-04-02T07:57:00Z">
            <w:rPr>
              <w:ins w:id="1552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29" w:author="Caree2" w:date="2017-04-02T07:57:00Z">
          <w:pPr>
            <w:autoSpaceDE w:val="0"/>
            <w:autoSpaceDN w:val="0"/>
            <w:adjustRightInd w:val="0"/>
          </w:pPr>
        </w:pPrChange>
      </w:pPr>
      <w:ins w:id="15530" w:author="Caree2" w:date="2017-04-02T07:44:00Z">
        <w:r w:rsidRPr="00880017">
          <w:rPr>
            <w:color w:val="008080"/>
            <w:rPrChange w:id="15531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32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533" w:author="Caree2" w:date="2017-04-02T07:44:00Z"/>
          <w:color w:val="008080"/>
          <w:rPrChange w:id="15534" w:author="Caree2" w:date="2017-04-02T07:57:00Z">
            <w:rPr>
              <w:ins w:id="15535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36" w:author="Caree2" w:date="2017-04-02T07:57:00Z">
          <w:pPr>
            <w:autoSpaceDE w:val="0"/>
            <w:autoSpaceDN w:val="0"/>
            <w:adjustRightInd w:val="0"/>
          </w:pPr>
        </w:pPrChange>
      </w:pPr>
      <w:ins w:id="15537" w:author="Caree2" w:date="2017-04-02T07:44:00Z">
        <w:r w:rsidRPr="00880017">
          <w:rPr>
            <w:color w:val="008080"/>
            <w:rPrChange w:id="1553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3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value="Mango"&gt;&lt;/property&gt;</w:t>
        </w:r>
      </w:ins>
    </w:p>
    <w:p w:rsidR="00956615" w:rsidRPr="00880017" w:rsidRDefault="00956615" w:rsidP="00880017">
      <w:pPr>
        <w:rPr>
          <w:ins w:id="15540" w:author="Caree2" w:date="2017-04-02T07:44:00Z"/>
          <w:color w:val="008080"/>
          <w:rPrChange w:id="15541" w:author="Caree2" w:date="2017-04-02T07:57:00Z">
            <w:rPr>
              <w:ins w:id="15542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43" w:author="Caree2" w:date="2017-04-02T07:57:00Z">
          <w:pPr>
            <w:autoSpaceDE w:val="0"/>
            <w:autoSpaceDN w:val="0"/>
            <w:adjustRightInd w:val="0"/>
          </w:pPr>
        </w:pPrChange>
      </w:pPr>
      <w:ins w:id="15544" w:author="Caree2" w:date="2017-04-02T07:44:00Z">
        <w:r w:rsidRPr="00880017">
          <w:rPr>
            <w:color w:val="008080"/>
            <w:rPrChange w:id="1554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4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value="5 Meters"&gt;&lt;/property&gt;</w:t>
        </w:r>
      </w:ins>
    </w:p>
    <w:p w:rsidR="00956615" w:rsidRPr="00880017" w:rsidRDefault="00956615" w:rsidP="00880017">
      <w:pPr>
        <w:rPr>
          <w:ins w:id="15547" w:author="Caree2" w:date="2017-04-02T07:44:00Z"/>
          <w:color w:val="008080"/>
          <w:rPrChange w:id="15548" w:author="Caree2" w:date="2017-04-02T07:57:00Z">
            <w:rPr>
              <w:ins w:id="15549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50" w:author="Caree2" w:date="2017-04-02T07:57:00Z">
          <w:pPr>
            <w:autoSpaceDE w:val="0"/>
            <w:autoSpaceDN w:val="0"/>
            <w:adjustRightInd w:val="0"/>
          </w:pPr>
        </w:pPrChange>
      </w:pPr>
      <w:ins w:id="15551" w:author="Caree2" w:date="2017-04-02T07:44:00Z">
        <w:r w:rsidRPr="00880017">
          <w:rPr>
            <w:color w:val="008080"/>
            <w:rPrChange w:id="15552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5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554" w:author="Caree2" w:date="2017-04-02T07:44:00Z"/>
          <w:color w:val="008080"/>
          <w:rPrChange w:id="15555" w:author="Caree2" w:date="2017-04-02T07:57:00Z">
            <w:rPr>
              <w:ins w:id="1555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57" w:author="Caree2" w:date="2017-04-02T07:57:00Z">
          <w:pPr>
            <w:autoSpaceDE w:val="0"/>
            <w:autoSpaceDN w:val="0"/>
            <w:adjustRightInd w:val="0"/>
          </w:pPr>
        </w:pPrChange>
      </w:pPr>
      <w:ins w:id="15558" w:author="Caree2" w:date="2017-04-02T07:44:00Z">
        <w:r w:rsidRPr="00880017">
          <w:rPr>
            <w:color w:val="008080"/>
            <w:rPrChange w:id="15559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6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Mexico, China, Latin America" /&gt;</w:t>
        </w:r>
      </w:ins>
    </w:p>
    <w:p w:rsidR="00956615" w:rsidRPr="00880017" w:rsidRDefault="00956615" w:rsidP="00880017">
      <w:pPr>
        <w:rPr>
          <w:ins w:id="15561" w:author="Caree2" w:date="2017-04-02T07:44:00Z"/>
          <w:color w:val="008080"/>
          <w:rPrChange w:id="15562" w:author="Caree2" w:date="2017-04-02T07:57:00Z">
            <w:rPr>
              <w:ins w:id="1556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64" w:author="Caree2" w:date="2017-04-02T07:57:00Z">
          <w:pPr>
            <w:autoSpaceDE w:val="0"/>
            <w:autoSpaceDN w:val="0"/>
            <w:adjustRightInd w:val="0"/>
          </w:pPr>
        </w:pPrChange>
      </w:pPr>
      <w:ins w:id="15565" w:author="Caree2" w:date="2017-04-02T07:44:00Z">
        <w:r w:rsidRPr="00880017">
          <w:rPr>
            <w:color w:val="008080"/>
            <w:rPrChange w:id="1556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6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568" w:author="Caree2" w:date="2017-04-02T07:44:00Z"/>
          <w:color w:val="008080"/>
          <w:rPrChange w:id="15569" w:author="Caree2" w:date="2017-04-02T07:57:00Z">
            <w:rPr>
              <w:ins w:id="1557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71" w:author="Caree2" w:date="2017-04-02T07:57:00Z">
          <w:pPr>
            <w:autoSpaceDE w:val="0"/>
            <w:autoSpaceDN w:val="0"/>
            <w:adjustRightInd w:val="0"/>
          </w:pPr>
        </w:pPrChange>
      </w:pPr>
      <w:ins w:id="15572" w:author="Caree2" w:date="2017-04-02T07:44:00Z">
        <w:r w:rsidRPr="00880017">
          <w:rPr>
            <w:color w:val="008080"/>
            <w:rPrChange w:id="1557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574" w:author="Caree2" w:date="2017-04-02T07:44:00Z"/>
          <w:color w:val="008080"/>
          <w:rPrChange w:id="15575" w:author="Caree2" w:date="2017-04-02T07:57:00Z">
            <w:rPr>
              <w:ins w:id="1557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77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578" w:author="Caree2" w:date="2017-04-02T07:44:00Z"/>
          <w:color w:val="008080"/>
          <w:rPrChange w:id="15579" w:author="Caree2" w:date="2017-04-02T07:57:00Z">
            <w:rPr>
              <w:ins w:id="1558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81" w:author="Caree2" w:date="2017-04-02T07:57:00Z">
          <w:pPr>
            <w:autoSpaceDE w:val="0"/>
            <w:autoSpaceDN w:val="0"/>
            <w:adjustRightInd w:val="0"/>
          </w:pPr>
        </w:pPrChange>
      </w:pPr>
      <w:ins w:id="15582" w:author="Caree2" w:date="2017-04-02T07:44:00Z">
        <w:r w:rsidRPr="00880017">
          <w:rPr>
            <w:color w:val="008080"/>
            <w:rPrChange w:id="1558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id="tree20"</w:t>
        </w:r>
      </w:ins>
    </w:p>
    <w:p w:rsidR="00956615" w:rsidRPr="00880017" w:rsidRDefault="00956615" w:rsidP="00880017">
      <w:pPr>
        <w:rPr>
          <w:ins w:id="15584" w:author="Caree2" w:date="2017-04-02T07:44:00Z"/>
          <w:color w:val="008080"/>
          <w:rPrChange w:id="15585" w:author="Caree2" w:date="2017-04-02T07:57:00Z">
            <w:rPr>
              <w:ins w:id="15586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87" w:author="Caree2" w:date="2017-04-02T07:57:00Z">
          <w:pPr>
            <w:autoSpaceDE w:val="0"/>
            <w:autoSpaceDN w:val="0"/>
            <w:adjustRightInd w:val="0"/>
          </w:pPr>
        </w:pPrChange>
      </w:pPr>
      <w:ins w:id="15588" w:author="Caree2" w:date="2017-04-02T07:44:00Z">
        <w:r w:rsidRPr="00880017">
          <w:rPr>
            <w:color w:val="008080"/>
            <w:rPrChange w:id="15589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90" w:author="Caree2" w:date="2017-04-02T07:57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class="com.rollingstone.springframework.basic.real.life.examples.Tree"&gt;</w:t>
        </w:r>
      </w:ins>
    </w:p>
    <w:p w:rsidR="00956615" w:rsidRPr="00880017" w:rsidRDefault="00956615" w:rsidP="00880017">
      <w:pPr>
        <w:rPr>
          <w:ins w:id="15591" w:author="Caree2" w:date="2017-04-02T07:44:00Z"/>
          <w:color w:val="008080"/>
          <w:rPrChange w:id="15592" w:author="Caree2" w:date="2017-04-02T07:57:00Z">
            <w:rPr>
              <w:ins w:id="15593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594" w:author="Caree2" w:date="2017-04-02T07:57:00Z">
          <w:pPr>
            <w:autoSpaceDE w:val="0"/>
            <w:autoSpaceDN w:val="0"/>
            <w:adjustRightInd w:val="0"/>
          </w:pPr>
        </w:pPrChange>
      </w:pPr>
      <w:ins w:id="15595" w:author="Caree2" w:date="2017-04-02T07:44:00Z">
        <w:r w:rsidRPr="00880017">
          <w:rPr>
            <w:color w:val="008080"/>
            <w:rPrChange w:id="15596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59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name="name" value="Teak"&gt;&lt;/property&gt;</w:t>
        </w:r>
      </w:ins>
    </w:p>
    <w:p w:rsidR="00956615" w:rsidRPr="00880017" w:rsidRDefault="00956615" w:rsidP="00880017">
      <w:pPr>
        <w:rPr>
          <w:ins w:id="15598" w:author="Caree2" w:date="2017-04-02T07:44:00Z"/>
          <w:color w:val="008080"/>
          <w:rPrChange w:id="15599" w:author="Caree2" w:date="2017-04-02T07:57:00Z">
            <w:rPr>
              <w:ins w:id="15600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601" w:author="Caree2" w:date="2017-04-02T07:57:00Z">
          <w:pPr>
            <w:autoSpaceDE w:val="0"/>
            <w:autoSpaceDN w:val="0"/>
            <w:adjustRightInd w:val="0"/>
          </w:pPr>
        </w:pPrChange>
      </w:pPr>
      <w:ins w:id="15602" w:author="Caree2" w:date="2017-04-02T07:44:00Z">
        <w:r w:rsidRPr="00880017">
          <w:rPr>
            <w:color w:val="008080"/>
            <w:rPrChange w:id="15603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60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name="height" value="25 Meters"&gt;&lt;/property&gt;</w:t>
        </w:r>
      </w:ins>
    </w:p>
    <w:p w:rsidR="00956615" w:rsidRPr="00880017" w:rsidRDefault="00956615" w:rsidP="00880017">
      <w:pPr>
        <w:rPr>
          <w:ins w:id="15605" w:author="Caree2" w:date="2017-04-02T07:44:00Z"/>
          <w:color w:val="008080"/>
          <w:rPrChange w:id="15606" w:author="Caree2" w:date="2017-04-02T07:57:00Z">
            <w:rPr>
              <w:ins w:id="15607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608" w:author="Caree2" w:date="2017-04-02T07:57:00Z">
          <w:pPr>
            <w:autoSpaceDE w:val="0"/>
            <w:autoSpaceDN w:val="0"/>
            <w:adjustRightInd w:val="0"/>
          </w:pPr>
        </w:pPrChange>
      </w:pPr>
      <w:ins w:id="15609" w:author="Caree2" w:date="2017-04-02T07:44:00Z">
        <w:r w:rsidRPr="00880017">
          <w:rPr>
            <w:color w:val="008080"/>
            <w:rPrChange w:id="15610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61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name="age" value="70"&gt;&lt;/property&gt;</w:t>
        </w:r>
      </w:ins>
    </w:p>
    <w:p w:rsidR="00956615" w:rsidRPr="00880017" w:rsidRDefault="00956615" w:rsidP="00880017">
      <w:pPr>
        <w:rPr>
          <w:ins w:id="15612" w:author="Caree2" w:date="2017-04-02T07:44:00Z"/>
          <w:color w:val="008080"/>
          <w:rPrChange w:id="15613" w:author="Caree2" w:date="2017-04-02T07:57:00Z">
            <w:rPr>
              <w:ins w:id="1561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615" w:author="Caree2" w:date="2017-04-02T07:57:00Z">
          <w:pPr>
            <w:autoSpaceDE w:val="0"/>
            <w:autoSpaceDN w:val="0"/>
            <w:adjustRightInd w:val="0"/>
          </w:pPr>
        </w:pPrChange>
      </w:pPr>
      <w:ins w:id="15616" w:author="Caree2" w:date="2017-04-02T07:44:00Z">
        <w:r w:rsidRPr="00880017">
          <w:rPr>
            <w:color w:val="008080"/>
            <w:rPrChange w:id="15617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618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name="habitat" value="India, Malaysia, Indonesia" /&gt;</w:t>
        </w:r>
      </w:ins>
    </w:p>
    <w:p w:rsidR="00956615" w:rsidRPr="00880017" w:rsidRDefault="00956615" w:rsidP="00880017">
      <w:pPr>
        <w:rPr>
          <w:ins w:id="15619" w:author="Caree2" w:date="2017-04-02T07:44:00Z"/>
          <w:color w:val="008080"/>
          <w:rPrChange w:id="15620" w:author="Caree2" w:date="2017-04-02T07:57:00Z">
            <w:rPr>
              <w:ins w:id="15621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622" w:author="Caree2" w:date="2017-04-02T07:57:00Z">
          <w:pPr>
            <w:autoSpaceDE w:val="0"/>
            <w:autoSpaceDN w:val="0"/>
            <w:adjustRightInd w:val="0"/>
          </w:pPr>
        </w:pPrChange>
      </w:pPr>
      <w:ins w:id="15623" w:author="Caree2" w:date="2017-04-02T07:44:00Z">
        <w:r w:rsidRPr="00880017">
          <w:rPr>
            <w:color w:val="008080"/>
            <w:rPrChange w:id="15624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5625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&lt;property name="type" value="Tropical" /&gt;</w:t>
        </w:r>
      </w:ins>
    </w:p>
    <w:p w:rsidR="00956615" w:rsidRPr="00880017" w:rsidRDefault="00956615" w:rsidP="00880017">
      <w:pPr>
        <w:rPr>
          <w:ins w:id="15626" w:author="Caree2" w:date="2017-04-02T07:44:00Z"/>
          <w:color w:val="008080"/>
          <w:rPrChange w:id="15627" w:author="Caree2" w:date="2017-04-02T07:57:00Z">
            <w:rPr>
              <w:ins w:id="1562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629" w:author="Caree2" w:date="2017-04-02T07:57:00Z">
          <w:pPr>
            <w:autoSpaceDE w:val="0"/>
            <w:autoSpaceDN w:val="0"/>
            <w:adjustRightInd w:val="0"/>
          </w:pPr>
        </w:pPrChange>
      </w:pPr>
      <w:ins w:id="15630" w:author="Caree2" w:date="2017-04-02T07:44:00Z">
        <w:r w:rsidRPr="00880017">
          <w:rPr>
            <w:color w:val="008080"/>
            <w:rPrChange w:id="15631" w:author="Caree2" w:date="2017-04-02T07:57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880017" w:rsidRDefault="00956615" w:rsidP="00880017">
      <w:pPr>
        <w:rPr>
          <w:ins w:id="15632" w:author="Caree2" w:date="2017-04-02T07:44:00Z"/>
          <w:color w:val="008080"/>
          <w:rPrChange w:id="15633" w:author="Caree2" w:date="2017-04-02T07:57:00Z">
            <w:rPr>
              <w:ins w:id="1563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635" w:author="Caree2" w:date="2017-04-02T07:57:00Z">
          <w:pPr>
            <w:autoSpaceDE w:val="0"/>
            <w:autoSpaceDN w:val="0"/>
            <w:adjustRightInd w:val="0"/>
          </w:pPr>
        </w:pPrChange>
      </w:pPr>
    </w:p>
    <w:p w:rsidR="00956615" w:rsidRPr="00880017" w:rsidRDefault="00956615" w:rsidP="00880017">
      <w:pPr>
        <w:rPr>
          <w:ins w:id="15636" w:author="Caree2" w:date="2017-04-02T07:44:00Z"/>
          <w:color w:val="008080"/>
          <w:rPrChange w:id="15637" w:author="Caree2" w:date="2017-04-02T07:57:00Z">
            <w:rPr>
              <w:ins w:id="15638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639" w:author="Caree2" w:date="2017-04-02T07:57:00Z">
          <w:pPr>
            <w:autoSpaceDE w:val="0"/>
            <w:autoSpaceDN w:val="0"/>
            <w:adjustRightInd w:val="0"/>
          </w:pPr>
        </w:pPrChange>
      </w:pPr>
      <w:ins w:id="15640" w:author="Caree2" w:date="2017-04-02T07:44:00Z">
        <w:r w:rsidRPr="00880017">
          <w:rPr>
            <w:color w:val="008080"/>
            <w:rPrChange w:id="15641" w:author="Caree2" w:date="2017-04-02T07:57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&lt;/beans&gt;</w:t>
        </w:r>
      </w:ins>
    </w:p>
    <w:p w:rsidR="00956615" w:rsidRPr="00880017" w:rsidRDefault="00956615" w:rsidP="00880017">
      <w:pPr>
        <w:rPr>
          <w:ins w:id="15642" w:author="Caree2" w:date="2017-04-02T07:44:00Z"/>
          <w:color w:val="008080"/>
          <w:rPrChange w:id="15643" w:author="Caree2" w:date="2017-04-02T07:57:00Z">
            <w:rPr>
              <w:ins w:id="15644" w:author="Caree2" w:date="2017-04-02T07:44:00Z"/>
              <w:rFonts w:ascii="Consolas" w:hAnsi="Consolas" w:cs="Consolas"/>
              <w:sz w:val="20"/>
              <w:szCs w:val="20"/>
            </w:rPr>
          </w:rPrChange>
        </w:rPr>
        <w:pPrChange w:id="15645" w:author="Caree2" w:date="2017-04-02T07:57:00Z">
          <w:pPr>
            <w:autoSpaceDE w:val="0"/>
            <w:autoSpaceDN w:val="0"/>
            <w:adjustRightInd w:val="0"/>
          </w:pPr>
        </w:pPrChange>
      </w:pPr>
    </w:p>
    <w:p w:rsidR="006C6B20" w:rsidRPr="00880017" w:rsidRDefault="006C6B20" w:rsidP="00880017">
      <w:pPr>
        <w:rPr>
          <w:ins w:id="15646" w:author="Caree2" w:date="2017-04-02T07:42:00Z"/>
          <w:color w:val="008080"/>
          <w:rPrChange w:id="15647" w:author="Caree2" w:date="2017-04-02T07:57:00Z">
            <w:rPr>
              <w:ins w:id="15648" w:author="Caree2" w:date="2017-04-02T07:42:00Z"/>
            </w:rPr>
          </w:rPrChange>
        </w:rPr>
        <w:pPrChange w:id="15649" w:author="Caree2" w:date="2017-04-02T07:57:00Z">
          <w:pPr>
            <w:pStyle w:val="StyleHeading114ptBoldUnderlineLeft"/>
          </w:pPr>
        </w:pPrChange>
      </w:pPr>
    </w:p>
    <w:p w:rsidR="00C547DB" w:rsidRDefault="00C547DB">
      <w:pPr>
        <w:rPr>
          <w:ins w:id="15650" w:author="Caree2" w:date="2017-04-02T07:49:00Z"/>
          <w:rFonts w:ascii="Times New Roman" w:hAnsi="Times New Roman"/>
          <w:b/>
          <w:bCs/>
          <w:color w:val="000000"/>
          <w:sz w:val="28"/>
          <w:szCs w:val="20"/>
        </w:rPr>
      </w:pPr>
      <w:ins w:id="15651" w:author="Caree2" w:date="2017-04-02T07:49:00Z">
        <w:r>
          <w:br w:type="page"/>
        </w:r>
      </w:ins>
    </w:p>
    <w:p w:rsidR="001C579D" w:rsidRDefault="001C579D" w:rsidP="001C579D">
      <w:pPr>
        <w:pStyle w:val="StyleHeading114ptBoldUnderlineLeft"/>
      </w:pPr>
      <w:bookmarkStart w:id="15652" w:name="_Toc478888084"/>
      <w:r w:rsidRPr="00EA03DE">
        <w:lastRenderedPageBreak/>
        <w:t>1.</w:t>
      </w:r>
      <w:del w:id="15653" w:author="Caree2" w:date="2017-04-02T07:32:00Z">
        <w:r w:rsidDel="00E047DB">
          <w:delText>27</w:delText>
        </w:r>
        <w:r w:rsidRPr="00EA03DE" w:rsidDel="00E047DB">
          <w:delText xml:space="preserve"> </w:delText>
        </w:r>
      </w:del>
      <w:ins w:id="15654" w:author="Caree2" w:date="2017-04-02T07:49:00Z">
        <w:r w:rsidR="00C547DB">
          <w:t>42</w:t>
        </w:r>
      </w:ins>
      <w:ins w:id="15655" w:author="Caree2" w:date="2017-04-02T07:32:00Z">
        <w:r w:rsidR="00E047DB" w:rsidRPr="00EA03DE">
          <w:t xml:space="preserve"> </w:t>
        </w:r>
      </w:ins>
      <w:r>
        <w:t>–</w:t>
      </w:r>
      <w:r w:rsidRPr="00EA03DE">
        <w:t xml:space="preserve"> </w:t>
      </w:r>
      <w:ins w:id="15656" w:author="Caree2" w:date="2017-04-02T07:21:00Z">
        <w:r w:rsidR="002E1BA4">
          <w:t>Create the Airline class in the package Fifth</w:t>
        </w:r>
      </w:ins>
      <w:bookmarkEnd w:id="15652"/>
      <w:del w:id="15657" w:author="Caree2" w:date="2017-04-02T07:21:00Z">
        <w:r w:rsidDel="002E1BA4">
          <w:delText xml:space="preserve">Navigate to </w:delText>
        </w:r>
        <w:r w:rsidR="008C3AA2" w:rsidDel="002E1BA4">
          <w:fldChar w:fldCharType="begin"/>
        </w:r>
        <w:r w:rsidR="008C3AA2" w:rsidDel="002E1BA4">
          <w:delInstrText xml:space="preserve"> HYPERLINK "http://eureka-host1:8762/env" </w:delInstrText>
        </w:r>
        <w:r w:rsidR="008C3AA2" w:rsidDel="002E1BA4">
          <w:fldChar w:fldCharType="separate"/>
        </w:r>
        <w:r w:rsidRPr="0091290A" w:rsidDel="002E1BA4">
          <w:delText>http://eureka-host1:8762/env</w:delText>
        </w:r>
        <w:r w:rsidR="008C3AA2" w:rsidDel="002E1BA4">
          <w:fldChar w:fldCharType="end"/>
        </w:r>
      </w:del>
    </w:p>
    <w:p w:rsidR="001C579D" w:rsidRDefault="001C579D" w:rsidP="001C579D">
      <w:pPr>
        <w:pStyle w:val="StyleHeading114ptBoldUnderlineLeft"/>
      </w:pPr>
    </w:p>
    <w:p w:rsidR="006C7EC5" w:rsidRPr="00880017" w:rsidRDefault="001C579D" w:rsidP="002E1BA4">
      <w:pPr>
        <w:rPr>
          <w:ins w:id="15658" w:author="Caree2" w:date="2017-04-02T07:00:00Z"/>
          <w:color w:val="008080"/>
          <w:rPrChange w:id="15659" w:author="Caree2" w:date="2017-04-02T07:57:00Z">
            <w:rPr>
              <w:ins w:id="15660" w:author="Caree2" w:date="2017-04-02T07:00:00Z"/>
            </w:rPr>
          </w:rPrChange>
        </w:rPr>
        <w:pPrChange w:id="15661" w:author="Caree2" w:date="2017-04-02T07:21:00Z">
          <w:pPr>
            <w:autoSpaceDE w:val="0"/>
            <w:autoSpaceDN w:val="0"/>
            <w:adjustRightInd w:val="0"/>
          </w:pPr>
        </w:pPrChange>
      </w:pPr>
      <w:del w:id="15662" w:author="Caree2" w:date="2017-04-02T07:00:00Z">
        <w:r w:rsidDel="006C7EC5">
          <w:rPr>
            <w:noProof/>
          </w:rPr>
          <w:drawing>
            <wp:inline distT="0" distB="0" distL="0" distR="0" wp14:anchorId="25D0882A" wp14:editId="4C0468AE">
              <wp:extent cx="5943600" cy="3717290"/>
              <wp:effectExtent l="0" t="0" r="0" b="0"/>
              <wp:docPr id="77" name="Picture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17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5663" w:author="Caree2" w:date="2017-04-02T07:00:00Z">
        <w:r w:rsidR="006C7EC5" w:rsidRPr="006C7EC5">
          <w:rPr>
            <w:b/>
            <w:bCs/>
            <w:color w:val="7F0055"/>
          </w:rPr>
          <w:t xml:space="preserve"> </w:t>
        </w:r>
        <w:r w:rsidR="006C7EC5" w:rsidRPr="00880017">
          <w:rPr>
            <w:color w:val="008080"/>
            <w:rPrChange w:id="15664" w:author="Caree2" w:date="2017-04-02T07:57:00Z">
              <w:rPr>
                <w:b/>
                <w:bCs/>
                <w:color w:val="7F0055"/>
              </w:rPr>
            </w:rPrChange>
          </w:rPr>
          <w:t>package com.rollingstone.springframework.aop.example.fifth;</w:t>
        </w:r>
      </w:ins>
    </w:p>
    <w:p w:rsidR="006C7EC5" w:rsidRPr="00880017" w:rsidRDefault="006C7EC5" w:rsidP="002E1BA4">
      <w:pPr>
        <w:rPr>
          <w:ins w:id="15665" w:author="Caree2" w:date="2017-04-02T07:00:00Z"/>
          <w:color w:val="008080"/>
          <w:rPrChange w:id="15666" w:author="Caree2" w:date="2017-04-02T07:57:00Z">
            <w:rPr>
              <w:ins w:id="15667" w:author="Caree2" w:date="2017-04-02T07:00:00Z"/>
            </w:rPr>
          </w:rPrChange>
        </w:rPr>
        <w:pPrChange w:id="15668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669" w:author="Caree2" w:date="2017-04-02T07:00:00Z"/>
          <w:color w:val="008080"/>
          <w:rPrChange w:id="15670" w:author="Caree2" w:date="2017-04-02T07:57:00Z">
            <w:rPr>
              <w:ins w:id="15671" w:author="Caree2" w:date="2017-04-02T07:00:00Z"/>
            </w:rPr>
          </w:rPrChange>
        </w:rPr>
        <w:pPrChange w:id="15672" w:author="Caree2" w:date="2017-04-02T07:21:00Z">
          <w:pPr>
            <w:autoSpaceDE w:val="0"/>
            <w:autoSpaceDN w:val="0"/>
            <w:adjustRightInd w:val="0"/>
          </w:pPr>
        </w:pPrChange>
      </w:pPr>
      <w:ins w:id="15673" w:author="Caree2" w:date="2017-04-02T07:00:00Z">
        <w:r w:rsidRPr="00880017">
          <w:rPr>
            <w:color w:val="008080"/>
            <w:rPrChange w:id="15674" w:author="Caree2" w:date="2017-04-02T07:57:00Z">
              <w:rPr>
                <w:b/>
                <w:bCs/>
                <w:color w:val="7F0055"/>
              </w:rPr>
            </w:rPrChange>
          </w:rPr>
          <w:t>import java.time.LocalDate;</w:t>
        </w:r>
      </w:ins>
    </w:p>
    <w:p w:rsidR="006C7EC5" w:rsidRPr="00880017" w:rsidRDefault="006C7EC5" w:rsidP="002E1BA4">
      <w:pPr>
        <w:rPr>
          <w:ins w:id="15675" w:author="Caree2" w:date="2017-04-02T07:00:00Z"/>
          <w:color w:val="008080"/>
          <w:rPrChange w:id="15676" w:author="Caree2" w:date="2017-04-02T07:57:00Z">
            <w:rPr>
              <w:ins w:id="15677" w:author="Caree2" w:date="2017-04-02T07:00:00Z"/>
            </w:rPr>
          </w:rPrChange>
        </w:rPr>
        <w:pPrChange w:id="15678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679" w:author="Caree2" w:date="2017-04-02T07:00:00Z"/>
          <w:color w:val="008080"/>
          <w:rPrChange w:id="15680" w:author="Caree2" w:date="2017-04-02T07:57:00Z">
            <w:rPr>
              <w:ins w:id="15681" w:author="Caree2" w:date="2017-04-02T07:00:00Z"/>
            </w:rPr>
          </w:rPrChange>
        </w:rPr>
        <w:pPrChange w:id="15682" w:author="Caree2" w:date="2017-04-02T07:21:00Z">
          <w:pPr>
            <w:autoSpaceDE w:val="0"/>
            <w:autoSpaceDN w:val="0"/>
            <w:adjustRightInd w:val="0"/>
          </w:pPr>
        </w:pPrChange>
      </w:pPr>
      <w:ins w:id="15683" w:author="Caree2" w:date="2017-04-02T07:00:00Z">
        <w:r w:rsidRPr="00880017">
          <w:rPr>
            <w:color w:val="008080"/>
            <w:rPrChange w:id="15684" w:author="Caree2" w:date="2017-04-02T07:57:00Z">
              <w:rPr>
                <w:b/>
                <w:bCs/>
                <w:color w:val="7F0055"/>
              </w:rPr>
            </w:rPrChange>
          </w:rPr>
          <w:t>public class Airline {</w:t>
        </w:r>
      </w:ins>
    </w:p>
    <w:p w:rsidR="006C7EC5" w:rsidRPr="00880017" w:rsidRDefault="006C7EC5" w:rsidP="002E1BA4">
      <w:pPr>
        <w:rPr>
          <w:ins w:id="15685" w:author="Caree2" w:date="2017-04-02T07:00:00Z"/>
          <w:color w:val="008080"/>
          <w:rPrChange w:id="15686" w:author="Caree2" w:date="2017-04-02T07:57:00Z">
            <w:rPr>
              <w:ins w:id="15687" w:author="Caree2" w:date="2017-04-02T07:00:00Z"/>
            </w:rPr>
          </w:rPrChange>
        </w:rPr>
        <w:pPrChange w:id="15688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689" w:author="Caree2" w:date="2017-04-02T07:00:00Z"/>
          <w:color w:val="008080"/>
          <w:rPrChange w:id="15690" w:author="Caree2" w:date="2017-04-02T07:57:00Z">
            <w:rPr>
              <w:ins w:id="15691" w:author="Caree2" w:date="2017-04-02T07:00:00Z"/>
            </w:rPr>
          </w:rPrChange>
        </w:rPr>
        <w:pPrChange w:id="15692" w:author="Caree2" w:date="2017-04-02T07:21:00Z">
          <w:pPr>
            <w:autoSpaceDE w:val="0"/>
            <w:autoSpaceDN w:val="0"/>
            <w:adjustRightInd w:val="0"/>
          </w:pPr>
        </w:pPrChange>
      </w:pPr>
      <w:ins w:id="15693" w:author="Caree2" w:date="2017-04-02T07:00:00Z">
        <w:r w:rsidRPr="00880017">
          <w:rPr>
            <w:color w:val="008080"/>
            <w:rPrChange w:id="15694" w:author="Caree2" w:date="2017-04-02T07:57:00Z">
              <w:rPr/>
            </w:rPrChange>
          </w:rPr>
          <w:tab/>
          <w:t>private long airlineID;</w:t>
        </w:r>
      </w:ins>
    </w:p>
    <w:p w:rsidR="006C7EC5" w:rsidRPr="00880017" w:rsidRDefault="006C7EC5" w:rsidP="002E1BA4">
      <w:pPr>
        <w:rPr>
          <w:ins w:id="15695" w:author="Caree2" w:date="2017-04-02T07:00:00Z"/>
          <w:color w:val="008080"/>
          <w:rPrChange w:id="15696" w:author="Caree2" w:date="2017-04-02T07:57:00Z">
            <w:rPr>
              <w:ins w:id="15697" w:author="Caree2" w:date="2017-04-02T07:00:00Z"/>
            </w:rPr>
          </w:rPrChange>
        </w:rPr>
        <w:pPrChange w:id="15698" w:author="Caree2" w:date="2017-04-02T07:21:00Z">
          <w:pPr>
            <w:autoSpaceDE w:val="0"/>
            <w:autoSpaceDN w:val="0"/>
            <w:adjustRightInd w:val="0"/>
          </w:pPr>
        </w:pPrChange>
      </w:pPr>
      <w:ins w:id="15699" w:author="Caree2" w:date="2017-04-02T07:00:00Z">
        <w:r w:rsidRPr="00880017">
          <w:rPr>
            <w:color w:val="008080"/>
            <w:rPrChange w:id="15700" w:author="Caree2" w:date="2017-04-02T07:57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5701" w:author="Caree2" w:date="2017-04-02T07:00:00Z"/>
          <w:color w:val="008080"/>
          <w:rPrChange w:id="15702" w:author="Caree2" w:date="2017-04-02T07:57:00Z">
            <w:rPr>
              <w:ins w:id="15703" w:author="Caree2" w:date="2017-04-02T07:00:00Z"/>
            </w:rPr>
          </w:rPrChange>
        </w:rPr>
        <w:pPrChange w:id="15704" w:author="Caree2" w:date="2017-04-02T07:21:00Z">
          <w:pPr>
            <w:autoSpaceDE w:val="0"/>
            <w:autoSpaceDN w:val="0"/>
            <w:adjustRightInd w:val="0"/>
          </w:pPr>
        </w:pPrChange>
      </w:pPr>
      <w:ins w:id="15705" w:author="Caree2" w:date="2017-04-02T07:00:00Z">
        <w:r w:rsidRPr="00880017">
          <w:rPr>
            <w:color w:val="008080"/>
            <w:rPrChange w:id="15706" w:author="Caree2" w:date="2017-04-02T07:57:00Z">
              <w:rPr/>
            </w:rPrChange>
          </w:rPr>
          <w:tab/>
          <w:t>private String airlineCode;</w:t>
        </w:r>
      </w:ins>
    </w:p>
    <w:p w:rsidR="006C7EC5" w:rsidRPr="00880017" w:rsidRDefault="006C7EC5" w:rsidP="002E1BA4">
      <w:pPr>
        <w:rPr>
          <w:ins w:id="15707" w:author="Caree2" w:date="2017-04-02T07:00:00Z"/>
          <w:color w:val="008080"/>
          <w:rPrChange w:id="15708" w:author="Caree2" w:date="2017-04-02T07:57:00Z">
            <w:rPr>
              <w:ins w:id="15709" w:author="Caree2" w:date="2017-04-02T07:00:00Z"/>
            </w:rPr>
          </w:rPrChange>
        </w:rPr>
        <w:pPrChange w:id="15710" w:author="Caree2" w:date="2017-04-02T07:21:00Z">
          <w:pPr>
            <w:autoSpaceDE w:val="0"/>
            <w:autoSpaceDN w:val="0"/>
            <w:adjustRightInd w:val="0"/>
          </w:pPr>
        </w:pPrChange>
      </w:pPr>
      <w:ins w:id="15711" w:author="Caree2" w:date="2017-04-02T07:00:00Z">
        <w:r w:rsidRPr="00880017">
          <w:rPr>
            <w:color w:val="008080"/>
            <w:rPrChange w:id="15712" w:author="Caree2" w:date="2017-04-02T07:57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5713" w:author="Caree2" w:date="2017-04-02T07:00:00Z"/>
          <w:color w:val="008080"/>
          <w:rPrChange w:id="15714" w:author="Caree2" w:date="2017-04-02T07:57:00Z">
            <w:rPr>
              <w:ins w:id="15715" w:author="Caree2" w:date="2017-04-02T07:00:00Z"/>
            </w:rPr>
          </w:rPrChange>
        </w:rPr>
        <w:pPrChange w:id="15716" w:author="Caree2" w:date="2017-04-02T07:21:00Z">
          <w:pPr>
            <w:autoSpaceDE w:val="0"/>
            <w:autoSpaceDN w:val="0"/>
            <w:adjustRightInd w:val="0"/>
          </w:pPr>
        </w:pPrChange>
      </w:pPr>
      <w:ins w:id="15717" w:author="Caree2" w:date="2017-04-02T07:00:00Z">
        <w:r w:rsidRPr="00880017">
          <w:rPr>
            <w:color w:val="008080"/>
            <w:rPrChange w:id="15718" w:author="Caree2" w:date="2017-04-02T07:57:00Z">
              <w:rPr/>
            </w:rPrChange>
          </w:rPr>
          <w:tab/>
          <w:t>private String airlineName;</w:t>
        </w:r>
      </w:ins>
    </w:p>
    <w:p w:rsidR="006C7EC5" w:rsidRPr="00880017" w:rsidRDefault="006C7EC5" w:rsidP="002E1BA4">
      <w:pPr>
        <w:rPr>
          <w:ins w:id="15719" w:author="Caree2" w:date="2017-04-02T07:00:00Z"/>
          <w:color w:val="008080"/>
          <w:rPrChange w:id="15720" w:author="Caree2" w:date="2017-04-02T07:57:00Z">
            <w:rPr>
              <w:ins w:id="15721" w:author="Caree2" w:date="2017-04-02T07:00:00Z"/>
            </w:rPr>
          </w:rPrChange>
        </w:rPr>
        <w:pPrChange w:id="15722" w:author="Caree2" w:date="2017-04-02T07:21:00Z">
          <w:pPr>
            <w:autoSpaceDE w:val="0"/>
            <w:autoSpaceDN w:val="0"/>
            <w:adjustRightInd w:val="0"/>
          </w:pPr>
        </w:pPrChange>
      </w:pPr>
      <w:ins w:id="15723" w:author="Caree2" w:date="2017-04-02T07:00:00Z">
        <w:r w:rsidRPr="00880017">
          <w:rPr>
            <w:color w:val="008080"/>
            <w:rPrChange w:id="15724" w:author="Caree2" w:date="2017-04-02T07:57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5725" w:author="Caree2" w:date="2017-04-02T07:00:00Z"/>
          <w:color w:val="008080"/>
          <w:rPrChange w:id="15726" w:author="Caree2" w:date="2017-04-02T07:57:00Z">
            <w:rPr>
              <w:ins w:id="15727" w:author="Caree2" w:date="2017-04-02T07:00:00Z"/>
            </w:rPr>
          </w:rPrChange>
        </w:rPr>
        <w:pPrChange w:id="15728" w:author="Caree2" w:date="2017-04-02T07:21:00Z">
          <w:pPr>
            <w:autoSpaceDE w:val="0"/>
            <w:autoSpaceDN w:val="0"/>
            <w:adjustRightInd w:val="0"/>
          </w:pPr>
        </w:pPrChange>
      </w:pPr>
      <w:ins w:id="15729" w:author="Caree2" w:date="2017-04-02T07:00:00Z">
        <w:r w:rsidRPr="00880017">
          <w:rPr>
            <w:color w:val="008080"/>
            <w:rPrChange w:id="15730" w:author="Caree2" w:date="2017-04-02T07:57:00Z">
              <w:rPr/>
            </w:rPrChange>
          </w:rPr>
          <w:tab/>
          <w:t>private LocalDate startedOperation;</w:t>
        </w:r>
      </w:ins>
    </w:p>
    <w:p w:rsidR="006C7EC5" w:rsidRPr="00880017" w:rsidRDefault="006C7EC5" w:rsidP="002E1BA4">
      <w:pPr>
        <w:rPr>
          <w:ins w:id="15731" w:author="Caree2" w:date="2017-04-02T07:00:00Z"/>
          <w:color w:val="008080"/>
          <w:rPrChange w:id="15732" w:author="Caree2" w:date="2017-04-02T07:57:00Z">
            <w:rPr>
              <w:ins w:id="15733" w:author="Caree2" w:date="2017-04-02T07:00:00Z"/>
            </w:rPr>
          </w:rPrChange>
        </w:rPr>
        <w:pPrChange w:id="15734" w:author="Caree2" w:date="2017-04-02T07:21:00Z">
          <w:pPr>
            <w:autoSpaceDE w:val="0"/>
            <w:autoSpaceDN w:val="0"/>
            <w:adjustRightInd w:val="0"/>
          </w:pPr>
        </w:pPrChange>
      </w:pPr>
      <w:ins w:id="15735" w:author="Caree2" w:date="2017-04-02T07:00:00Z">
        <w:r w:rsidRPr="00880017">
          <w:rPr>
            <w:color w:val="008080"/>
            <w:rPrChange w:id="15736" w:author="Caree2" w:date="2017-04-02T07:57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5737" w:author="Caree2" w:date="2017-04-02T07:00:00Z"/>
          <w:color w:val="008080"/>
          <w:rPrChange w:id="15738" w:author="Caree2" w:date="2017-04-02T07:57:00Z">
            <w:rPr>
              <w:ins w:id="15739" w:author="Caree2" w:date="2017-04-02T07:00:00Z"/>
            </w:rPr>
          </w:rPrChange>
        </w:rPr>
        <w:pPrChange w:id="15740" w:author="Caree2" w:date="2017-04-02T07:21:00Z">
          <w:pPr>
            <w:autoSpaceDE w:val="0"/>
            <w:autoSpaceDN w:val="0"/>
            <w:adjustRightInd w:val="0"/>
          </w:pPr>
        </w:pPrChange>
      </w:pPr>
      <w:ins w:id="15741" w:author="Caree2" w:date="2017-04-02T07:00:00Z">
        <w:r w:rsidRPr="00880017">
          <w:rPr>
            <w:color w:val="008080"/>
            <w:rPrChange w:id="15742" w:author="Caree2" w:date="2017-04-02T07:57:00Z">
              <w:rPr/>
            </w:rPrChange>
          </w:rPr>
          <w:tab/>
          <w:t>private String centralHub;</w:t>
        </w:r>
      </w:ins>
    </w:p>
    <w:p w:rsidR="006C7EC5" w:rsidRPr="00880017" w:rsidRDefault="006C7EC5" w:rsidP="002E1BA4">
      <w:pPr>
        <w:rPr>
          <w:ins w:id="15743" w:author="Caree2" w:date="2017-04-02T07:00:00Z"/>
          <w:color w:val="008080"/>
          <w:rPrChange w:id="15744" w:author="Caree2" w:date="2017-04-02T07:57:00Z">
            <w:rPr>
              <w:ins w:id="15745" w:author="Caree2" w:date="2017-04-02T07:00:00Z"/>
            </w:rPr>
          </w:rPrChange>
        </w:rPr>
        <w:pPrChange w:id="15746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747" w:author="Caree2" w:date="2017-04-02T07:00:00Z"/>
          <w:color w:val="008080"/>
          <w:rPrChange w:id="15748" w:author="Caree2" w:date="2017-04-02T07:57:00Z">
            <w:rPr>
              <w:ins w:id="15749" w:author="Caree2" w:date="2017-04-02T07:00:00Z"/>
            </w:rPr>
          </w:rPrChange>
        </w:rPr>
        <w:pPrChange w:id="15750" w:author="Caree2" w:date="2017-04-02T07:21:00Z">
          <w:pPr>
            <w:autoSpaceDE w:val="0"/>
            <w:autoSpaceDN w:val="0"/>
            <w:adjustRightInd w:val="0"/>
          </w:pPr>
        </w:pPrChange>
      </w:pPr>
      <w:ins w:id="15751" w:author="Caree2" w:date="2017-04-02T07:00:00Z">
        <w:r w:rsidRPr="00880017">
          <w:rPr>
            <w:color w:val="008080"/>
            <w:rPrChange w:id="15752" w:author="Caree2" w:date="2017-04-02T07:57:00Z">
              <w:rPr/>
            </w:rPrChange>
          </w:rPr>
          <w:tab/>
          <w:t>public long getAirlineID() {</w:t>
        </w:r>
      </w:ins>
    </w:p>
    <w:p w:rsidR="006C7EC5" w:rsidRPr="00880017" w:rsidRDefault="006C7EC5" w:rsidP="002E1BA4">
      <w:pPr>
        <w:rPr>
          <w:ins w:id="15753" w:author="Caree2" w:date="2017-04-02T07:00:00Z"/>
          <w:color w:val="008080"/>
          <w:rPrChange w:id="15754" w:author="Caree2" w:date="2017-04-02T07:57:00Z">
            <w:rPr>
              <w:ins w:id="15755" w:author="Caree2" w:date="2017-04-02T07:00:00Z"/>
            </w:rPr>
          </w:rPrChange>
        </w:rPr>
        <w:pPrChange w:id="15756" w:author="Caree2" w:date="2017-04-02T07:21:00Z">
          <w:pPr>
            <w:autoSpaceDE w:val="0"/>
            <w:autoSpaceDN w:val="0"/>
            <w:adjustRightInd w:val="0"/>
          </w:pPr>
        </w:pPrChange>
      </w:pPr>
      <w:ins w:id="15757" w:author="Caree2" w:date="2017-04-02T07:00:00Z">
        <w:r w:rsidRPr="00880017">
          <w:rPr>
            <w:color w:val="008080"/>
            <w:rPrChange w:id="15758" w:author="Caree2" w:date="2017-04-02T07:57:00Z">
              <w:rPr/>
            </w:rPrChange>
          </w:rPr>
          <w:tab/>
        </w:r>
        <w:r w:rsidRPr="00880017">
          <w:rPr>
            <w:color w:val="008080"/>
            <w:rPrChange w:id="15759" w:author="Caree2" w:date="2017-04-02T07:57:00Z">
              <w:rPr/>
            </w:rPrChange>
          </w:rPr>
          <w:tab/>
          <w:t>return airlineID;</w:t>
        </w:r>
      </w:ins>
    </w:p>
    <w:p w:rsidR="006C7EC5" w:rsidRPr="00880017" w:rsidRDefault="006C7EC5" w:rsidP="002E1BA4">
      <w:pPr>
        <w:rPr>
          <w:ins w:id="15760" w:author="Caree2" w:date="2017-04-02T07:00:00Z"/>
          <w:color w:val="008080"/>
          <w:rPrChange w:id="15761" w:author="Caree2" w:date="2017-04-02T07:57:00Z">
            <w:rPr>
              <w:ins w:id="15762" w:author="Caree2" w:date="2017-04-02T07:00:00Z"/>
            </w:rPr>
          </w:rPrChange>
        </w:rPr>
        <w:pPrChange w:id="15763" w:author="Caree2" w:date="2017-04-02T07:21:00Z">
          <w:pPr>
            <w:autoSpaceDE w:val="0"/>
            <w:autoSpaceDN w:val="0"/>
            <w:adjustRightInd w:val="0"/>
          </w:pPr>
        </w:pPrChange>
      </w:pPr>
      <w:ins w:id="15764" w:author="Caree2" w:date="2017-04-02T07:00:00Z">
        <w:r w:rsidRPr="00880017">
          <w:rPr>
            <w:color w:val="008080"/>
            <w:rPrChange w:id="15765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766" w:author="Caree2" w:date="2017-04-02T07:00:00Z"/>
          <w:color w:val="008080"/>
          <w:rPrChange w:id="15767" w:author="Caree2" w:date="2017-04-02T07:57:00Z">
            <w:rPr>
              <w:ins w:id="15768" w:author="Caree2" w:date="2017-04-02T07:00:00Z"/>
            </w:rPr>
          </w:rPrChange>
        </w:rPr>
        <w:pPrChange w:id="15769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770" w:author="Caree2" w:date="2017-04-02T07:00:00Z"/>
          <w:color w:val="008080"/>
          <w:rPrChange w:id="15771" w:author="Caree2" w:date="2017-04-02T07:57:00Z">
            <w:rPr>
              <w:ins w:id="15772" w:author="Caree2" w:date="2017-04-02T07:00:00Z"/>
            </w:rPr>
          </w:rPrChange>
        </w:rPr>
        <w:pPrChange w:id="15773" w:author="Caree2" w:date="2017-04-02T07:21:00Z">
          <w:pPr>
            <w:autoSpaceDE w:val="0"/>
            <w:autoSpaceDN w:val="0"/>
            <w:adjustRightInd w:val="0"/>
          </w:pPr>
        </w:pPrChange>
      </w:pPr>
      <w:ins w:id="15774" w:author="Caree2" w:date="2017-04-02T07:00:00Z">
        <w:r w:rsidRPr="00880017">
          <w:rPr>
            <w:color w:val="008080"/>
            <w:rPrChange w:id="15775" w:author="Caree2" w:date="2017-04-02T07:57:00Z">
              <w:rPr/>
            </w:rPrChange>
          </w:rPr>
          <w:tab/>
          <w:t>public void setAirlineID(long airlineID) {</w:t>
        </w:r>
      </w:ins>
    </w:p>
    <w:p w:rsidR="006C7EC5" w:rsidRPr="00880017" w:rsidRDefault="006C7EC5" w:rsidP="002E1BA4">
      <w:pPr>
        <w:rPr>
          <w:ins w:id="15776" w:author="Caree2" w:date="2017-04-02T07:00:00Z"/>
          <w:color w:val="008080"/>
          <w:rPrChange w:id="15777" w:author="Caree2" w:date="2017-04-02T07:57:00Z">
            <w:rPr>
              <w:ins w:id="15778" w:author="Caree2" w:date="2017-04-02T07:00:00Z"/>
            </w:rPr>
          </w:rPrChange>
        </w:rPr>
        <w:pPrChange w:id="15779" w:author="Caree2" w:date="2017-04-02T07:21:00Z">
          <w:pPr>
            <w:autoSpaceDE w:val="0"/>
            <w:autoSpaceDN w:val="0"/>
            <w:adjustRightInd w:val="0"/>
          </w:pPr>
        </w:pPrChange>
      </w:pPr>
      <w:ins w:id="15780" w:author="Caree2" w:date="2017-04-02T07:00:00Z">
        <w:r w:rsidRPr="00880017">
          <w:rPr>
            <w:color w:val="008080"/>
            <w:rPrChange w:id="15781" w:author="Caree2" w:date="2017-04-02T07:57:00Z">
              <w:rPr/>
            </w:rPrChange>
          </w:rPr>
          <w:tab/>
        </w:r>
        <w:r w:rsidRPr="00880017">
          <w:rPr>
            <w:color w:val="008080"/>
            <w:rPrChange w:id="15782" w:author="Caree2" w:date="2017-04-02T07:57:00Z">
              <w:rPr/>
            </w:rPrChange>
          </w:rPr>
          <w:tab/>
          <w:t>this.airlineID = airlineID;</w:t>
        </w:r>
      </w:ins>
    </w:p>
    <w:p w:rsidR="006C7EC5" w:rsidRPr="00880017" w:rsidRDefault="006C7EC5" w:rsidP="002E1BA4">
      <w:pPr>
        <w:rPr>
          <w:ins w:id="15783" w:author="Caree2" w:date="2017-04-02T07:00:00Z"/>
          <w:color w:val="008080"/>
          <w:rPrChange w:id="15784" w:author="Caree2" w:date="2017-04-02T07:57:00Z">
            <w:rPr>
              <w:ins w:id="15785" w:author="Caree2" w:date="2017-04-02T07:00:00Z"/>
            </w:rPr>
          </w:rPrChange>
        </w:rPr>
        <w:pPrChange w:id="15786" w:author="Caree2" w:date="2017-04-02T07:21:00Z">
          <w:pPr>
            <w:autoSpaceDE w:val="0"/>
            <w:autoSpaceDN w:val="0"/>
            <w:adjustRightInd w:val="0"/>
          </w:pPr>
        </w:pPrChange>
      </w:pPr>
      <w:ins w:id="15787" w:author="Caree2" w:date="2017-04-02T07:00:00Z">
        <w:r w:rsidRPr="00880017">
          <w:rPr>
            <w:color w:val="008080"/>
            <w:rPrChange w:id="15788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789" w:author="Caree2" w:date="2017-04-02T07:00:00Z"/>
          <w:color w:val="008080"/>
          <w:rPrChange w:id="15790" w:author="Caree2" w:date="2017-04-02T07:57:00Z">
            <w:rPr>
              <w:ins w:id="15791" w:author="Caree2" w:date="2017-04-02T07:00:00Z"/>
            </w:rPr>
          </w:rPrChange>
        </w:rPr>
        <w:pPrChange w:id="15792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793" w:author="Caree2" w:date="2017-04-02T07:00:00Z"/>
          <w:color w:val="008080"/>
          <w:rPrChange w:id="15794" w:author="Caree2" w:date="2017-04-02T07:57:00Z">
            <w:rPr>
              <w:ins w:id="15795" w:author="Caree2" w:date="2017-04-02T07:00:00Z"/>
            </w:rPr>
          </w:rPrChange>
        </w:rPr>
        <w:pPrChange w:id="15796" w:author="Caree2" w:date="2017-04-02T07:21:00Z">
          <w:pPr>
            <w:autoSpaceDE w:val="0"/>
            <w:autoSpaceDN w:val="0"/>
            <w:adjustRightInd w:val="0"/>
          </w:pPr>
        </w:pPrChange>
      </w:pPr>
      <w:ins w:id="15797" w:author="Caree2" w:date="2017-04-02T07:00:00Z">
        <w:r w:rsidRPr="00880017">
          <w:rPr>
            <w:color w:val="008080"/>
            <w:rPrChange w:id="15798" w:author="Caree2" w:date="2017-04-02T07:57:00Z">
              <w:rPr/>
            </w:rPrChange>
          </w:rPr>
          <w:tab/>
          <w:t>public String getAirlineCode() {</w:t>
        </w:r>
      </w:ins>
    </w:p>
    <w:p w:rsidR="006C7EC5" w:rsidRPr="00880017" w:rsidRDefault="006C7EC5" w:rsidP="002E1BA4">
      <w:pPr>
        <w:rPr>
          <w:ins w:id="15799" w:author="Caree2" w:date="2017-04-02T07:00:00Z"/>
          <w:color w:val="008080"/>
          <w:rPrChange w:id="15800" w:author="Caree2" w:date="2017-04-02T07:57:00Z">
            <w:rPr>
              <w:ins w:id="15801" w:author="Caree2" w:date="2017-04-02T07:00:00Z"/>
            </w:rPr>
          </w:rPrChange>
        </w:rPr>
        <w:pPrChange w:id="15802" w:author="Caree2" w:date="2017-04-02T07:21:00Z">
          <w:pPr>
            <w:autoSpaceDE w:val="0"/>
            <w:autoSpaceDN w:val="0"/>
            <w:adjustRightInd w:val="0"/>
          </w:pPr>
        </w:pPrChange>
      </w:pPr>
      <w:ins w:id="15803" w:author="Caree2" w:date="2017-04-02T07:00:00Z">
        <w:r w:rsidRPr="00880017">
          <w:rPr>
            <w:color w:val="008080"/>
            <w:rPrChange w:id="15804" w:author="Caree2" w:date="2017-04-02T07:57:00Z">
              <w:rPr/>
            </w:rPrChange>
          </w:rPr>
          <w:tab/>
        </w:r>
        <w:r w:rsidRPr="00880017">
          <w:rPr>
            <w:color w:val="008080"/>
            <w:rPrChange w:id="15805" w:author="Caree2" w:date="2017-04-02T07:57:00Z">
              <w:rPr/>
            </w:rPrChange>
          </w:rPr>
          <w:tab/>
          <w:t>return airlineCode;</w:t>
        </w:r>
      </w:ins>
    </w:p>
    <w:p w:rsidR="006C7EC5" w:rsidRPr="00880017" w:rsidRDefault="006C7EC5" w:rsidP="002E1BA4">
      <w:pPr>
        <w:rPr>
          <w:ins w:id="15806" w:author="Caree2" w:date="2017-04-02T07:00:00Z"/>
          <w:color w:val="008080"/>
          <w:rPrChange w:id="15807" w:author="Caree2" w:date="2017-04-02T07:57:00Z">
            <w:rPr>
              <w:ins w:id="15808" w:author="Caree2" w:date="2017-04-02T07:00:00Z"/>
            </w:rPr>
          </w:rPrChange>
        </w:rPr>
        <w:pPrChange w:id="15809" w:author="Caree2" w:date="2017-04-02T07:21:00Z">
          <w:pPr>
            <w:autoSpaceDE w:val="0"/>
            <w:autoSpaceDN w:val="0"/>
            <w:adjustRightInd w:val="0"/>
          </w:pPr>
        </w:pPrChange>
      </w:pPr>
      <w:ins w:id="15810" w:author="Caree2" w:date="2017-04-02T07:00:00Z">
        <w:r w:rsidRPr="00880017">
          <w:rPr>
            <w:color w:val="008080"/>
            <w:rPrChange w:id="15811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812" w:author="Caree2" w:date="2017-04-02T07:00:00Z"/>
          <w:color w:val="008080"/>
          <w:rPrChange w:id="15813" w:author="Caree2" w:date="2017-04-02T07:57:00Z">
            <w:rPr>
              <w:ins w:id="15814" w:author="Caree2" w:date="2017-04-02T07:00:00Z"/>
            </w:rPr>
          </w:rPrChange>
        </w:rPr>
        <w:pPrChange w:id="15815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816" w:author="Caree2" w:date="2017-04-02T07:00:00Z"/>
          <w:color w:val="008080"/>
          <w:rPrChange w:id="15817" w:author="Caree2" w:date="2017-04-02T07:57:00Z">
            <w:rPr>
              <w:ins w:id="15818" w:author="Caree2" w:date="2017-04-02T07:00:00Z"/>
            </w:rPr>
          </w:rPrChange>
        </w:rPr>
        <w:pPrChange w:id="15819" w:author="Caree2" w:date="2017-04-02T07:21:00Z">
          <w:pPr>
            <w:autoSpaceDE w:val="0"/>
            <w:autoSpaceDN w:val="0"/>
            <w:adjustRightInd w:val="0"/>
          </w:pPr>
        </w:pPrChange>
      </w:pPr>
      <w:ins w:id="15820" w:author="Caree2" w:date="2017-04-02T07:00:00Z">
        <w:r w:rsidRPr="00880017">
          <w:rPr>
            <w:color w:val="008080"/>
            <w:rPrChange w:id="15821" w:author="Caree2" w:date="2017-04-02T07:57:00Z">
              <w:rPr/>
            </w:rPrChange>
          </w:rPr>
          <w:tab/>
          <w:t>public void setAirlineCode(String airlineCode) {</w:t>
        </w:r>
      </w:ins>
    </w:p>
    <w:p w:rsidR="006C7EC5" w:rsidRPr="00880017" w:rsidRDefault="006C7EC5" w:rsidP="002E1BA4">
      <w:pPr>
        <w:rPr>
          <w:ins w:id="15822" w:author="Caree2" w:date="2017-04-02T07:00:00Z"/>
          <w:color w:val="008080"/>
          <w:rPrChange w:id="15823" w:author="Caree2" w:date="2017-04-02T07:57:00Z">
            <w:rPr>
              <w:ins w:id="15824" w:author="Caree2" w:date="2017-04-02T07:00:00Z"/>
            </w:rPr>
          </w:rPrChange>
        </w:rPr>
        <w:pPrChange w:id="15825" w:author="Caree2" w:date="2017-04-02T07:21:00Z">
          <w:pPr>
            <w:autoSpaceDE w:val="0"/>
            <w:autoSpaceDN w:val="0"/>
            <w:adjustRightInd w:val="0"/>
          </w:pPr>
        </w:pPrChange>
      </w:pPr>
      <w:ins w:id="15826" w:author="Caree2" w:date="2017-04-02T07:00:00Z">
        <w:r w:rsidRPr="00880017">
          <w:rPr>
            <w:color w:val="008080"/>
            <w:rPrChange w:id="15827" w:author="Caree2" w:date="2017-04-02T07:57:00Z">
              <w:rPr/>
            </w:rPrChange>
          </w:rPr>
          <w:tab/>
        </w:r>
        <w:r w:rsidRPr="00880017">
          <w:rPr>
            <w:color w:val="008080"/>
            <w:rPrChange w:id="15828" w:author="Caree2" w:date="2017-04-02T07:57:00Z">
              <w:rPr/>
            </w:rPrChange>
          </w:rPr>
          <w:tab/>
          <w:t>this.airlineCode = airlineCode;</w:t>
        </w:r>
      </w:ins>
    </w:p>
    <w:p w:rsidR="006C7EC5" w:rsidRPr="00880017" w:rsidRDefault="006C7EC5" w:rsidP="002E1BA4">
      <w:pPr>
        <w:rPr>
          <w:ins w:id="15829" w:author="Caree2" w:date="2017-04-02T07:00:00Z"/>
          <w:color w:val="008080"/>
          <w:rPrChange w:id="15830" w:author="Caree2" w:date="2017-04-02T07:57:00Z">
            <w:rPr>
              <w:ins w:id="15831" w:author="Caree2" w:date="2017-04-02T07:00:00Z"/>
            </w:rPr>
          </w:rPrChange>
        </w:rPr>
        <w:pPrChange w:id="15832" w:author="Caree2" w:date="2017-04-02T07:21:00Z">
          <w:pPr>
            <w:autoSpaceDE w:val="0"/>
            <w:autoSpaceDN w:val="0"/>
            <w:adjustRightInd w:val="0"/>
          </w:pPr>
        </w:pPrChange>
      </w:pPr>
      <w:ins w:id="15833" w:author="Caree2" w:date="2017-04-02T07:00:00Z">
        <w:r w:rsidRPr="00880017">
          <w:rPr>
            <w:color w:val="008080"/>
            <w:rPrChange w:id="15834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835" w:author="Caree2" w:date="2017-04-02T07:00:00Z"/>
          <w:color w:val="008080"/>
          <w:rPrChange w:id="15836" w:author="Caree2" w:date="2017-04-02T07:57:00Z">
            <w:rPr>
              <w:ins w:id="15837" w:author="Caree2" w:date="2017-04-02T07:00:00Z"/>
            </w:rPr>
          </w:rPrChange>
        </w:rPr>
        <w:pPrChange w:id="15838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839" w:author="Caree2" w:date="2017-04-02T07:00:00Z"/>
          <w:color w:val="008080"/>
          <w:rPrChange w:id="15840" w:author="Caree2" w:date="2017-04-02T07:57:00Z">
            <w:rPr>
              <w:ins w:id="15841" w:author="Caree2" w:date="2017-04-02T07:00:00Z"/>
            </w:rPr>
          </w:rPrChange>
        </w:rPr>
        <w:pPrChange w:id="15842" w:author="Caree2" w:date="2017-04-02T07:21:00Z">
          <w:pPr>
            <w:autoSpaceDE w:val="0"/>
            <w:autoSpaceDN w:val="0"/>
            <w:adjustRightInd w:val="0"/>
          </w:pPr>
        </w:pPrChange>
      </w:pPr>
      <w:ins w:id="15843" w:author="Caree2" w:date="2017-04-02T07:00:00Z">
        <w:r w:rsidRPr="00880017">
          <w:rPr>
            <w:color w:val="008080"/>
            <w:rPrChange w:id="15844" w:author="Caree2" w:date="2017-04-02T07:57:00Z">
              <w:rPr/>
            </w:rPrChange>
          </w:rPr>
          <w:tab/>
          <w:t>public String getAirlineName() {</w:t>
        </w:r>
      </w:ins>
    </w:p>
    <w:p w:rsidR="006C7EC5" w:rsidRPr="00880017" w:rsidRDefault="006C7EC5" w:rsidP="002E1BA4">
      <w:pPr>
        <w:rPr>
          <w:ins w:id="15845" w:author="Caree2" w:date="2017-04-02T07:00:00Z"/>
          <w:color w:val="008080"/>
          <w:rPrChange w:id="15846" w:author="Caree2" w:date="2017-04-02T07:57:00Z">
            <w:rPr>
              <w:ins w:id="15847" w:author="Caree2" w:date="2017-04-02T07:00:00Z"/>
            </w:rPr>
          </w:rPrChange>
        </w:rPr>
        <w:pPrChange w:id="15848" w:author="Caree2" w:date="2017-04-02T07:21:00Z">
          <w:pPr>
            <w:autoSpaceDE w:val="0"/>
            <w:autoSpaceDN w:val="0"/>
            <w:adjustRightInd w:val="0"/>
          </w:pPr>
        </w:pPrChange>
      </w:pPr>
      <w:ins w:id="15849" w:author="Caree2" w:date="2017-04-02T07:00:00Z">
        <w:r w:rsidRPr="00880017">
          <w:rPr>
            <w:color w:val="008080"/>
            <w:rPrChange w:id="15850" w:author="Caree2" w:date="2017-04-02T07:57:00Z">
              <w:rPr/>
            </w:rPrChange>
          </w:rPr>
          <w:tab/>
        </w:r>
        <w:r w:rsidRPr="00880017">
          <w:rPr>
            <w:color w:val="008080"/>
            <w:rPrChange w:id="15851" w:author="Caree2" w:date="2017-04-02T07:57:00Z">
              <w:rPr/>
            </w:rPrChange>
          </w:rPr>
          <w:tab/>
          <w:t>return airlineName;</w:t>
        </w:r>
      </w:ins>
    </w:p>
    <w:p w:rsidR="006C7EC5" w:rsidRPr="00880017" w:rsidRDefault="006C7EC5" w:rsidP="002E1BA4">
      <w:pPr>
        <w:rPr>
          <w:ins w:id="15852" w:author="Caree2" w:date="2017-04-02T07:00:00Z"/>
          <w:color w:val="008080"/>
          <w:rPrChange w:id="15853" w:author="Caree2" w:date="2017-04-02T07:57:00Z">
            <w:rPr>
              <w:ins w:id="15854" w:author="Caree2" w:date="2017-04-02T07:00:00Z"/>
            </w:rPr>
          </w:rPrChange>
        </w:rPr>
        <w:pPrChange w:id="15855" w:author="Caree2" w:date="2017-04-02T07:21:00Z">
          <w:pPr>
            <w:autoSpaceDE w:val="0"/>
            <w:autoSpaceDN w:val="0"/>
            <w:adjustRightInd w:val="0"/>
          </w:pPr>
        </w:pPrChange>
      </w:pPr>
      <w:ins w:id="15856" w:author="Caree2" w:date="2017-04-02T07:00:00Z">
        <w:r w:rsidRPr="00880017">
          <w:rPr>
            <w:color w:val="008080"/>
            <w:rPrChange w:id="15857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858" w:author="Caree2" w:date="2017-04-02T07:00:00Z"/>
          <w:color w:val="008080"/>
          <w:rPrChange w:id="15859" w:author="Caree2" w:date="2017-04-02T07:57:00Z">
            <w:rPr>
              <w:ins w:id="15860" w:author="Caree2" w:date="2017-04-02T07:00:00Z"/>
            </w:rPr>
          </w:rPrChange>
        </w:rPr>
        <w:pPrChange w:id="15861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862" w:author="Caree2" w:date="2017-04-02T07:00:00Z"/>
          <w:color w:val="008080"/>
          <w:rPrChange w:id="15863" w:author="Caree2" w:date="2017-04-02T07:57:00Z">
            <w:rPr>
              <w:ins w:id="15864" w:author="Caree2" w:date="2017-04-02T07:00:00Z"/>
            </w:rPr>
          </w:rPrChange>
        </w:rPr>
        <w:pPrChange w:id="15865" w:author="Caree2" w:date="2017-04-02T07:21:00Z">
          <w:pPr>
            <w:autoSpaceDE w:val="0"/>
            <w:autoSpaceDN w:val="0"/>
            <w:adjustRightInd w:val="0"/>
          </w:pPr>
        </w:pPrChange>
      </w:pPr>
      <w:ins w:id="15866" w:author="Caree2" w:date="2017-04-02T07:00:00Z">
        <w:r w:rsidRPr="00880017">
          <w:rPr>
            <w:color w:val="008080"/>
            <w:rPrChange w:id="15867" w:author="Caree2" w:date="2017-04-02T07:57:00Z">
              <w:rPr/>
            </w:rPrChange>
          </w:rPr>
          <w:tab/>
          <w:t>public void setAirlineName(String airlineName) {</w:t>
        </w:r>
      </w:ins>
    </w:p>
    <w:p w:rsidR="006C7EC5" w:rsidRPr="00880017" w:rsidRDefault="006C7EC5" w:rsidP="002E1BA4">
      <w:pPr>
        <w:rPr>
          <w:ins w:id="15868" w:author="Caree2" w:date="2017-04-02T07:00:00Z"/>
          <w:color w:val="008080"/>
          <w:rPrChange w:id="15869" w:author="Caree2" w:date="2017-04-02T07:57:00Z">
            <w:rPr>
              <w:ins w:id="15870" w:author="Caree2" w:date="2017-04-02T07:00:00Z"/>
            </w:rPr>
          </w:rPrChange>
        </w:rPr>
        <w:pPrChange w:id="15871" w:author="Caree2" w:date="2017-04-02T07:21:00Z">
          <w:pPr>
            <w:autoSpaceDE w:val="0"/>
            <w:autoSpaceDN w:val="0"/>
            <w:adjustRightInd w:val="0"/>
          </w:pPr>
        </w:pPrChange>
      </w:pPr>
      <w:ins w:id="15872" w:author="Caree2" w:date="2017-04-02T07:00:00Z">
        <w:r w:rsidRPr="00880017">
          <w:rPr>
            <w:color w:val="008080"/>
            <w:rPrChange w:id="15873" w:author="Caree2" w:date="2017-04-02T07:57:00Z">
              <w:rPr/>
            </w:rPrChange>
          </w:rPr>
          <w:tab/>
        </w:r>
        <w:r w:rsidRPr="00880017">
          <w:rPr>
            <w:color w:val="008080"/>
            <w:rPrChange w:id="15874" w:author="Caree2" w:date="2017-04-02T07:57:00Z">
              <w:rPr/>
            </w:rPrChange>
          </w:rPr>
          <w:tab/>
          <w:t>this.airlineName = airlineName;</w:t>
        </w:r>
      </w:ins>
    </w:p>
    <w:p w:rsidR="006C7EC5" w:rsidRPr="00880017" w:rsidRDefault="006C7EC5" w:rsidP="002E1BA4">
      <w:pPr>
        <w:rPr>
          <w:ins w:id="15875" w:author="Caree2" w:date="2017-04-02T07:00:00Z"/>
          <w:color w:val="008080"/>
          <w:rPrChange w:id="15876" w:author="Caree2" w:date="2017-04-02T07:57:00Z">
            <w:rPr>
              <w:ins w:id="15877" w:author="Caree2" w:date="2017-04-02T07:00:00Z"/>
            </w:rPr>
          </w:rPrChange>
        </w:rPr>
        <w:pPrChange w:id="15878" w:author="Caree2" w:date="2017-04-02T07:21:00Z">
          <w:pPr>
            <w:autoSpaceDE w:val="0"/>
            <w:autoSpaceDN w:val="0"/>
            <w:adjustRightInd w:val="0"/>
          </w:pPr>
        </w:pPrChange>
      </w:pPr>
      <w:ins w:id="15879" w:author="Caree2" w:date="2017-04-02T07:00:00Z">
        <w:r w:rsidRPr="00880017">
          <w:rPr>
            <w:color w:val="008080"/>
            <w:rPrChange w:id="15880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881" w:author="Caree2" w:date="2017-04-02T07:00:00Z"/>
          <w:color w:val="008080"/>
          <w:rPrChange w:id="15882" w:author="Caree2" w:date="2017-04-02T07:57:00Z">
            <w:rPr>
              <w:ins w:id="15883" w:author="Caree2" w:date="2017-04-02T07:00:00Z"/>
            </w:rPr>
          </w:rPrChange>
        </w:rPr>
        <w:pPrChange w:id="15884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885" w:author="Caree2" w:date="2017-04-02T07:00:00Z"/>
          <w:color w:val="008080"/>
          <w:rPrChange w:id="15886" w:author="Caree2" w:date="2017-04-02T07:57:00Z">
            <w:rPr>
              <w:ins w:id="15887" w:author="Caree2" w:date="2017-04-02T07:00:00Z"/>
            </w:rPr>
          </w:rPrChange>
        </w:rPr>
        <w:pPrChange w:id="15888" w:author="Caree2" w:date="2017-04-02T07:21:00Z">
          <w:pPr>
            <w:autoSpaceDE w:val="0"/>
            <w:autoSpaceDN w:val="0"/>
            <w:adjustRightInd w:val="0"/>
          </w:pPr>
        </w:pPrChange>
      </w:pPr>
      <w:ins w:id="15889" w:author="Caree2" w:date="2017-04-02T07:00:00Z">
        <w:r w:rsidRPr="00880017">
          <w:rPr>
            <w:color w:val="008080"/>
            <w:rPrChange w:id="15890" w:author="Caree2" w:date="2017-04-02T07:57:00Z">
              <w:rPr/>
            </w:rPrChange>
          </w:rPr>
          <w:tab/>
          <w:t>public LocalDate getStartedOperation() {</w:t>
        </w:r>
      </w:ins>
    </w:p>
    <w:p w:rsidR="006C7EC5" w:rsidRPr="00880017" w:rsidRDefault="006C7EC5" w:rsidP="002E1BA4">
      <w:pPr>
        <w:rPr>
          <w:ins w:id="15891" w:author="Caree2" w:date="2017-04-02T07:00:00Z"/>
          <w:color w:val="008080"/>
          <w:rPrChange w:id="15892" w:author="Caree2" w:date="2017-04-02T07:57:00Z">
            <w:rPr>
              <w:ins w:id="15893" w:author="Caree2" w:date="2017-04-02T07:00:00Z"/>
            </w:rPr>
          </w:rPrChange>
        </w:rPr>
        <w:pPrChange w:id="15894" w:author="Caree2" w:date="2017-04-02T07:21:00Z">
          <w:pPr>
            <w:autoSpaceDE w:val="0"/>
            <w:autoSpaceDN w:val="0"/>
            <w:adjustRightInd w:val="0"/>
          </w:pPr>
        </w:pPrChange>
      </w:pPr>
      <w:ins w:id="15895" w:author="Caree2" w:date="2017-04-02T07:00:00Z">
        <w:r w:rsidRPr="00880017">
          <w:rPr>
            <w:color w:val="008080"/>
            <w:rPrChange w:id="15896" w:author="Caree2" w:date="2017-04-02T07:57:00Z">
              <w:rPr/>
            </w:rPrChange>
          </w:rPr>
          <w:tab/>
        </w:r>
        <w:r w:rsidRPr="00880017">
          <w:rPr>
            <w:color w:val="008080"/>
            <w:rPrChange w:id="15897" w:author="Caree2" w:date="2017-04-02T07:57:00Z">
              <w:rPr/>
            </w:rPrChange>
          </w:rPr>
          <w:tab/>
          <w:t>return startedOperation;</w:t>
        </w:r>
      </w:ins>
    </w:p>
    <w:p w:rsidR="006C7EC5" w:rsidRPr="00880017" w:rsidRDefault="006C7EC5" w:rsidP="002E1BA4">
      <w:pPr>
        <w:rPr>
          <w:ins w:id="15898" w:author="Caree2" w:date="2017-04-02T07:00:00Z"/>
          <w:color w:val="008080"/>
          <w:rPrChange w:id="15899" w:author="Caree2" w:date="2017-04-02T07:57:00Z">
            <w:rPr>
              <w:ins w:id="15900" w:author="Caree2" w:date="2017-04-02T07:00:00Z"/>
            </w:rPr>
          </w:rPrChange>
        </w:rPr>
        <w:pPrChange w:id="15901" w:author="Caree2" w:date="2017-04-02T07:21:00Z">
          <w:pPr>
            <w:autoSpaceDE w:val="0"/>
            <w:autoSpaceDN w:val="0"/>
            <w:adjustRightInd w:val="0"/>
          </w:pPr>
        </w:pPrChange>
      </w:pPr>
      <w:ins w:id="15902" w:author="Caree2" w:date="2017-04-02T07:00:00Z">
        <w:r w:rsidRPr="00880017">
          <w:rPr>
            <w:color w:val="008080"/>
            <w:rPrChange w:id="15903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904" w:author="Caree2" w:date="2017-04-02T07:00:00Z"/>
          <w:color w:val="008080"/>
          <w:rPrChange w:id="15905" w:author="Caree2" w:date="2017-04-02T07:57:00Z">
            <w:rPr>
              <w:ins w:id="15906" w:author="Caree2" w:date="2017-04-02T07:00:00Z"/>
            </w:rPr>
          </w:rPrChange>
        </w:rPr>
        <w:pPrChange w:id="15907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908" w:author="Caree2" w:date="2017-04-02T07:00:00Z"/>
          <w:color w:val="008080"/>
          <w:rPrChange w:id="15909" w:author="Caree2" w:date="2017-04-02T07:57:00Z">
            <w:rPr>
              <w:ins w:id="15910" w:author="Caree2" w:date="2017-04-02T07:00:00Z"/>
            </w:rPr>
          </w:rPrChange>
        </w:rPr>
        <w:pPrChange w:id="15911" w:author="Caree2" w:date="2017-04-02T07:21:00Z">
          <w:pPr>
            <w:autoSpaceDE w:val="0"/>
            <w:autoSpaceDN w:val="0"/>
            <w:adjustRightInd w:val="0"/>
          </w:pPr>
        </w:pPrChange>
      </w:pPr>
      <w:ins w:id="15912" w:author="Caree2" w:date="2017-04-02T07:00:00Z">
        <w:r w:rsidRPr="00880017">
          <w:rPr>
            <w:color w:val="008080"/>
            <w:rPrChange w:id="15913" w:author="Caree2" w:date="2017-04-02T07:57:00Z">
              <w:rPr/>
            </w:rPrChange>
          </w:rPr>
          <w:tab/>
          <w:t>public void setStartedOperation(LocalDate startedOperation) {</w:t>
        </w:r>
      </w:ins>
    </w:p>
    <w:p w:rsidR="006C7EC5" w:rsidRPr="00880017" w:rsidRDefault="006C7EC5" w:rsidP="002E1BA4">
      <w:pPr>
        <w:rPr>
          <w:ins w:id="15914" w:author="Caree2" w:date="2017-04-02T07:00:00Z"/>
          <w:color w:val="008080"/>
          <w:rPrChange w:id="15915" w:author="Caree2" w:date="2017-04-02T07:57:00Z">
            <w:rPr>
              <w:ins w:id="15916" w:author="Caree2" w:date="2017-04-02T07:00:00Z"/>
            </w:rPr>
          </w:rPrChange>
        </w:rPr>
        <w:pPrChange w:id="15917" w:author="Caree2" w:date="2017-04-02T07:21:00Z">
          <w:pPr>
            <w:autoSpaceDE w:val="0"/>
            <w:autoSpaceDN w:val="0"/>
            <w:adjustRightInd w:val="0"/>
          </w:pPr>
        </w:pPrChange>
      </w:pPr>
      <w:ins w:id="15918" w:author="Caree2" w:date="2017-04-02T07:00:00Z">
        <w:r w:rsidRPr="00880017">
          <w:rPr>
            <w:color w:val="008080"/>
            <w:rPrChange w:id="15919" w:author="Caree2" w:date="2017-04-02T07:57:00Z">
              <w:rPr/>
            </w:rPrChange>
          </w:rPr>
          <w:tab/>
        </w:r>
        <w:r w:rsidRPr="00880017">
          <w:rPr>
            <w:color w:val="008080"/>
            <w:rPrChange w:id="15920" w:author="Caree2" w:date="2017-04-02T07:57:00Z">
              <w:rPr/>
            </w:rPrChange>
          </w:rPr>
          <w:tab/>
          <w:t>this.startedOperation = startedOperation;</w:t>
        </w:r>
      </w:ins>
    </w:p>
    <w:p w:rsidR="006C7EC5" w:rsidRPr="00880017" w:rsidRDefault="006C7EC5" w:rsidP="002E1BA4">
      <w:pPr>
        <w:rPr>
          <w:ins w:id="15921" w:author="Caree2" w:date="2017-04-02T07:00:00Z"/>
          <w:color w:val="008080"/>
          <w:rPrChange w:id="15922" w:author="Caree2" w:date="2017-04-02T07:57:00Z">
            <w:rPr>
              <w:ins w:id="15923" w:author="Caree2" w:date="2017-04-02T07:00:00Z"/>
            </w:rPr>
          </w:rPrChange>
        </w:rPr>
        <w:pPrChange w:id="15924" w:author="Caree2" w:date="2017-04-02T07:21:00Z">
          <w:pPr>
            <w:autoSpaceDE w:val="0"/>
            <w:autoSpaceDN w:val="0"/>
            <w:adjustRightInd w:val="0"/>
          </w:pPr>
        </w:pPrChange>
      </w:pPr>
      <w:ins w:id="15925" w:author="Caree2" w:date="2017-04-02T07:00:00Z">
        <w:r w:rsidRPr="00880017">
          <w:rPr>
            <w:color w:val="008080"/>
            <w:rPrChange w:id="15926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927" w:author="Caree2" w:date="2017-04-02T07:00:00Z"/>
          <w:color w:val="008080"/>
          <w:rPrChange w:id="15928" w:author="Caree2" w:date="2017-04-02T07:57:00Z">
            <w:rPr>
              <w:ins w:id="15929" w:author="Caree2" w:date="2017-04-02T07:00:00Z"/>
            </w:rPr>
          </w:rPrChange>
        </w:rPr>
        <w:pPrChange w:id="15930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931" w:author="Caree2" w:date="2017-04-02T07:00:00Z"/>
          <w:color w:val="008080"/>
          <w:rPrChange w:id="15932" w:author="Caree2" w:date="2017-04-02T07:57:00Z">
            <w:rPr>
              <w:ins w:id="15933" w:author="Caree2" w:date="2017-04-02T07:00:00Z"/>
            </w:rPr>
          </w:rPrChange>
        </w:rPr>
        <w:pPrChange w:id="15934" w:author="Caree2" w:date="2017-04-02T07:21:00Z">
          <w:pPr>
            <w:autoSpaceDE w:val="0"/>
            <w:autoSpaceDN w:val="0"/>
            <w:adjustRightInd w:val="0"/>
          </w:pPr>
        </w:pPrChange>
      </w:pPr>
      <w:ins w:id="15935" w:author="Caree2" w:date="2017-04-02T07:00:00Z">
        <w:r w:rsidRPr="00880017">
          <w:rPr>
            <w:color w:val="008080"/>
            <w:rPrChange w:id="15936" w:author="Caree2" w:date="2017-04-02T07:57:00Z">
              <w:rPr/>
            </w:rPrChange>
          </w:rPr>
          <w:tab/>
          <w:t>public String getCentralHub() {</w:t>
        </w:r>
      </w:ins>
    </w:p>
    <w:p w:rsidR="006C7EC5" w:rsidRPr="00880017" w:rsidRDefault="006C7EC5" w:rsidP="002E1BA4">
      <w:pPr>
        <w:rPr>
          <w:ins w:id="15937" w:author="Caree2" w:date="2017-04-02T07:00:00Z"/>
          <w:color w:val="008080"/>
          <w:rPrChange w:id="15938" w:author="Caree2" w:date="2017-04-02T07:57:00Z">
            <w:rPr>
              <w:ins w:id="15939" w:author="Caree2" w:date="2017-04-02T07:00:00Z"/>
            </w:rPr>
          </w:rPrChange>
        </w:rPr>
        <w:pPrChange w:id="15940" w:author="Caree2" w:date="2017-04-02T07:21:00Z">
          <w:pPr>
            <w:autoSpaceDE w:val="0"/>
            <w:autoSpaceDN w:val="0"/>
            <w:adjustRightInd w:val="0"/>
          </w:pPr>
        </w:pPrChange>
      </w:pPr>
      <w:ins w:id="15941" w:author="Caree2" w:date="2017-04-02T07:00:00Z">
        <w:r w:rsidRPr="00880017">
          <w:rPr>
            <w:color w:val="008080"/>
            <w:rPrChange w:id="15942" w:author="Caree2" w:date="2017-04-02T07:57:00Z">
              <w:rPr/>
            </w:rPrChange>
          </w:rPr>
          <w:tab/>
        </w:r>
        <w:r w:rsidRPr="00880017">
          <w:rPr>
            <w:color w:val="008080"/>
            <w:rPrChange w:id="15943" w:author="Caree2" w:date="2017-04-02T07:57:00Z">
              <w:rPr/>
            </w:rPrChange>
          </w:rPr>
          <w:tab/>
          <w:t>return centralHub;</w:t>
        </w:r>
      </w:ins>
    </w:p>
    <w:p w:rsidR="006C7EC5" w:rsidRPr="00880017" w:rsidRDefault="006C7EC5" w:rsidP="002E1BA4">
      <w:pPr>
        <w:rPr>
          <w:ins w:id="15944" w:author="Caree2" w:date="2017-04-02T07:00:00Z"/>
          <w:color w:val="008080"/>
          <w:rPrChange w:id="15945" w:author="Caree2" w:date="2017-04-02T07:57:00Z">
            <w:rPr>
              <w:ins w:id="15946" w:author="Caree2" w:date="2017-04-02T07:00:00Z"/>
            </w:rPr>
          </w:rPrChange>
        </w:rPr>
        <w:pPrChange w:id="15947" w:author="Caree2" w:date="2017-04-02T07:21:00Z">
          <w:pPr>
            <w:autoSpaceDE w:val="0"/>
            <w:autoSpaceDN w:val="0"/>
            <w:adjustRightInd w:val="0"/>
          </w:pPr>
        </w:pPrChange>
      </w:pPr>
      <w:ins w:id="15948" w:author="Caree2" w:date="2017-04-02T07:00:00Z">
        <w:r w:rsidRPr="00880017">
          <w:rPr>
            <w:color w:val="008080"/>
            <w:rPrChange w:id="15949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950" w:author="Caree2" w:date="2017-04-02T07:00:00Z"/>
          <w:color w:val="008080"/>
          <w:rPrChange w:id="15951" w:author="Caree2" w:date="2017-04-02T07:57:00Z">
            <w:rPr>
              <w:ins w:id="15952" w:author="Caree2" w:date="2017-04-02T07:00:00Z"/>
            </w:rPr>
          </w:rPrChange>
        </w:rPr>
        <w:pPrChange w:id="15953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954" w:author="Caree2" w:date="2017-04-02T07:00:00Z"/>
          <w:color w:val="008080"/>
          <w:rPrChange w:id="15955" w:author="Caree2" w:date="2017-04-02T07:57:00Z">
            <w:rPr>
              <w:ins w:id="15956" w:author="Caree2" w:date="2017-04-02T07:00:00Z"/>
            </w:rPr>
          </w:rPrChange>
        </w:rPr>
        <w:pPrChange w:id="15957" w:author="Caree2" w:date="2017-04-02T07:21:00Z">
          <w:pPr>
            <w:autoSpaceDE w:val="0"/>
            <w:autoSpaceDN w:val="0"/>
            <w:adjustRightInd w:val="0"/>
          </w:pPr>
        </w:pPrChange>
      </w:pPr>
      <w:ins w:id="15958" w:author="Caree2" w:date="2017-04-02T07:00:00Z">
        <w:r w:rsidRPr="00880017">
          <w:rPr>
            <w:color w:val="008080"/>
            <w:rPrChange w:id="15959" w:author="Caree2" w:date="2017-04-02T07:57:00Z">
              <w:rPr/>
            </w:rPrChange>
          </w:rPr>
          <w:tab/>
          <w:t>public void setCentralHub(String centralHub) {</w:t>
        </w:r>
      </w:ins>
    </w:p>
    <w:p w:rsidR="006C7EC5" w:rsidRPr="00880017" w:rsidRDefault="006C7EC5" w:rsidP="002E1BA4">
      <w:pPr>
        <w:rPr>
          <w:ins w:id="15960" w:author="Caree2" w:date="2017-04-02T07:00:00Z"/>
          <w:color w:val="008080"/>
          <w:rPrChange w:id="15961" w:author="Caree2" w:date="2017-04-02T07:57:00Z">
            <w:rPr>
              <w:ins w:id="15962" w:author="Caree2" w:date="2017-04-02T07:00:00Z"/>
            </w:rPr>
          </w:rPrChange>
        </w:rPr>
        <w:pPrChange w:id="15963" w:author="Caree2" w:date="2017-04-02T07:21:00Z">
          <w:pPr>
            <w:autoSpaceDE w:val="0"/>
            <w:autoSpaceDN w:val="0"/>
            <w:adjustRightInd w:val="0"/>
          </w:pPr>
        </w:pPrChange>
      </w:pPr>
      <w:ins w:id="15964" w:author="Caree2" w:date="2017-04-02T07:00:00Z">
        <w:r w:rsidRPr="00880017">
          <w:rPr>
            <w:color w:val="008080"/>
            <w:rPrChange w:id="15965" w:author="Caree2" w:date="2017-04-02T07:57:00Z">
              <w:rPr/>
            </w:rPrChange>
          </w:rPr>
          <w:tab/>
        </w:r>
        <w:r w:rsidRPr="00880017">
          <w:rPr>
            <w:color w:val="008080"/>
            <w:rPrChange w:id="15966" w:author="Caree2" w:date="2017-04-02T07:57:00Z">
              <w:rPr/>
            </w:rPrChange>
          </w:rPr>
          <w:tab/>
          <w:t>this.centralHub = centralHub;</w:t>
        </w:r>
      </w:ins>
    </w:p>
    <w:p w:rsidR="006C7EC5" w:rsidRPr="00880017" w:rsidRDefault="006C7EC5" w:rsidP="002E1BA4">
      <w:pPr>
        <w:rPr>
          <w:ins w:id="15967" w:author="Caree2" w:date="2017-04-02T07:00:00Z"/>
          <w:color w:val="008080"/>
          <w:rPrChange w:id="15968" w:author="Caree2" w:date="2017-04-02T07:57:00Z">
            <w:rPr>
              <w:ins w:id="15969" w:author="Caree2" w:date="2017-04-02T07:00:00Z"/>
            </w:rPr>
          </w:rPrChange>
        </w:rPr>
        <w:pPrChange w:id="15970" w:author="Caree2" w:date="2017-04-02T07:21:00Z">
          <w:pPr>
            <w:autoSpaceDE w:val="0"/>
            <w:autoSpaceDN w:val="0"/>
            <w:adjustRightInd w:val="0"/>
          </w:pPr>
        </w:pPrChange>
      </w:pPr>
      <w:ins w:id="15971" w:author="Caree2" w:date="2017-04-02T07:00:00Z">
        <w:r w:rsidRPr="00880017">
          <w:rPr>
            <w:color w:val="008080"/>
            <w:rPrChange w:id="15972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5973" w:author="Caree2" w:date="2017-04-02T07:00:00Z"/>
          <w:color w:val="008080"/>
          <w:rPrChange w:id="15974" w:author="Caree2" w:date="2017-04-02T07:57:00Z">
            <w:rPr>
              <w:ins w:id="15975" w:author="Caree2" w:date="2017-04-02T07:00:00Z"/>
            </w:rPr>
          </w:rPrChange>
        </w:rPr>
        <w:pPrChange w:id="15976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5977" w:author="Caree2" w:date="2017-04-02T07:00:00Z"/>
          <w:color w:val="008080"/>
          <w:rPrChange w:id="15978" w:author="Caree2" w:date="2017-04-02T07:57:00Z">
            <w:rPr>
              <w:ins w:id="15979" w:author="Caree2" w:date="2017-04-02T07:00:00Z"/>
            </w:rPr>
          </w:rPrChange>
        </w:rPr>
        <w:pPrChange w:id="15980" w:author="Caree2" w:date="2017-04-02T07:21:00Z">
          <w:pPr>
            <w:autoSpaceDE w:val="0"/>
            <w:autoSpaceDN w:val="0"/>
            <w:adjustRightInd w:val="0"/>
          </w:pPr>
        </w:pPrChange>
      </w:pPr>
      <w:ins w:id="15981" w:author="Caree2" w:date="2017-04-02T07:00:00Z">
        <w:r w:rsidRPr="00880017">
          <w:rPr>
            <w:color w:val="008080"/>
            <w:rPrChange w:id="15982" w:author="Caree2" w:date="2017-04-02T07:57:00Z">
              <w:rPr/>
            </w:rPrChange>
          </w:rPr>
          <w:tab/>
          <w:t>public Airline(long airlineID, String airlineCode, String airlineName, LocalDate startedOperation,</w:t>
        </w:r>
      </w:ins>
    </w:p>
    <w:p w:rsidR="006C7EC5" w:rsidRPr="00880017" w:rsidRDefault="006C7EC5" w:rsidP="002E1BA4">
      <w:pPr>
        <w:rPr>
          <w:ins w:id="15983" w:author="Caree2" w:date="2017-04-02T07:00:00Z"/>
          <w:color w:val="008080"/>
          <w:rPrChange w:id="15984" w:author="Caree2" w:date="2017-04-02T07:57:00Z">
            <w:rPr>
              <w:ins w:id="15985" w:author="Caree2" w:date="2017-04-02T07:00:00Z"/>
            </w:rPr>
          </w:rPrChange>
        </w:rPr>
        <w:pPrChange w:id="15986" w:author="Caree2" w:date="2017-04-02T07:21:00Z">
          <w:pPr>
            <w:autoSpaceDE w:val="0"/>
            <w:autoSpaceDN w:val="0"/>
            <w:adjustRightInd w:val="0"/>
          </w:pPr>
        </w:pPrChange>
      </w:pPr>
      <w:ins w:id="15987" w:author="Caree2" w:date="2017-04-02T07:00:00Z">
        <w:r w:rsidRPr="00880017">
          <w:rPr>
            <w:color w:val="008080"/>
            <w:rPrChange w:id="15988" w:author="Caree2" w:date="2017-04-02T07:57:00Z">
              <w:rPr/>
            </w:rPrChange>
          </w:rPr>
          <w:tab/>
        </w:r>
        <w:r w:rsidRPr="00880017">
          <w:rPr>
            <w:color w:val="008080"/>
            <w:rPrChange w:id="15989" w:author="Caree2" w:date="2017-04-02T07:57:00Z">
              <w:rPr/>
            </w:rPrChange>
          </w:rPr>
          <w:tab/>
        </w:r>
        <w:r w:rsidRPr="00880017">
          <w:rPr>
            <w:color w:val="008080"/>
            <w:rPrChange w:id="15990" w:author="Caree2" w:date="2017-04-02T07:57:00Z">
              <w:rPr/>
            </w:rPrChange>
          </w:rPr>
          <w:tab/>
          <w:t>String centralHub) {</w:t>
        </w:r>
      </w:ins>
    </w:p>
    <w:p w:rsidR="006C7EC5" w:rsidRPr="00880017" w:rsidRDefault="006C7EC5" w:rsidP="002E1BA4">
      <w:pPr>
        <w:rPr>
          <w:ins w:id="15991" w:author="Caree2" w:date="2017-04-02T07:00:00Z"/>
          <w:color w:val="008080"/>
          <w:rPrChange w:id="15992" w:author="Caree2" w:date="2017-04-02T07:57:00Z">
            <w:rPr>
              <w:ins w:id="15993" w:author="Caree2" w:date="2017-04-02T07:00:00Z"/>
            </w:rPr>
          </w:rPrChange>
        </w:rPr>
        <w:pPrChange w:id="15994" w:author="Caree2" w:date="2017-04-02T07:21:00Z">
          <w:pPr>
            <w:autoSpaceDE w:val="0"/>
            <w:autoSpaceDN w:val="0"/>
            <w:adjustRightInd w:val="0"/>
          </w:pPr>
        </w:pPrChange>
      </w:pPr>
      <w:ins w:id="15995" w:author="Caree2" w:date="2017-04-02T07:00:00Z">
        <w:r w:rsidRPr="00880017">
          <w:rPr>
            <w:color w:val="008080"/>
            <w:rPrChange w:id="15996" w:author="Caree2" w:date="2017-04-02T07:57:00Z">
              <w:rPr/>
            </w:rPrChange>
          </w:rPr>
          <w:tab/>
        </w:r>
        <w:r w:rsidRPr="00880017">
          <w:rPr>
            <w:color w:val="008080"/>
            <w:rPrChange w:id="15997" w:author="Caree2" w:date="2017-04-02T07:57:00Z">
              <w:rPr/>
            </w:rPrChange>
          </w:rPr>
          <w:tab/>
          <w:t>super();</w:t>
        </w:r>
      </w:ins>
    </w:p>
    <w:p w:rsidR="006C7EC5" w:rsidRPr="00880017" w:rsidRDefault="006C7EC5" w:rsidP="002E1BA4">
      <w:pPr>
        <w:rPr>
          <w:ins w:id="15998" w:author="Caree2" w:date="2017-04-02T07:00:00Z"/>
          <w:color w:val="008080"/>
          <w:rPrChange w:id="15999" w:author="Caree2" w:date="2017-04-02T07:57:00Z">
            <w:rPr>
              <w:ins w:id="16000" w:author="Caree2" w:date="2017-04-02T07:00:00Z"/>
            </w:rPr>
          </w:rPrChange>
        </w:rPr>
        <w:pPrChange w:id="16001" w:author="Caree2" w:date="2017-04-02T07:21:00Z">
          <w:pPr>
            <w:autoSpaceDE w:val="0"/>
            <w:autoSpaceDN w:val="0"/>
            <w:adjustRightInd w:val="0"/>
          </w:pPr>
        </w:pPrChange>
      </w:pPr>
      <w:ins w:id="16002" w:author="Caree2" w:date="2017-04-02T07:00:00Z">
        <w:r w:rsidRPr="00880017">
          <w:rPr>
            <w:color w:val="008080"/>
            <w:rPrChange w:id="16003" w:author="Caree2" w:date="2017-04-02T07:57:00Z">
              <w:rPr/>
            </w:rPrChange>
          </w:rPr>
          <w:tab/>
        </w:r>
        <w:r w:rsidRPr="00880017">
          <w:rPr>
            <w:color w:val="008080"/>
            <w:rPrChange w:id="16004" w:author="Caree2" w:date="2017-04-02T07:57:00Z">
              <w:rPr/>
            </w:rPrChange>
          </w:rPr>
          <w:tab/>
          <w:t>this.airlineID = airlineID;</w:t>
        </w:r>
      </w:ins>
    </w:p>
    <w:p w:rsidR="006C7EC5" w:rsidRPr="00880017" w:rsidRDefault="006C7EC5" w:rsidP="002E1BA4">
      <w:pPr>
        <w:rPr>
          <w:ins w:id="16005" w:author="Caree2" w:date="2017-04-02T07:00:00Z"/>
          <w:color w:val="008080"/>
          <w:rPrChange w:id="16006" w:author="Caree2" w:date="2017-04-02T07:57:00Z">
            <w:rPr>
              <w:ins w:id="16007" w:author="Caree2" w:date="2017-04-02T07:00:00Z"/>
            </w:rPr>
          </w:rPrChange>
        </w:rPr>
        <w:pPrChange w:id="16008" w:author="Caree2" w:date="2017-04-02T07:21:00Z">
          <w:pPr>
            <w:autoSpaceDE w:val="0"/>
            <w:autoSpaceDN w:val="0"/>
            <w:adjustRightInd w:val="0"/>
          </w:pPr>
        </w:pPrChange>
      </w:pPr>
      <w:ins w:id="16009" w:author="Caree2" w:date="2017-04-02T07:00:00Z">
        <w:r w:rsidRPr="00880017">
          <w:rPr>
            <w:color w:val="008080"/>
            <w:rPrChange w:id="16010" w:author="Caree2" w:date="2017-04-02T07:57:00Z">
              <w:rPr/>
            </w:rPrChange>
          </w:rPr>
          <w:tab/>
        </w:r>
        <w:r w:rsidRPr="00880017">
          <w:rPr>
            <w:color w:val="008080"/>
            <w:rPrChange w:id="16011" w:author="Caree2" w:date="2017-04-02T07:57:00Z">
              <w:rPr/>
            </w:rPrChange>
          </w:rPr>
          <w:tab/>
          <w:t>this.airlineCode = airlineCode;</w:t>
        </w:r>
      </w:ins>
    </w:p>
    <w:p w:rsidR="006C7EC5" w:rsidRPr="00880017" w:rsidRDefault="006C7EC5" w:rsidP="002E1BA4">
      <w:pPr>
        <w:rPr>
          <w:ins w:id="16012" w:author="Caree2" w:date="2017-04-02T07:00:00Z"/>
          <w:color w:val="008080"/>
          <w:rPrChange w:id="16013" w:author="Caree2" w:date="2017-04-02T07:57:00Z">
            <w:rPr>
              <w:ins w:id="16014" w:author="Caree2" w:date="2017-04-02T07:00:00Z"/>
            </w:rPr>
          </w:rPrChange>
        </w:rPr>
        <w:pPrChange w:id="16015" w:author="Caree2" w:date="2017-04-02T07:21:00Z">
          <w:pPr>
            <w:autoSpaceDE w:val="0"/>
            <w:autoSpaceDN w:val="0"/>
            <w:adjustRightInd w:val="0"/>
          </w:pPr>
        </w:pPrChange>
      </w:pPr>
      <w:ins w:id="16016" w:author="Caree2" w:date="2017-04-02T07:00:00Z">
        <w:r w:rsidRPr="00880017">
          <w:rPr>
            <w:color w:val="008080"/>
            <w:rPrChange w:id="16017" w:author="Caree2" w:date="2017-04-02T07:57:00Z">
              <w:rPr/>
            </w:rPrChange>
          </w:rPr>
          <w:tab/>
        </w:r>
        <w:r w:rsidRPr="00880017">
          <w:rPr>
            <w:color w:val="008080"/>
            <w:rPrChange w:id="16018" w:author="Caree2" w:date="2017-04-02T07:57:00Z">
              <w:rPr/>
            </w:rPrChange>
          </w:rPr>
          <w:tab/>
          <w:t>this.airlineName = airlineName;</w:t>
        </w:r>
      </w:ins>
    </w:p>
    <w:p w:rsidR="006C7EC5" w:rsidRPr="00880017" w:rsidRDefault="006C7EC5" w:rsidP="002E1BA4">
      <w:pPr>
        <w:rPr>
          <w:ins w:id="16019" w:author="Caree2" w:date="2017-04-02T07:00:00Z"/>
          <w:color w:val="008080"/>
          <w:rPrChange w:id="16020" w:author="Caree2" w:date="2017-04-02T07:57:00Z">
            <w:rPr>
              <w:ins w:id="16021" w:author="Caree2" w:date="2017-04-02T07:00:00Z"/>
            </w:rPr>
          </w:rPrChange>
        </w:rPr>
        <w:pPrChange w:id="16022" w:author="Caree2" w:date="2017-04-02T07:21:00Z">
          <w:pPr>
            <w:autoSpaceDE w:val="0"/>
            <w:autoSpaceDN w:val="0"/>
            <w:adjustRightInd w:val="0"/>
          </w:pPr>
        </w:pPrChange>
      </w:pPr>
      <w:ins w:id="16023" w:author="Caree2" w:date="2017-04-02T07:00:00Z">
        <w:r w:rsidRPr="00880017">
          <w:rPr>
            <w:color w:val="008080"/>
            <w:rPrChange w:id="16024" w:author="Caree2" w:date="2017-04-02T07:57:00Z">
              <w:rPr/>
            </w:rPrChange>
          </w:rPr>
          <w:tab/>
        </w:r>
        <w:r w:rsidRPr="00880017">
          <w:rPr>
            <w:color w:val="008080"/>
            <w:rPrChange w:id="16025" w:author="Caree2" w:date="2017-04-02T07:57:00Z">
              <w:rPr/>
            </w:rPrChange>
          </w:rPr>
          <w:tab/>
          <w:t>this.startedOperation = startedOperation;</w:t>
        </w:r>
      </w:ins>
    </w:p>
    <w:p w:rsidR="006C7EC5" w:rsidRPr="00880017" w:rsidRDefault="006C7EC5" w:rsidP="002E1BA4">
      <w:pPr>
        <w:rPr>
          <w:ins w:id="16026" w:author="Caree2" w:date="2017-04-02T07:00:00Z"/>
          <w:color w:val="008080"/>
          <w:rPrChange w:id="16027" w:author="Caree2" w:date="2017-04-02T07:57:00Z">
            <w:rPr>
              <w:ins w:id="16028" w:author="Caree2" w:date="2017-04-02T07:00:00Z"/>
            </w:rPr>
          </w:rPrChange>
        </w:rPr>
        <w:pPrChange w:id="16029" w:author="Caree2" w:date="2017-04-02T07:21:00Z">
          <w:pPr>
            <w:autoSpaceDE w:val="0"/>
            <w:autoSpaceDN w:val="0"/>
            <w:adjustRightInd w:val="0"/>
          </w:pPr>
        </w:pPrChange>
      </w:pPr>
      <w:ins w:id="16030" w:author="Caree2" w:date="2017-04-02T07:00:00Z">
        <w:r w:rsidRPr="00880017">
          <w:rPr>
            <w:color w:val="008080"/>
            <w:rPrChange w:id="16031" w:author="Caree2" w:date="2017-04-02T07:57:00Z">
              <w:rPr/>
            </w:rPrChange>
          </w:rPr>
          <w:tab/>
        </w:r>
        <w:r w:rsidRPr="00880017">
          <w:rPr>
            <w:color w:val="008080"/>
            <w:rPrChange w:id="16032" w:author="Caree2" w:date="2017-04-02T07:57:00Z">
              <w:rPr/>
            </w:rPrChange>
          </w:rPr>
          <w:tab/>
          <w:t>this.centralHub = centralHub;</w:t>
        </w:r>
      </w:ins>
    </w:p>
    <w:p w:rsidR="006C7EC5" w:rsidRPr="00880017" w:rsidRDefault="006C7EC5" w:rsidP="002E1BA4">
      <w:pPr>
        <w:rPr>
          <w:ins w:id="16033" w:author="Caree2" w:date="2017-04-02T07:00:00Z"/>
          <w:color w:val="008080"/>
          <w:rPrChange w:id="16034" w:author="Caree2" w:date="2017-04-02T07:57:00Z">
            <w:rPr>
              <w:ins w:id="16035" w:author="Caree2" w:date="2017-04-02T07:00:00Z"/>
            </w:rPr>
          </w:rPrChange>
        </w:rPr>
        <w:pPrChange w:id="16036" w:author="Caree2" w:date="2017-04-02T07:21:00Z">
          <w:pPr>
            <w:autoSpaceDE w:val="0"/>
            <w:autoSpaceDN w:val="0"/>
            <w:adjustRightInd w:val="0"/>
          </w:pPr>
        </w:pPrChange>
      </w:pPr>
      <w:ins w:id="16037" w:author="Caree2" w:date="2017-04-02T07:00:00Z">
        <w:r w:rsidRPr="00880017">
          <w:rPr>
            <w:color w:val="008080"/>
            <w:rPrChange w:id="16038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039" w:author="Caree2" w:date="2017-04-02T07:00:00Z"/>
          <w:color w:val="008080"/>
          <w:rPrChange w:id="16040" w:author="Caree2" w:date="2017-04-02T07:57:00Z">
            <w:rPr>
              <w:ins w:id="16041" w:author="Caree2" w:date="2017-04-02T07:00:00Z"/>
            </w:rPr>
          </w:rPrChange>
        </w:rPr>
        <w:pPrChange w:id="16042" w:author="Caree2" w:date="2017-04-02T07:21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043" w:author="Caree2" w:date="2017-04-02T07:00:00Z"/>
          <w:color w:val="008080"/>
          <w:rPrChange w:id="16044" w:author="Caree2" w:date="2017-04-02T07:57:00Z">
            <w:rPr>
              <w:ins w:id="16045" w:author="Caree2" w:date="2017-04-02T07:00:00Z"/>
            </w:rPr>
          </w:rPrChange>
        </w:rPr>
        <w:pPrChange w:id="16046" w:author="Caree2" w:date="2017-04-02T07:21:00Z">
          <w:pPr>
            <w:autoSpaceDE w:val="0"/>
            <w:autoSpaceDN w:val="0"/>
            <w:adjustRightInd w:val="0"/>
          </w:pPr>
        </w:pPrChange>
      </w:pPr>
      <w:ins w:id="16047" w:author="Caree2" w:date="2017-04-02T07:00:00Z">
        <w:r w:rsidRPr="00880017">
          <w:rPr>
            <w:color w:val="008080"/>
            <w:rPrChange w:id="16048" w:author="Caree2" w:date="2017-04-02T07:57:00Z">
              <w:rPr/>
            </w:rPrChange>
          </w:rPr>
          <w:tab/>
          <w:t>public Airline() {</w:t>
        </w:r>
      </w:ins>
    </w:p>
    <w:p w:rsidR="006C7EC5" w:rsidRPr="00880017" w:rsidRDefault="006C7EC5" w:rsidP="002E1BA4">
      <w:pPr>
        <w:rPr>
          <w:ins w:id="16049" w:author="Caree2" w:date="2017-04-02T07:00:00Z"/>
          <w:color w:val="008080"/>
          <w:rPrChange w:id="16050" w:author="Caree2" w:date="2017-04-02T07:57:00Z">
            <w:rPr>
              <w:ins w:id="16051" w:author="Caree2" w:date="2017-04-02T07:00:00Z"/>
            </w:rPr>
          </w:rPrChange>
        </w:rPr>
        <w:pPrChange w:id="16052" w:author="Caree2" w:date="2017-04-02T07:21:00Z">
          <w:pPr>
            <w:autoSpaceDE w:val="0"/>
            <w:autoSpaceDN w:val="0"/>
            <w:adjustRightInd w:val="0"/>
          </w:pPr>
        </w:pPrChange>
      </w:pPr>
      <w:ins w:id="16053" w:author="Caree2" w:date="2017-04-02T07:00:00Z">
        <w:r w:rsidRPr="00880017">
          <w:rPr>
            <w:color w:val="008080"/>
            <w:rPrChange w:id="16054" w:author="Caree2" w:date="2017-04-02T07:57:00Z">
              <w:rPr/>
            </w:rPrChange>
          </w:rPr>
          <w:tab/>
        </w:r>
        <w:r w:rsidRPr="00880017">
          <w:rPr>
            <w:color w:val="008080"/>
            <w:rPrChange w:id="16055" w:author="Caree2" w:date="2017-04-02T07:57:00Z">
              <w:rPr/>
            </w:rPrChange>
          </w:rPr>
          <w:tab/>
          <w:t>super();</w:t>
        </w:r>
      </w:ins>
    </w:p>
    <w:p w:rsidR="006C7EC5" w:rsidRPr="00880017" w:rsidRDefault="006C7EC5" w:rsidP="002E1BA4">
      <w:pPr>
        <w:rPr>
          <w:ins w:id="16056" w:author="Caree2" w:date="2017-04-02T07:00:00Z"/>
          <w:color w:val="008080"/>
          <w:rPrChange w:id="16057" w:author="Caree2" w:date="2017-04-02T07:57:00Z">
            <w:rPr>
              <w:ins w:id="16058" w:author="Caree2" w:date="2017-04-02T07:00:00Z"/>
            </w:rPr>
          </w:rPrChange>
        </w:rPr>
        <w:pPrChange w:id="16059" w:author="Caree2" w:date="2017-04-02T07:21:00Z">
          <w:pPr>
            <w:autoSpaceDE w:val="0"/>
            <w:autoSpaceDN w:val="0"/>
            <w:adjustRightInd w:val="0"/>
          </w:pPr>
        </w:pPrChange>
      </w:pPr>
      <w:ins w:id="16060" w:author="Caree2" w:date="2017-04-02T07:00:00Z">
        <w:r w:rsidRPr="00880017">
          <w:rPr>
            <w:color w:val="008080"/>
            <w:rPrChange w:id="16061" w:author="Caree2" w:date="2017-04-02T07:57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062" w:author="Caree2" w:date="2017-04-02T07:00:00Z"/>
          <w:color w:val="008080"/>
          <w:rPrChange w:id="16063" w:author="Caree2" w:date="2017-04-02T07:57:00Z">
            <w:rPr>
              <w:ins w:id="16064" w:author="Caree2" w:date="2017-04-02T07:00:00Z"/>
            </w:rPr>
          </w:rPrChange>
        </w:rPr>
        <w:pPrChange w:id="16065" w:author="Caree2" w:date="2017-04-02T07:21:00Z">
          <w:pPr>
            <w:autoSpaceDE w:val="0"/>
            <w:autoSpaceDN w:val="0"/>
            <w:adjustRightInd w:val="0"/>
          </w:pPr>
        </w:pPrChange>
      </w:pPr>
      <w:ins w:id="16066" w:author="Caree2" w:date="2017-04-02T07:00:00Z">
        <w:r w:rsidRPr="00880017">
          <w:rPr>
            <w:color w:val="008080"/>
            <w:rPrChange w:id="16067" w:author="Caree2" w:date="2017-04-02T07:57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6068" w:author="Caree2" w:date="2017-04-02T07:00:00Z"/>
          <w:color w:val="008080"/>
          <w:rPrChange w:id="16069" w:author="Caree2" w:date="2017-04-02T07:57:00Z">
            <w:rPr>
              <w:ins w:id="16070" w:author="Caree2" w:date="2017-04-02T07:00:00Z"/>
            </w:rPr>
          </w:rPrChange>
        </w:rPr>
        <w:pPrChange w:id="16071" w:author="Caree2" w:date="2017-04-02T07:21:00Z">
          <w:pPr>
            <w:autoSpaceDE w:val="0"/>
            <w:autoSpaceDN w:val="0"/>
            <w:adjustRightInd w:val="0"/>
          </w:pPr>
        </w:pPrChange>
      </w:pPr>
      <w:ins w:id="16072" w:author="Caree2" w:date="2017-04-02T07:00:00Z">
        <w:r w:rsidRPr="00880017">
          <w:rPr>
            <w:color w:val="008080"/>
            <w:rPrChange w:id="16073" w:author="Caree2" w:date="2017-04-02T07:57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6074" w:author="Caree2" w:date="2017-04-02T07:00:00Z"/>
          <w:color w:val="008080"/>
          <w:rPrChange w:id="16075" w:author="Caree2" w:date="2017-04-02T07:57:00Z">
            <w:rPr>
              <w:ins w:id="16076" w:author="Caree2" w:date="2017-04-02T07:00:00Z"/>
            </w:rPr>
          </w:rPrChange>
        </w:rPr>
        <w:pPrChange w:id="16077" w:author="Caree2" w:date="2017-04-02T07:21:00Z">
          <w:pPr>
            <w:autoSpaceDE w:val="0"/>
            <w:autoSpaceDN w:val="0"/>
            <w:adjustRightInd w:val="0"/>
          </w:pPr>
        </w:pPrChange>
      </w:pPr>
      <w:ins w:id="16078" w:author="Caree2" w:date="2017-04-02T07:00:00Z">
        <w:r w:rsidRPr="00880017">
          <w:rPr>
            <w:color w:val="008080"/>
            <w:rPrChange w:id="16079" w:author="Caree2" w:date="2017-04-02T07:57:00Z">
              <w:rPr/>
            </w:rPrChange>
          </w:rPr>
          <w:t>}</w:t>
        </w:r>
      </w:ins>
    </w:p>
    <w:p w:rsidR="001C579D" w:rsidRPr="00910D57" w:rsidRDefault="001C579D" w:rsidP="002E1BA4">
      <w:pPr>
        <w:rPr>
          <w:color w:val="008080"/>
          <w:rPrChange w:id="16080" w:author="Caree2" w:date="2017-04-02T07:59:00Z">
            <w:rPr/>
          </w:rPrChange>
        </w:rPr>
        <w:pPrChange w:id="16081" w:author="Caree2" w:date="2017-04-02T07:21:00Z">
          <w:pPr/>
        </w:pPrChange>
      </w:pPr>
    </w:p>
    <w:p w:rsidR="006C4A17" w:rsidRDefault="006C4A17" w:rsidP="002E1BA4">
      <w:pPr>
        <w:pPrChange w:id="16082" w:author="Caree2" w:date="2017-04-02T07:21:00Z">
          <w:pPr>
            <w:pStyle w:val="StyleHeading114ptBoldUnderlineLeft"/>
          </w:pPr>
        </w:pPrChange>
      </w:pPr>
    </w:p>
    <w:p w:rsidR="00DE3E2F" w:rsidRDefault="00DE3E2F" w:rsidP="00DE3E2F"/>
    <w:p w:rsidR="00DE3E2F" w:rsidRDefault="00DE3E2F" w:rsidP="0091290A"/>
    <w:p w:rsidR="00805A90" w:rsidRDefault="00805A90" w:rsidP="00E03E10">
      <w:pPr>
        <w:pStyle w:val="StyleHeading114ptBoldUnderlineLeft"/>
      </w:pPr>
    </w:p>
    <w:p w:rsidR="008363E5" w:rsidRDefault="008363E5" w:rsidP="00E03E10">
      <w:pPr>
        <w:pStyle w:val="StyleHeading114ptBoldUnderlineLeft"/>
      </w:pPr>
    </w:p>
    <w:p w:rsidR="008363E5" w:rsidRDefault="008363E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03E10" w:rsidRDefault="00E03E10" w:rsidP="00E03E10">
      <w:pPr>
        <w:pStyle w:val="StyleHeading114ptBoldUnderlineLeft"/>
        <w:rPr>
          <w:ins w:id="16083" w:author="Caree2" w:date="2017-04-02T07:00:00Z"/>
        </w:rPr>
      </w:pPr>
      <w:bookmarkStart w:id="16084" w:name="_Toc478888085"/>
      <w:r w:rsidRPr="00EA03DE">
        <w:lastRenderedPageBreak/>
        <w:t>1.</w:t>
      </w:r>
      <w:del w:id="16085" w:author="Caree2" w:date="2017-04-02T07:32:00Z">
        <w:r w:rsidR="00785492" w:rsidDel="00E047DB">
          <w:delText>18</w:delText>
        </w:r>
        <w:r w:rsidRPr="00EA03DE" w:rsidDel="00E047DB">
          <w:delText xml:space="preserve"> </w:delText>
        </w:r>
      </w:del>
      <w:ins w:id="16086" w:author="Caree2" w:date="2017-04-02T07:49:00Z">
        <w:r w:rsidR="00C547DB">
          <w:t>43</w:t>
        </w:r>
      </w:ins>
      <w:ins w:id="16087" w:author="Caree2" w:date="2017-04-02T07:32:00Z">
        <w:r w:rsidR="00E047DB" w:rsidRPr="00EA03DE">
          <w:t xml:space="preserve"> </w:t>
        </w:r>
      </w:ins>
      <w:r>
        <w:t>–</w:t>
      </w:r>
      <w:r w:rsidRPr="00EA03DE">
        <w:t xml:space="preserve"> </w:t>
      </w:r>
      <w:ins w:id="16088" w:author="Caree2" w:date="2017-04-02T07:21:00Z">
        <w:r w:rsidR="002E1BA4">
          <w:t>Create the NaturalEnvironment class in the package Fifth</w:t>
        </w:r>
      </w:ins>
      <w:bookmarkEnd w:id="16084"/>
      <w:del w:id="16089" w:author="Caree2" w:date="2017-04-02T07:21:00Z">
        <w:r w:rsidDel="002E1BA4">
          <w:delText>Conclusion</w:delText>
        </w:r>
      </w:del>
    </w:p>
    <w:p w:rsidR="006C7EC5" w:rsidRDefault="006C7EC5" w:rsidP="00E03E10">
      <w:pPr>
        <w:pStyle w:val="StyleHeading114ptBoldUnderlineLeft"/>
        <w:rPr>
          <w:ins w:id="16090" w:author="Caree2" w:date="2017-04-02T07:00:00Z"/>
        </w:rPr>
      </w:pPr>
    </w:p>
    <w:p w:rsidR="006C7EC5" w:rsidRDefault="006C7EC5" w:rsidP="006C7EC5">
      <w:pPr>
        <w:autoSpaceDE w:val="0"/>
        <w:autoSpaceDN w:val="0"/>
        <w:adjustRightInd w:val="0"/>
        <w:rPr>
          <w:ins w:id="16091" w:author="Caree2" w:date="2017-04-02T07:01:00Z"/>
          <w:rFonts w:ascii="Consolas" w:hAnsi="Consolas" w:cs="Consolas"/>
          <w:sz w:val="20"/>
          <w:szCs w:val="20"/>
        </w:rPr>
      </w:pPr>
    </w:p>
    <w:p w:rsidR="002E1BA4" w:rsidRPr="00880017" w:rsidRDefault="006C7EC5" w:rsidP="002E1BA4">
      <w:pPr>
        <w:rPr>
          <w:ins w:id="16092" w:author="Caree2" w:date="2017-04-02T07:21:00Z"/>
          <w:color w:val="008080"/>
          <w:rPrChange w:id="16093" w:author="Caree2" w:date="2017-04-02T07:57:00Z">
            <w:rPr>
              <w:ins w:id="16094" w:author="Caree2" w:date="2017-04-02T07:21:00Z"/>
            </w:rPr>
          </w:rPrChange>
        </w:rPr>
        <w:pPrChange w:id="16095" w:author="Caree2" w:date="2017-04-02T07:22:00Z">
          <w:pPr>
            <w:autoSpaceDE w:val="0"/>
            <w:autoSpaceDN w:val="0"/>
            <w:adjustRightInd w:val="0"/>
          </w:pPr>
        </w:pPrChange>
      </w:pPr>
      <w:ins w:id="16096" w:author="Caree2" w:date="2017-04-02T07:01:00Z">
        <w:r w:rsidRPr="002E1BA4">
          <w:rPr>
            <w:rPrChange w:id="16097" w:author="Caree2" w:date="2017-04-02T07:22:00Z">
              <w:rPr/>
            </w:rPrChange>
          </w:rPr>
          <w:tab/>
        </w:r>
      </w:ins>
      <w:ins w:id="16098" w:author="Caree2" w:date="2017-04-02T07:21:00Z">
        <w:r w:rsidR="002E1BA4" w:rsidRPr="00880017">
          <w:rPr>
            <w:color w:val="008080"/>
            <w:rPrChange w:id="16099" w:author="Caree2" w:date="2017-04-02T07:57:00Z">
              <w:rPr>
                <w:b/>
                <w:bCs/>
                <w:color w:val="7F0055"/>
              </w:rPr>
            </w:rPrChange>
          </w:rPr>
          <w:t>package com.rollingstone.springframework.aop.example.fifth;</w:t>
        </w:r>
      </w:ins>
    </w:p>
    <w:p w:rsidR="002E1BA4" w:rsidRPr="00880017" w:rsidRDefault="002E1BA4" w:rsidP="002E1BA4">
      <w:pPr>
        <w:rPr>
          <w:ins w:id="16100" w:author="Caree2" w:date="2017-04-02T07:21:00Z"/>
          <w:color w:val="008080"/>
          <w:rPrChange w:id="16101" w:author="Caree2" w:date="2017-04-02T07:57:00Z">
            <w:rPr>
              <w:ins w:id="16102" w:author="Caree2" w:date="2017-04-02T07:21:00Z"/>
            </w:rPr>
          </w:rPrChange>
        </w:rPr>
        <w:pPrChange w:id="16103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104" w:author="Caree2" w:date="2017-04-02T07:21:00Z"/>
          <w:color w:val="008080"/>
          <w:rPrChange w:id="16105" w:author="Caree2" w:date="2017-04-02T07:57:00Z">
            <w:rPr>
              <w:ins w:id="16106" w:author="Caree2" w:date="2017-04-02T07:21:00Z"/>
            </w:rPr>
          </w:rPrChange>
        </w:rPr>
        <w:pPrChange w:id="16107" w:author="Caree2" w:date="2017-04-02T07:22:00Z">
          <w:pPr>
            <w:autoSpaceDE w:val="0"/>
            <w:autoSpaceDN w:val="0"/>
            <w:adjustRightInd w:val="0"/>
          </w:pPr>
        </w:pPrChange>
      </w:pPr>
      <w:ins w:id="16108" w:author="Caree2" w:date="2017-04-02T07:21:00Z">
        <w:r w:rsidRPr="00880017">
          <w:rPr>
            <w:color w:val="008080"/>
            <w:rPrChange w:id="16109" w:author="Caree2" w:date="2017-04-02T07:57:00Z">
              <w:rPr>
                <w:b/>
                <w:bCs/>
                <w:color w:val="7F0055"/>
              </w:rPr>
            </w:rPrChange>
          </w:rPr>
          <w:t>import java.time.LocalDate;</w:t>
        </w:r>
      </w:ins>
    </w:p>
    <w:p w:rsidR="002E1BA4" w:rsidRPr="00880017" w:rsidRDefault="002E1BA4" w:rsidP="002E1BA4">
      <w:pPr>
        <w:rPr>
          <w:ins w:id="16110" w:author="Caree2" w:date="2017-04-02T07:21:00Z"/>
          <w:color w:val="008080"/>
          <w:rPrChange w:id="16111" w:author="Caree2" w:date="2017-04-02T07:57:00Z">
            <w:rPr>
              <w:ins w:id="16112" w:author="Caree2" w:date="2017-04-02T07:21:00Z"/>
            </w:rPr>
          </w:rPrChange>
        </w:rPr>
        <w:pPrChange w:id="16113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114" w:author="Caree2" w:date="2017-04-02T07:21:00Z"/>
          <w:color w:val="008080"/>
          <w:rPrChange w:id="16115" w:author="Caree2" w:date="2017-04-02T07:57:00Z">
            <w:rPr>
              <w:ins w:id="16116" w:author="Caree2" w:date="2017-04-02T07:21:00Z"/>
            </w:rPr>
          </w:rPrChange>
        </w:rPr>
        <w:pPrChange w:id="16117" w:author="Caree2" w:date="2017-04-02T07:22:00Z">
          <w:pPr>
            <w:autoSpaceDE w:val="0"/>
            <w:autoSpaceDN w:val="0"/>
            <w:adjustRightInd w:val="0"/>
          </w:pPr>
        </w:pPrChange>
      </w:pPr>
      <w:ins w:id="16118" w:author="Caree2" w:date="2017-04-02T07:21:00Z">
        <w:r w:rsidRPr="00880017">
          <w:rPr>
            <w:color w:val="008080"/>
            <w:rPrChange w:id="16119" w:author="Caree2" w:date="2017-04-02T07:57:00Z">
              <w:rPr>
                <w:b/>
                <w:bCs/>
                <w:color w:val="7F0055"/>
              </w:rPr>
            </w:rPrChange>
          </w:rPr>
          <w:t>public class Airplane {</w:t>
        </w:r>
      </w:ins>
    </w:p>
    <w:p w:rsidR="002E1BA4" w:rsidRPr="00880017" w:rsidRDefault="002E1BA4" w:rsidP="002E1BA4">
      <w:pPr>
        <w:rPr>
          <w:ins w:id="16120" w:author="Caree2" w:date="2017-04-02T07:21:00Z"/>
          <w:color w:val="008080"/>
          <w:rPrChange w:id="16121" w:author="Caree2" w:date="2017-04-02T07:57:00Z">
            <w:rPr>
              <w:ins w:id="16122" w:author="Caree2" w:date="2017-04-02T07:21:00Z"/>
            </w:rPr>
          </w:rPrChange>
        </w:rPr>
        <w:pPrChange w:id="16123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124" w:author="Caree2" w:date="2017-04-02T07:21:00Z"/>
          <w:color w:val="008080"/>
          <w:rPrChange w:id="16125" w:author="Caree2" w:date="2017-04-02T07:57:00Z">
            <w:rPr>
              <w:ins w:id="16126" w:author="Caree2" w:date="2017-04-02T07:21:00Z"/>
            </w:rPr>
          </w:rPrChange>
        </w:rPr>
        <w:pPrChange w:id="16127" w:author="Caree2" w:date="2017-04-02T07:22:00Z">
          <w:pPr>
            <w:autoSpaceDE w:val="0"/>
            <w:autoSpaceDN w:val="0"/>
            <w:adjustRightInd w:val="0"/>
          </w:pPr>
        </w:pPrChange>
      </w:pPr>
      <w:ins w:id="16128" w:author="Caree2" w:date="2017-04-02T07:21:00Z">
        <w:r w:rsidRPr="00880017">
          <w:rPr>
            <w:color w:val="008080"/>
            <w:rPrChange w:id="16129" w:author="Caree2" w:date="2017-04-02T07:57:00Z">
              <w:rPr/>
            </w:rPrChange>
          </w:rPr>
          <w:tab/>
          <w:t>private long planeID;</w:t>
        </w:r>
      </w:ins>
    </w:p>
    <w:p w:rsidR="002E1BA4" w:rsidRPr="00880017" w:rsidRDefault="002E1BA4" w:rsidP="002E1BA4">
      <w:pPr>
        <w:rPr>
          <w:ins w:id="16130" w:author="Caree2" w:date="2017-04-02T07:21:00Z"/>
          <w:color w:val="008080"/>
          <w:rPrChange w:id="16131" w:author="Caree2" w:date="2017-04-02T07:57:00Z">
            <w:rPr>
              <w:ins w:id="16132" w:author="Caree2" w:date="2017-04-02T07:21:00Z"/>
            </w:rPr>
          </w:rPrChange>
        </w:rPr>
        <w:pPrChange w:id="16133" w:author="Caree2" w:date="2017-04-02T07:22:00Z">
          <w:pPr>
            <w:autoSpaceDE w:val="0"/>
            <w:autoSpaceDN w:val="0"/>
            <w:adjustRightInd w:val="0"/>
          </w:pPr>
        </w:pPrChange>
      </w:pPr>
      <w:ins w:id="16134" w:author="Caree2" w:date="2017-04-02T07:21:00Z">
        <w:r w:rsidRPr="00880017">
          <w:rPr>
            <w:color w:val="008080"/>
            <w:rPrChange w:id="16135" w:author="Caree2" w:date="2017-04-02T07:57:00Z">
              <w:rPr/>
            </w:rPrChange>
          </w:rPr>
          <w:tab/>
        </w:r>
      </w:ins>
    </w:p>
    <w:p w:rsidR="002E1BA4" w:rsidRPr="00880017" w:rsidRDefault="002E1BA4" w:rsidP="002E1BA4">
      <w:pPr>
        <w:rPr>
          <w:ins w:id="16136" w:author="Caree2" w:date="2017-04-02T07:21:00Z"/>
          <w:color w:val="008080"/>
          <w:rPrChange w:id="16137" w:author="Caree2" w:date="2017-04-02T07:57:00Z">
            <w:rPr>
              <w:ins w:id="16138" w:author="Caree2" w:date="2017-04-02T07:21:00Z"/>
            </w:rPr>
          </w:rPrChange>
        </w:rPr>
        <w:pPrChange w:id="16139" w:author="Caree2" w:date="2017-04-02T07:22:00Z">
          <w:pPr>
            <w:autoSpaceDE w:val="0"/>
            <w:autoSpaceDN w:val="0"/>
            <w:adjustRightInd w:val="0"/>
          </w:pPr>
        </w:pPrChange>
      </w:pPr>
      <w:ins w:id="16140" w:author="Caree2" w:date="2017-04-02T07:21:00Z">
        <w:r w:rsidRPr="00880017">
          <w:rPr>
            <w:color w:val="008080"/>
            <w:rPrChange w:id="16141" w:author="Caree2" w:date="2017-04-02T07:57:00Z">
              <w:rPr/>
            </w:rPrChange>
          </w:rPr>
          <w:tab/>
          <w:t>private String planeType;</w:t>
        </w:r>
      </w:ins>
    </w:p>
    <w:p w:rsidR="002E1BA4" w:rsidRPr="00880017" w:rsidRDefault="002E1BA4" w:rsidP="002E1BA4">
      <w:pPr>
        <w:rPr>
          <w:ins w:id="16142" w:author="Caree2" w:date="2017-04-02T07:21:00Z"/>
          <w:color w:val="008080"/>
          <w:rPrChange w:id="16143" w:author="Caree2" w:date="2017-04-02T07:57:00Z">
            <w:rPr>
              <w:ins w:id="16144" w:author="Caree2" w:date="2017-04-02T07:21:00Z"/>
            </w:rPr>
          </w:rPrChange>
        </w:rPr>
        <w:pPrChange w:id="16145" w:author="Caree2" w:date="2017-04-02T07:22:00Z">
          <w:pPr>
            <w:autoSpaceDE w:val="0"/>
            <w:autoSpaceDN w:val="0"/>
            <w:adjustRightInd w:val="0"/>
          </w:pPr>
        </w:pPrChange>
      </w:pPr>
      <w:ins w:id="16146" w:author="Caree2" w:date="2017-04-02T07:21:00Z">
        <w:r w:rsidRPr="00880017">
          <w:rPr>
            <w:color w:val="008080"/>
            <w:rPrChange w:id="16147" w:author="Caree2" w:date="2017-04-02T07:57:00Z">
              <w:rPr/>
            </w:rPrChange>
          </w:rPr>
          <w:tab/>
        </w:r>
      </w:ins>
    </w:p>
    <w:p w:rsidR="002E1BA4" w:rsidRPr="00880017" w:rsidRDefault="002E1BA4" w:rsidP="002E1BA4">
      <w:pPr>
        <w:rPr>
          <w:ins w:id="16148" w:author="Caree2" w:date="2017-04-02T07:21:00Z"/>
          <w:color w:val="008080"/>
          <w:rPrChange w:id="16149" w:author="Caree2" w:date="2017-04-02T07:57:00Z">
            <w:rPr>
              <w:ins w:id="16150" w:author="Caree2" w:date="2017-04-02T07:21:00Z"/>
            </w:rPr>
          </w:rPrChange>
        </w:rPr>
        <w:pPrChange w:id="16151" w:author="Caree2" w:date="2017-04-02T07:22:00Z">
          <w:pPr>
            <w:autoSpaceDE w:val="0"/>
            <w:autoSpaceDN w:val="0"/>
            <w:adjustRightInd w:val="0"/>
          </w:pPr>
        </w:pPrChange>
      </w:pPr>
      <w:ins w:id="16152" w:author="Caree2" w:date="2017-04-02T07:21:00Z">
        <w:r w:rsidRPr="00880017">
          <w:rPr>
            <w:color w:val="008080"/>
            <w:rPrChange w:id="16153" w:author="Caree2" w:date="2017-04-02T07:57:00Z">
              <w:rPr/>
            </w:rPrChange>
          </w:rPr>
          <w:tab/>
          <w:t>private int numFlights;</w:t>
        </w:r>
      </w:ins>
    </w:p>
    <w:p w:rsidR="002E1BA4" w:rsidRPr="00880017" w:rsidRDefault="002E1BA4" w:rsidP="002E1BA4">
      <w:pPr>
        <w:rPr>
          <w:ins w:id="16154" w:author="Caree2" w:date="2017-04-02T07:21:00Z"/>
          <w:color w:val="008080"/>
          <w:rPrChange w:id="16155" w:author="Caree2" w:date="2017-04-02T07:57:00Z">
            <w:rPr>
              <w:ins w:id="16156" w:author="Caree2" w:date="2017-04-02T07:21:00Z"/>
            </w:rPr>
          </w:rPrChange>
        </w:rPr>
        <w:pPrChange w:id="16157" w:author="Caree2" w:date="2017-04-02T07:22:00Z">
          <w:pPr>
            <w:autoSpaceDE w:val="0"/>
            <w:autoSpaceDN w:val="0"/>
            <w:adjustRightInd w:val="0"/>
          </w:pPr>
        </w:pPrChange>
      </w:pPr>
      <w:ins w:id="16158" w:author="Caree2" w:date="2017-04-02T07:21:00Z">
        <w:r w:rsidRPr="00880017">
          <w:rPr>
            <w:color w:val="008080"/>
            <w:rPrChange w:id="16159" w:author="Caree2" w:date="2017-04-02T07:57:00Z">
              <w:rPr/>
            </w:rPrChange>
          </w:rPr>
          <w:tab/>
        </w:r>
      </w:ins>
    </w:p>
    <w:p w:rsidR="002E1BA4" w:rsidRPr="00880017" w:rsidRDefault="002E1BA4" w:rsidP="002E1BA4">
      <w:pPr>
        <w:rPr>
          <w:ins w:id="16160" w:author="Caree2" w:date="2017-04-02T07:21:00Z"/>
          <w:color w:val="008080"/>
          <w:rPrChange w:id="16161" w:author="Caree2" w:date="2017-04-02T07:57:00Z">
            <w:rPr>
              <w:ins w:id="16162" w:author="Caree2" w:date="2017-04-02T07:21:00Z"/>
            </w:rPr>
          </w:rPrChange>
        </w:rPr>
        <w:pPrChange w:id="16163" w:author="Caree2" w:date="2017-04-02T07:22:00Z">
          <w:pPr>
            <w:autoSpaceDE w:val="0"/>
            <w:autoSpaceDN w:val="0"/>
            <w:adjustRightInd w:val="0"/>
          </w:pPr>
        </w:pPrChange>
      </w:pPr>
      <w:ins w:id="16164" w:author="Caree2" w:date="2017-04-02T07:21:00Z">
        <w:r w:rsidRPr="00880017">
          <w:rPr>
            <w:color w:val="008080"/>
            <w:rPrChange w:id="16165" w:author="Caree2" w:date="2017-04-02T07:57:00Z">
              <w:rPr/>
            </w:rPrChange>
          </w:rPr>
          <w:tab/>
          <w:t>private LocalDate commissionDate;</w:t>
        </w:r>
      </w:ins>
    </w:p>
    <w:p w:rsidR="002E1BA4" w:rsidRPr="00880017" w:rsidRDefault="002E1BA4" w:rsidP="002E1BA4">
      <w:pPr>
        <w:rPr>
          <w:ins w:id="16166" w:author="Caree2" w:date="2017-04-02T07:21:00Z"/>
          <w:color w:val="008080"/>
          <w:rPrChange w:id="16167" w:author="Caree2" w:date="2017-04-02T07:57:00Z">
            <w:rPr>
              <w:ins w:id="16168" w:author="Caree2" w:date="2017-04-02T07:21:00Z"/>
            </w:rPr>
          </w:rPrChange>
        </w:rPr>
        <w:pPrChange w:id="16169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170" w:author="Caree2" w:date="2017-04-02T07:21:00Z"/>
          <w:color w:val="008080"/>
          <w:rPrChange w:id="16171" w:author="Caree2" w:date="2017-04-02T07:57:00Z">
            <w:rPr>
              <w:ins w:id="16172" w:author="Caree2" w:date="2017-04-02T07:21:00Z"/>
            </w:rPr>
          </w:rPrChange>
        </w:rPr>
        <w:pPrChange w:id="16173" w:author="Caree2" w:date="2017-04-02T07:22:00Z">
          <w:pPr>
            <w:autoSpaceDE w:val="0"/>
            <w:autoSpaceDN w:val="0"/>
            <w:adjustRightInd w:val="0"/>
          </w:pPr>
        </w:pPrChange>
      </w:pPr>
      <w:ins w:id="16174" w:author="Caree2" w:date="2017-04-02T07:21:00Z">
        <w:r w:rsidRPr="00880017">
          <w:rPr>
            <w:color w:val="008080"/>
            <w:rPrChange w:id="16175" w:author="Caree2" w:date="2017-04-02T07:57:00Z">
              <w:rPr/>
            </w:rPrChange>
          </w:rPr>
          <w:tab/>
          <w:t>public long getPlaneID() {</w:t>
        </w:r>
      </w:ins>
    </w:p>
    <w:p w:rsidR="002E1BA4" w:rsidRPr="00880017" w:rsidRDefault="002E1BA4" w:rsidP="002E1BA4">
      <w:pPr>
        <w:rPr>
          <w:ins w:id="16176" w:author="Caree2" w:date="2017-04-02T07:21:00Z"/>
          <w:color w:val="008080"/>
          <w:rPrChange w:id="16177" w:author="Caree2" w:date="2017-04-02T07:57:00Z">
            <w:rPr>
              <w:ins w:id="16178" w:author="Caree2" w:date="2017-04-02T07:21:00Z"/>
            </w:rPr>
          </w:rPrChange>
        </w:rPr>
        <w:pPrChange w:id="16179" w:author="Caree2" w:date="2017-04-02T07:22:00Z">
          <w:pPr>
            <w:autoSpaceDE w:val="0"/>
            <w:autoSpaceDN w:val="0"/>
            <w:adjustRightInd w:val="0"/>
          </w:pPr>
        </w:pPrChange>
      </w:pPr>
      <w:ins w:id="16180" w:author="Caree2" w:date="2017-04-02T07:21:00Z">
        <w:r w:rsidRPr="00880017">
          <w:rPr>
            <w:color w:val="008080"/>
            <w:rPrChange w:id="16181" w:author="Caree2" w:date="2017-04-02T07:57:00Z">
              <w:rPr/>
            </w:rPrChange>
          </w:rPr>
          <w:tab/>
        </w:r>
        <w:r w:rsidRPr="00880017">
          <w:rPr>
            <w:color w:val="008080"/>
            <w:rPrChange w:id="16182" w:author="Caree2" w:date="2017-04-02T07:57:00Z">
              <w:rPr/>
            </w:rPrChange>
          </w:rPr>
          <w:tab/>
          <w:t>return planeID;</w:t>
        </w:r>
      </w:ins>
    </w:p>
    <w:p w:rsidR="002E1BA4" w:rsidRPr="00880017" w:rsidRDefault="002E1BA4" w:rsidP="002E1BA4">
      <w:pPr>
        <w:rPr>
          <w:ins w:id="16183" w:author="Caree2" w:date="2017-04-02T07:21:00Z"/>
          <w:color w:val="008080"/>
          <w:rPrChange w:id="16184" w:author="Caree2" w:date="2017-04-02T07:57:00Z">
            <w:rPr>
              <w:ins w:id="16185" w:author="Caree2" w:date="2017-04-02T07:21:00Z"/>
            </w:rPr>
          </w:rPrChange>
        </w:rPr>
        <w:pPrChange w:id="16186" w:author="Caree2" w:date="2017-04-02T07:22:00Z">
          <w:pPr>
            <w:autoSpaceDE w:val="0"/>
            <w:autoSpaceDN w:val="0"/>
            <w:adjustRightInd w:val="0"/>
          </w:pPr>
        </w:pPrChange>
      </w:pPr>
      <w:ins w:id="16187" w:author="Caree2" w:date="2017-04-02T07:21:00Z">
        <w:r w:rsidRPr="00880017">
          <w:rPr>
            <w:color w:val="008080"/>
            <w:rPrChange w:id="16188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189" w:author="Caree2" w:date="2017-04-02T07:21:00Z"/>
          <w:color w:val="008080"/>
          <w:rPrChange w:id="16190" w:author="Caree2" w:date="2017-04-02T07:57:00Z">
            <w:rPr>
              <w:ins w:id="16191" w:author="Caree2" w:date="2017-04-02T07:21:00Z"/>
            </w:rPr>
          </w:rPrChange>
        </w:rPr>
        <w:pPrChange w:id="16192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193" w:author="Caree2" w:date="2017-04-02T07:21:00Z"/>
          <w:color w:val="008080"/>
          <w:rPrChange w:id="16194" w:author="Caree2" w:date="2017-04-02T07:57:00Z">
            <w:rPr>
              <w:ins w:id="16195" w:author="Caree2" w:date="2017-04-02T07:21:00Z"/>
            </w:rPr>
          </w:rPrChange>
        </w:rPr>
        <w:pPrChange w:id="16196" w:author="Caree2" w:date="2017-04-02T07:22:00Z">
          <w:pPr>
            <w:autoSpaceDE w:val="0"/>
            <w:autoSpaceDN w:val="0"/>
            <w:adjustRightInd w:val="0"/>
          </w:pPr>
        </w:pPrChange>
      </w:pPr>
      <w:ins w:id="16197" w:author="Caree2" w:date="2017-04-02T07:21:00Z">
        <w:r w:rsidRPr="00880017">
          <w:rPr>
            <w:color w:val="008080"/>
            <w:rPrChange w:id="16198" w:author="Caree2" w:date="2017-04-02T07:57:00Z">
              <w:rPr/>
            </w:rPrChange>
          </w:rPr>
          <w:tab/>
          <w:t>public void setPlaneID(long planeID) {</w:t>
        </w:r>
      </w:ins>
    </w:p>
    <w:p w:rsidR="002E1BA4" w:rsidRPr="00880017" w:rsidRDefault="002E1BA4" w:rsidP="002E1BA4">
      <w:pPr>
        <w:rPr>
          <w:ins w:id="16199" w:author="Caree2" w:date="2017-04-02T07:21:00Z"/>
          <w:color w:val="008080"/>
          <w:rPrChange w:id="16200" w:author="Caree2" w:date="2017-04-02T07:57:00Z">
            <w:rPr>
              <w:ins w:id="16201" w:author="Caree2" w:date="2017-04-02T07:21:00Z"/>
            </w:rPr>
          </w:rPrChange>
        </w:rPr>
        <w:pPrChange w:id="16202" w:author="Caree2" w:date="2017-04-02T07:22:00Z">
          <w:pPr>
            <w:autoSpaceDE w:val="0"/>
            <w:autoSpaceDN w:val="0"/>
            <w:adjustRightInd w:val="0"/>
          </w:pPr>
        </w:pPrChange>
      </w:pPr>
      <w:ins w:id="16203" w:author="Caree2" w:date="2017-04-02T07:21:00Z">
        <w:r w:rsidRPr="00880017">
          <w:rPr>
            <w:color w:val="008080"/>
            <w:rPrChange w:id="16204" w:author="Caree2" w:date="2017-04-02T07:57:00Z">
              <w:rPr/>
            </w:rPrChange>
          </w:rPr>
          <w:tab/>
        </w:r>
        <w:r w:rsidRPr="00880017">
          <w:rPr>
            <w:color w:val="008080"/>
            <w:rPrChange w:id="16205" w:author="Caree2" w:date="2017-04-02T07:57:00Z">
              <w:rPr/>
            </w:rPrChange>
          </w:rPr>
          <w:tab/>
          <w:t>this.planeID = planeID;</w:t>
        </w:r>
      </w:ins>
    </w:p>
    <w:p w:rsidR="002E1BA4" w:rsidRPr="00880017" w:rsidRDefault="002E1BA4" w:rsidP="002E1BA4">
      <w:pPr>
        <w:rPr>
          <w:ins w:id="16206" w:author="Caree2" w:date="2017-04-02T07:21:00Z"/>
          <w:color w:val="008080"/>
          <w:rPrChange w:id="16207" w:author="Caree2" w:date="2017-04-02T07:57:00Z">
            <w:rPr>
              <w:ins w:id="16208" w:author="Caree2" w:date="2017-04-02T07:21:00Z"/>
            </w:rPr>
          </w:rPrChange>
        </w:rPr>
        <w:pPrChange w:id="16209" w:author="Caree2" w:date="2017-04-02T07:22:00Z">
          <w:pPr>
            <w:autoSpaceDE w:val="0"/>
            <w:autoSpaceDN w:val="0"/>
            <w:adjustRightInd w:val="0"/>
          </w:pPr>
        </w:pPrChange>
      </w:pPr>
      <w:ins w:id="16210" w:author="Caree2" w:date="2017-04-02T07:21:00Z">
        <w:r w:rsidRPr="00880017">
          <w:rPr>
            <w:color w:val="008080"/>
            <w:rPrChange w:id="16211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212" w:author="Caree2" w:date="2017-04-02T07:21:00Z"/>
          <w:color w:val="008080"/>
          <w:rPrChange w:id="16213" w:author="Caree2" w:date="2017-04-02T07:57:00Z">
            <w:rPr>
              <w:ins w:id="16214" w:author="Caree2" w:date="2017-04-02T07:21:00Z"/>
            </w:rPr>
          </w:rPrChange>
        </w:rPr>
        <w:pPrChange w:id="16215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216" w:author="Caree2" w:date="2017-04-02T07:21:00Z"/>
          <w:color w:val="008080"/>
          <w:rPrChange w:id="16217" w:author="Caree2" w:date="2017-04-02T07:57:00Z">
            <w:rPr>
              <w:ins w:id="16218" w:author="Caree2" w:date="2017-04-02T07:21:00Z"/>
            </w:rPr>
          </w:rPrChange>
        </w:rPr>
        <w:pPrChange w:id="16219" w:author="Caree2" w:date="2017-04-02T07:22:00Z">
          <w:pPr>
            <w:autoSpaceDE w:val="0"/>
            <w:autoSpaceDN w:val="0"/>
            <w:adjustRightInd w:val="0"/>
          </w:pPr>
        </w:pPrChange>
      </w:pPr>
      <w:ins w:id="16220" w:author="Caree2" w:date="2017-04-02T07:21:00Z">
        <w:r w:rsidRPr="00880017">
          <w:rPr>
            <w:color w:val="008080"/>
            <w:rPrChange w:id="16221" w:author="Caree2" w:date="2017-04-02T07:57:00Z">
              <w:rPr/>
            </w:rPrChange>
          </w:rPr>
          <w:tab/>
          <w:t>public String getPlaneType() {</w:t>
        </w:r>
      </w:ins>
    </w:p>
    <w:p w:rsidR="002E1BA4" w:rsidRPr="00880017" w:rsidRDefault="002E1BA4" w:rsidP="002E1BA4">
      <w:pPr>
        <w:rPr>
          <w:ins w:id="16222" w:author="Caree2" w:date="2017-04-02T07:21:00Z"/>
          <w:color w:val="008080"/>
          <w:rPrChange w:id="16223" w:author="Caree2" w:date="2017-04-02T07:57:00Z">
            <w:rPr>
              <w:ins w:id="16224" w:author="Caree2" w:date="2017-04-02T07:21:00Z"/>
            </w:rPr>
          </w:rPrChange>
        </w:rPr>
        <w:pPrChange w:id="16225" w:author="Caree2" w:date="2017-04-02T07:22:00Z">
          <w:pPr>
            <w:autoSpaceDE w:val="0"/>
            <w:autoSpaceDN w:val="0"/>
            <w:adjustRightInd w:val="0"/>
          </w:pPr>
        </w:pPrChange>
      </w:pPr>
      <w:ins w:id="16226" w:author="Caree2" w:date="2017-04-02T07:21:00Z">
        <w:r w:rsidRPr="00880017">
          <w:rPr>
            <w:color w:val="008080"/>
            <w:rPrChange w:id="16227" w:author="Caree2" w:date="2017-04-02T07:57:00Z">
              <w:rPr/>
            </w:rPrChange>
          </w:rPr>
          <w:tab/>
        </w:r>
        <w:r w:rsidRPr="00880017">
          <w:rPr>
            <w:color w:val="008080"/>
            <w:rPrChange w:id="16228" w:author="Caree2" w:date="2017-04-02T07:57:00Z">
              <w:rPr/>
            </w:rPrChange>
          </w:rPr>
          <w:tab/>
          <w:t>return planeType;</w:t>
        </w:r>
      </w:ins>
    </w:p>
    <w:p w:rsidR="002E1BA4" w:rsidRPr="00880017" w:rsidRDefault="002E1BA4" w:rsidP="002E1BA4">
      <w:pPr>
        <w:rPr>
          <w:ins w:id="16229" w:author="Caree2" w:date="2017-04-02T07:21:00Z"/>
          <w:color w:val="008080"/>
          <w:rPrChange w:id="16230" w:author="Caree2" w:date="2017-04-02T07:57:00Z">
            <w:rPr>
              <w:ins w:id="16231" w:author="Caree2" w:date="2017-04-02T07:21:00Z"/>
            </w:rPr>
          </w:rPrChange>
        </w:rPr>
        <w:pPrChange w:id="16232" w:author="Caree2" w:date="2017-04-02T07:22:00Z">
          <w:pPr>
            <w:autoSpaceDE w:val="0"/>
            <w:autoSpaceDN w:val="0"/>
            <w:adjustRightInd w:val="0"/>
          </w:pPr>
        </w:pPrChange>
      </w:pPr>
      <w:ins w:id="16233" w:author="Caree2" w:date="2017-04-02T07:21:00Z">
        <w:r w:rsidRPr="00880017">
          <w:rPr>
            <w:color w:val="008080"/>
            <w:rPrChange w:id="16234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235" w:author="Caree2" w:date="2017-04-02T07:21:00Z"/>
          <w:color w:val="008080"/>
          <w:rPrChange w:id="16236" w:author="Caree2" w:date="2017-04-02T07:57:00Z">
            <w:rPr>
              <w:ins w:id="16237" w:author="Caree2" w:date="2017-04-02T07:21:00Z"/>
            </w:rPr>
          </w:rPrChange>
        </w:rPr>
        <w:pPrChange w:id="16238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239" w:author="Caree2" w:date="2017-04-02T07:21:00Z"/>
          <w:color w:val="008080"/>
          <w:rPrChange w:id="16240" w:author="Caree2" w:date="2017-04-02T07:57:00Z">
            <w:rPr>
              <w:ins w:id="16241" w:author="Caree2" w:date="2017-04-02T07:21:00Z"/>
            </w:rPr>
          </w:rPrChange>
        </w:rPr>
        <w:pPrChange w:id="16242" w:author="Caree2" w:date="2017-04-02T07:22:00Z">
          <w:pPr>
            <w:autoSpaceDE w:val="0"/>
            <w:autoSpaceDN w:val="0"/>
            <w:adjustRightInd w:val="0"/>
          </w:pPr>
        </w:pPrChange>
      </w:pPr>
      <w:ins w:id="16243" w:author="Caree2" w:date="2017-04-02T07:21:00Z">
        <w:r w:rsidRPr="00880017">
          <w:rPr>
            <w:color w:val="008080"/>
            <w:rPrChange w:id="16244" w:author="Caree2" w:date="2017-04-02T07:57:00Z">
              <w:rPr/>
            </w:rPrChange>
          </w:rPr>
          <w:tab/>
          <w:t>public void setPlaneType(String planeType) {</w:t>
        </w:r>
      </w:ins>
    </w:p>
    <w:p w:rsidR="002E1BA4" w:rsidRPr="00880017" w:rsidRDefault="002E1BA4" w:rsidP="002E1BA4">
      <w:pPr>
        <w:rPr>
          <w:ins w:id="16245" w:author="Caree2" w:date="2017-04-02T07:21:00Z"/>
          <w:color w:val="008080"/>
          <w:rPrChange w:id="16246" w:author="Caree2" w:date="2017-04-02T07:57:00Z">
            <w:rPr>
              <w:ins w:id="16247" w:author="Caree2" w:date="2017-04-02T07:21:00Z"/>
            </w:rPr>
          </w:rPrChange>
        </w:rPr>
        <w:pPrChange w:id="16248" w:author="Caree2" w:date="2017-04-02T07:22:00Z">
          <w:pPr>
            <w:autoSpaceDE w:val="0"/>
            <w:autoSpaceDN w:val="0"/>
            <w:adjustRightInd w:val="0"/>
          </w:pPr>
        </w:pPrChange>
      </w:pPr>
      <w:ins w:id="16249" w:author="Caree2" w:date="2017-04-02T07:21:00Z">
        <w:r w:rsidRPr="00880017">
          <w:rPr>
            <w:color w:val="008080"/>
            <w:rPrChange w:id="16250" w:author="Caree2" w:date="2017-04-02T07:57:00Z">
              <w:rPr/>
            </w:rPrChange>
          </w:rPr>
          <w:tab/>
        </w:r>
        <w:r w:rsidRPr="00880017">
          <w:rPr>
            <w:color w:val="008080"/>
            <w:rPrChange w:id="16251" w:author="Caree2" w:date="2017-04-02T07:57:00Z">
              <w:rPr/>
            </w:rPrChange>
          </w:rPr>
          <w:tab/>
          <w:t>this.planeType = planeType;</w:t>
        </w:r>
      </w:ins>
    </w:p>
    <w:p w:rsidR="002E1BA4" w:rsidRPr="00880017" w:rsidRDefault="002E1BA4" w:rsidP="002E1BA4">
      <w:pPr>
        <w:rPr>
          <w:ins w:id="16252" w:author="Caree2" w:date="2017-04-02T07:21:00Z"/>
          <w:color w:val="008080"/>
          <w:rPrChange w:id="16253" w:author="Caree2" w:date="2017-04-02T07:57:00Z">
            <w:rPr>
              <w:ins w:id="16254" w:author="Caree2" w:date="2017-04-02T07:21:00Z"/>
            </w:rPr>
          </w:rPrChange>
        </w:rPr>
        <w:pPrChange w:id="16255" w:author="Caree2" w:date="2017-04-02T07:22:00Z">
          <w:pPr>
            <w:autoSpaceDE w:val="0"/>
            <w:autoSpaceDN w:val="0"/>
            <w:adjustRightInd w:val="0"/>
          </w:pPr>
        </w:pPrChange>
      </w:pPr>
      <w:ins w:id="16256" w:author="Caree2" w:date="2017-04-02T07:21:00Z">
        <w:r w:rsidRPr="00880017">
          <w:rPr>
            <w:color w:val="008080"/>
            <w:rPrChange w:id="16257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258" w:author="Caree2" w:date="2017-04-02T07:21:00Z"/>
          <w:color w:val="008080"/>
          <w:rPrChange w:id="16259" w:author="Caree2" w:date="2017-04-02T07:57:00Z">
            <w:rPr>
              <w:ins w:id="16260" w:author="Caree2" w:date="2017-04-02T07:21:00Z"/>
            </w:rPr>
          </w:rPrChange>
        </w:rPr>
        <w:pPrChange w:id="16261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262" w:author="Caree2" w:date="2017-04-02T07:21:00Z"/>
          <w:color w:val="008080"/>
          <w:rPrChange w:id="16263" w:author="Caree2" w:date="2017-04-02T07:57:00Z">
            <w:rPr>
              <w:ins w:id="16264" w:author="Caree2" w:date="2017-04-02T07:21:00Z"/>
            </w:rPr>
          </w:rPrChange>
        </w:rPr>
        <w:pPrChange w:id="16265" w:author="Caree2" w:date="2017-04-02T07:22:00Z">
          <w:pPr>
            <w:autoSpaceDE w:val="0"/>
            <w:autoSpaceDN w:val="0"/>
            <w:adjustRightInd w:val="0"/>
          </w:pPr>
        </w:pPrChange>
      </w:pPr>
      <w:ins w:id="16266" w:author="Caree2" w:date="2017-04-02T07:21:00Z">
        <w:r w:rsidRPr="00880017">
          <w:rPr>
            <w:color w:val="008080"/>
            <w:rPrChange w:id="16267" w:author="Caree2" w:date="2017-04-02T07:57:00Z">
              <w:rPr/>
            </w:rPrChange>
          </w:rPr>
          <w:tab/>
          <w:t>public int getNumFlights() {</w:t>
        </w:r>
      </w:ins>
    </w:p>
    <w:p w:rsidR="002E1BA4" w:rsidRPr="00880017" w:rsidRDefault="002E1BA4" w:rsidP="002E1BA4">
      <w:pPr>
        <w:rPr>
          <w:ins w:id="16268" w:author="Caree2" w:date="2017-04-02T07:21:00Z"/>
          <w:color w:val="008080"/>
          <w:rPrChange w:id="16269" w:author="Caree2" w:date="2017-04-02T07:57:00Z">
            <w:rPr>
              <w:ins w:id="16270" w:author="Caree2" w:date="2017-04-02T07:21:00Z"/>
            </w:rPr>
          </w:rPrChange>
        </w:rPr>
        <w:pPrChange w:id="16271" w:author="Caree2" w:date="2017-04-02T07:22:00Z">
          <w:pPr>
            <w:autoSpaceDE w:val="0"/>
            <w:autoSpaceDN w:val="0"/>
            <w:adjustRightInd w:val="0"/>
          </w:pPr>
        </w:pPrChange>
      </w:pPr>
      <w:ins w:id="16272" w:author="Caree2" w:date="2017-04-02T07:21:00Z">
        <w:r w:rsidRPr="00880017">
          <w:rPr>
            <w:color w:val="008080"/>
            <w:rPrChange w:id="16273" w:author="Caree2" w:date="2017-04-02T07:57:00Z">
              <w:rPr/>
            </w:rPrChange>
          </w:rPr>
          <w:tab/>
        </w:r>
        <w:r w:rsidRPr="00880017">
          <w:rPr>
            <w:color w:val="008080"/>
            <w:rPrChange w:id="16274" w:author="Caree2" w:date="2017-04-02T07:57:00Z">
              <w:rPr/>
            </w:rPrChange>
          </w:rPr>
          <w:tab/>
          <w:t>return numFlights;</w:t>
        </w:r>
      </w:ins>
    </w:p>
    <w:p w:rsidR="002E1BA4" w:rsidRPr="00880017" w:rsidRDefault="002E1BA4" w:rsidP="002E1BA4">
      <w:pPr>
        <w:rPr>
          <w:ins w:id="16275" w:author="Caree2" w:date="2017-04-02T07:21:00Z"/>
          <w:color w:val="008080"/>
          <w:rPrChange w:id="16276" w:author="Caree2" w:date="2017-04-02T07:57:00Z">
            <w:rPr>
              <w:ins w:id="16277" w:author="Caree2" w:date="2017-04-02T07:21:00Z"/>
            </w:rPr>
          </w:rPrChange>
        </w:rPr>
        <w:pPrChange w:id="16278" w:author="Caree2" w:date="2017-04-02T07:22:00Z">
          <w:pPr>
            <w:autoSpaceDE w:val="0"/>
            <w:autoSpaceDN w:val="0"/>
            <w:adjustRightInd w:val="0"/>
          </w:pPr>
        </w:pPrChange>
      </w:pPr>
      <w:ins w:id="16279" w:author="Caree2" w:date="2017-04-02T07:21:00Z">
        <w:r w:rsidRPr="00880017">
          <w:rPr>
            <w:color w:val="008080"/>
            <w:rPrChange w:id="16280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281" w:author="Caree2" w:date="2017-04-02T07:21:00Z"/>
          <w:color w:val="008080"/>
          <w:rPrChange w:id="16282" w:author="Caree2" w:date="2017-04-02T07:57:00Z">
            <w:rPr>
              <w:ins w:id="16283" w:author="Caree2" w:date="2017-04-02T07:21:00Z"/>
            </w:rPr>
          </w:rPrChange>
        </w:rPr>
        <w:pPrChange w:id="16284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285" w:author="Caree2" w:date="2017-04-02T07:21:00Z"/>
          <w:color w:val="008080"/>
          <w:rPrChange w:id="16286" w:author="Caree2" w:date="2017-04-02T07:57:00Z">
            <w:rPr>
              <w:ins w:id="16287" w:author="Caree2" w:date="2017-04-02T07:21:00Z"/>
            </w:rPr>
          </w:rPrChange>
        </w:rPr>
        <w:pPrChange w:id="16288" w:author="Caree2" w:date="2017-04-02T07:22:00Z">
          <w:pPr>
            <w:autoSpaceDE w:val="0"/>
            <w:autoSpaceDN w:val="0"/>
            <w:adjustRightInd w:val="0"/>
          </w:pPr>
        </w:pPrChange>
      </w:pPr>
      <w:ins w:id="16289" w:author="Caree2" w:date="2017-04-02T07:21:00Z">
        <w:r w:rsidRPr="00880017">
          <w:rPr>
            <w:color w:val="008080"/>
            <w:rPrChange w:id="16290" w:author="Caree2" w:date="2017-04-02T07:57:00Z">
              <w:rPr/>
            </w:rPrChange>
          </w:rPr>
          <w:tab/>
          <w:t>public void setNumFlights(int numFlights) {</w:t>
        </w:r>
      </w:ins>
    </w:p>
    <w:p w:rsidR="002E1BA4" w:rsidRPr="00880017" w:rsidRDefault="002E1BA4" w:rsidP="002E1BA4">
      <w:pPr>
        <w:rPr>
          <w:ins w:id="16291" w:author="Caree2" w:date="2017-04-02T07:21:00Z"/>
          <w:color w:val="008080"/>
          <w:rPrChange w:id="16292" w:author="Caree2" w:date="2017-04-02T07:57:00Z">
            <w:rPr>
              <w:ins w:id="16293" w:author="Caree2" w:date="2017-04-02T07:21:00Z"/>
            </w:rPr>
          </w:rPrChange>
        </w:rPr>
        <w:pPrChange w:id="16294" w:author="Caree2" w:date="2017-04-02T07:22:00Z">
          <w:pPr>
            <w:autoSpaceDE w:val="0"/>
            <w:autoSpaceDN w:val="0"/>
            <w:adjustRightInd w:val="0"/>
          </w:pPr>
        </w:pPrChange>
      </w:pPr>
      <w:ins w:id="16295" w:author="Caree2" w:date="2017-04-02T07:21:00Z">
        <w:r w:rsidRPr="00880017">
          <w:rPr>
            <w:color w:val="008080"/>
            <w:rPrChange w:id="16296" w:author="Caree2" w:date="2017-04-02T07:57:00Z">
              <w:rPr/>
            </w:rPrChange>
          </w:rPr>
          <w:tab/>
        </w:r>
        <w:r w:rsidRPr="00880017">
          <w:rPr>
            <w:color w:val="008080"/>
            <w:rPrChange w:id="16297" w:author="Caree2" w:date="2017-04-02T07:57:00Z">
              <w:rPr/>
            </w:rPrChange>
          </w:rPr>
          <w:tab/>
          <w:t>this.numFlights = numFlights;</w:t>
        </w:r>
      </w:ins>
    </w:p>
    <w:p w:rsidR="002E1BA4" w:rsidRPr="00880017" w:rsidRDefault="002E1BA4" w:rsidP="002E1BA4">
      <w:pPr>
        <w:rPr>
          <w:ins w:id="16298" w:author="Caree2" w:date="2017-04-02T07:21:00Z"/>
          <w:color w:val="008080"/>
          <w:rPrChange w:id="16299" w:author="Caree2" w:date="2017-04-02T07:57:00Z">
            <w:rPr>
              <w:ins w:id="16300" w:author="Caree2" w:date="2017-04-02T07:21:00Z"/>
            </w:rPr>
          </w:rPrChange>
        </w:rPr>
        <w:pPrChange w:id="16301" w:author="Caree2" w:date="2017-04-02T07:22:00Z">
          <w:pPr>
            <w:autoSpaceDE w:val="0"/>
            <w:autoSpaceDN w:val="0"/>
            <w:adjustRightInd w:val="0"/>
          </w:pPr>
        </w:pPrChange>
      </w:pPr>
      <w:ins w:id="16302" w:author="Caree2" w:date="2017-04-02T07:21:00Z">
        <w:r w:rsidRPr="00880017">
          <w:rPr>
            <w:color w:val="008080"/>
            <w:rPrChange w:id="16303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304" w:author="Caree2" w:date="2017-04-02T07:21:00Z"/>
          <w:color w:val="008080"/>
          <w:rPrChange w:id="16305" w:author="Caree2" w:date="2017-04-02T07:57:00Z">
            <w:rPr>
              <w:ins w:id="16306" w:author="Caree2" w:date="2017-04-02T07:21:00Z"/>
            </w:rPr>
          </w:rPrChange>
        </w:rPr>
        <w:pPrChange w:id="16307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308" w:author="Caree2" w:date="2017-04-02T07:21:00Z"/>
          <w:color w:val="008080"/>
          <w:rPrChange w:id="16309" w:author="Caree2" w:date="2017-04-02T07:57:00Z">
            <w:rPr>
              <w:ins w:id="16310" w:author="Caree2" w:date="2017-04-02T07:21:00Z"/>
            </w:rPr>
          </w:rPrChange>
        </w:rPr>
        <w:pPrChange w:id="16311" w:author="Caree2" w:date="2017-04-02T07:22:00Z">
          <w:pPr>
            <w:autoSpaceDE w:val="0"/>
            <w:autoSpaceDN w:val="0"/>
            <w:adjustRightInd w:val="0"/>
          </w:pPr>
        </w:pPrChange>
      </w:pPr>
      <w:ins w:id="16312" w:author="Caree2" w:date="2017-04-02T07:21:00Z">
        <w:r w:rsidRPr="00880017">
          <w:rPr>
            <w:color w:val="008080"/>
            <w:rPrChange w:id="16313" w:author="Caree2" w:date="2017-04-02T07:57:00Z">
              <w:rPr/>
            </w:rPrChange>
          </w:rPr>
          <w:tab/>
          <w:t>public LocalDate getCommissionDate() {</w:t>
        </w:r>
      </w:ins>
    </w:p>
    <w:p w:rsidR="002E1BA4" w:rsidRPr="00880017" w:rsidRDefault="002E1BA4" w:rsidP="002E1BA4">
      <w:pPr>
        <w:rPr>
          <w:ins w:id="16314" w:author="Caree2" w:date="2017-04-02T07:21:00Z"/>
          <w:color w:val="008080"/>
          <w:rPrChange w:id="16315" w:author="Caree2" w:date="2017-04-02T07:57:00Z">
            <w:rPr>
              <w:ins w:id="16316" w:author="Caree2" w:date="2017-04-02T07:21:00Z"/>
            </w:rPr>
          </w:rPrChange>
        </w:rPr>
        <w:pPrChange w:id="16317" w:author="Caree2" w:date="2017-04-02T07:22:00Z">
          <w:pPr>
            <w:autoSpaceDE w:val="0"/>
            <w:autoSpaceDN w:val="0"/>
            <w:adjustRightInd w:val="0"/>
          </w:pPr>
        </w:pPrChange>
      </w:pPr>
      <w:ins w:id="16318" w:author="Caree2" w:date="2017-04-02T07:21:00Z">
        <w:r w:rsidRPr="00880017">
          <w:rPr>
            <w:color w:val="008080"/>
            <w:rPrChange w:id="16319" w:author="Caree2" w:date="2017-04-02T07:57:00Z">
              <w:rPr/>
            </w:rPrChange>
          </w:rPr>
          <w:tab/>
        </w:r>
        <w:r w:rsidRPr="00880017">
          <w:rPr>
            <w:color w:val="008080"/>
            <w:rPrChange w:id="16320" w:author="Caree2" w:date="2017-04-02T07:57:00Z">
              <w:rPr/>
            </w:rPrChange>
          </w:rPr>
          <w:tab/>
          <w:t>return commissionDate;</w:t>
        </w:r>
      </w:ins>
    </w:p>
    <w:p w:rsidR="002E1BA4" w:rsidRPr="00880017" w:rsidRDefault="002E1BA4" w:rsidP="002E1BA4">
      <w:pPr>
        <w:rPr>
          <w:ins w:id="16321" w:author="Caree2" w:date="2017-04-02T07:21:00Z"/>
          <w:color w:val="008080"/>
          <w:rPrChange w:id="16322" w:author="Caree2" w:date="2017-04-02T07:57:00Z">
            <w:rPr>
              <w:ins w:id="16323" w:author="Caree2" w:date="2017-04-02T07:21:00Z"/>
            </w:rPr>
          </w:rPrChange>
        </w:rPr>
        <w:pPrChange w:id="16324" w:author="Caree2" w:date="2017-04-02T07:22:00Z">
          <w:pPr>
            <w:autoSpaceDE w:val="0"/>
            <w:autoSpaceDN w:val="0"/>
            <w:adjustRightInd w:val="0"/>
          </w:pPr>
        </w:pPrChange>
      </w:pPr>
      <w:ins w:id="16325" w:author="Caree2" w:date="2017-04-02T07:21:00Z">
        <w:r w:rsidRPr="00880017">
          <w:rPr>
            <w:color w:val="008080"/>
            <w:rPrChange w:id="16326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327" w:author="Caree2" w:date="2017-04-02T07:21:00Z"/>
          <w:color w:val="008080"/>
          <w:rPrChange w:id="16328" w:author="Caree2" w:date="2017-04-02T07:57:00Z">
            <w:rPr>
              <w:ins w:id="16329" w:author="Caree2" w:date="2017-04-02T07:21:00Z"/>
            </w:rPr>
          </w:rPrChange>
        </w:rPr>
        <w:pPrChange w:id="16330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331" w:author="Caree2" w:date="2017-04-02T07:21:00Z"/>
          <w:color w:val="008080"/>
          <w:rPrChange w:id="16332" w:author="Caree2" w:date="2017-04-02T07:57:00Z">
            <w:rPr>
              <w:ins w:id="16333" w:author="Caree2" w:date="2017-04-02T07:21:00Z"/>
            </w:rPr>
          </w:rPrChange>
        </w:rPr>
        <w:pPrChange w:id="16334" w:author="Caree2" w:date="2017-04-02T07:22:00Z">
          <w:pPr>
            <w:autoSpaceDE w:val="0"/>
            <w:autoSpaceDN w:val="0"/>
            <w:adjustRightInd w:val="0"/>
          </w:pPr>
        </w:pPrChange>
      </w:pPr>
      <w:ins w:id="16335" w:author="Caree2" w:date="2017-04-02T07:21:00Z">
        <w:r w:rsidRPr="00880017">
          <w:rPr>
            <w:color w:val="008080"/>
            <w:rPrChange w:id="16336" w:author="Caree2" w:date="2017-04-02T07:57:00Z">
              <w:rPr/>
            </w:rPrChange>
          </w:rPr>
          <w:lastRenderedPageBreak/>
          <w:tab/>
          <w:t>public void setCommissionDate(LocalDate commissionDate) {</w:t>
        </w:r>
      </w:ins>
    </w:p>
    <w:p w:rsidR="002E1BA4" w:rsidRPr="00880017" w:rsidRDefault="002E1BA4" w:rsidP="002E1BA4">
      <w:pPr>
        <w:rPr>
          <w:ins w:id="16337" w:author="Caree2" w:date="2017-04-02T07:21:00Z"/>
          <w:color w:val="008080"/>
          <w:rPrChange w:id="16338" w:author="Caree2" w:date="2017-04-02T07:57:00Z">
            <w:rPr>
              <w:ins w:id="16339" w:author="Caree2" w:date="2017-04-02T07:21:00Z"/>
            </w:rPr>
          </w:rPrChange>
        </w:rPr>
        <w:pPrChange w:id="16340" w:author="Caree2" w:date="2017-04-02T07:22:00Z">
          <w:pPr>
            <w:autoSpaceDE w:val="0"/>
            <w:autoSpaceDN w:val="0"/>
            <w:adjustRightInd w:val="0"/>
          </w:pPr>
        </w:pPrChange>
      </w:pPr>
      <w:ins w:id="16341" w:author="Caree2" w:date="2017-04-02T07:21:00Z">
        <w:r w:rsidRPr="00880017">
          <w:rPr>
            <w:color w:val="008080"/>
            <w:rPrChange w:id="16342" w:author="Caree2" w:date="2017-04-02T07:57:00Z">
              <w:rPr/>
            </w:rPrChange>
          </w:rPr>
          <w:tab/>
        </w:r>
        <w:r w:rsidRPr="00880017">
          <w:rPr>
            <w:color w:val="008080"/>
            <w:rPrChange w:id="16343" w:author="Caree2" w:date="2017-04-02T07:57:00Z">
              <w:rPr/>
            </w:rPrChange>
          </w:rPr>
          <w:tab/>
          <w:t>this.commissionDate = commissionDate;</w:t>
        </w:r>
      </w:ins>
    </w:p>
    <w:p w:rsidR="002E1BA4" w:rsidRPr="00880017" w:rsidRDefault="002E1BA4" w:rsidP="002E1BA4">
      <w:pPr>
        <w:rPr>
          <w:ins w:id="16344" w:author="Caree2" w:date="2017-04-02T07:21:00Z"/>
          <w:color w:val="008080"/>
          <w:rPrChange w:id="16345" w:author="Caree2" w:date="2017-04-02T07:57:00Z">
            <w:rPr>
              <w:ins w:id="16346" w:author="Caree2" w:date="2017-04-02T07:21:00Z"/>
            </w:rPr>
          </w:rPrChange>
        </w:rPr>
        <w:pPrChange w:id="16347" w:author="Caree2" w:date="2017-04-02T07:22:00Z">
          <w:pPr>
            <w:autoSpaceDE w:val="0"/>
            <w:autoSpaceDN w:val="0"/>
            <w:adjustRightInd w:val="0"/>
          </w:pPr>
        </w:pPrChange>
      </w:pPr>
      <w:ins w:id="16348" w:author="Caree2" w:date="2017-04-02T07:21:00Z">
        <w:r w:rsidRPr="00880017">
          <w:rPr>
            <w:color w:val="008080"/>
            <w:rPrChange w:id="16349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350" w:author="Caree2" w:date="2017-04-02T07:21:00Z"/>
          <w:color w:val="008080"/>
          <w:rPrChange w:id="16351" w:author="Caree2" w:date="2017-04-02T07:57:00Z">
            <w:rPr>
              <w:ins w:id="16352" w:author="Caree2" w:date="2017-04-02T07:21:00Z"/>
            </w:rPr>
          </w:rPrChange>
        </w:rPr>
        <w:pPrChange w:id="16353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354" w:author="Caree2" w:date="2017-04-02T07:21:00Z"/>
          <w:color w:val="008080"/>
          <w:rPrChange w:id="16355" w:author="Caree2" w:date="2017-04-02T07:57:00Z">
            <w:rPr>
              <w:ins w:id="16356" w:author="Caree2" w:date="2017-04-02T07:21:00Z"/>
            </w:rPr>
          </w:rPrChange>
        </w:rPr>
        <w:pPrChange w:id="16357" w:author="Caree2" w:date="2017-04-02T07:22:00Z">
          <w:pPr>
            <w:autoSpaceDE w:val="0"/>
            <w:autoSpaceDN w:val="0"/>
            <w:adjustRightInd w:val="0"/>
          </w:pPr>
        </w:pPrChange>
      </w:pPr>
      <w:ins w:id="16358" w:author="Caree2" w:date="2017-04-02T07:21:00Z">
        <w:r w:rsidRPr="00880017">
          <w:rPr>
            <w:color w:val="008080"/>
            <w:rPrChange w:id="16359" w:author="Caree2" w:date="2017-04-02T07:57:00Z">
              <w:rPr/>
            </w:rPrChange>
          </w:rPr>
          <w:tab/>
        </w:r>
      </w:ins>
    </w:p>
    <w:p w:rsidR="002E1BA4" w:rsidRPr="00880017" w:rsidRDefault="002E1BA4" w:rsidP="002E1BA4">
      <w:pPr>
        <w:rPr>
          <w:ins w:id="16360" w:author="Caree2" w:date="2017-04-02T07:21:00Z"/>
          <w:color w:val="008080"/>
          <w:rPrChange w:id="16361" w:author="Caree2" w:date="2017-04-02T07:57:00Z">
            <w:rPr>
              <w:ins w:id="16362" w:author="Caree2" w:date="2017-04-02T07:21:00Z"/>
            </w:rPr>
          </w:rPrChange>
        </w:rPr>
        <w:pPrChange w:id="16363" w:author="Caree2" w:date="2017-04-02T07:22:00Z">
          <w:pPr>
            <w:autoSpaceDE w:val="0"/>
            <w:autoSpaceDN w:val="0"/>
            <w:adjustRightInd w:val="0"/>
          </w:pPr>
        </w:pPrChange>
      </w:pPr>
      <w:ins w:id="16364" w:author="Caree2" w:date="2017-04-02T07:21:00Z">
        <w:r w:rsidRPr="00880017">
          <w:rPr>
            <w:color w:val="008080"/>
            <w:rPrChange w:id="16365" w:author="Caree2" w:date="2017-04-02T07:57:00Z">
              <w:rPr/>
            </w:rPrChange>
          </w:rPr>
          <w:tab/>
          <w:t>public Airplane(long planeID, int numFlights, LocalDate commissionDate) {</w:t>
        </w:r>
      </w:ins>
    </w:p>
    <w:p w:rsidR="002E1BA4" w:rsidRPr="00880017" w:rsidRDefault="002E1BA4" w:rsidP="002E1BA4">
      <w:pPr>
        <w:rPr>
          <w:ins w:id="16366" w:author="Caree2" w:date="2017-04-02T07:21:00Z"/>
          <w:color w:val="008080"/>
          <w:rPrChange w:id="16367" w:author="Caree2" w:date="2017-04-02T07:57:00Z">
            <w:rPr>
              <w:ins w:id="16368" w:author="Caree2" w:date="2017-04-02T07:21:00Z"/>
            </w:rPr>
          </w:rPrChange>
        </w:rPr>
        <w:pPrChange w:id="16369" w:author="Caree2" w:date="2017-04-02T07:22:00Z">
          <w:pPr>
            <w:autoSpaceDE w:val="0"/>
            <w:autoSpaceDN w:val="0"/>
            <w:adjustRightInd w:val="0"/>
          </w:pPr>
        </w:pPrChange>
      </w:pPr>
      <w:ins w:id="16370" w:author="Caree2" w:date="2017-04-02T07:21:00Z">
        <w:r w:rsidRPr="00880017">
          <w:rPr>
            <w:color w:val="008080"/>
            <w:rPrChange w:id="16371" w:author="Caree2" w:date="2017-04-02T07:57:00Z">
              <w:rPr/>
            </w:rPrChange>
          </w:rPr>
          <w:tab/>
        </w:r>
        <w:r w:rsidRPr="00880017">
          <w:rPr>
            <w:color w:val="008080"/>
            <w:rPrChange w:id="16372" w:author="Caree2" w:date="2017-04-02T07:57:00Z">
              <w:rPr/>
            </w:rPrChange>
          </w:rPr>
          <w:tab/>
          <w:t>super();</w:t>
        </w:r>
      </w:ins>
    </w:p>
    <w:p w:rsidR="002E1BA4" w:rsidRPr="00880017" w:rsidRDefault="002E1BA4" w:rsidP="002E1BA4">
      <w:pPr>
        <w:rPr>
          <w:ins w:id="16373" w:author="Caree2" w:date="2017-04-02T07:21:00Z"/>
          <w:color w:val="008080"/>
          <w:rPrChange w:id="16374" w:author="Caree2" w:date="2017-04-02T07:57:00Z">
            <w:rPr>
              <w:ins w:id="16375" w:author="Caree2" w:date="2017-04-02T07:21:00Z"/>
            </w:rPr>
          </w:rPrChange>
        </w:rPr>
        <w:pPrChange w:id="16376" w:author="Caree2" w:date="2017-04-02T07:22:00Z">
          <w:pPr>
            <w:autoSpaceDE w:val="0"/>
            <w:autoSpaceDN w:val="0"/>
            <w:adjustRightInd w:val="0"/>
          </w:pPr>
        </w:pPrChange>
      </w:pPr>
      <w:ins w:id="16377" w:author="Caree2" w:date="2017-04-02T07:21:00Z">
        <w:r w:rsidRPr="00880017">
          <w:rPr>
            <w:color w:val="008080"/>
            <w:rPrChange w:id="16378" w:author="Caree2" w:date="2017-04-02T07:57:00Z">
              <w:rPr/>
            </w:rPrChange>
          </w:rPr>
          <w:tab/>
        </w:r>
        <w:r w:rsidRPr="00880017">
          <w:rPr>
            <w:color w:val="008080"/>
            <w:rPrChange w:id="16379" w:author="Caree2" w:date="2017-04-02T07:57:00Z">
              <w:rPr/>
            </w:rPrChange>
          </w:rPr>
          <w:tab/>
          <w:t>this.planeID = planeID;</w:t>
        </w:r>
      </w:ins>
    </w:p>
    <w:p w:rsidR="002E1BA4" w:rsidRPr="00880017" w:rsidRDefault="002E1BA4" w:rsidP="002E1BA4">
      <w:pPr>
        <w:rPr>
          <w:ins w:id="16380" w:author="Caree2" w:date="2017-04-02T07:21:00Z"/>
          <w:color w:val="008080"/>
          <w:rPrChange w:id="16381" w:author="Caree2" w:date="2017-04-02T07:57:00Z">
            <w:rPr>
              <w:ins w:id="16382" w:author="Caree2" w:date="2017-04-02T07:21:00Z"/>
            </w:rPr>
          </w:rPrChange>
        </w:rPr>
        <w:pPrChange w:id="16383" w:author="Caree2" w:date="2017-04-02T07:22:00Z">
          <w:pPr>
            <w:autoSpaceDE w:val="0"/>
            <w:autoSpaceDN w:val="0"/>
            <w:adjustRightInd w:val="0"/>
          </w:pPr>
        </w:pPrChange>
      </w:pPr>
      <w:ins w:id="16384" w:author="Caree2" w:date="2017-04-02T07:21:00Z">
        <w:r w:rsidRPr="00880017">
          <w:rPr>
            <w:color w:val="008080"/>
            <w:rPrChange w:id="16385" w:author="Caree2" w:date="2017-04-02T07:57:00Z">
              <w:rPr/>
            </w:rPrChange>
          </w:rPr>
          <w:tab/>
        </w:r>
        <w:r w:rsidRPr="00880017">
          <w:rPr>
            <w:color w:val="008080"/>
            <w:rPrChange w:id="16386" w:author="Caree2" w:date="2017-04-02T07:57:00Z">
              <w:rPr/>
            </w:rPrChange>
          </w:rPr>
          <w:tab/>
          <w:t>this.numFlights = numFlights;</w:t>
        </w:r>
      </w:ins>
    </w:p>
    <w:p w:rsidR="002E1BA4" w:rsidRPr="00880017" w:rsidRDefault="002E1BA4" w:rsidP="002E1BA4">
      <w:pPr>
        <w:rPr>
          <w:ins w:id="16387" w:author="Caree2" w:date="2017-04-02T07:21:00Z"/>
          <w:color w:val="008080"/>
          <w:rPrChange w:id="16388" w:author="Caree2" w:date="2017-04-02T07:57:00Z">
            <w:rPr>
              <w:ins w:id="16389" w:author="Caree2" w:date="2017-04-02T07:21:00Z"/>
            </w:rPr>
          </w:rPrChange>
        </w:rPr>
        <w:pPrChange w:id="16390" w:author="Caree2" w:date="2017-04-02T07:22:00Z">
          <w:pPr>
            <w:autoSpaceDE w:val="0"/>
            <w:autoSpaceDN w:val="0"/>
            <w:adjustRightInd w:val="0"/>
          </w:pPr>
        </w:pPrChange>
      </w:pPr>
      <w:ins w:id="16391" w:author="Caree2" w:date="2017-04-02T07:21:00Z">
        <w:r w:rsidRPr="00880017">
          <w:rPr>
            <w:color w:val="008080"/>
            <w:rPrChange w:id="16392" w:author="Caree2" w:date="2017-04-02T07:57:00Z">
              <w:rPr/>
            </w:rPrChange>
          </w:rPr>
          <w:tab/>
        </w:r>
        <w:r w:rsidRPr="00880017">
          <w:rPr>
            <w:color w:val="008080"/>
            <w:rPrChange w:id="16393" w:author="Caree2" w:date="2017-04-02T07:57:00Z">
              <w:rPr/>
            </w:rPrChange>
          </w:rPr>
          <w:tab/>
          <w:t>this.commissionDate = commissionDate;</w:t>
        </w:r>
      </w:ins>
    </w:p>
    <w:p w:rsidR="002E1BA4" w:rsidRPr="00880017" w:rsidRDefault="002E1BA4" w:rsidP="002E1BA4">
      <w:pPr>
        <w:rPr>
          <w:ins w:id="16394" w:author="Caree2" w:date="2017-04-02T07:21:00Z"/>
          <w:color w:val="008080"/>
          <w:rPrChange w:id="16395" w:author="Caree2" w:date="2017-04-02T07:57:00Z">
            <w:rPr>
              <w:ins w:id="16396" w:author="Caree2" w:date="2017-04-02T07:21:00Z"/>
            </w:rPr>
          </w:rPrChange>
        </w:rPr>
        <w:pPrChange w:id="16397" w:author="Caree2" w:date="2017-04-02T07:22:00Z">
          <w:pPr>
            <w:autoSpaceDE w:val="0"/>
            <w:autoSpaceDN w:val="0"/>
            <w:adjustRightInd w:val="0"/>
          </w:pPr>
        </w:pPrChange>
      </w:pPr>
      <w:ins w:id="16398" w:author="Caree2" w:date="2017-04-02T07:21:00Z">
        <w:r w:rsidRPr="00880017">
          <w:rPr>
            <w:color w:val="008080"/>
            <w:rPrChange w:id="16399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400" w:author="Caree2" w:date="2017-04-02T07:21:00Z"/>
          <w:color w:val="008080"/>
          <w:rPrChange w:id="16401" w:author="Caree2" w:date="2017-04-02T07:57:00Z">
            <w:rPr>
              <w:ins w:id="16402" w:author="Caree2" w:date="2017-04-02T07:21:00Z"/>
            </w:rPr>
          </w:rPrChange>
        </w:rPr>
        <w:pPrChange w:id="16403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404" w:author="Caree2" w:date="2017-04-02T07:21:00Z"/>
          <w:color w:val="008080"/>
          <w:rPrChange w:id="16405" w:author="Caree2" w:date="2017-04-02T07:57:00Z">
            <w:rPr>
              <w:ins w:id="16406" w:author="Caree2" w:date="2017-04-02T07:21:00Z"/>
            </w:rPr>
          </w:rPrChange>
        </w:rPr>
        <w:pPrChange w:id="16407" w:author="Caree2" w:date="2017-04-02T07:22:00Z">
          <w:pPr>
            <w:autoSpaceDE w:val="0"/>
            <w:autoSpaceDN w:val="0"/>
            <w:adjustRightInd w:val="0"/>
          </w:pPr>
        </w:pPrChange>
      </w:pPr>
      <w:ins w:id="16408" w:author="Caree2" w:date="2017-04-02T07:21:00Z">
        <w:r w:rsidRPr="00880017">
          <w:rPr>
            <w:color w:val="008080"/>
            <w:rPrChange w:id="16409" w:author="Caree2" w:date="2017-04-02T07:57:00Z">
              <w:rPr/>
            </w:rPrChange>
          </w:rPr>
          <w:tab/>
          <w:t>public Airplane() {</w:t>
        </w:r>
      </w:ins>
    </w:p>
    <w:p w:rsidR="002E1BA4" w:rsidRPr="00880017" w:rsidRDefault="002E1BA4" w:rsidP="002E1BA4">
      <w:pPr>
        <w:rPr>
          <w:ins w:id="16410" w:author="Caree2" w:date="2017-04-02T07:21:00Z"/>
          <w:color w:val="008080"/>
          <w:rPrChange w:id="16411" w:author="Caree2" w:date="2017-04-02T07:57:00Z">
            <w:rPr>
              <w:ins w:id="16412" w:author="Caree2" w:date="2017-04-02T07:21:00Z"/>
            </w:rPr>
          </w:rPrChange>
        </w:rPr>
        <w:pPrChange w:id="16413" w:author="Caree2" w:date="2017-04-02T07:22:00Z">
          <w:pPr>
            <w:autoSpaceDE w:val="0"/>
            <w:autoSpaceDN w:val="0"/>
            <w:adjustRightInd w:val="0"/>
          </w:pPr>
        </w:pPrChange>
      </w:pPr>
      <w:ins w:id="16414" w:author="Caree2" w:date="2017-04-02T07:21:00Z">
        <w:r w:rsidRPr="00880017">
          <w:rPr>
            <w:color w:val="008080"/>
            <w:rPrChange w:id="16415" w:author="Caree2" w:date="2017-04-02T07:57:00Z">
              <w:rPr/>
            </w:rPrChange>
          </w:rPr>
          <w:tab/>
        </w:r>
        <w:r w:rsidRPr="00880017">
          <w:rPr>
            <w:color w:val="008080"/>
            <w:rPrChange w:id="16416" w:author="Caree2" w:date="2017-04-02T07:57:00Z">
              <w:rPr/>
            </w:rPrChange>
          </w:rPr>
          <w:tab/>
          <w:t>super();</w:t>
        </w:r>
      </w:ins>
    </w:p>
    <w:p w:rsidR="002E1BA4" w:rsidRPr="00880017" w:rsidRDefault="002E1BA4" w:rsidP="002E1BA4">
      <w:pPr>
        <w:rPr>
          <w:ins w:id="16417" w:author="Caree2" w:date="2017-04-02T07:21:00Z"/>
          <w:color w:val="008080"/>
          <w:rPrChange w:id="16418" w:author="Caree2" w:date="2017-04-02T07:57:00Z">
            <w:rPr>
              <w:ins w:id="16419" w:author="Caree2" w:date="2017-04-02T07:21:00Z"/>
            </w:rPr>
          </w:rPrChange>
        </w:rPr>
        <w:pPrChange w:id="16420" w:author="Caree2" w:date="2017-04-02T07:22:00Z">
          <w:pPr>
            <w:autoSpaceDE w:val="0"/>
            <w:autoSpaceDN w:val="0"/>
            <w:adjustRightInd w:val="0"/>
          </w:pPr>
        </w:pPrChange>
      </w:pPr>
      <w:ins w:id="16421" w:author="Caree2" w:date="2017-04-02T07:21:00Z">
        <w:r w:rsidRPr="00880017">
          <w:rPr>
            <w:color w:val="008080"/>
            <w:rPrChange w:id="16422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423" w:author="Caree2" w:date="2017-04-02T07:21:00Z"/>
          <w:color w:val="008080"/>
          <w:rPrChange w:id="16424" w:author="Caree2" w:date="2017-04-02T07:57:00Z">
            <w:rPr>
              <w:ins w:id="16425" w:author="Caree2" w:date="2017-04-02T07:21:00Z"/>
            </w:rPr>
          </w:rPrChange>
        </w:rPr>
        <w:pPrChange w:id="16426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427" w:author="Caree2" w:date="2017-04-02T07:21:00Z"/>
          <w:color w:val="008080"/>
          <w:rPrChange w:id="16428" w:author="Caree2" w:date="2017-04-02T07:57:00Z">
            <w:rPr>
              <w:ins w:id="16429" w:author="Caree2" w:date="2017-04-02T07:21:00Z"/>
            </w:rPr>
          </w:rPrChange>
        </w:rPr>
        <w:pPrChange w:id="16430" w:author="Caree2" w:date="2017-04-02T07:22:00Z">
          <w:pPr>
            <w:autoSpaceDE w:val="0"/>
            <w:autoSpaceDN w:val="0"/>
            <w:adjustRightInd w:val="0"/>
          </w:pPr>
        </w:pPrChange>
      </w:pPr>
      <w:ins w:id="16431" w:author="Caree2" w:date="2017-04-02T07:21:00Z">
        <w:r w:rsidRPr="00880017">
          <w:rPr>
            <w:color w:val="008080"/>
            <w:rPrChange w:id="16432" w:author="Caree2" w:date="2017-04-02T07:57:00Z">
              <w:rPr/>
            </w:rPrChange>
          </w:rPr>
          <w:tab/>
          <w:t>public Airplane(long planeID, String planeType, int numFlights, LocalDate commissionDate) {</w:t>
        </w:r>
      </w:ins>
    </w:p>
    <w:p w:rsidR="002E1BA4" w:rsidRPr="00880017" w:rsidRDefault="002E1BA4" w:rsidP="002E1BA4">
      <w:pPr>
        <w:rPr>
          <w:ins w:id="16433" w:author="Caree2" w:date="2017-04-02T07:21:00Z"/>
          <w:color w:val="008080"/>
          <w:rPrChange w:id="16434" w:author="Caree2" w:date="2017-04-02T07:57:00Z">
            <w:rPr>
              <w:ins w:id="16435" w:author="Caree2" w:date="2017-04-02T07:21:00Z"/>
            </w:rPr>
          </w:rPrChange>
        </w:rPr>
        <w:pPrChange w:id="16436" w:author="Caree2" w:date="2017-04-02T07:22:00Z">
          <w:pPr>
            <w:autoSpaceDE w:val="0"/>
            <w:autoSpaceDN w:val="0"/>
            <w:adjustRightInd w:val="0"/>
          </w:pPr>
        </w:pPrChange>
      </w:pPr>
      <w:ins w:id="16437" w:author="Caree2" w:date="2017-04-02T07:21:00Z">
        <w:r w:rsidRPr="00880017">
          <w:rPr>
            <w:color w:val="008080"/>
            <w:rPrChange w:id="16438" w:author="Caree2" w:date="2017-04-02T07:57:00Z">
              <w:rPr/>
            </w:rPrChange>
          </w:rPr>
          <w:tab/>
        </w:r>
        <w:r w:rsidRPr="00880017">
          <w:rPr>
            <w:color w:val="008080"/>
            <w:rPrChange w:id="16439" w:author="Caree2" w:date="2017-04-02T07:57:00Z">
              <w:rPr/>
            </w:rPrChange>
          </w:rPr>
          <w:tab/>
          <w:t>super();</w:t>
        </w:r>
      </w:ins>
    </w:p>
    <w:p w:rsidR="002E1BA4" w:rsidRPr="00880017" w:rsidRDefault="002E1BA4" w:rsidP="002E1BA4">
      <w:pPr>
        <w:rPr>
          <w:ins w:id="16440" w:author="Caree2" w:date="2017-04-02T07:21:00Z"/>
          <w:color w:val="008080"/>
          <w:rPrChange w:id="16441" w:author="Caree2" w:date="2017-04-02T07:57:00Z">
            <w:rPr>
              <w:ins w:id="16442" w:author="Caree2" w:date="2017-04-02T07:21:00Z"/>
            </w:rPr>
          </w:rPrChange>
        </w:rPr>
        <w:pPrChange w:id="16443" w:author="Caree2" w:date="2017-04-02T07:22:00Z">
          <w:pPr>
            <w:autoSpaceDE w:val="0"/>
            <w:autoSpaceDN w:val="0"/>
            <w:adjustRightInd w:val="0"/>
          </w:pPr>
        </w:pPrChange>
      </w:pPr>
      <w:ins w:id="16444" w:author="Caree2" w:date="2017-04-02T07:21:00Z">
        <w:r w:rsidRPr="00880017">
          <w:rPr>
            <w:color w:val="008080"/>
            <w:rPrChange w:id="16445" w:author="Caree2" w:date="2017-04-02T07:57:00Z">
              <w:rPr/>
            </w:rPrChange>
          </w:rPr>
          <w:tab/>
        </w:r>
        <w:r w:rsidRPr="00880017">
          <w:rPr>
            <w:color w:val="008080"/>
            <w:rPrChange w:id="16446" w:author="Caree2" w:date="2017-04-02T07:57:00Z">
              <w:rPr/>
            </w:rPrChange>
          </w:rPr>
          <w:tab/>
          <w:t>this.planeID = planeID;</w:t>
        </w:r>
      </w:ins>
    </w:p>
    <w:p w:rsidR="002E1BA4" w:rsidRPr="00880017" w:rsidRDefault="002E1BA4" w:rsidP="002E1BA4">
      <w:pPr>
        <w:rPr>
          <w:ins w:id="16447" w:author="Caree2" w:date="2017-04-02T07:21:00Z"/>
          <w:color w:val="008080"/>
          <w:rPrChange w:id="16448" w:author="Caree2" w:date="2017-04-02T07:57:00Z">
            <w:rPr>
              <w:ins w:id="16449" w:author="Caree2" w:date="2017-04-02T07:21:00Z"/>
            </w:rPr>
          </w:rPrChange>
        </w:rPr>
        <w:pPrChange w:id="16450" w:author="Caree2" w:date="2017-04-02T07:22:00Z">
          <w:pPr>
            <w:autoSpaceDE w:val="0"/>
            <w:autoSpaceDN w:val="0"/>
            <w:adjustRightInd w:val="0"/>
          </w:pPr>
        </w:pPrChange>
      </w:pPr>
      <w:ins w:id="16451" w:author="Caree2" w:date="2017-04-02T07:21:00Z">
        <w:r w:rsidRPr="00880017">
          <w:rPr>
            <w:color w:val="008080"/>
            <w:rPrChange w:id="16452" w:author="Caree2" w:date="2017-04-02T07:57:00Z">
              <w:rPr/>
            </w:rPrChange>
          </w:rPr>
          <w:tab/>
        </w:r>
        <w:r w:rsidRPr="00880017">
          <w:rPr>
            <w:color w:val="008080"/>
            <w:rPrChange w:id="16453" w:author="Caree2" w:date="2017-04-02T07:57:00Z">
              <w:rPr/>
            </w:rPrChange>
          </w:rPr>
          <w:tab/>
          <w:t>this.planeType = planeType;</w:t>
        </w:r>
      </w:ins>
    </w:p>
    <w:p w:rsidR="002E1BA4" w:rsidRPr="00880017" w:rsidRDefault="002E1BA4" w:rsidP="002E1BA4">
      <w:pPr>
        <w:rPr>
          <w:ins w:id="16454" w:author="Caree2" w:date="2017-04-02T07:21:00Z"/>
          <w:color w:val="008080"/>
          <w:rPrChange w:id="16455" w:author="Caree2" w:date="2017-04-02T07:57:00Z">
            <w:rPr>
              <w:ins w:id="16456" w:author="Caree2" w:date="2017-04-02T07:21:00Z"/>
            </w:rPr>
          </w:rPrChange>
        </w:rPr>
        <w:pPrChange w:id="16457" w:author="Caree2" w:date="2017-04-02T07:22:00Z">
          <w:pPr>
            <w:autoSpaceDE w:val="0"/>
            <w:autoSpaceDN w:val="0"/>
            <w:adjustRightInd w:val="0"/>
          </w:pPr>
        </w:pPrChange>
      </w:pPr>
      <w:ins w:id="16458" w:author="Caree2" w:date="2017-04-02T07:21:00Z">
        <w:r w:rsidRPr="00880017">
          <w:rPr>
            <w:color w:val="008080"/>
            <w:rPrChange w:id="16459" w:author="Caree2" w:date="2017-04-02T07:57:00Z">
              <w:rPr/>
            </w:rPrChange>
          </w:rPr>
          <w:tab/>
        </w:r>
        <w:r w:rsidRPr="00880017">
          <w:rPr>
            <w:color w:val="008080"/>
            <w:rPrChange w:id="16460" w:author="Caree2" w:date="2017-04-02T07:57:00Z">
              <w:rPr/>
            </w:rPrChange>
          </w:rPr>
          <w:tab/>
          <w:t>this.numFlights = numFlights;</w:t>
        </w:r>
      </w:ins>
    </w:p>
    <w:p w:rsidR="002E1BA4" w:rsidRPr="00880017" w:rsidRDefault="002E1BA4" w:rsidP="002E1BA4">
      <w:pPr>
        <w:rPr>
          <w:ins w:id="16461" w:author="Caree2" w:date="2017-04-02T07:21:00Z"/>
          <w:color w:val="008080"/>
          <w:rPrChange w:id="16462" w:author="Caree2" w:date="2017-04-02T07:57:00Z">
            <w:rPr>
              <w:ins w:id="16463" w:author="Caree2" w:date="2017-04-02T07:21:00Z"/>
            </w:rPr>
          </w:rPrChange>
        </w:rPr>
        <w:pPrChange w:id="16464" w:author="Caree2" w:date="2017-04-02T07:22:00Z">
          <w:pPr>
            <w:autoSpaceDE w:val="0"/>
            <w:autoSpaceDN w:val="0"/>
            <w:adjustRightInd w:val="0"/>
          </w:pPr>
        </w:pPrChange>
      </w:pPr>
      <w:ins w:id="16465" w:author="Caree2" w:date="2017-04-02T07:21:00Z">
        <w:r w:rsidRPr="00880017">
          <w:rPr>
            <w:color w:val="008080"/>
            <w:rPrChange w:id="16466" w:author="Caree2" w:date="2017-04-02T07:57:00Z">
              <w:rPr/>
            </w:rPrChange>
          </w:rPr>
          <w:tab/>
        </w:r>
        <w:r w:rsidRPr="00880017">
          <w:rPr>
            <w:color w:val="008080"/>
            <w:rPrChange w:id="16467" w:author="Caree2" w:date="2017-04-02T07:57:00Z">
              <w:rPr/>
            </w:rPrChange>
          </w:rPr>
          <w:tab/>
          <w:t>this.commissionDate = commissionDate;</w:t>
        </w:r>
      </w:ins>
    </w:p>
    <w:p w:rsidR="002E1BA4" w:rsidRPr="00880017" w:rsidRDefault="002E1BA4" w:rsidP="002E1BA4">
      <w:pPr>
        <w:rPr>
          <w:ins w:id="16468" w:author="Caree2" w:date="2017-04-02T07:21:00Z"/>
          <w:color w:val="008080"/>
          <w:rPrChange w:id="16469" w:author="Caree2" w:date="2017-04-02T07:57:00Z">
            <w:rPr>
              <w:ins w:id="16470" w:author="Caree2" w:date="2017-04-02T07:21:00Z"/>
            </w:rPr>
          </w:rPrChange>
        </w:rPr>
        <w:pPrChange w:id="16471" w:author="Caree2" w:date="2017-04-02T07:22:00Z">
          <w:pPr>
            <w:autoSpaceDE w:val="0"/>
            <w:autoSpaceDN w:val="0"/>
            <w:adjustRightInd w:val="0"/>
          </w:pPr>
        </w:pPrChange>
      </w:pPr>
      <w:ins w:id="16472" w:author="Caree2" w:date="2017-04-02T07:21:00Z">
        <w:r w:rsidRPr="00880017">
          <w:rPr>
            <w:color w:val="008080"/>
            <w:rPrChange w:id="16473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474" w:author="Caree2" w:date="2017-04-02T07:21:00Z"/>
          <w:color w:val="008080"/>
          <w:rPrChange w:id="16475" w:author="Caree2" w:date="2017-04-02T07:57:00Z">
            <w:rPr>
              <w:ins w:id="16476" w:author="Caree2" w:date="2017-04-02T07:21:00Z"/>
            </w:rPr>
          </w:rPrChange>
        </w:rPr>
        <w:pPrChange w:id="16477" w:author="Caree2" w:date="2017-04-02T07:22:00Z">
          <w:pPr>
            <w:autoSpaceDE w:val="0"/>
            <w:autoSpaceDN w:val="0"/>
            <w:adjustRightInd w:val="0"/>
          </w:pPr>
        </w:pPrChange>
      </w:pPr>
    </w:p>
    <w:p w:rsidR="002E1BA4" w:rsidRPr="00880017" w:rsidRDefault="002E1BA4" w:rsidP="002E1BA4">
      <w:pPr>
        <w:rPr>
          <w:ins w:id="16478" w:author="Caree2" w:date="2017-04-02T07:21:00Z"/>
          <w:color w:val="008080"/>
          <w:rPrChange w:id="16479" w:author="Caree2" w:date="2017-04-02T07:57:00Z">
            <w:rPr>
              <w:ins w:id="16480" w:author="Caree2" w:date="2017-04-02T07:21:00Z"/>
            </w:rPr>
          </w:rPrChange>
        </w:rPr>
        <w:pPrChange w:id="16481" w:author="Caree2" w:date="2017-04-02T07:22:00Z">
          <w:pPr>
            <w:autoSpaceDE w:val="0"/>
            <w:autoSpaceDN w:val="0"/>
            <w:adjustRightInd w:val="0"/>
          </w:pPr>
        </w:pPrChange>
      </w:pPr>
      <w:ins w:id="16482" w:author="Caree2" w:date="2017-04-02T07:21:00Z">
        <w:r w:rsidRPr="00880017">
          <w:rPr>
            <w:color w:val="008080"/>
            <w:rPrChange w:id="16483" w:author="Caree2" w:date="2017-04-02T07:57:00Z">
              <w:rPr/>
            </w:rPrChange>
          </w:rPr>
          <w:tab/>
          <w:t>@Override</w:t>
        </w:r>
      </w:ins>
    </w:p>
    <w:p w:rsidR="002E1BA4" w:rsidRPr="00880017" w:rsidRDefault="002E1BA4" w:rsidP="002E1BA4">
      <w:pPr>
        <w:rPr>
          <w:ins w:id="16484" w:author="Caree2" w:date="2017-04-02T07:21:00Z"/>
          <w:color w:val="008080"/>
          <w:rPrChange w:id="16485" w:author="Caree2" w:date="2017-04-02T07:57:00Z">
            <w:rPr>
              <w:ins w:id="16486" w:author="Caree2" w:date="2017-04-02T07:21:00Z"/>
            </w:rPr>
          </w:rPrChange>
        </w:rPr>
        <w:pPrChange w:id="16487" w:author="Caree2" w:date="2017-04-02T07:22:00Z">
          <w:pPr>
            <w:autoSpaceDE w:val="0"/>
            <w:autoSpaceDN w:val="0"/>
            <w:adjustRightInd w:val="0"/>
          </w:pPr>
        </w:pPrChange>
      </w:pPr>
      <w:ins w:id="16488" w:author="Caree2" w:date="2017-04-02T07:21:00Z">
        <w:r w:rsidRPr="00880017">
          <w:rPr>
            <w:color w:val="008080"/>
            <w:rPrChange w:id="16489" w:author="Caree2" w:date="2017-04-02T07:57:00Z">
              <w:rPr/>
            </w:rPrChange>
          </w:rPr>
          <w:tab/>
          <w:t>public String toString() {</w:t>
        </w:r>
      </w:ins>
    </w:p>
    <w:p w:rsidR="002E1BA4" w:rsidRPr="00880017" w:rsidRDefault="002E1BA4" w:rsidP="002E1BA4">
      <w:pPr>
        <w:rPr>
          <w:ins w:id="16490" w:author="Caree2" w:date="2017-04-02T07:21:00Z"/>
          <w:color w:val="008080"/>
          <w:rPrChange w:id="16491" w:author="Caree2" w:date="2017-04-02T07:57:00Z">
            <w:rPr>
              <w:ins w:id="16492" w:author="Caree2" w:date="2017-04-02T07:21:00Z"/>
            </w:rPr>
          </w:rPrChange>
        </w:rPr>
        <w:pPrChange w:id="16493" w:author="Caree2" w:date="2017-04-02T07:22:00Z">
          <w:pPr>
            <w:autoSpaceDE w:val="0"/>
            <w:autoSpaceDN w:val="0"/>
            <w:adjustRightInd w:val="0"/>
          </w:pPr>
        </w:pPrChange>
      </w:pPr>
      <w:ins w:id="16494" w:author="Caree2" w:date="2017-04-02T07:21:00Z">
        <w:r w:rsidRPr="00880017">
          <w:rPr>
            <w:color w:val="008080"/>
            <w:rPrChange w:id="16495" w:author="Caree2" w:date="2017-04-02T07:57:00Z">
              <w:rPr/>
            </w:rPrChange>
          </w:rPr>
          <w:tab/>
        </w:r>
        <w:r w:rsidRPr="00880017">
          <w:rPr>
            <w:color w:val="008080"/>
            <w:rPrChange w:id="16496" w:author="Caree2" w:date="2017-04-02T07:57:00Z">
              <w:rPr/>
            </w:rPrChange>
          </w:rPr>
          <w:tab/>
          <w:t>return "Airplane [planeID=" + planeID + ", planeType=" + planeType + ", numFlights=" + numFlights</w:t>
        </w:r>
      </w:ins>
    </w:p>
    <w:p w:rsidR="002E1BA4" w:rsidRPr="00880017" w:rsidRDefault="002E1BA4" w:rsidP="002E1BA4">
      <w:pPr>
        <w:rPr>
          <w:ins w:id="16497" w:author="Caree2" w:date="2017-04-02T07:21:00Z"/>
          <w:color w:val="008080"/>
          <w:rPrChange w:id="16498" w:author="Caree2" w:date="2017-04-02T07:57:00Z">
            <w:rPr>
              <w:ins w:id="16499" w:author="Caree2" w:date="2017-04-02T07:21:00Z"/>
            </w:rPr>
          </w:rPrChange>
        </w:rPr>
        <w:pPrChange w:id="16500" w:author="Caree2" w:date="2017-04-02T07:22:00Z">
          <w:pPr>
            <w:autoSpaceDE w:val="0"/>
            <w:autoSpaceDN w:val="0"/>
            <w:adjustRightInd w:val="0"/>
          </w:pPr>
        </w:pPrChange>
      </w:pPr>
      <w:ins w:id="16501" w:author="Caree2" w:date="2017-04-02T07:21:00Z">
        <w:r w:rsidRPr="00880017">
          <w:rPr>
            <w:color w:val="008080"/>
            <w:rPrChange w:id="16502" w:author="Caree2" w:date="2017-04-02T07:57:00Z">
              <w:rPr/>
            </w:rPrChange>
          </w:rPr>
          <w:tab/>
        </w:r>
        <w:r w:rsidRPr="00880017">
          <w:rPr>
            <w:color w:val="008080"/>
            <w:rPrChange w:id="16503" w:author="Caree2" w:date="2017-04-02T07:57:00Z">
              <w:rPr/>
            </w:rPrChange>
          </w:rPr>
          <w:tab/>
        </w:r>
        <w:r w:rsidRPr="00880017">
          <w:rPr>
            <w:color w:val="008080"/>
            <w:rPrChange w:id="16504" w:author="Caree2" w:date="2017-04-02T07:57:00Z">
              <w:rPr/>
            </w:rPrChange>
          </w:rPr>
          <w:tab/>
        </w:r>
        <w:r w:rsidRPr="00880017">
          <w:rPr>
            <w:color w:val="008080"/>
            <w:rPrChange w:id="16505" w:author="Caree2" w:date="2017-04-02T07:57:00Z">
              <w:rPr/>
            </w:rPrChange>
          </w:rPr>
          <w:tab/>
          <w:t>+ ", commissionDate=" + commissionDate + "]";</w:t>
        </w:r>
      </w:ins>
    </w:p>
    <w:p w:rsidR="002E1BA4" w:rsidRPr="00880017" w:rsidRDefault="002E1BA4" w:rsidP="002E1BA4">
      <w:pPr>
        <w:rPr>
          <w:ins w:id="16506" w:author="Caree2" w:date="2017-04-02T07:21:00Z"/>
          <w:color w:val="008080"/>
          <w:rPrChange w:id="16507" w:author="Caree2" w:date="2017-04-02T07:57:00Z">
            <w:rPr>
              <w:ins w:id="16508" w:author="Caree2" w:date="2017-04-02T07:21:00Z"/>
            </w:rPr>
          </w:rPrChange>
        </w:rPr>
        <w:pPrChange w:id="16509" w:author="Caree2" w:date="2017-04-02T07:22:00Z">
          <w:pPr>
            <w:autoSpaceDE w:val="0"/>
            <w:autoSpaceDN w:val="0"/>
            <w:adjustRightInd w:val="0"/>
          </w:pPr>
        </w:pPrChange>
      </w:pPr>
      <w:ins w:id="16510" w:author="Caree2" w:date="2017-04-02T07:21:00Z">
        <w:r w:rsidRPr="00880017">
          <w:rPr>
            <w:color w:val="008080"/>
            <w:rPrChange w:id="16511" w:author="Caree2" w:date="2017-04-02T07:57:00Z">
              <w:rPr/>
            </w:rPrChange>
          </w:rPr>
          <w:tab/>
          <w:t>}</w:t>
        </w:r>
      </w:ins>
    </w:p>
    <w:p w:rsidR="002E1BA4" w:rsidRPr="00880017" w:rsidRDefault="002E1BA4" w:rsidP="002E1BA4">
      <w:pPr>
        <w:rPr>
          <w:ins w:id="16512" w:author="Caree2" w:date="2017-04-02T07:21:00Z"/>
          <w:color w:val="008080"/>
          <w:rPrChange w:id="16513" w:author="Caree2" w:date="2017-04-02T07:57:00Z">
            <w:rPr>
              <w:ins w:id="16514" w:author="Caree2" w:date="2017-04-02T07:21:00Z"/>
            </w:rPr>
          </w:rPrChange>
        </w:rPr>
        <w:pPrChange w:id="16515" w:author="Caree2" w:date="2017-04-02T07:22:00Z">
          <w:pPr>
            <w:autoSpaceDE w:val="0"/>
            <w:autoSpaceDN w:val="0"/>
            <w:adjustRightInd w:val="0"/>
          </w:pPr>
        </w:pPrChange>
      </w:pPr>
      <w:ins w:id="16516" w:author="Caree2" w:date="2017-04-02T07:21:00Z">
        <w:r w:rsidRPr="00880017">
          <w:rPr>
            <w:color w:val="008080"/>
            <w:rPrChange w:id="16517" w:author="Caree2" w:date="2017-04-02T07:57:00Z">
              <w:rPr/>
            </w:rPrChange>
          </w:rPr>
          <w:tab/>
        </w:r>
      </w:ins>
    </w:p>
    <w:p w:rsidR="002E1BA4" w:rsidRPr="00880017" w:rsidRDefault="002E1BA4" w:rsidP="002E1BA4">
      <w:pPr>
        <w:rPr>
          <w:ins w:id="16518" w:author="Caree2" w:date="2017-04-02T07:21:00Z"/>
          <w:color w:val="008080"/>
          <w:rPrChange w:id="16519" w:author="Caree2" w:date="2017-04-02T07:57:00Z">
            <w:rPr>
              <w:ins w:id="16520" w:author="Caree2" w:date="2017-04-02T07:21:00Z"/>
            </w:rPr>
          </w:rPrChange>
        </w:rPr>
        <w:pPrChange w:id="16521" w:author="Caree2" w:date="2017-04-02T07:22:00Z">
          <w:pPr>
            <w:autoSpaceDE w:val="0"/>
            <w:autoSpaceDN w:val="0"/>
            <w:adjustRightInd w:val="0"/>
          </w:pPr>
        </w:pPrChange>
      </w:pPr>
      <w:ins w:id="16522" w:author="Caree2" w:date="2017-04-02T07:21:00Z">
        <w:r w:rsidRPr="00880017">
          <w:rPr>
            <w:color w:val="008080"/>
            <w:rPrChange w:id="16523" w:author="Caree2" w:date="2017-04-02T07:57:00Z">
              <w:rPr/>
            </w:rPrChange>
          </w:rPr>
          <w:tab/>
        </w:r>
      </w:ins>
    </w:p>
    <w:p w:rsidR="002E1BA4" w:rsidRPr="00880017" w:rsidRDefault="002E1BA4" w:rsidP="002E1BA4">
      <w:pPr>
        <w:rPr>
          <w:ins w:id="16524" w:author="Caree2" w:date="2017-04-02T07:21:00Z"/>
          <w:color w:val="008080"/>
          <w:rPrChange w:id="16525" w:author="Caree2" w:date="2017-04-02T07:57:00Z">
            <w:rPr>
              <w:ins w:id="16526" w:author="Caree2" w:date="2017-04-02T07:21:00Z"/>
            </w:rPr>
          </w:rPrChange>
        </w:rPr>
        <w:pPrChange w:id="16527" w:author="Caree2" w:date="2017-04-02T07:22:00Z">
          <w:pPr>
            <w:autoSpaceDE w:val="0"/>
            <w:autoSpaceDN w:val="0"/>
            <w:adjustRightInd w:val="0"/>
          </w:pPr>
        </w:pPrChange>
      </w:pPr>
      <w:ins w:id="16528" w:author="Caree2" w:date="2017-04-02T07:21:00Z">
        <w:r w:rsidRPr="00880017">
          <w:rPr>
            <w:color w:val="008080"/>
            <w:rPrChange w:id="16529" w:author="Caree2" w:date="2017-04-02T07:57:00Z">
              <w:rPr/>
            </w:rPrChange>
          </w:rPr>
          <w:t>}</w:t>
        </w:r>
      </w:ins>
    </w:p>
    <w:p w:rsidR="006C7EC5" w:rsidRPr="00880017" w:rsidRDefault="006C7EC5" w:rsidP="00880017">
      <w:pPr>
        <w:rPr>
          <w:ins w:id="16530" w:author="Caree2" w:date="2017-04-02T07:01:00Z"/>
          <w:color w:val="008080"/>
          <w:rPrChange w:id="16531" w:author="Caree2" w:date="2017-04-02T07:57:00Z">
            <w:rPr>
              <w:ins w:id="16532" w:author="Caree2" w:date="2017-04-02T07:01:00Z"/>
              <w:rFonts w:ascii="Times New Roman" w:hAnsi="Times New Roman"/>
              <w:b/>
              <w:bCs/>
              <w:color w:val="000000"/>
              <w:sz w:val="28"/>
              <w:szCs w:val="20"/>
            </w:rPr>
          </w:rPrChange>
        </w:rPr>
        <w:pPrChange w:id="16533" w:author="Caree2" w:date="2017-04-02T07:57:00Z">
          <w:pPr/>
        </w:pPrChange>
      </w:pPr>
    </w:p>
    <w:p w:rsidR="006C7EC5" w:rsidRPr="00880017" w:rsidRDefault="006C7EC5" w:rsidP="00880017">
      <w:pPr>
        <w:rPr>
          <w:color w:val="008080"/>
          <w:rPrChange w:id="16534" w:author="Caree2" w:date="2017-04-02T07:57:00Z">
            <w:rPr/>
          </w:rPrChange>
        </w:rPr>
        <w:pPrChange w:id="16535" w:author="Caree2" w:date="2017-04-02T07:57:00Z">
          <w:pPr>
            <w:pStyle w:val="StyleHeading114ptBoldUnderlineLeft"/>
          </w:pPr>
        </w:pPrChange>
      </w:pPr>
    </w:p>
    <w:p w:rsidR="002E1BA4" w:rsidRDefault="002E1BA4">
      <w:pPr>
        <w:rPr>
          <w:ins w:id="16536" w:author="Caree2" w:date="2017-04-02T07:22:00Z"/>
          <w:rFonts w:ascii="Times New Roman" w:hAnsi="Times New Roman"/>
          <w:b/>
          <w:bCs/>
          <w:color w:val="000000"/>
          <w:sz w:val="28"/>
          <w:szCs w:val="20"/>
        </w:rPr>
      </w:pPr>
      <w:ins w:id="16537" w:author="Caree2" w:date="2017-04-02T07:22:00Z">
        <w:r>
          <w:br w:type="page"/>
        </w:r>
      </w:ins>
    </w:p>
    <w:p w:rsidR="009C5756" w:rsidRDefault="009C5756" w:rsidP="00E03E10">
      <w:pPr>
        <w:pStyle w:val="StyleHeading114ptBoldUnderlineLeft"/>
        <w:rPr>
          <w:ins w:id="16538" w:author="Caree2" w:date="2017-04-02T07:00:00Z"/>
        </w:rPr>
      </w:pPr>
    </w:p>
    <w:p w:rsidR="006C7EC5" w:rsidRDefault="006C7EC5" w:rsidP="006C7EC5">
      <w:pPr>
        <w:pStyle w:val="StyleHeading114ptBoldUnderlineLeft"/>
        <w:rPr>
          <w:ins w:id="16539" w:author="Caree2" w:date="2017-04-02T07:01:00Z"/>
        </w:rPr>
      </w:pPr>
      <w:bookmarkStart w:id="16540" w:name="_Toc478888086"/>
      <w:ins w:id="16541" w:author="Caree2" w:date="2017-04-02T07:00:00Z">
        <w:r w:rsidRPr="00EA03DE">
          <w:t>1.</w:t>
        </w:r>
      </w:ins>
      <w:ins w:id="16542" w:author="Caree2" w:date="2017-04-02T07:49:00Z">
        <w:r w:rsidR="00C547DB">
          <w:t>44</w:t>
        </w:r>
      </w:ins>
      <w:ins w:id="16543" w:author="Caree2" w:date="2017-04-02T07:00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16544" w:author="Caree2" w:date="2017-04-02T07:22:00Z">
        <w:r w:rsidR="002E1BA4">
          <w:t>Create the Airport class in the package Fifth</w:t>
        </w:r>
      </w:ins>
      <w:bookmarkEnd w:id="16540"/>
    </w:p>
    <w:p w:rsidR="006C7EC5" w:rsidRDefault="006C7EC5" w:rsidP="006C7EC5">
      <w:pPr>
        <w:pStyle w:val="StyleHeading114ptBoldUnderlineLeft"/>
        <w:rPr>
          <w:ins w:id="16545" w:author="Caree2" w:date="2017-04-02T07:01:00Z"/>
        </w:rPr>
      </w:pPr>
    </w:p>
    <w:p w:rsidR="006C7EC5" w:rsidRPr="00880017" w:rsidRDefault="006C7EC5" w:rsidP="002E1BA4">
      <w:pPr>
        <w:rPr>
          <w:ins w:id="16546" w:author="Caree2" w:date="2017-04-02T07:01:00Z"/>
          <w:color w:val="008080"/>
          <w:rPrChange w:id="16547" w:author="Caree2" w:date="2017-04-02T07:58:00Z">
            <w:rPr>
              <w:ins w:id="16548" w:author="Caree2" w:date="2017-04-02T07:01:00Z"/>
            </w:rPr>
          </w:rPrChange>
        </w:rPr>
        <w:pPrChange w:id="16549" w:author="Caree2" w:date="2017-04-02T07:22:00Z">
          <w:pPr>
            <w:autoSpaceDE w:val="0"/>
            <w:autoSpaceDN w:val="0"/>
            <w:adjustRightInd w:val="0"/>
          </w:pPr>
        </w:pPrChange>
      </w:pPr>
      <w:ins w:id="16550" w:author="Caree2" w:date="2017-04-02T07:01:00Z">
        <w:r w:rsidRPr="00880017">
          <w:rPr>
            <w:color w:val="008080"/>
            <w:rPrChange w:id="16551" w:author="Caree2" w:date="2017-04-02T07:58:00Z">
              <w:rPr>
                <w:b/>
                <w:bCs/>
                <w:color w:val="7F0055"/>
              </w:rPr>
            </w:rPrChange>
          </w:rPr>
          <w:t>package com.rollingstone.springframework.aop.example.fifth;</w:t>
        </w:r>
      </w:ins>
    </w:p>
    <w:p w:rsidR="006C7EC5" w:rsidRPr="00880017" w:rsidRDefault="006C7EC5" w:rsidP="002E1BA4">
      <w:pPr>
        <w:rPr>
          <w:ins w:id="16552" w:author="Caree2" w:date="2017-04-02T07:01:00Z"/>
          <w:color w:val="008080"/>
          <w:rPrChange w:id="16553" w:author="Caree2" w:date="2017-04-02T07:58:00Z">
            <w:rPr>
              <w:ins w:id="16554" w:author="Caree2" w:date="2017-04-02T07:01:00Z"/>
            </w:rPr>
          </w:rPrChange>
        </w:rPr>
        <w:pPrChange w:id="16555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556" w:author="Caree2" w:date="2017-04-02T07:01:00Z"/>
          <w:color w:val="008080"/>
          <w:rPrChange w:id="16557" w:author="Caree2" w:date="2017-04-02T07:58:00Z">
            <w:rPr>
              <w:ins w:id="16558" w:author="Caree2" w:date="2017-04-02T07:01:00Z"/>
            </w:rPr>
          </w:rPrChange>
        </w:rPr>
        <w:pPrChange w:id="16559" w:author="Caree2" w:date="2017-04-02T07:22:00Z">
          <w:pPr>
            <w:autoSpaceDE w:val="0"/>
            <w:autoSpaceDN w:val="0"/>
            <w:adjustRightInd w:val="0"/>
          </w:pPr>
        </w:pPrChange>
      </w:pPr>
      <w:ins w:id="16560" w:author="Caree2" w:date="2017-04-02T07:01:00Z">
        <w:r w:rsidRPr="00880017">
          <w:rPr>
            <w:color w:val="008080"/>
            <w:rPrChange w:id="16561" w:author="Caree2" w:date="2017-04-02T07:58:00Z">
              <w:rPr>
                <w:b/>
                <w:bCs/>
                <w:color w:val="7F0055"/>
              </w:rPr>
            </w:rPrChange>
          </w:rPr>
          <w:t>public class Airport {</w:t>
        </w:r>
      </w:ins>
    </w:p>
    <w:p w:rsidR="006C7EC5" w:rsidRPr="00880017" w:rsidRDefault="006C7EC5" w:rsidP="002E1BA4">
      <w:pPr>
        <w:rPr>
          <w:ins w:id="16562" w:author="Caree2" w:date="2017-04-02T07:01:00Z"/>
          <w:color w:val="008080"/>
          <w:rPrChange w:id="16563" w:author="Caree2" w:date="2017-04-02T07:58:00Z">
            <w:rPr>
              <w:ins w:id="16564" w:author="Caree2" w:date="2017-04-02T07:01:00Z"/>
            </w:rPr>
          </w:rPrChange>
        </w:rPr>
        <w:pPrChange w:id="16565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566" w:author="Caree2" w:date="2017-04-02T07:01:00Z"/>
          <w:color w:val="008080"/>
          <w:rPrChange w:id="16567" w:author="Caree2" w:date="2017-04-02T07:58:00Z">
            <w:rPr>
              <w:ins w:id="16568" w:author="Caree2" w:date="2017-04-02T07:01:00Z"/>
            </w:rPr>
          </w:rPrChange>
        </w:rPr>
        <w:pPrChange w:id="16569" w:author="Caree2" w:date="2017-04-02T07:22:00Z">
          <w:pPr>
            <w:autoSpaceDE w:val="0"/>
            <w:autoSpaceDN w:val="0"/>
            <w:adjustRightInd w:val="0"/>
          </w:pPr>
        </w:pPrChange>
      </w:pPr>
      <w:ins w:id="16570" w:author="Caree2" w:date="2017-04-02T07:01:00Z">
        <w:r w:rsidRPr="00880017">
          <w:rPr>
            <w:color w:val="008080"/>
            <w:rPrChange w:id="16571" w:author="Caree2" w:date="2017-04-02T07:58:00Z">
              <w:rPr/>
            </w:rPrChange>
          </w:rPr>
          <w:tab/>
          <w:t>private long airportID;</w:t>
        </w:r>
      </w:ins>
    </w:p>
    <w:p w:rsidR="006C7EC5" w:rsidRPr="00880017" w:rsidRDefault="006C7EC5" w:rsidP="002E1BA4">
      <w:pPr>
        <w:rPr>
          <w:ins w:id="16572" w:author="Caree2" w:date="2017-04-02T07:01:00Z"/>
          <w:color w:val="008080"/>
          <w:rPrChange w:id="16573" w:author="Caree2" w:date="2017-04-02T07:58:00Z">
            <w:rPr>
              <w:ins w:id="16574" w:author="Caree2" w:date="2017-04-02T07:01:00Z"/>
            </w:rPr>
          </w:rPrChange>
        </w:rPr>
        <w:pPrChange w:id="16575" w:author="Caree2" w:date="2017-04-02T07:22:00Z">
          <w:pPr>
            <w:autoSpaceDE w:val="0"/>
            <w:autoSpaceDN w:val="0"/>
            <w:adjustRightInd w:val="0"/>
          </w:pPr>
        </w:pPrChange>
      </w:pPr>
      <w:ins w:id="16576" w:author="Caree2" w:date="2017-04-02T07:01:00Z">
        <w:r w:rsidRPr="00880017">
          <w:rPr>
            <w:color w:val="008080"/>
            <w:rPrChange w:id="16577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6578" w:author="Caree2" w:date="2017-04-02T07:01:00Z"/>
          <w:color w:val="008080"/>
          <w:rPrChange w:id="16579" w:author="Caree2" w:date="2017-04-02T07:58:00Z">
            <w:rPr>
              <w:ins w:id="16580" w:author="Caree2" w:date="2017-04-02T07:01:00Z"/>
            </w:rPr>
          </w:rPrChange>
        </w:rPr>
        <w:pPrChange w:id="16581" w:author="Caree2" w:date="2017-04-02T07:22:00Z">
          <w:pPr>
            <w:autoSpaceDE w:val="0"/>
            <w:autoSpaceDN w:val="0"/>
            <w:adjustRightInd w:val="0"/>
          </w:pPr>
        </w:pPrChange>
      </w:pPr>
      <w:ins w:id="16582" w:author="Caree2" w:date="2017-04-02T07:01:00Z">
        <w:r w:rsidRPr="00880017">
          <w:rPr>
            <w:color w:val="008080"/>
            <w:rPrChange w:id="16583" w:author="Caree2" w:date="2017-04-02T07:58:00Z">
              <w:rPr/>
            </w:rPrChange>
          </w:rPr>
          <w:tab/>
          <w:t>private String airportCode;</w:t>
        </w:r>
      </w:ins>
    </w:p>
    <w:p w:rsidR="006C7EC5" w:rsidRPr="00880017" w:rsidRDefault="006C7EC5" w:rsidP="002E1BA4">
      <w:pPr>
        <w:rPr>
          <w:ins w:id="16584" w:author="Caree2" w:date="2017-04-02T07:01:00Z"/>
          <w:color w:val="008080"/>
          <w:rPrChange w:id="16585" w:author="Caree2" w:date="2017-04-02T07:58:00Z">
            <w:rPr>
              <w:ins w:id="16586" w:author="Caree2" w:date="2017-04-02T07:01:00Z"/>
            </w:rPr>
          </w:rPrChange>
        </w:rPr>
        <w:pPrChange w:id="16587" w:author="Caree2" w:date="2017-04-02T07:22:00Z">
          <w:pPr>
            <w:autoSpaceDE w:val="0"/>
            <w:autoSpaceDN w:val="0"/>
            <w:adjustRightInd w:val="0"/>
          </w:pPr>
        </w:pPrChange>
      </w:pPr>
      <w:ins w:id="16588" w:author="Caree2" w:date="2017-04-02T07:01:00Z">
        <w:r w:rsidRPr="00880017">
          <w:rPr>
            <w:color w:val="008080"/>
            <w:rPrChange w:id="16589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6590" w:author="Caree2" w:date="2017-04-02T07:01:00Z"/>
          <w:color w:val="008080"/>
          <w:rPrChange w:id="16591" w:author="Caree2" w:date="2017-04-02T07:58:00Z">
            <w:rPr>
              <w:ins w:id="16592" w:author="Caree2" w:date="2017-04-02T07:01:00Z"/>
            </w:rPr>
          </w:rPrChange>
        </w:rPr>
        <w:pPrChange w:id="16593" w:author="Caree2" w:date="2017-04-02T07:22:00Z">
          <w:pPr>
            <w:autoSpaceDE w:val="0"/>
            <w:autoSpaceDN w:val="0"/>
            <w:adjustRightInd w:val="0"/>
          </w:pPr>
        </w:pPrChange>
      </w:pPr>
      <w:ins w:id="16594" w:author="Caree2" w:date="2017-04-02T07:01:00Z">
        <w:r w:rsidRPr="00880017">
          <w:rPr>
            <w:color w:val="008080"/>
            <w:rPrChange w:id="16595" w:author="Caree2" w:date="2017-04-02T07:58:00Z">
              <w:rPr/>
            </w:rPrChange>
          </w:rPr>
          <w:tab/>
          <w:t>private String airportName;</w:t>
        </w:r>
      </w:ins>
    </w:p>
    <w:p w:rsidR="006C7EC5" w:rsidRPr="00880017" w:rsidRDefault="006C7EC5" w:rsidP="002E1BA4">
      <w:pPr>
        <w:rPr>
          <w:ins w:id="16596" w:author="Caree2" w:date="2017-04-02T07:01:00Z"/>
          <w:color w:val="008080"/>
          <w:rPrChange w:id="16597" w:author="Caree2" w:date="2017-04-02T07:58:00Z">
            <w:rPr>
              <w:ins w:id="16598" w:author="Caree2" w:date="2017-04-02T07:01:00Z"/>
            </w:rPr>
          </w:rPrChange>
        </w:rPr>
        <w:pPrChange w:id="16599" w:author="Caree2" w:date="2017-04-02T07:22:00Z">
          <w:pPr>
            <w:autoSpaceDE w:val="0"/>
            <w:autoSpaceDN w:val="0"/>
            <w:adjustRightInd w:val="0"/>
          </w:pPr>
        </w:pPrChange>
      </w:pPr>
      <w:ins w:id="16600" w:author="Caree2" w:date="2017-04-02T07:01:00Z">
        <w:r w:rsidRPr="00880017">
          <w:rPr>
            <w:color w:val="008080"/>
            <w:rPrChange w:id="16601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6602" w:author="Caree2" w:date="2017-04-02T07:01:00Z"/>
          <w:color w:val="008080"/>
          <w:rPrChange w:id="16603" w:author="Caree2" w:date="2017-04-02T07:58:00Z">
            <w:rPr>
              <w:ins w:id="16604" w:author="Caree2" w:date="2017-04-02T07:01:00Z"/>
            </w:rPr>
          </w:rPrChange>
        </w:rPr>
        <w:pPrChange w:id="16605" w:author="Caree2" w:date="2017-04-02T07:22:00Z">
          <w:pPr>
            <w:autoSpaceDE w:val="0"/>
            <w:autoSpaceDN w:val="0"/>
            <w:adjustRightInd w:val="0"/>
          </w:pPr>
        </w:pPrChange>
      </w:pPr>
      <w:ins w:id="16606" w:author="Caree2" w:date="2017-04-02T07:01:00Z">
        <w:r w:rsidRPr="00880017">
          <w:rPr>
            <w:color w:val="008080"/>
            <w:rPrChange w:id="16607" w:author="Caree2" w:date="2017-04-02T07:58:00Z">
              <w:rPr/>
            </w:rPrChange>
          </w:rPr>
          <w:tab/>
          <w:t>private String country;</w:t>
        </w:r>
      </w:ins>
    </w:p>
    <w:p w:rsidR="006C7EC5" w:rsidRPr="00880017" w:rsidRDefault="006C7EC5" w:rsidP="002E1BA4">
      <w:pPr>
        <w:rPr>
          <w:ins w:id="16608" w:author="Caree2" w:date="2017-04-02T07:01:00Z"/>
          <w:color w:val="008080"/>
          <w:rPrChange w:id="16609" w:author="Caree2" w:date="2017-04-02T07:58:00Z">
            <w:rPr>
              <w:ins w:id="16610" w:author="Caree2" w:date="2017-04-02T07:01:00Z"/>
            </w:rPr>
          </w:rPrChange>
        </w:rPr>
        <w:pPrChange w:id="16611" w:author="Caree2" w:date="2017-04-02T07:22:00Z">
          <w:pPr>
            <w:autoSpaceDE w:val="0"/>
            <w:autoSpaceDN w:val="0"/>
            <w:adjustRightInd w:val="0"/>
          </w:pPr>
        </w:pPrChange>
      </w:pPr>
      <w:ins w:id="16612" w:author="Caree2" w:date="2017-04-02T07:01:00Z">
        <w:r w:rsidRPr="00880017">
          <w:rPr>
            <w:color w:val="008080"/>
            <w:rPrChange w:id="16613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6614" w:author="Caree2" w:date="2017-04-02T07:01:00Z"/>
          <w:color w:val="008080"/>
          <w:rPrChange w:id="16615" w:author="Caree2" w:date="2017-04-02T07:58:00Z">
            <w:rPr>
              <w:ins w:id="16616" w:author="Caree2" w:date="2017-04-02T07:01:00Z"/>
            </w:rPr>
          </w:rPrChange>
        </w:rPr>
        <w:pPrChange w:id="16617" w:author="Caree2" w:date="2017-04-02T07:22:00Z">
          <w:pPr>
            <w:autoSpaceDE w:val="0"/>
            <w:autoSpaceDN w:val="0"/>
            <w:adjustRightInd w:val="0"/>
          </w:pPr>
        </w:pPrChange>
      </w:pPr>
      <w:ins w:id="16618" w:author="Caree2" w:date="2017-04-02T07:01:00Z">
        <w:r w:rsidRPr="00880017">
          <w:rPr>
            <w:color w:val="008080"/>
            <w:rPrChange w:id="16619" w:author="Caree2" w:date="2017-04-02T07:58:00Z">
              <w:rPr/>
            </w:rPrChange>
          </w:rPr>
          <w:tab/>
          <w:t>private String city;</w:t>
        </w:r>
      </w:ins>
    </w:p>
    <w:p w:rsidR="006C7EC5" w:rsidRPr="00880017" w:rsidRDefault="006C7EC5" w:rsidP="002E1BA4">
      <w:pPr>
        <w:rPr>
          <w:ins w:id="16620" w:author="Caree2" w:date="2017-04-02T07:01:00Z"/>
          <w:color w:val="008080"/>
          <w:rPrChange w:id="16621" w:author="Caree2" w:date="2017-04-02T07:58:00Z">
            <w:rPr>
              <w:ins w:id="16622" w:author="Caree2" w:date="2017-04-02T07:01:00Z"/>
            </w:rPr>
          </w:rPrChange>
        </w:rPr>
        <w:pPrChange w:id="16623" w:author="Caree2" w:date="2017-04-02T07:22:00Z">
          <w:pPr>
            <w:autoSpaceDE w:val="0"/>
            <w:autoSpaceDN w:val="0"/>
            <w:adjustRightInd w:val="0"/>
          </w:pPr>
        </w:pPrChange>
      </w:pPr>
      <w:ins w:id="16624" w:author="Caree2" w:date="2017-04-02T07:01:00Z">
        <w:r w:rsidRPr="00880017">
          <w:rPr>
            <w:color w:val="008080"/>
            <w:rPrChange w:id="16625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6626" w:author="Caree2" w:date="2017-04-02T07:01:00Z"/>
          <w:color w:val="008080"/>
          <w:rPrChange w:id="16627" w:author="Caree2" w:date="2017-04-02T07:58:00Z">
            <w:rPr>
              <w:ins w:id="16628" w:author="Caree2" w:date="2017-04-02T07:01:00Z"/>
            </w:rPr>
          </w:rPrChange>
        </w:rPr>
        <w:pPrChange w:id="16629" w:author="Caree2" w:date="2017-04-02T07:22:00Z">
          <w:pPr>
            <w:autoSpaceDE w:val="0"/>
            <w:autoSpaceDN w:val="0"/>
            <w:adjustRightInd w:val="0"/>
          </w:pPr>
        </w:pPrChange>
      </w:pPr>
      <w:ins w:id="16630" w:author="Caree2" w:date="2017-04-02T07:01:00Z">
        <w:r w:rsidRPr="00880017">
          <w:rPr>
            <w:color w:val="008080"/>
            <w:rPrChange w:id="16631" w:author="Caree2" w:date="2017-04-02T07:58:00Z">
              <w:rPr/>
            </w:rPrChange>
          </w:rPr>
          <w:tab/>
          <w:t>private String address;</w:t>
        </w:r>
      </w:ins>
    </w:p>
    <w:p w:rsidR="006C7EC5" w:rsidRPr="00880017" w:rsidRDefault="006C7EC5" w:rsidP="002E1BA4">
      <w:pPr>
        <w:rPr>
          <w:ins w:id="16632" w:author="Caree2" w:date="2017-04-02T07:01:00Z"/>
          <w:color w:val="008080"/>
          <w:rPrChange w:id="16633" w:author="Caree2" w:date="2017-04-02T07:58:00Z">
            <w:rPr>
              <w:ins w:id="16634" w:author="Caree2" w:date="2017-04-02T07:01:00Z"/>
            </w:rPr>
          </w:rPrChange>
        </w:rPr>
        <w:pPrChange w:id="16635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636" w:author="Caree2" w:date="2017-04-02T07:01:00Z"/>
          <w:color w:val="008080"/>
          <w:rPrChange w:id="16637" w:author="Caree2" w:date="2017-04-02T07:58:00Z">
            <w:rPr>
              <w:ins w:id="16638" w:author="Caree2" w:date="2017-04-02T07:01:00Z"/>
            </w:rPr>
          </w:rPrChange>
        </w:rPr>
        <w:pPrChange w:id="16639" w:author="Caree2" w:date="2017-04-02T07:22:00Z">
          <w:pPr>
            <w:autoSpaceDE w:val="0"/>
            <w:autoSpaceDN w:val="0"/>
            <w:adjustRightInd w:val="0"/>
          </w:pPr>
        </w:pPrChange>
      </w:pPr>
      <w:ins w:id="16640" w:author="Caree2" w:date="2017-04-02T07:01:00Z">
        <w:r w:rsidRPr="00880017">
          <w:rPr>
            <w:color w:val="008080"/>
            <w:rPrChange w:id="16641" w:author="Caree2" w:date="2017-04-02T07:58:00Z">
              <w:rPr/>
            </w:rPrChange>
          </w:rPr>
          <w:tab/>
          <w:t>public long getAirportID() {</w:t>
        </w:r>
      </w:ins>
    </w:p>
    <w:p w:rsidR="006C7EC5" w:rsidRPr="00880017" w:rsidRDefault="006C7EC5" w:rsidP="002E1BA4">
      <w:pPr>
        <w:rPr>
          <w:ins w:id="16642" w:author="Caree2" w:date="2017-04-02T07:01:00Z"/>
          <w:color w:val="008080"/>
          <w:rPrChange w:id="16643" w:author="Caree2" w:date="2017-04-02T07:58:00Z">
            <w:rPr>
              <w:ins w:id="16644" w:author="Caree2" w:date="2017-04-02T07:01:00Z"/>
            </w:rPr>
          </w:rPrChange>
        </w:rPr>
        <w:pPrChange w:id="16645" w:author="Caree2" w:date="2017-04-02T07:22:00Z">
          <w:pPr>
            <w:autoSpaceDE w:val="0"/>
            <w:autoSpaceDN w:val="0"/>
            <w:adjustRightInd w:val="0"/>
          </w:pPr>
        </w:pPrChange>
      </w:pPr>
      <w:ins w:id="16646" w:author="Caree2" w:date="2017-04-02T07:01:00Z">
        <w:r w:rsidRPr="00880017">
          <w:rPr>
            <w:color w:val="008080"/>
            <w:rPrChange w:id="16647" w:author="Caree2" w:date="2017-04-02T07:58:00Z">
              <w:rPr/>
            </w:rPrChange>
          </w:rPr>
          <w:tab/>
        </w:r>
        <w:r w:rsidRPr="00880017">
          <w:rPr>
            <w:color w:val="008080"/>
            <w:rPrChange w:id="16648" w:author="Caree2" w:date="2017-04-02T07:58:00Z">
              <w:rPr/>
            </w:rPrChange>
          </w:rPr>
          <w:tab/>
          <w:t>return airportID;</w:t>
        </w:r>
      </w:ins>
    </w:p>
    <w:p w:rsidR="006C7EC5" w:rsidRPr="00880017" w:rsidRDefault="006C7EC5" w:rsidP="002E1BA4">
      <w:pPr>
        <w:rPr>
          <w:ins w:id="16649" w:author="Caree2" w:date="2017-04-02T07:01:00Z"/>
          <w:color w:val="008080"/>
          <w:rPrChange w:id="16650" w:author="Caree2" w:date="2017-04-02T07:58:00Z">
            <w:rPr>
              <w:ins w:id="16651" w:author="Caree2" w:date="2017-04-02T07:01:00Z"/>
            </w:rPr>
          </w:rPrChange>
        </w:rPr>
        <w:pPrChange w:id="16652" w:author="Caree2" w:date="2017-04-02T07:22:00Z">
          <w:pPr>
            <w:autoSpaceDE w:val="0"/>
            <w:autoSpaceDN w:val="0"/>
            <w:adjustRightInd w:val="0"/>
          </w:pPr>
        </w:pPrChange>
      </w:pPr>
      <w:ins w:id="16653" w:author="Caree2" w:date="2017-04-02T07:01:00Z">
        <w:r w:rsidRPr="00880017">
          <w:rPr>
            <w:color w:val="008080"/>
            <w:rPrChange w:id="16654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655" w:author="Caree2" w:date="2017-04-02T07:01:00Z"/>
          <w:color w:val="008080"/>
          <w:rPrChange w:id="16656" w:author="Caree2" w:date="2017-04-02T07:58:00Z">
            <w:rPr>
              <w:ins w:id="16657" w:author="Caree2" w:date="2017-04-02T07:01:00Z"/>
            </w:rPr>
          </w:rPrChange>
        </w:rPr>
        <w:pPrChange w:id="16658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659" w:author="Caree2" w:date="2017-04-02T07:01:00Z"/>
          <w:color w:val="008080"/>
          <w:rPrChange w:id="16660" w:author="Caree2" w:date="2017-04-02T07:58:00Z">
            <w:rPr>
              <w:ins w:id="16661" w:author="Caree2" w:date="2017-04-02T07:01:00Z"/>
            </w:rPr>
          </w:rPrChange>
        </w:rPr>
        <w:pPrChange w:id="16662" w:author="Caree2" w:date="2017-04-02T07:22:00Z">
          <w:pPr>
            <w:autoSpaceDE w:val="0"/>
            <w:autoSpaceDN w:val="0"/>
            <w:adjustRightInd w:val="0"/>
          </w:pPr>
        </w:pPrChange>
      </w:pPr>
      <w:ins w:id="16663" w:author="Caree2" w:date="2017-04-02T07:01:00Z">
        <w:r w:rsidRPr="00880017">
          <w:rPr>
            <w:color w:val="008080"/>
            <w:rPrChange w:id="16664" w:author="Caree2" w:date="2017-04-02T07:58:00Z">
              <w:rPr/>
            </w:rPrChange>
          </w:rPr>
          <w:tab/>
          <w:t>public void setAirportID(long airportID) {</w:t>
        </w:r>
      </w:ins>
    </w:p>
    <w:p w:rsidR="006C7EC5" w:rsidRPr="00880017" w:rsidRDefault="006C7EC5" w:rsidP="002E1BA4">
      <w:pPr>
        <w:rPr>
          <w:ins w:id="16665" w:author="Caree2" w:date="2017-04-02T07:01:00Z"/>
          <w:color w:val="008080"/>
          <w:rPrChange w:id="16666" w:author="Caree2" w:date="2017-04-02T07:58:00Z">
            <w:rPr>
              <w:ins w:id="16667" w:author="Caree2" w:date="2017-04-02T07:01:00Z"/>
            </w:rPr>
          </w:rPrChange>
        </w:rPr>
        <w:pPrChange w:id="16668" w:author="Caree2" w:date="2017-04-02T07:22:00Z">
          <w:pPr>
            <w:autoSpaceDE w:val="0"/>
            <w:autoSpaceDN w:val="0"/>
            <w:adjustRightInd w:val="0"/>
          </w:pPr>
        </w:pPrChange>
      </w:pPr>
      <w:ins w:id="16669" w:author="Caree2" w:date="2017-04-02T07:01:00Z">
        <w:r w:rsidRPr="00880017">
          <w:rPr>
            <w:color w:val="008080"/>
            <w:rPrChange w:id="16670" w:author="Caree2" w:date="2017-04-02T07:58:00Z">
              <w:rPr/>
            </w:rPrChange>
          </w:rPr>
          <w:tab/>
        </w:r>
        <w:r w:rsidRPr="00880017">
          <w:rPr>
            <w:color w:val="008080"/>
            <w:rPrChange w:id="16671" w:author="Caree2" w:date="2017-04-02T07:58:00Z">
              <w:rPr/>
            </w:rPrChange>
          </w:rPr>
          <w:tab/>
          <w:t>this.airportID = airportID;</w:t>
        </w:r>
      </w:ins>
    </w:p>
    <w:p w:rsidR="006C7EC5" w:rsidRPr="00880017" w:rsidRDefault="006C7EC5" w:rsidP="002E1BA4">
      <w:pPr>
        <w:rPr>
          <w:ins w:id="16672" w:author="Caree2" w:date="2017-04-02T07:01:00Z"/>
          <w:color w:val="008080"/>
          <w:rPrChange w:id="16673" w:author="Caree2" w:date="2017-04-02T07:58:00Z">
            <w:rPr>
              <w:ins w:id="16674" w:author="Caree2" w:date="2017-04-02T07:01:00Z"/>
            </w:rPr>
          </w:rPrChange>
        </w:rPr>
        <w:pPrChange w:id="16675" w:author="Caree2" w:date="2017-04-02T07:22:00Z">
          <w:pPr>
            <w:autoSpaceDE w:val="0"/>
            <w:autoSpaceDN w:val="0"/>
            <w:adjustRightInd w:val="0"/>
          </w:pPr>
        </w:pPrChange>
      </w:pPr>
      <w:ins w:id="16676" w:author="Caree2" w:date="2017-04-02T07:01:00Z">
        <w:r w:rsidRPr="00880017">
          <w:rPr>
            <w:color w:val="008080"/>
            <w:rPrChange w:id="16677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678" w:author="Caree2" w:date="2017-04-02T07:01:00Z"/>
          <w:color w:val="008080"/>
          <w:rPrChange w:id="16679" w:author="Caree2" w:date="2017-04-02T07:58:00Z">
            <w:rPr>
              <w:ins w:id="16680" w:author="Caree2" w:date="2017-04-02T07:01:00Z"/>
            </w:rPr>
          </w:rPrChange>
        </w:rPr>
        <w:pPrChange w:id="16681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682" w:author="Caree2" w:date="2017-04-02T07:01:00Z"/>
          <w:color w:val="008080"/>
          <w:rPrChange w:id="16683" w:author="Caree2" w:date="2017-04-02T07:58:00Z">
            <w:rPr>
              <w:ins w:id="16684" w:author="Caree2" w:date="2017-04-02T07:01:00Z"/>
            </w:rPr>
          </w:rPrChange>
        </w:rPr>
        <w:pPrChange w:id="16685" w:author="Caree2" w:date="2017-04-02T07:22:00Z">
          <w:pPr>
            <w:autoSpaceDE w:val="0"/>
            <w:autoSpaceDN w:val="0"/>
            <w:adjustRightInd w:val="0"/>
          </w:pPr>
        </w:pPrChange>
      </w:pPr>
      <w:ins w:id="16686" w:author="Caree2" w:date="2017-04-02T07:01:00Z">
        <w:r w:rsidRPr="00880017">
          <w:rPr>
            <w:color w:val="008080"/>
            <w:rPrChange w:id="16687" w:author="Caree2" w:date="2017-04-02T07:58:00Z">
              <w:rPr/>
            </w:rPrChange>
          </w:rPr>
          <w:tab/>
          <w:t>public String getAirportCode() {</w:t>
        </w:r>
      </w:ins>
    </w:p>
    <w:p w:rsidR="006C7EC5" w:rsidRPr="00880017" w:rsidRDefault="006C7EC5" w:rsidP="002E1BA4">
      <w:pPr>
        <w:rPr>
          <w:ins w:id="16688" w:author="Caree2" w:date="2017-04-02T07:01:00Z"/>
          <w:color w:val="008080"/>
          <w:rPrChange w:id="16689" w:author="Caree2" w:date="2017-04-02T07:58:00Z">
            <w:rPr>
              <w:ins w:id="16690" w:author="Caree2" w:date="2017-04-02T07:01:00Z"/>
            </w:rPr>
          </w:rPrChange>
        </w:rPr>
        <w:pPrChange w:id="16691" w:author="Caree2" w:date="2017-04-02T07:22:00Z">
          <w:pPr>
            <w:autoSpaceDE w:val="0"/>
            <w:autoSpaceDN w:val="0"/>
            <w:adjustRightInd w:val="0"/>
          </w:pPr>
        </w:pPrChange>
      </w:pPr>
      <w:ins w:id="16692" w:author="Caree2" w:date="2017-04-02T07:01:00Z">
        <w:r w:rsidRPr="00880017">
          <w:rPr>
            <w:color w:val="008080"/>
            <w:rPrChange w:id="16693" w:author="Caree2" w:date="2017-04-02T07:58:00Z">
              <w:rPr/>
            </w:rPrChange>
          </w:rPr>
          <w:tab/>
        </w:r>
        <w:r w:rsidRPr="00880017">
          <w:rPr>
            <w:color w:val="008080"/>
            <w:rPrChange w:id="16694" w:author="Caree2" w:date="2017-04-02T07:58:00Z">
              <w:rPr/>
            </w:rPrChange>
          </w:rPr>
          <w:tab/>
          <w:t>return airportCode;</w:t>
        </w:r>
      </w:ins>
    </w:p>
    <w:p w:rsidR="006C7EC5" w:rsidRPr="00880017" w:rsidRDefault="006C7EC5" w:rsidP="002E1BA4">
      <w:pPr>
        <w:rPr>
          <w:ins w:id="16695" w:author="Caree2" w:date="2017-04-02T07:01:00Z"/>
          <w:color w:val="008080"/>
          <w:rPrChange w:id="16696" w:author="Caree2" w:date="2017-04-02T07:58:00Z">
            <w:rPr>
              <w:ins w:id="16697" w:author="Caree2" w:date="2017-04-02T07:01:00Z"/>
            </w:rPr>
          </w:rPrChange>
        </w:rPr>
        <w:pPrChange w:id="16698" w:author="Caree2" w:date="2017-04-02T07:22:00Z">
          <w:pPr>
            <w:autoSpaceDE w:val="0"/>
            <w:autoSpaceDN w:val="0"/>
            <w:adjustRightInd w:val="0"/>
          </w:pPr>
        </w:pPrChange>
      </w:pPr>
      <w:ins w:id="16699" w:author="Caree2" w:date="2017-04-02T07:01:00Z">
        <w:r w:rsidRPr="00880017">
          <w:rPr>
            <w:color w:val="008080"/>
            <w:rPrChange w:id="16700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701" w:author="Caree2" w:date="2017-04-02T07:01:00Z"/>
          <w:color w:val="008080"/>
          <w:rPrChange w:id="16702" w:author="Caree2" w:date="2017-04-02T07:58:00Z">
            <w:rPr>
              <w:ins w:id="16703" w:author="Caree2" w:date="2017-04-02T07:01:00Z"/>
            </w:rPr>
          </w:rPrChange>
        </w:rPr>
        <w:pPrChange w:id="16704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705" w:author="Caree2" w:date="2017-04-02T07:01:00Z"/>
          <w:color w:val="008080"/>
          <w:rPrChange w:id="16706" w:author="Caree2" w:date="2017-04-02T07:58:00Z">
            <w:rPr>
              <w:ins w:id="16707" w:author="Caree2" w:date="2017-04-02T07:01:00Z"/>
            </w:rPr>
          </w:rPrChange>
        </w:rPr>
        <w:pPrChange w:id="16708" w:author="Caree2" w:date="2017-04-02T07:22:00Z">
          <w:pPr>
            <w:autoSpaceDE w:val="0"/>
            <w:autoSpaceDN w:val="0"/>
            <w:adjustRightInd w:val="0"/>
          </w:pPr>
        </w:pPrChange>
      </w:pPr>
      <w:ins w:id="16709" w:author="Caree2" w:date="2017-04-02T07:01:00Z">
        <w:r w:rsidRPr="00880017">
          <w:rPr>
            <w:color w:val="008080"/>
            <w:rPrChange w:id="16710" w:author="Caree2" w:date="2017-04-02T07:58:00Z">
              <w:rPr/>
            </w:rPrChange>
          </w:rPr>
          <w:tab/>
          <w:t>public void setAirportCode(String airportCode) {</w:t>
        </w:r>
      </w:ins>
    </w:p>
    <w:p w:rsidR="006C7EC5" w:rsidRPr="00880017" w:rsidRDefault="006C7EC5" w:rsidP="002E1BA4">
      <w:pPr>
        <w:rPr>
          <w:ins w:id="16711" w:author="Caree2" w:date="2017-04-02T07:01:00Z"/>
          <w:color w:val="008080"/>
          <w:rPrChange w:id="16712" w:author="Caree2" w:date="2017-04-02T07:58:00Z">
            <w:rPr>
              <w:ins w:id="16713" w:author="Caree2" w:date="2017-04-02T07:01:00Z"/>
            </w:rPr>
          </w:rPrChange>
        </w:rPr>
        <w:pPrChange w:id="16714" w:author="Caree2" w:date="2017-04-02T07:22:00Z">
          <w:pPr>
            <w:autoSpaceDE w:val="0"/>
            <w:autoSpaceDN w:val="0"/>
            <w:adjustRightInd w:val="0"/>
          </w:pPr>
        </w:pPrChange>
      </w:pPr>
      <w:ins w:id="16715" w:author="Caree2" w:date="2017-04-02T07:01:00Z">
        <w:r w:rsidRPr="00880017">
          <w:rPr>
            <w:color w:val="008080"/>
            <w:rPrChange w:id="16716" w:author="Caree2" w:date="2017-04-02T07:58:00Z">
              <w:rPr/>
            </w:rPrChange>
          </w:rPr>
          <w:tab/>
        </w:r>
        <w:r w:rsidRPr="00880017">
          <w:rPr>
            <w:color w:val="008080"/>
            <w:rPrChange w:id="16717" w:author="Caree2" w:date="2017-04-02T07:58:00Z">
              <w:rPr/>
            </w:rPrChange>
          </w:rPr>
          <w:tab/>
          <w:t>this.airportCode = airportCode;</w:t>
        </w:r>
      </w:ins>
    </w:p>
    <w:p w:rsidR="006C7EC5" w:rsidRPr="00880017" w:rsidRDefault="006C7EC5" w:rsidP="002E1BA4">
      <w:pPr>
        <w:rPr>
          <w:ins w:id="16718" w:author="Caree2" w:date="2017-04-02T07:01:00Z"/>
          <w:color w:val="008080"/>
          <w:rPrChange w:id="16719" w:author="Caree2" w:date="2017-04-02T07:58:00Z">
            <w:rPr>
              <w:ins w:id="16720" w:author="Caree2" w:date="2017-04-02T07:01:00Z"/>
            </w:rPr>
          </w:rPrChange>
        </w:rPr>
        <w:pPrChange w:id="16721" w:author="Caree2" w:date="2017-04-02T07:22:00Z">
          <w:pPr>
            <w:autoSpaceDE w:val="0"/>
            <w:autoSpaceDN w:val="0"/>
            <w:adjustRightInd w:val="0"/>
          </w:pPr>
        </w:pPrChange>
      </w:pPr>
      <w:ins w:id="16722" w:author="Caree2" w:date="2017-04-02T07:01:00Z">
        <w:r w:rsidRPr="00880017">
          <w:rPr>
            <w:color w:val="008080"/>
            <w:rPrChange w:id="16723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724" w:author="Caree2" w:date="2017-04-02T07:01:00Z"/>
          <w:color w:val="008080"/>
          <w:rPrChange w:id="16725" w:author="Caree2" w:date="2017-04-02T07:58:00Z">
            <w:rPr>
              <w:ins w:id="16726" w:author="Caree2" w:date="2017-04-02T07:01:00Z"/>
            </w:rPr>
          </w:rPrChange>
        </w:rPr>
        <w:pPrChange w:id="16727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728" w:author="Caree2" w:date="2017-04-02T07:01:00Z"/>
          <w:color w:val="008080"/>
          <w:rPrChange w:id="16729" w:author="Caree2" w:date="2017-04-02T07:58:00Z">
            <w:rPr>
              <w:ins w:id="16730" w:author="Caree2" w:date="2017-04-02T07:01:00Z"/>
            </w:rPr>
          </w:rPrChange>
        </w:rPr>
        <w:pPrChange w:id="16731" w:author="Caree2" w:date="2017-04-02T07:22:00Z">
          <w:pPr>
            <w:autoSpaceDE w:val="0"/>
            <w:autoSpaceDN w:val="0"/>
            <w:adjustRightInd w:val="0"/>
          </w:pPr>
        </w:pPrChange>
      </w:pPr>
      <w:ins w:id="16732" w:author="Caree2" w:date="2017-04-02T07:01:00Z">
        <w:r w:rsidRPr="00880017">
          <w:rPr>
            <w:color w:val="008080"/>
            <w:rPrChange w:id="16733" w:author="Caree2" w:date="2017-04-02T07:58:00Z">
              <w:rPr/>
            </w:rPrChange>
          </w:rPr>
          <w:tab/>
          <w:t>public String getAirportName() {</w:t>
        </w:r>
      </w:ins>
    </w:p>
    <w:p w:rsidR="006C7EC5" w:rsidRPr="00880017" w:rsidRDefault="006C7EC5" w:rsidP="002E1BA4">
      <w:pPr>
        <w:rPr>
          <w:ins w:id="16734" w:author="Caree2" w:date="2017-04-02T07:01:00Z"/>
          <w:color w:val="008080"/>
          <w:rPrChange w:id="16735" w:author="Caree2" w:date="2017-04-02T07:58:00Z">
            <w:rPr>
              <w:ins w:id="16736" w:author="Caree2" w:date="2017-04-02T07:01:00Z"/>
            </w:rPr>
          </w:rPrChange>
        </w:rPr>
        <w:pPrChange w:id="16737" w:author="Caree2" w:date="2017-04-02T07:22:00Z">
          <w:pPr>
            <w:autoSpaceDE w:val="0"/>
            <w:autoSpaceDN w:val="0"/>
            <w:adjustRightInd w:val="0"/>
          </w:pPr>
        </w:pPrChange>
      </w:pPr>
      <w:ins w:id="16738" w:author="Caree2" w:date="2017-04-02T07:01:00Z">
        <w:r w:rsidRPr="00880017">
          <w:rPr>
            <w:color w:val="008080"/>
            <w:rPrChange w:id="16739" w:author="Caree2" w:date="2017-04-02T07:58:00Z">
              <w:rPr/>
            </w:rPrChange>
          </w:rPr>
          <w:tab/>
        </w:r>
        <w:r w:rsidRPr="00880017">
          <w:rPr>
            <w:color w:val="008080"/>
            <w:rPrChange w:id="16740" w:author="Caree2" w:date="2017-04-02T07:58:00Z">
              <w:rPr/>
            </w:rPrChange>
          </w:rPr>
          <w:tab/>
          <w:t>return airportName;</w:t>
        </w:r>
      </w:ins>
    </w:p>
    <w:p w:rsidR="006C7EC5" w:rsidRPr="00880017" w:rsidRDefault="006C7EC5" w:rsidP="002E1BA4">
      <w:pPr>
        <w:rPr>
          <w:ins w:id="16741" w:author="Caree2" w:date="2017-04-02T07:01:00Z"/>
          <w:color w:val="008080"/>
          <w:rPrChange w:id="16742" w:author="Caree2" w:date="2017-04-02T07:58:00Z">
            <w:rPr>
              <w:ins w:id="16743" w:author="Caree2" w:date="2017-04-02T07:01:00Z"/>
            </w:rPr>
          </w:rPrChange>
        </w:rPr>
        <w:pPrChange w:id="16744" w:author="Caree2" w:date="2017-04-02T07:22:00Z">
          <w:pPr>
            <w:autoSpaceDE w:val="0"/>
            <w:autoSpaceDN w:val="0"/>
            <w:adjustRightInd w:val="0"/>
          </w:pPr>
        </w:pPrChange>
      </w:pPr>
      <w:ins w:id="16745" w:author="Caree2" w:date="2017-04-02T07:01:00Z">
        <w:r w:rsidRPr="00880017">
          <w:rPr>
            <w:color w:val="008080"/>
            <w:rPrChange w:id="16746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747" w:author="Caree2" w:date="2017-04-02T07:01:00Z"/>
          <w:color w:val="008080"/>
          <w:rPrChange w:id="16748" w:author="Caree2" w:date="2017-04-02T07:58:00Z">
            <w:rPr>
              <w:ins w:id="16749" w:author="Caree2" w:date="2017-04-02T07:01:00Z"/>
            </w:rPr>
          </w:rPrChange>
        </w:rPr>
        <w:pPrChange w:id="16750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751" w:author="Caree2" w:date="2017-04-02T07:01:00Z"/>
          <w:color w:val="008080"/>
          <w:rPrChange w:id="16752" w:author="Caree2" w:date="2017-04-02T07:58:00Z">
            <w:rPr>
              <w:ins w:id="16753" w:author="Caree2" w:date="2017-04-02T07:01:00Z"/>
            </w:rPr>
          </w:rPrChange>
        </w:rPr>
        <w:pPrChange w:id="16754" w:author="Caree2" w:date="2017-04-02T07:22:00Z">
          <w:pPr>
            <w:autoSpaceDE w:val="0"/>
            <w:autoSpaceDN w:val="0"/>
            <w:adjustRightInd w:val="0"/>
          </w:pPr>
        </w:pPrChange>
      </w:pPr>
      <w:ins w:id="16755" w:author="Caree2" w:date="2017-04-02T07:01:00Z">
        <w:r w:rsidRPr="00880017">
          <w:rPr>
            <w:color w:val="008080"/>
            <w:rPrChange w:id="16756" w:author="Caree2" w:date="2017-04-02T07:58:00Z">
              <w:rPr/>
            </w:rPrChange>
          </w:rPr>
          <w:tab/>
          <w:t>public void setAirportName(String airportName) {</w:t>
        </w:r>
      </w:ins>
    </w:p>
    <w:p w:rsidR="006C7EC5" w:rsidRPr="00880017" w:rsidRDefault="006C7EC5" w:rsidP="002E1BA4">
      <w:pPr>
        <w:rPr>
          <w:ins w:id="16757" w:author="Caree2" w:date="2017-04-02T07:01:00Z"/>
          <w:color w:val="008080"/>
          <w:rPrChange w:id="16758" w:author="Caree2" w:date="2017-04-02T07:58:00Z">
            <w:rPr>
              <w:ins w:id="16759" w:author="Caree2" w:date="2017-04-02T07:01:00Z"/>
            </w:rPr>
          </w:rPrChange>
        </w:rPr>
        <w:pPrChange w:id="16760" w:author="Caree2" w:date="2017-04-02T07:22:00Z">
          <w:pPr>
            <w:autoSpaceDE w:val="0"/>
            <w:autoSpaceDN w:val="0"/>
            <w:adjustRightInd w:val="0"/>
          </w:pPr>
        </w:pPrChange>
      </w:pPr>
      <w:ins w:id="16761" w:author="Caree2" w:date="2017-04-02T07:01:00Z">
        <w:r w:rsidRPr="00880017">
          <w:rPr>
            <w:color w:val="008080"/>
            <w:rPrChange w:id="16762" w:author="Caree2" w:date="2017-04-02T07:58:00Z">
              <w:rPr/>
            </w:rPrChange>
          </w:rPr>
          <w:tab/>
        </w:r>
        <w:r w:rsidRPr="00880017">
          <w:rPr>
            <w:color w:val="008080"/>
            <w:rPrChange w:id="16763" w:author="Caree2" w:date="2017-04-02T07:58:00Z">
              <w:rPr/>
            </w:rPrChange>
          </w:rPr>
          <w:tab/>
          <w:t>this.airportName = airportName;</w:t>
        </w:r>
      </w:ins>
    </w:p>
    <w:p w:rsidR="006C7EC5" w:rsidRPr="00880017" w:rsidRDefault="006C7EC5" w:rsidP="002E1BA4">
      <w:pPr>
        <w:rPr>
          <w:ins w:id="16764" w:author="Caree2" w:date="2017-04-02T07:01:00Z"/>
          <w:color w:val="008080"/>
          <w:rPrChange w:id="16765" w:author="Caree2" w:date="2017-04-02T07:58:00Z">
            <w:rPr>
              <w:ins w:id="16766" w:author="Caree2" w:date="2017-04-02T07:01:00Z"/>
            </w:rPr>
          </w:rPrChange>
        </w:rPr>
        <w:pPrChange w:id="16767" w:author="Caree2" w:date="2017-04-02T07:22:00Z">
          <w:pPr>
            <w:autoSpaceDE w:val="0"/>
            <w:autoSpaceDN w:val="0"/>
            <w:adjustRightInd w:val="0"/>
          </w:pPr>
        </w:pPrChange>
      </w:pPr>
      <w:ins w:id="16768" w:author="Caree2" w:date="2017-04-02T07:01:00Z">
        <w:r w:rsidRPr="00880017">
          <w:rPr>
            <w:color w:val="008080"/>
            <w:rPrChange w:id="16769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770" w:author="Caree2" w:date="2017-04-02T07:01:00Z"/>
          <w:color w:val="008080"/>
          <w:rPrChange w:id="16771" w:author="Caree2" w:date="2017-04-02T07:58:00Z">
            <w:rPr>
              <w:ins w:id="16772" w:author="Caree2" w:date="2017-04-02T07:01:00Z"/>
            </w:rPr>
          </w:rPrChange>
        </w:rPr>
        <w:pPrChange w:id="16773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774" w:author="Caree2" w:date="2017-04-02T07:01:00Z"/>
          <w:color w:val="008080"/>
          <w:rPrChange w:id="16775" w:author="Caree2" w:date="2017-04-02T07:58:00Z">
            <w:rPr>
              <w:ins w:id="16776" w:author="Caree2" w:date="2017-04-02T07:01:00Z"/>
            </w:rPr>
          </w:rPrChange>
        </w:rPr>
        <w:pPrChange w:id="16777" w:author="Caree2" w:date="2017-04-02T07:22:00Z">
          <w:pPr>
            <w:autoSpaceDE w:val="0"/>
            <w:autoSpaceDN w:val="0"/>
            <w:adjustRightInd w:val="0"/>
          </w:pPr>
        </w:pPrChange>
      </w:pPr>
      <w:ins w:id="16778" w:author="Caree2" w:date="2017-04-02T07:01:00Z">
        <w:r w:rsidRPr="00880017">
          <w:rPr>
            <w:color w:val="008080"/>
            <w:rPrChange w:id="16779" w:author="Caree2" w:date="2017-04-02T07:58:00Z">
              <w:rPr/>
            </w:rPrChange>
          </w:rPr>
          <w:tab/>
          <w:t>public String getCountry() {</w:t>
        </w:r>
      </w:ins>
    </w:p>
    <w:p w:rsidR="006C7EC5" w:rsidRPr="00880017" w:rsidRDefault="006C7EC5" w:rsidP="002E1BA4">
      <w:pPr>
        <w:rPr>
          <w:ins w:id="16780" w:author="Caree2" w:date="2017-04-02T07:01:00Z"/>
          <w:color w:val="008080"/>
          <w:rPrChange w:id="16781" w:author="Caree2" w:date="2017-04-02T07:58:00Z">
            <w:rPr>
              <w:ins w:id="16782" w:author="Caree2" w:date="2017-04-02T07:01:00Z"/>
            </w:rPr>
          </w:rPrChange>
        </w:rPr>
        <w:pPrChange w:id="16783" w:author="Caree2" w:date="2017-04-02T07:22:00Z">
          <w:pPr>
            <w:autoSpaceDE w:val="0"/>
            <w:autoSpaceDN w:val="0"/>
            <w:adjustRightInd w:val="0"/>
          </w:pPr>
        </w:pPrChange>
      </w:pPr>
      <w:ins w:id="16784" w:author="Caree2" w:date="2017-04-02T07:01:00Z">
        <w:r w:rsidRPr="00880017">
          <w:rPr>
            <w:color w:val="008080"/>
            <w:rPrChange w:id="16785" w:author="Caree2" w:date="2017-04-02T07:58:00Z">
              <w:rPr/>
            </w:rPrChange>
          </w:rPr>
          <w:tab/>
        </w:r>
        <w:r w:rsidRPr="00880017">
          <w:rPr>
            <w:color w:val="008080"/>
            <w:rPrChange w:id="16786" w:author="Caree2" w:date="2017-04-02T07:58:00Z">
              <w:rPr/>
            </w:rPrChange>
          </w:rPr>
          <w:tab/>
          <w:t>return country;</w:t>
        </w:r>
      </w:ins>
    </w:p>
    <w:p w:rsidR="006C7EC5" w:rsidRPr="00880017" w:rsidRDefault="006C7EC5" w:rsidP="002E1BA4">
      <w:pPr>
        <w:rPr>
          <w:ins w:id="16787" w:author="Caree2" w:date="2017-04-02T07:01:00Z"/>
          <w:color w:val="008080"/>
          <w:rPrChange w:id="16788" w:author="Caree2" w:date="2017-04-02T07:58:00Z">
            <w:rPr>
              <w:ins w:id="16789" w:author="Caree2" w:date="2017-04-02T07:01:00Z"/>
            </w:rPr>
          </w:rPrChange>
        </w:rPr>
        <w:pPrChange w:id="16790" w:author="Caree2" w:date="2017-04-02T07:22:00Z">
          <w:pPr>
            <w:autoSpaceDE w:val="0"/>
            <w:autoSpaceDN w:val="0"/>
            <w:adjustRightInd w:val="0"/>
          </w:pPr>
        </w:pPrChange>
      </w:pPr>
      <w:ins w:id="16791" w:author="Caree2" w:date="2017-04-02T07:01:00Z">
        <w:r w:rsidRPr="00880017">
          <w:rPr>
            <w:color w:val="008080"/>
            <w:rPrChange w:id="16792" w:author="Caree2" w:date="2017-04-02T07:58:00Z">
              <w:rPr/>
            </w:rPrChange>
          </w:rPr>
          <w:lastRenderedPageBreak/>
          <w:tab/>
          <w:t>}</w:t>
        </w:r>
      </w:ins>
    </w:p>
    <w:p w:rsidR="006C7EC5" w:rsidRPr="00880017" w:rsidRDefault="006C7EC5" w:rsidP="002E1BA4">
      <w:pPr>
        <w:rPr>
          <w:ins w:id="16793" w:author="Caree2" w:date="2017-04-02T07:01:00Z"/>
          <w:color w:val="008080"/>
          <w:rPrChange w:id="16794" w:author="Caree2" w:date="2017-04-02T07:58:00Z">
            <w:rPr>
              <w:ins w:id="16795" w:author="Caree2" w:date="2017-04-02T07:01:00Z"/>
            </w:rPr>
          </w:rPrChange>
        </w:rPr>
        <w:pPrChange w:id="16796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797" w:author="Caree2" w:date="2017-04-02T07:01:00Z"/>
          <w:color w:val="008080"/>
          <w:rPrChange w:id="16798" w:author="Caree2" w:date="2017-04-02T07:58:00Z">
            <w:rPr>
              <w:ins w:id="16799" w:author="Caree2" w:date="2017-04-02T07:01:00Z"/>
            </w:rPr>
          </w:rPrChange>
        </w:rPr>
        <w:pPrChange w:id="16800" w:author="Caree2" w:date="2017-04-02T07:22:00Z">
          <w:pPr>
            <w:autoSpaceDE w:val="0"/>
            <w:autoSpaceDN w:val="0"/>
            <w:adjustRightInd w:val="0"/>
          </w:pPr>
        </w:pPrChange>
      </w:pPr>
      <w:ins w:id="16801" w:author="Caree2" w:date="2017-04-02T07:01:00Z">
        <w:r w:rsidRPr="00880017">
          <w:rPr>
            <w:color w:val="008080"/>
            <w:rPrChange w:id="16802" w:author="Caree2" w:date="2017-04-02T07:58:00Z">
              <w:rPr/>
            </w:rPrChange>
          </w:rPr>
          <w:tab/>
          <w:t>public void setCountry(String country) {</w:t>
        </w:r>
      </w:ins>
    </w:p>
    <w:p w:rsidR="006C7EC5" w:rsidRPr="00880017" w:rsidRDefault="006C7EC5" w:rsidP="002E1BA4">
      <w:pPr>
        <w:rPr>
          <w:ins w:id="16803" w:author="Caree2" w:date="2017-04-02T07:01:00Z"/>
          <w:color w:val="008080"/>
          <w:rPrChange w:id="16804" w:author="Caree2" w:date="2017-04-02T07:58:00Z">
            <w:rPr>
              <w:ins w:id="16805" w:author="Caree2" w:date="2017-04-02T07:01:00Z"/>
            </w:rPr>
          </w:rPrChange>
        </w:rPr>
        <w:pPrChange w:id="16806" w:author="Caree2" w:date="2017-04-02T07:22:00Z">
          <w:pPr>
            <w:autoSpaceDE w:val="0"/>
            <w:autoSpaceDN w:val="0"/>
            <w:adjustRightInd w:val="0"/>
          </w:pPr>
        </w:pPrChange>
      </w:pPr>
      <w:ins w:id="16807" w:author="Caree2" w:date="2017-04-02T07:01:00Z">
        <w:r w:rsidRPr="00880017">
          <w:rPr>
            <w:color w:val="008080"/>
            <w:rPrChange w:id="16808" w:author="Caree2" w:date="2017-04-02T07:58:00Z">
              <w:rPr/>
            </w:rPrChange>
          </w:rPr>
          <w:tab/>
        </w:r>
        <w:r w:rsidRPr="00880017">
          <w:rPr>
            <w:color w:val="008080"/>
            <w:rPrChange w:id="16809" w:author="Caree2" w:date="2017-04-02T07:58:00Z">
              <w:rPr/>
            </w:rPrChange>
          </w:rPr>
          <w:tab/>
          <w:t>this.country = country;</w:t>
        </w:r>
      </w:ins>
    </w:p>
    <w:p w:rsidR="006C7EC5" w:rsidRPr="00880017" w:rsidRDefault="006C7EC5" w:rsidP="002E1BA4">
      <w:pPr>
        <w:rPr>
          <w:ins w:id="16810" w:author="Caree2" w:date="2017-04-02T07:01:00Z"/>
          <w:color w:val="008080"/>
          <w:rPrChange w:id="16811" w:author="Caree2" w:date="2017-04-02T07:58:00Z">
            <w:rPr>
              <w:ins w:id="16812" w:author="Caree2" w:date="2017-04-02T07:01:00Z"/>
            </w:rPr>
          </w:rPrChange>
        </w:rPr>
        <w:pPrChange w:id="16813" w:author="Caree2" w:date="2017-04-02T07:22:00Z">
          <w:pPr>
            <w:autoSpaceDE w:val="0"/>
            <w:autoSpaceDN w:val="0"/>
            <w:adjustRightInd w:val="0"/>
          </w:pPr>
        </w:pPrChange>
      </w:pPr>
      <w:ins w:id="16814" w:author="Caree2" w:date="2017-04-02T07:01:00Z">
        <w:r w:rsidRPr="00880017">
          <w:rPr>
            <w:color w:val="008080"/>
            <w:rPrChange w:id="16815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816" w:author="Caree2" w:date="2017-04-02T07:01:00Z"/>
          <w:color w:val="008080"/>
          <w:rPrChange w:id="16817" w:author="Caree2" w:date="2017-04-02T07:58:00Z">
            <w:rPr>
              <w:ins w:id="16818" w:author="Caree2" w:date="2017-04-02T07:01:00Z"/>
            </w:rPr>
          </w:rPrChange>
        </w:rPr>
        <w:pPrChange w:id="16819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820" w:author="Caree2" w:date="2017-04-02T07:01:00Z"/>
          <w:color w:val="008080"/>
          <w:rPrChange w:id="16821" w:author="Caree2" w:date="2017-04-02T07:58:00Z">
            <w:rPr>
              <w:ins w:id="16822" w:author="Caree2" w:date="2017-04-02T07:01:00Z"/>
            </w:rPr>
          </w:rPrChange>
        </w:rPr>
        <w:pPrChange w:id="16823" w:author="Caree2" w:date="2017-04-02T07:22:00Z">
          <w:pPr>
            <w:autoSpaceDE w:val="0"/>
            <w:autoSpaceDN w:val="0"/>
            <w:adjustRightInd w:val="0"/>
          </w:pPr>
        </w:pPrChange>
      </w:pPr>
      <w:ins w:id="16824" w:author="Caree2" w:date="2017-04-02T07:01:00Z">
        <w:r w:rsidRPr="00880017">
          <w:rPr>
            <w:color w:val="008080"/>
            <w:rPrChange w:id="16825" w:author="Caree2" w:date="2017-04-02T07:58:00Z">
              <w:rPr/>
            </w:rPrChange>
          </w:rPr>
          <w:tab/>
          <w:t>public String getCity() {</w:t>
        </w:r>
      </w:ins>
    </w:p>
    <w:p w:rsidR="006C7EC5" w:rsidRPr="00880017" w:rsidRDefault="006C7EC5" w:rsidP="002E1BA4">
      <w:pPr>
        <w:rPr>
          <w:ins w:id="16826" w:author="Caree2" w:date="2017-04-02T07:01:00Z"/>
          <w:color w:val="008080"/>
          <w:rPrChange w:id="16827" w:author="Caree2" w:date="2017-04-02T07:58:00Z">
            <w:rPr>
              <w:ins w:id="16828" w:author="Caree2" w:date="2017-04-02T07:01:00Z"/>
            </w:rPr>
          </w:rPrChange>
        </w:rPr>
        <w:pPrChange w:id="16829" w:author="Caree2" w:date="2017-04-02T07:22:00Z">
          <w:pPr>
            <w:autoSpaceDE w:val="0"/>
            <w:autoSpaceDN w:val="0"/>
            <w:adjustRightInd w:val="0"/>
          </w:pPr>
        </w:pPrChange>
      </w:pPr>
      <w:ins w:id="16830" w:author="Caree2" w:date="2017-04-02T07:01:00Z">
        <w:r w:rsidRPr="00880017">
          <w:rPr>
            <w:color w:val="008080"/>
            <w:rPrChange w:id="16831" w:author="Caree2" w:date="2017-04-02T07:58:00Z">
              <w:rPr/>
            </w:rPrChange>
          </w:rPr>
          <w:tab/>
        </w:r>
        <w:r w:rsidRPr="00880017">
          <w:rPr>
            <w:color w:val="008080"/>
            <w:rPrChange w:id="16832" w:author="Caree2" w:date="2017-04-02T07:58:00Z">
              <w:rPr/>
            </w:rPrChange>
          </w:rPr>
          <w:tab/>
          <w:t>return city;</w:t>
        </w:r>
      </w:ins>
    </w:p>
    <w:p w:rsidR="006C7EC5" w:rsidRPr="00880017" w:rsidRDefault="006C7EC5" w:rsidP="002E1BA4">
      <w:pPr>
        <w:rPr>
          <w:ins w:id="16833" w:author="Caree2" w:date="2017-04-02T07:01:00Z"/>
          <w:color w:val="008080"/>
          <w:rPrChange w:id="16834" w:author="Caree2" w:date="2017-04-02T07:58:00Z">
            <w:rPr>
              <w:ins w:id="16835" w:author="Caree2" w:date="2017-04-02T07:01:00Z"/>
            </w:rPr>
          </w:rPrChange>
        </w:rPr>
        <w:pPrChange w:id="16836" w:author="Caree2" w:date="2017-04-02T07:22:00Z">
          <w:pPr>
            <w:autoSpaceDE w:val="0"/>
            <w:autoSpaceDN w:val="0"/>
            <w:adjustRightInd w:val="0"/>
          </w:pPr>
        </w:pPrChange>
      </w:pPr>
      <w:ins w:id="16837" w:author="Caree2" w:date="2017-04-02T07:01:00Z">
        <w:r w:rsidRPr="00880017">
          <w:rPr>
            <w:color w:val="008080"/>
            <w:rPrChange w:id="16838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839" w:author="Caree2" w:date="2017-04-02T07:01:00Z"/>
          <w:color w:val="008080"/>
          <w:rPrChange w:id="16840" w:author="Caree2" w:date="2017-04-02T07:58:00Z">
            <w:rPr>
              <w:ins w:id="16841" w:author="Caree2" w:date="2017-04-02T07:01:00Z"/>
            </w:rPr>
          </w:rPrChange>
        </w:rPr>
        <w:pPrChange w:id="16842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843" w:author="Caree2" w:date="2017-04-02T07:01:00Z"/>
          <w:color w:val="008080"/>
          <w:rPrChange w:id="16844" w:author="Caree2" w:date="2017-04-02T07:58:00Z">
            <w:rPr>
              <w:ins w:id="16845" w:author="Caree2" w:date="2017-04-02T07:01:00Z"/>
            </w:rPr>
          </w:rPrChange>
        </w:rPr>
        <w:pPrChange w:id="16846" w:author="Caree2" w:date="2017-04-02T07:22:00Z">
          <w:pPr>
            <w:autoSpaceDE w:val="0"/>
            <w:autoSpaceDN w:val="0"/>
            <w:adjustRightInd w:val="0"/>
          </w:pPr>
        </w:pPrChange>
      </w:pPr>
      <w:ins w:id="16847" w:author="Caree2" w:date="2017-04-02T07:01:00Z">
        <w:r w:rsidRPr="00880017">
          <w:rPr>
            <w:color w:val="008080"/>
            <w:rPrChange w:id="16848" w:author="Caree2" w:date="2017-04-02T07:58:00Z">
              <w:rPr/>
            </w:rPrChange>
          </w:rPr>
          <w:tab/>
          <w:t>public void setCity(String city) {</w:t>
        </w:r>
      </w:ins>
    </w:p>
    <w:p w:rsidR="006C7EC5" w:rsidRPr="00880017" w:rsidRDefault="006C7EC5" w:rsidP="002E1BA4">
      <w:pPr>
        <w:rPr>
          <w:ins w:id="16849" w:author="Caree2" w:date="2017-04-02T07:01:00Z"/>
          <w:color w:val="008080"/>
          <w:rPrChange w:id="16850" w:author="Caree2" w:date="2017-04-02T07:58:00Z">
            <w:rPr>
              <w:ins w:id="16851" w:author="Caree2" w:date="2017-04-02T07:01:00Z"/>
            </w:rPr>
          </w:rPrChange>
        </w:rPr>
        <w:pPrChange w:id="16852" w:author="Caree2" w:date="2017-04-02T07:22:00Z">
          <w:pPr>
            <w:autoSpaceDE w:val="0"/>
            <w:autoSpaceDN w:val="0"/>
            <w:adjustRightInd w:val="0"/>
          </w:pPr>
        </w:pPrChange>
      </w:pPr>
      <w:ins w:id="16853" w:author="Caree2" w:date="2017-04-02T07:01:00Z">
        <w:r w:rsidRPr="00880017">
          <w:rPr>
            <w:color w:val="008080"/>
            <w:rPrChange w:id="16854" w:author="Caree2" w:date="2017-04-02T07:58:00Z">
              <w:rPr/>
            </w:rPrChange>
          </w:rPr>
          <w:tab/>
        </w:r>
        <w:r w:rsidRPr="00880017">
          <w:rPr>
            <w:color w:val="008080"/>
            <w:rPrChange w:id="16855" w:author="Caree2" w:date="2017-04-02T07:58:00Z">
              <w:rPr/>
            </w:rPrChange>
          </w:rPr>
          <w:tab/>
          <w:t>this.city = city;</w:t>
        </w:r>
      </w:ins>
    </w:p>
    <w:p w:rsidR="006C7EC5" w:rsidRPr="00880017" w:rsidRDefault="006C7EC5" w:rsidP="002E1BA4">
      <w:pPr>
        <w:rPr>
          <w:ins w:id="16856" w:author="Caree2" w:date="2017-04-02T07:01:00Z"/>
          <w:color w:val="008080"/>
          <w:rPrChange w:id="16857" w:author="Caree2" w:date="2017-04-02T07:58:00Z">
            <w:rPr>
              <w:ins w:id="16858" w:author="Caree2" w:date="2017-04-02T07:01:00Z"/>
            </w:rPr>
          </w:rPrChange>
        </w:rPr>
        <w:pPrChange w:id="16859" w:author="Caree2" w:date="2017-04-02T07:22:00Z">
          <w:pPr>
            <w:autoSpaceDE w:val="0"/>
            <w:autoSpaceDN w:val="0"/>
            <w:adjustRightInd w:val="0"/>
          </w:pPr>
        </w:pPrChange>
      </w:pPr>
      <w:ins w:id="16860" w:author="Caree2" w:date="2017-04-02T07:01:00Z">
        <w:r w:rsidRPr="00880017">
          <w:rPr>
            <w:color w:val="008080"/>
            <w:rPrChange w:id="16861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862" w:author="Caree2" w:date="2017-04-02T07:01:00Z"/>
          <w:color w:val="008080"/>
          <w:rPrChange w:id="16863" w:author="Caree2" w:date="2017-04-02T07:58:00Z">
            <w:rPr>
              <w:ins w:id="16864" w:author="Caree2" w:date="2017-04-02T07:01:00Z"/>
            </w:rPr>
          </w:rPrChange>
        </w:rPr>
        <w:pPrChange w:id="16865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866" w:author="Caree2" w:date="2017-04-02T07:01:00Z"/>
          <w:color w:val="008080"/>
          <w:rPrChange w:id="16867" w:author="Caree2" w:date="2017-04-02T07:58:00Z">
            <w:rPr>
              <w:ins w:id="16868" w:author="Caree2" w:date="2017-04-02T07:01:00Z"/>
            </w:rPr>
          </w:rPrChange>
        </w:rPr>
        <w:pPrChange w:id="16869" w:author="Caree2" w:date="2017-04-02T07:22:00Z">
          <w:pPr>
            <w:autoSpaceDE w:val="0"/>
            <w:autoSpaceDN w:val="0"/>
            <w:adjustRightInd w:val="0"/>
          </w:pPr>
        </w:pPrChange>
      </w:pPr>
      <w:ins w:id="16870" w:author="Caree2" w:date="2017-04-02T07:01:00Z">
        <w:r w:rsidRPr="00880017">
          <w:rPr>
            <w:color w:val="008080"/>
            <w:rPrChange w:id="16871" w:author="Caree2" w:date="2017-04-02T07:58:00Z">
              <w:rPr/>
            </w:rPrChange>
          </w:rPr>
          <w:tab/>
          <w:t>public String getAddress() {</w:t>
        </w:r>
      </w:ins>
    </w:p>
    <w:p w:rsidR="006C7EC5" w:rsidRPr="00880017" w:rsidRDefault="006C7EC5" w:rsidP="002E1BA4">
      <w:pPr>
        <w:rPr>
          <w:ins w:id="16872" w:author="Caree2" w:date="2017-04-02T07:01:00Z"/>
          <w:color w:val="008080"/>
          <w:rPrChange w:id="16873" w:author="Caree2" w:date="2017-04-02T07:58:00Z">
            <w:rPr>
              <w:ins w:id="16874" w:author="Caree2" w:date="2017-04-02T07:01:00Z"/>
            </w:rPr>
          </w:rPrChange>
        </w:rPr>
        <w:pPrChange w:id="16875" w:author="Caree2" w:date="2017-04-02T07:22:00Z">
          <w:pPr>
            <w:autoSpaceDE w:val="0"/>
            <w:autoSpaceDN w:val="0"/>
            <w:adjustRightInd w:val="0"/>
          </w:pPr>
        </w:pPrChange>
      </w:pPr>
      <w:ins w:id="16876" w:author="Caree2" w:date="2017-04-02T07:01:00Z">
        <w:r w:rsidRPr="00880017">
          <w:rPr>
            <w:color w:val="008080"/>
            <w:rPrChange w:id="16877" w:author="Caree2" w:date="2017-04-02T07:58:00Z">
              <w:rPr/>
            </w:rPrChange>
          </w:rPr>
          <w:tab/>
        </w:r>
        <w:r w:rsidRPr="00880017">
          <w:rPr>
            <w:color w:val="008080"/>
            <w:rPrChange w:id="16878" w:author="Caree2" w:date="2017-04-02T07:58:00Z">
              <w:rPr/>
            </w:rPrChange>
          </w:rPr>
          <w:tab/>
          <w:t>return address;</w:t>
        </w:r>
      </w:ins>
    </w:p>
    <w:p w:rsidR="006C7EC5" w:rsidRPr="00880017" w:rsidRDefault="006C7EC5" w:rsidP="002E1BA4">
      <w:pPr>
        <w:rPr>
          <w:ins w:id="16879" w:author="Caree2" w:date="2017-04-02T07:01:00Z"/>
          <w:color w:val="008080"/>
          <w:rPrChange w:id="16880" w:author="Caree2" w:date="2017-04-02T07:58:00Z">
            <w:rPr>
              <w:ins w:id="16881" w:author="Caree2" w:date="2017-04-02T07:01:00Z"/>
            </w:rPr>
          </w:rPrChange>
        </w:rPr>
        <w:pPrChange w:id="16882" w:author="Caree2" w:date="2017-04-02T07:22:00Z">
          <w:pPr>
            <w:autoSpaceDE w:val="0"/>
            <w:autoSpaceDN w:val="0"/>
            <w:adjustRightInd w:val="0"/>
          </w:pPr>
        </w:pPrChange>
      </w:pPr>
      <w:ins w:id="16883" w:author="Caree2" w:date="2017-04-02T07:01:00Z">
        <w:r w:rsidRPr="00880017">
          <w:rPr>
            <w:color w:val="008080"/>
            <w:rPrChange w:id="16884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885" w:author="Caree2" w:date="2017-04-02T07:01:00Z"/>
          <w:color w:val="008080"/>
          <w:rPrChange w:id="16886" w:author="Caree2" w:date="2017-04-02T07:58:00Z">
            <w:rPr>
              <w:ins w:id="16887" w:author="Caree2" w:date="2017-04-02T07:01:00Z"/>
            </w:rPr>
          </w:rPrChange>
        </w:rPr>
        <w:pPrChange w:id="16888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889" w:author="Caree2" w:date="2017-04-02T07:01:00Z"/>
          <w:color w:val="008080"/>
          <w:rPrChange w:id="16890" w:author="Caree2" w:date="2017-04-02T07:58:00Z">
            <w:rPr>
              <w:ins w:id="16891" w:author="Caree2" w:date="2017-04-02T07:01:00Z"/>
            </w:rPr>
          </w:rPrChange>
        </w:rPr>
        <w:pPrChange w:id="16892" w:author="Caree2" w:date="2017-04-02T07:22:00Z">
          <w:pPr>
            <w:autoSpaceDE w:val="0"/>
            <w:autoSpaceDN w:val="0"/>
            <w:adjustRightInd w:val="0"/>
          </w:pPr>
        </w:pPrChange>
      </w:pPr>
      <w:ins w:id="16893" w:author="Caree2" w:date="2017-04-02T07:01:00Z">
        <w:r w:rsidRPr="00880017">
          <w:rPr>
            <w:color w:val="008080"/>
            <w:rPrChange w:id="16894" w:author="Caree2" w:date="2017-04-02T07:58:00Z">
              <w:rPr/>
            </w:rPrChange>
          </w:rPr>
          <w:tab/>
          <w:t>public void setAddress(String address) {</w:t>
        </w:r>
      </w:ins>
    </w:p>
    <w:p w:rsidR="006C7EC5" w:rsidRPr="00880017" w:rsidRDefault="006C7EC5" w:rsidP="002E1BA4">
      <w:pPr>
        <w:rPr>
          <w:ins w:id="16895" w:author="Caree2" w:date="2017-04-02T07:01:00Z"/>
          <w:color w:val="008080"/>
          <w:rPrChange w:id="16896" w:author="Caree2" w:date="2017-04-02T07:58:00Z">
            <w:rPr>
              <w:ins w:id="16897" w:author="Caree2" w:date="2017-04-02T07:01:00Z"/>
            </w:rPr>
          </w:rPrChange>
        </w:rPr>
        <w:pPrChange w:id="16898" w:author="Caree2" w:date="2017-04-02T07:22:00Z">
          <w:pPr>
            <w:autoSpaceDE w:val="0"/>
            <w:autoSpaceDN w:val="0"/>
            <w:adjustRightInd w:val="0"/>
          </w:pPr>
        </w:pPrChange>
      </w:pPr>
      <w:ins w:id="16899" w:author="Caree2" w:date="2017-04-02T07:01:00Z">
        <w:r w:rsidRPr="00880017">
          <w:rPr>
            <w:color w:val="008080"/>
            <w:rPrChange w:id="16900" w:author="Caree2" w:date="2017-04-02T07:58:00Z">
              <w:rPr/>
            </w:rPrChange>
          </w:rPr>
          <w:tab/>
        </w:r>
        <w:r w:rsidRPr="00880017">
          <w:rPr>
            <w:color w:val="008080"/>
            <w:rPrChange w:id="16901" w:author="Caree2" w:date="2017-04-02T07:58:00Z">
              <w:rPr/>
            </w:rPrChange>
          </w:rPr>
          <w:tab/>
          <w:t>this.address = address;</w:t>
        </w:r>
      </w:ins>
    </w:p>
    <w:p w:rsidR="006C7EC5" w:rsidRPr="00880017" w:rsidRDefault="006C7EC5" w:rsidP="002E1BA4">
      <w:pPr>
        <w:rPr>
          <w:ins w:id="16902" w:author="Caree2" w:date="2017-04-02T07:01:00Z"/>
          <w:color w:val="008080"/>
          <w:rPrChange w:id="16903" w:author="Caree2" w:date="2017-04-02T07:58:00Z">
            <w:rPr>
              <w:ins w:id="16904" w:author="Caree2" w:date="2017-04-02T07:01:00Z"/>
            </w:rPr>
          </w:rPrChange>
        </w:rPr>
        <w:pPrChange w:id="16905" w:author="Caree2" w:date="2017-04-02T07:22:00Z">
          <w:pPr>
            <w:autoSpaceDE w:val="0"/>
            <w:autoSpaceDN w:val="0"/>
            <w:adjustRightInd w:val="0"/>
          </w:pPr>
        </w:pPrChange>
      </w:pPr>
      <w:ins w:id="16906" w:author="Caree2" w:date="2017-04-02T07:01:00Z">
        <w:r w:rsidRPr="00880017">
          <w:rPr>
            <w:color w:val="008080"/>
            <w:rPrChange w:id="16907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908" w:author="Caree2" w:date="2017-04-02T07:01:00Z"/>
          <w:color w:val="008080"/>
          <w:rPrChange w:id="16909" w:author="Caree2" w:date="2017-04-02T07:58:00Z">
            <w:rPr>
              <w:ins w:id="16910" w:author="Caree2" w:date="2017-04-02T07:01:00Z"/>
            </w:rPr>
          </w:rPrChange>
        </w:rPr>
        <w:pPrChange w:id="16911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912" w:author="Caree2" w:date="2017-04-02T07:01:00Z"/>
          <w:color w:val="008080"/>
          <w:rPrChange w:id="16913" w:author="Caree2" w:date="2017-04-02T07:58:00Z">
            <w:rPr>
              <w:ins w:id="16914" w:author="Caree2" w:date="2017-04-02T07:01:00Z"/>
            </w:rPr>
          </w:rPrChange>
        </w:rPr>
        <w:pPrChange w:id="16915" w:author="Caree2" w:date="2017-04-02T07:22:00Z">
          <w:pPr>
            <w:autoSpaceDE w:val="0"/>
            <w:autoSpaceDN w:val="0"/>
            <w:adjustRightInd w:val="0"/>
          </w:pPr>
        </w:pPrChange>
      </w:pPr>
      <w:ins w:id="16916" w:author="Caree2" w:date="2017-04-02T07:01:00Z">
        <w:r w:rsidRPr="00880017">
          <w:rPr>
            <w:color w:val="008080"/>
            <w:rPrChange w:id="16917" w:author="Caree2" w:date="2017-04-02T07:58:00Z">
              <w:rPr/>
            </w:rPrChange>
          </w:rPr>
          <w:tab/>
          <w:t>public Airport(long airportID, String airportCode, String airportName, String country, String city,</w:t>
        </w:r>
      </w:ins>
    </w:p>
    <w:p w:rsidR="006C7EC5" w:rsidRPr="00880017" w:rsidRDefault="006C7EC5" w:rsidP="002E1BA4">
      <w:pPr>
        <w:rPr>
          <w:ins w:id="16918" w:author="Caree2" w:date="2017-04-02T07:01:00Z"/>
          <w:color w:val="008080"/>
          <w:rPrChange w:id="16919" w:author="Caree2" w:date="2017-04-02T07:58:00Z">
            <w:rPr>
              <w:ins w:id="16920" w:author="Caree2" w:date="2017-04-02T07:01:00Z"/>
            </w:rPr>
          </w:rPrChange>
        </w:rPr>
        <w:pPrChange w:id="16921" w:author="Caree2" w:date="2017-04-02T07:22:00Z">
          <w:pPr>
            <w:autoSpaceDE w:val="0"/>
            <w:autoSpaceDN w:val="0"/>
            <w:adjustRightInd w:val="0"/>
          </w:pPr>
        </w:pPrChange>
      </w:pPr>
      <w:ins w:id="16922" w:author="Caree2" w:date="2017-04-02T07:01:00Z">
        <w:r w:rsidRPr="00880017">
          <w:rPr>
            <w:color w:val="008080"/>
            <w:rPrChange w:id="16923" w:author="Caree2" w:date="2017-04-02T07:58:00Z">
              <w:rPr/>
            </w:rPrChange>
          </w:rPr>
          <w:tab/>
        </w:r>
        <w:r w:rsidRPr="00880017">
          <w:rPr>
            <w:color w:val="008080"/>
            <w:rPrChange w:id="16924" w:author="Caree2" w:date="2017-04-02T07:58:00Z">
              <w:rPr/>
            </w:rPrChange>
          </w:rPr>
          <w:tab/>
        </w:r>
        <w:r w:rsidRPr="00880017">
          <w:rPr>
            <w:color w:val="008080"/>
            <w:rPrChange w:id="16925" w:author="Caree2" w:date="2017-04-02T07:58:00Z">
              <w:rPr/>
            </w:rPrChange>
          </w:rPr>
          <w:tab/>
          <w:t>String address) {</w:t>
        </w:r>
      </w:ins>
    </w:p>
    <w:p w:rsidR="006C7EC5" w:rsidRPr="00880017" w:rsidRDefault="006C7EC5" w:rsidP="002E1BA4">
      <w:pPr>
        <w:rPr>
          <w:ins w:id="16926" w:author="Caree2" w:date="2017-04-02T07:01:00Z"/>
          <w:color w:val="008080"/>
          <w:rPrChange w:id="16927" w:author="Caree2" w:date="2017-04-02T07:58:00Z">
            <w:rPr>
              <w:ins w:id="16928" w:author="Caree2" w:date="2017-04-02T07:01:00Z"/>
            </w:rPr>
          </w:rPrChange>
        </w:rPr>
        <w:pPrChange w:id="16929" w:author="Caree2" w:date="2017-04-02T07:22:00Z">
          <w:pPr>
            <w:autoSpaceDE w:val="0"/>
            <w:autoSpaceDN w:val="0"/>
            <w:adjustRightInd w:val="0"/>
          </w:pPr>
        </w:pPrChange>
      </w:pPr>
      <w:ins w:id="16930" w:author="Caree2" w:date="2017-04-02T07:01:00Z">
        <w:r w:rsidRPr="00880017">
          <w:rPr>
            <w:color w:val="008080"/>
            <w:rPrChange w:id="16931" w:author="Caree2" w:date="2017-04-02T07:58:00Z">
              <w:rPr/>
            </w:rPrChange>
          </w:rPr>
          <w:tab/>
        </w:r>
        <w:r w:rsidRPr="00880017">
          <w:rPr>
            <w:color w:val="008080"/>
            <w:rPrChange w:id="16932" w:author="Caree2" w:date="2017-04-02T07:58:00Z">
              <w:rPr/>
            </w:rPrChange>
          </w:rPr>
          <w:tab/>
          <w:t>super();</w:t>
        </w:r>
      </w:ins>
    </w:p>
    <w:p w:rsidR="006C7EC5" w:rsidRPr="00880017" w:rsidRDefault="006C7EC5" w:rsidP="002E1BA4">
      <w:pPr>
        <w:rPr>
          <w:ins w:id="16933" w:author="Caree2" w:date="2017-04-02T07:01:00Z"/>
          <w:color w:val="008080"/>
          <w:rPrChange w:id="16934" w:author="Caree2" w:date="2017-04-02T07:58:00Z">
            <w:rPr>
              <w:ins w:id="16935" w:author="Caree2" w:date="2017-04-02T07:01:00Z"/>
            </w:rPr>
          </w:rPrChange>
        </w:rPr>
        <w:pPrChange w:id="16936" w:author="Caree2" w:date="2017-04-02T07:22:00Z">
          <w:pPr>
            <w:autoSpaceDE w:val="0"/>
            <w:autoSpaceDN w:val="0"/>
            <w:adjustRightInd w:val="0"/>
          </w:pPr>
        </w:pPrChange>
      </w:pPr>
      <w:ins w:id="16937" w:author="Caree2" w:date="2017-04-02T07:01:00Z">
        <w:r w:rsidRPr="00880017">
          <w:rPr>
            <w:color w:val="008080"/>
            <w:rPrChange w:id="16938" w:author="Caree2" w:date="2017-04-02T07:58:00Z">
              <w:rPr/>
            </w:rPrChange>
          </w:rPr>
          <w:tab/>
        </w:r>
        <w:r w:rsidRPr="00880017">
          <w:rPr>
            <w:color w:val="008080"/>
            <w:rPrChange w:id="16939" w:author="Caree2" w:date="2017-04-02T07:58:00Z">
              <w:rPr/>
            </w:rPrChange>
          </w:rPr>
          <w:tab/>
          <w:t>this.airportID = airportID;</w:t>
        </w:r>
      </w:ins>
    </w:p>
    <w:p w:rsidR="006C7EC5" w:rsidRPr="00880017" w:rsidRDefault="006C7EC5" w:rsidP="002E1BA4">
      <w:pPr>
        <w:rPr>
          <w:ins w:id="16940" w:author="Caree2" w:date="2017-04-02T07:01:00Z"/>
          <w:color w:val="008080"/>
          <w:rPrChange w:id="16941" w:author="Caree2" w:date="2017-04-02T07:58:00Z">
            <w:rPr>
              <w:ins w:id="16942" w:author="Caree2" w:date="2017-04-02T07:01:00Z"/>
            </w:rPr>
          </w:rPrChange>
        </w:rPr>
        <w:pPrChange w:id="16943" w:author="Caree2" w:date="2017-04-02T07:22:00Z">
          <w:pPr>
            <w:autoSpaceDE w:val="0"/>
            <w:autoSpaceDN w:val="0"/>
            <w:adjustRightInd w:val="0"/>
          </w:pPr>
        </w:pPrChange>
      </w:pPr>
      <w:ins w:id="16944" w:author="Caree2" w:date="2017-04-02T07:01:00Z">
        <w:r w:rsidRPr="00880017">
          <w:rPr>
            <w:color w:val="008080"/>
            <w:rPrChange w:id="16945" w:author="Caree2" w:date="2017-04-02T07:58:00Z">
              <w:rPr/>
            </w:rPrChange>
          </w:rPr>
          <w:tab/>
        </w:r>
        <w:r w:rsidRPr="00880017">
          <w:rPr>
            <w:color w:val="008080"/>
            <w:rPrChange w:id="16946" w:author="Caree2" w:date="2017-04-02T07:58:00Z">
              <w:rPr/>
            </w:rPrChange>
          </w:rPr>
          <w:tab/>
          <w:t>this.airportCode = airportCode;</w:t>
        </w:r>
      </w:ins>
    </w:p>
    <w:p w:rsidR="006C7EC5" w:rsidRPr="00880017" w:rsidRDefault="006C7EC5" w:rsidP="002E1BA4">
      <w:pPr>
        <w:rPr>
          <w:ins w:id="16947" w:author="Caree2" w:date="2017-04-02T07:01:00Z"/>
          <w:color w:val="008080"/>
          <w:rPrChange w:id="16948" w:author="Caree2" w:date="2017-04-02T07:58:00Z">
            <w:rPr>
              <w:ins w:id="16949" w:author="Caree2" w:date="2017-04-02T07:01:00Z"/>
            </w:rPr>
          </w:rPrChange>
        </w:rPr>
        <w:pPrChange w:id="16950" w:author="Caree2" w:date="2017-04-02T07:22:00Z">
          <w:pPr>
            <w:autoSpaceDE w:val="0"/>
            <w:autoSpaceDN w:val="0"/>
            <w:adjustRightInd w:val="0"/>
          </w:pPr>
        </w:pPrChange>
      </w:pPr>
      <w:ins w:id="16951" w:author="Caree2" w:date="2017-04-02T07:01:00Z">
        <w:r w:rsidRPr="00880017">
          <w:rPr>
            <w:color w:val="008080"/>
            <w:rPrChange w:id="16952" w:author="Caree2" w:date="2017-04-02T07:58:00Z">
              <w:rPr/>
            </w:rPrChange>
          </w:rPr>
          <w:tab/>
        </w:r>
        <w:r w:rsidRPr="00880017">
          <w:rPr>
            <w:color w:val="008080"/>
            <w:rPrChange w:id="16953" w:author="Caree2" w:date="2017-04-02T07:58:00Z">
              <w:rPr/>
            </w:rPrChange>
          </w:rPr>
          <w:tab/>
          <w:t>this.airportName = airportName;</w:t>
        </w:r>
      </w:ins>
    </w:p>
    <w:p w:rsidR="006C7EC5" w:rsidRPr="00880017" w:rsidRDefault="006C7EC5" w:rsidP="002E1BA4">
      <w:pPr>
        <w:rPr>
          <w:ins w:id="16954" w:author="Caree2" w:date="2017-04-02T07:01:00Z"/>
          <w:color w:val="008080"/>
          <w:rPrChange w:id="16955" w:author="Caree2" w:date="2017-04-02T07:58:00Z">
            <w:rPr>
              <w:ins w:id="16956" w:author="Caree2" w:date="2017-04-02T07:01:00Z"/>
            </w:rPr>
          </w:rPrChange>
        </w:rPr>
        <w:pPrChange w:id="16957" w:author="Caree2" w:date="2017-04-02T07:22:00Z">
          <w:pPr>
            <w:autoSpaceDE w:val="0"/>
            <w:autoSpaceDN w:val="0"/>
            <w:adjustRightInd w:val="0"/>
          </w:pPr>
        </w:pPrChange>
      </w:pPr>
      <w:ins w:id="16958" w:author="Caree2" w:date="2017-04-02T07:01:00Z">
        <w:r w:rsidRPr="00880017">
          <w:rPr>
            <w:color w:val="008080"/>
            <w:rPrChange w:id="16959" w:author="Caree2" w:date="2017-04-02T07:58:00Z">
              <w:rPr/>
            </w:rPrChange>
          </w:rPr>
          <w:tab/>
        </w:r>
        <w:r w:rsidRPr="00880017">
          <w:rPr>
            <w:color w:val="008080"/>
            <w:rPrChange w:id="16960" w:author="Caree2" w:date="2017-04-02T07:58:00Z">
              <w:rPr/>
            </w:rPrChange>
          </w:rPr>
          <w:tab/>
          <w:t>this.country = country;</w:t>
        </w:r>
      </w:ins>
    </w:p>
    <w:p w:rsidR="006C7EC5" w:rsidRPr="00880017" w:rsidRDefault="006C7EC5" w:rsidP="002E1BA4">
      <w:pPr>
        <w:rPr>
          <w:ins w:id="16961" w:author="Caree2" w:date="2017-04-02T07:01:00Z"/>
          <w:color w:val="008080"/>
          <w:rPrChange w:id="16962" w:author="Caree2" w:date="2017-04-02T07:58:00Z">
            <w:rPr>
              <w:ins w:id="16963" w:author="Caree2" w:date="2017-04-02T07:01:00Z"/>
            </w:rPr>
          </w:rPrChange>
        </w:rPr>
        <w:pPrChange w:id="16964" w:author="Caree2" w:date="2017-04-02T07:22:00Z">
          <w:pPr>
            <w:autoSpaceDE w:val="0"/>
            <w:autoSpaceDN w:val="0"/>
            <w:adjustRightInd w:val="0"/>
          </w:pPr>
        </w:pPrChange>
      </w:pPr>
      <w:ins w:id="16965" w:author="Caree2" w:date="2017-04-02T07:01:00Z">
        <w:r w:rsidRPr="00880017">
          <w:rPr>
            <w:color w:val="008080"/>
            <w:rPrChange w:id="16966" w:author="Caree2" w:date="2017-04-02T07:58:00Z">
              <w:rPr/>
            </w:rPrChange>
          </w:rPr>
          <w:tab/>
        </w:r>
        <w:r w:rsidRPr="00880017">
          <w:rPr>
            <w:color w:val="008080"/>
            <w:rPrChange w:id="16967" w:author="Caree2" w:date="2017-04-02T07:58:00Z">
              <w:rPr/>
            </w:rPrChange>
          </w:rPr>
          <w:tab/>
          <w:t>this.city = city;</w:t>
        </w:r>
      </w:ins>
    </w:p>
    <w:p w:rsidR="006C7EC5" w:rsidRPr="00880017" w:rsidRDefault="006C7EC5" w:rsidP="002E1BA4">
      <w:pPr>
        <w:rPr>
          <w:ins w:id="16968" w:author="Caree2" w:date="2017-04-02T07:01:00Z"/>
          <w:color w:val="008080"/>
          <w:rPrChange w:id="16969" w:author="Caree2" w:date="2017-04-02T07:58:00Z">
            <w:rPr>
              <w:ins w:id="16970" w:author="Caree2" w:date="2017-04-02T07:01:00Z"/>
            </w:rPr>
          </w:rPrChange>
        </w:rPr>
        <w:pPrChange w:id="16971" w:author="Caree2" w:date="2017-04-02T07:22:00Z">
          <w:pPr>
            <w:autoSpaceDE w:val="0"/>
            <w:autoSpaceDN w:val="0"/>
            <w:adjustRightInd w:val="0"/>
          </w:pPr>
        </w:pPrChange>
      </w:pPr>
      <w:ins w:id="16972" w:author="Caree2" w:date="2017-04-02T07:01:00Z">
        <w:r w:rsidRPr="00880017">
          <w:rPr>
            <w:color w:val="008080"/>
            <w:rPrChange w:id="16973" w:author="Caree2" w:date="2017-04-02T07:58:00Z">
              <w:rPr/>
            </w:rPrChange>
          </w:rPr>
          <w:tab/>
        </w:r>
        <w:r w:rsidRPr="00880017">
          <w:rPr>
            <w:color w:val="008080"/>
            <w:rPrChange w:id="16974" w:author="Caree2" w:date="2017-04-02T07:58:00Z">
              <w:rPr/>
            </w:rPrChange>
          </w:rPr>
          <w:tab/>
          <w:t>this.address = address;</w:t>
        </w:r>
      </w:ins>
    </w:p>
    <w:p w:rsidR="006C7EC5" w:rsidRPr="00880017" w:rsidRDefault="006C7EC5" w:rsidP="002E1BA4">
      <w:pPr>
        <w:rPr>
          <w:ins w:id="16975" w:author="Caree2" w:date="2017-04-02T07:01:00Z"/>
          <w:color w:val="008080"/>
          <w:rPrChange w:id="16976" w:author="Caree2" w:date="2017-04-02T07:58:00Z">
            <w:rPr>
              <w:ins w:id="16977" w:author="Caree2" w:date="2017-04-02T07:01:00Z"/>
            </w:rPr>
          </w:rPrChange>
        </w:rPr>
        <w:pPrChange w:id="16978" w:author="Caree2" w:date="2017-04-02T07:22:00Z">
          <w:pPr>
            <w:autoSpaceDE w:val="0"/>
            <w:autoSpaceDN w:val="0"/>
            <w:adjustRightInd w:val="0"/>
          </w:pPr>
        </w:pPrChange>
      </w:pPr>
      <w:ins w:id="16979" w:author="Caree2" w:date="2017-04-02T07:01:00Z">
        <w:r w:rsidRPr="00880017">
          <w:rPr>
            <w:color w:val="008080"/>
            <w:rPrChange w:id="16980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6981" w:author="Caree2" w:date="2017-04-02T07:01:00Z"/>
          <w:color w:val="008080"/>
          <w:rPrChange w:id="16982" w:author="Caree2" w:date="2017-04-02T07:58:00Z">
            <w:rPr>
              <w:ins w:id="16983" w:author="Caree2" w:date="2017-04-02T07:01:00Z"/>
            </w:rPr>
          </w:rPrChange>
        </w:rPr>
        <w:pPrChange w:id="16984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6985" w:author="Caree2" w:date="2017-04-02T07:01:00Z"/>
          <w:color w:val="008080"/>
          <w:rPrChange w:id="16986" w:author="Caree2" w:date="2017-04-02T07:58:00Z">
            <w:rPr>
              <w:ins w:id="16987" w:author="Caree2" w:date="2017-04-02T07:01:00Z"/>
            </w:rPr>
          </w:rPrChange>
        </w:rPr>
        <w:pPrChange w:id="16988" w:author="Caree2" w:date="2017-04-02T07:22:00Z">
          <w:pPr>
            <w:autoSpaceDE w:val="0"/>
            <w:autoSpaceDN w:val="0"/>
            <w:adjustRightInd w:val="0"/>
          </w:pPr>
        </w:pPrChange>
      </w:pPr>
      <w:ins w:id="16989" w:author="Caree2" w:date="2017-04-02T07:01:00Z">
        <w:r w:rsidRPr="00880017">
          <w:rPr>
            <w:color w:val="008080"/>
            <w:rPrChange w:id="16990" w:author="Caree2" w:date="2017-04-02T07:58:00Z">
              <w:rPr/>
            </w:rPrChange>
          </w:rPr>
          <w:tab/>
          <w:t>public Airport() {</w:t>
        </w:r>
      </w:ins>
    </w:p>
    <w:p w:rsidR="006C7EC5" w:rsidRPr="00880017" w:rsidRDefault="006C7EC5" w:rsidP="002E1BA4">
      <w:pPr>
        <w:rPr>
          <w:ins w:id="16991" w:author="Caree2" w:date="2017-04-02T07:01:00Z"/>
          <w:color w:val="008080"/>
          <w:rPrChange w:id="16992" w:author="Caree2" w:date="2017-04-02T07:58:00Z">
            <w:rPr>
              <w:ins w:id="16993" w:author="Caree2" w:date="2017-04-02T07:01:00Z"/>
            </w:rPr>
          </w:rPrChange>
        </w:rPr>
        <w:pPrChange w:id="16994" w:author="Caree2" w:date="2017-04-02T07:22:00Z">
          <w:pPr>
            <w:autoSpaceDE w:val="0"/>
            <w:autoSpaceDN w:val="0"/>
            <w:adjustRightInd w:val="0"/>
          </w:pPr>
        </w:pPrChange>
      </w:pPr>
      <w:ins w:id="16995" w:author="Caree2" w:date="2017-04-02T07:01:00Z">
        <w:r w:rsidRPr="00880017">
          <w:rPr>
            <w:color w:val="008080"/>
            <w:rPrChange w:id="16996" w:author="Caree2" w:date="2017-04-02T07:58:00Z">
              <w:rPr/>
            </w:rPrChange>
          </w:rPr>
          <w:tab/>
        </w:r>
        <w:r w:rsidRPr="00880017">
          <w:rPr>
            <w:color w:val="008080"/>
            <w:rPrChange w:id="16997" w:author="Caree2" w:date="2017-04-02T07:58:00Z">
              <w:rPr/>
            </w:rPrChange>
          </w:rPr>
          <w:tab/>
          <w:t>super();</w:t>
        </w:r>
      </w:ins>
    </w:p>
    <w:p w:rsidR="006C7EC5" w:rsidRPr="00880017" w:rsidRDefault="006C7EC5" w:rsidP="002E1BA4">
      <w:pPr>
        <w:rPr>
          <w:ins w:id="16998" w:author="Caree2" w:date="2017-04-02T07:01:00Z"/>
          <w:color w:val="008080"/>
          <w:rPrChange w:id="16999" w:author="Caree2" w:date="2017-04-02T07:58:00Z">
            <w:rPr>
              <w:ins w:id="17000" w:author="Caree2" w:date="2017-04-02T07:01:00Z"/>
            </w:rPr>
          </w:rPrChange>
        </w:rPr>
        <w:pPrChange w:id="17001" w:author="Caree2" w:date="2017-04-02T07:22:00Z">
          <w:pPr>
            <w:autoSpaceDE w:val="0"/>
            <w:autoSpaceDN w:val="0"/>
            <w:adjustRightInd w:val="0"/>
          </w:pPr>
        </w:pPrChange>
      </w:pPr>
      <w:ins w:id="17002" w:author="Caree2" w:date="2017-04-02T07:01:00Z">
        <w:r w:rsidRPr="00880017">
          <w:rPr>
            <w:color w:val="008080"/>
            <w:rPrChange w:id="17003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004" w:author="Caree2" w:date="2017-04-02T07:01:00Z"/>
          <w:color w:val="008080"/>
          <w:rPrChange w:id="17005" w:author="Caree2" w:date="2017-04-02T07:58:00Z">
            <w:rPr>
              <w:ins w:id="17006" w:author="Caree2" w:date="2017-04-02T07:01:00Z"/>
            </w:rPr>
          </w:rPrChange>
        </w:rPr>
        <w:pPrChange w:id="17007" w:author="Caree2" w:date="2017-04-02T07:22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7008" w:author="Caree2" w:date="2017-04-02T07:01:00Z"/>
          <w:color w:val="008080"/>
          <w:rPrChange w:id="17009" w:author="Caree2" w:date="2017-04-02T07:58:00Z">
            <w:rPr>
              <w:ins w:id="17010" w:author="Caree2" w:date="2017-04-02T07:01:00Z"/>
            </w:rPr>
          </w:rPrChange>
        </w:rPr>
        <w:pPrChange w:id="17011" w:author="Caree2" w:date="2017-04-02T07:22:00Z">
          <w:pPr>
            <w:autoSpaceDE w:val="0"/>
            <w:autoSpaceDN w:val="0"/>
            <w:adjustRightInd w:val="0"/>
          </w:pPr>
        </w:pPrChange>
      </w:pPr>
      <w:ins w:id="17012" w:author="Caree2" w:date="2017-04-02T07:01:00Z">
        <w:r w:rsidRPr="00880017">
          <w:rPr>
            <w:color w:val="008080"/>
            <w:rPrChange w:id="17013" w:author="Caree2" w:date="2017-04-02T07:58:00Z">
              <w:rPr/>
            </w:rPrChange>
          </w:rPr>
          <w:tab/>
          <w:t>@Override</w:t>
        </w:r>
      </w:ins>
    </w:p>
    <w:p w:rsidR="006C7EC5" w:rsidRPr="00880017" w:rsidRDefault="006C7EC5" w:rsidP="002E1BA4">
      <w:pPr>
        <w:rPr>
          <w:ins w:id="17014" w:author="Caree2" w:date="2017-04-02T07:01:00Z"/>
          <w:color w:val="008080"/>
          <w:rPrChange w:id="17015" w:author="Caree2" w:date="2017-04-02T07:58:00Z">
            <w:rPr>
              <w:ins w:id="17016" w:author="Caree2" w:date="2017-04-02T07:01:00Z"/>
            </w:rPr>
          </w:rPrChange>
        </w:rPr>
        <w:pPrChange w:id="17017" w:author="Caree2" w:date="2017-04-02T07:22:00Z">
          <w:pPr>
            <w:autoSpaceDE w:val="0"/>
            <w:autoSpaceDN w:val="0"/>
            <w:adjustRightInd w:val="0"/>
          </w:pPr>
        </w:pPrChange>
      </w:pPr>
      <w:ins w:id="17018" w:author="Caree2" w:date="2017-04-02T07:01:00Z">
        <w:r w:rsidRPr="00880017">
          <w:rPr>
            <w:color w:val="008080"/>
            <w:rPrChange w:id="17019" w:author="Caree2" w:date="2017-04-02T07:58:00Z">
              <w:rPr/>
            </w:rPrChange>
          </w:rPr>
          <w:tab/>
          <w:t>public String toString() {</w:t>
        </w:r>
      </w:ins>
    </w:p>
    <w:p w:rsidR="006C7EC5" w:rsidRPr="00880017" w:rsidRDefault="006C7EC5" w:rsidP="002E1BA4">
      <w:pPr>
        <w:rPr>
          <w:ins w:id="17020" w:author="Caree2" w:date="2017-04-02T07:01:00Z"/>
          <w:color w:val="008080"/>
          <w:rPrChange w:id="17021" w:author="Caree2" w:date="2017-04-02T07:58:00Z">
            <w:rPr>
              <w:ins w:id="17022" w:author="Caree2" w:date="2017-04-02T07:01:00Z"/>
            </w:rPr>
          </w:rPrChange>
        </w:rPr>
        <w:pPrChange w:id="17023" w:author="Caree2" w:date="2017-04-02T07:22:00Z">
          <w:pPr>
            <w:autoSpaceDE w:val="0"/>
            <w:autoSpaceDN w:val="0"/>
            <w:adjustRightInd w:val="0"/>
          </w:pPr>
        </w:pPrChange>
      </w:pPr>
      <w:ins w:id="17024" w:author="Caree2" w:date="2017-04-02T07:01:00Z">
        <w:r w:rsidRPr="00880017">
          <w:rPr>
            <w:color w:val="008080"/>
            <w:rPrChange w:id="17025" w:author="Caree2" w:date="2017-04-02T07:58:00Z">
              <w:rPr/>
            </w:rPrChange>
          </w:rPr>
          <w:tab/>
        </w:r>
        <w:r w:rsidRPr="00880017">
          <w:rPr>
            <w:color w:val="008080"/>
            <w:rPrChange w:id="17026" w:author="Caree2" w:date="2017-04-02T07:58:00Z">
              <w:rPr/>
            </w:rPrChange>
          </w:rPr>
          <w:tab/>
          <w:t>return "Airport [airportID=" + airportID + ", airportCode=" + airportCode + ", airportName=" + airportName</w:t>
        </w:r>
      </w:ins>
    </w:p>
    <w:p w:rsidR="006C7EC5" w:rsidRPr="00880017" w:rsidRDefault="006C7EC5" w:rsidP="002E1BA4">
      <w:pPr>
        <w:rPr>
          <w:ins w:id="17027" w:author="Caree2" w:date="2017-04-02T07:01:00Z"/>
          <w:color w:val="008080"/>
          <w:rPrChange w:id="17028" w:author="Caree2" w:date="2017-04-02T07:58:00Z">
            <w:rPr>
              <w:ins w:id="17029" w:author="Caree2" w:date="2017-04-02T07:01:00Z"/>
            </w:rPr>
          </w:rPrChange>
        </w:rPr>
        <w:pPrChange w:id="17030" w:author="Caree2" w:date="2017-04-02T07:22:00Z">
          <w:pPr>
            <w:autoSpaceDE w:val="0"/>
            <w:autoSpaceDN w:val="0"/>
            <w:adjustRightInd w:val="0"/>
          </w:pPr>
        </w:pPrChange>
      </w:pPr>
      <w:ins w:id="17031" w:author="Caree2" w:date="2017-04-02T07:01:00Z">
        <w:r w:rsidRPr="00880017">
          <w:rPr>
            <w:color w:val="008080"/>
            <w:rPrChange w:id="17032" w:author="Caree2" w:date="2017-04-02T07:58:00Z">
              <w:rPr/>
            </w:rPrChange>
          </w:rPr>
          <w:tab/>
        </w:r>
        <w:r w:rsidRPr="00880017">
          <w:rPr>
            <w:color w:val="008080"/>
            <w:rPrChange w:id="17033" w:author="Caree2" w:date="2017-04-02T07:58:00Z">
              <w:rPr/>
            </w:rPrChange>
          </w:rPr>
          <w:tab/>
        </w:r>
        <w:r w:rsidRPr="00880017">
          <w:rPr>
            <w:color w:val="008080"/>
            <w:rPrChange w:id="17034" w:author="Caree2" w:date="2017-04-02T07:58:00Z">
              <w:rPr/>
            </w:rPrChange>
          </w:rPr>
          <w:tab/>
        </w:r>
        <w:r w:rsidRPr="00880017">
          <w:rPr>
            <w:color w:val="008080"/>
            <w:rPrChange w:id="17035" w:author="Caree2" w:date="2017-04-02T07:58:00Z">
              <w:rPr/>
            </w:rPrChange>
          </w:rPr>
          <w:tab/>
          <w:t>+ ", country=" + country + ", city=" + city + ", address=" + address + "]";</w:t>
        </w:r>
      </w:ins>
    </w:p>
    <w:p w:rsidR="006C7EC5" w:rsidRPr="00880017" w:rsidRDefault="006C7EC5" w:rsidP="002E1BA4">
      <w:pPr>
        <w:rPr>
          <w:ins w:id="17036" w:author="Caree2" w:date="2017-04-02T07:01:00Z"/>
          <w:color w:val="008080"/>
          <w:rPrChange w:id="17037" w:author="Caree2" w:date="2017-04-02T07:58:00Z">
            <w:rPr>
              <w:ins w:id="17038" w:author="Caree2" w:date="2017-04-02T07:01:00Z"/>
            </w:rPr>
          </w:rPrChange>
        </w:rPr>
        <w:pPrChange w:id="17039" w:author="Caree2" w:date="2017-04-02T07:22:00Z">
          <w:pPr>
            <w:autoSpaceDE w:val="0"/>
            <w:autoSpaceDN w:val="0"/>
            <w:adjustRightInd w:val="0"/>
          </w:pPr>
        </w:pPrChange>
      </w:pPr>
      <w:ins w:id="17040" w:author="Caree2" w:date="2017-04-02T07:01:00Z">
        <w:r w:rsidRPr="00880017">
          <w:rPr>
            <w:color w:val="008080"/>
            <w:rPrChange w:id="17041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042" w:author="Caree2" w:date="2017-04-02T07:01:00Z"/>
          <w:color w:val="008080"/>
          <w:rPrChange w:id="17043" w:author="Caree2" w:date="2017-04-02T07:58:00Z">
            <w:rPr>
              <w:ins w:id="17044" w:author="Caree2" w:date="2017-04-02T07:01:00Z"/>
            </w:rPr>
          </w:rPrChange>
        </w:rPr>
        <w:pPrChange w:id="17045" w:author="Caree2" w:date="2017-04-02T07:22:00Z">
          <w:pPr>
            <w:autoSpaceDE w:val="0"/>
            <w:autoSpaceDN w:val="0"/>
            <w:adjustRightInd w:val="0"/>
          </w:pPr>
        </w:pPrChange>
      </w:pPr>
      <w:ins w:id="17046" w:author="Caree2" w:date="2017-04-02T07:01:00Z">
        <w:r w:rsidRPr="00880017">
          <w:rPr>
            <w:color w:val="008080"/>
            <w:rPrChange w:id="17047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048" w:author="Caree2" w:date="2017-04-02T07:01:00Z"/>
          <w:color w:val="008080"/>
          <w:rPrChange w:id="17049" w:author="Caree2" w:date="2017-04-02T07:58:00Z">
            <w:rPr>
              <w:ins w:id="17050" w:author="Caree2" w:date="2017-04-02T07:01:00Z"/>
            </w:rPr>
          </w:rPrChange>
        </w:rPr>
        <w:pPrChange w:id="17051" w:author="Caree2" w:date="2017-04-02T07:22:00Z">
          <w:pPr>
            <w:autoSpaceDE w:val="0"/>
            <w:autoSpaceDN w:val="0"/>
            <w:adjustRightInd w:val="0"/>
          </w:pPr>
        </w:pPrChange>
      </w:pPr>
      <w:ins w:id="17052" w:author="Caree2" w:date="2017-04-02T07:01:00Z">
        <w:r w:rsidRPr="00880017">
          <w:rPr>
            <w:color w:val="008080"/>
            <w:rPrChange w:id="17053" w:author="Caree2" w:date="2017-04-02T07:58:00Z">
              <w:rPr/>
            </w:rPrChange>
          </w:rPr>
          <w:lastRenderedPageBreak/>
          <w:tab/>
        </w:r>
      </w:ins>
    </w:p>
    <w:p w:rsidR="006C7EC5" w:rsidRPr="00880017" w:rsidRDefault="006C7EC5" w:rsidP="002E1BA4">
      <w:pPr>
        <w:rPr>
          <w:ins w:id="17054" w:author="Caree2" w:date="2017-04-02T07:01:00Z"/>
          <w:color w:val="008080"/>
          <w:rPrChange w:id="17055" w:author="Caree2" w:date="2017-04-02T07:58:00Z">
            <w:rPr>
              <w:ins w:id="17056" w:author="Caree2" w:date="2017-04-02T07:01:00Z"/>
            </w:rPr>
          </w:rPrChange>
        </w:rPr>
        <w:pPrChange w:id="17057" w:author="Caree2" w:date="2017-04-02T07:22:00Z">
          <w:pPr>
            <w:autoSpaceDE w:val="0"/>
            <w:autoSpaceDN w:val="0"/>
            <w:adjustRightInd w:val="0"/>
          </w:pPr>
        </w:pPrChange>
      </w:pPr>
      <w:ins w:id="17058" w:author="Caree2" w:date="2017-04-02T07:01:00Z">
        <w:r w:rsidRPr="00880017">
          <w:rPr>
            <w:color w:val="008080"/>
            <w:rPrChange w:id="17059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060" w:author="Caree2" w:date="2017-04-02T07:01:00Z"/>
          <w:color w:val="008080"/>
          <w:rPrChange w:id="17061" w:author="Caree2" w:date="2017-04-02T07:58:00Z">
            <w:rPr>
              <w:ins w:id="17062" w:author="Caree2" w:date="2017-04-02T07:01:00Z"/>
            </w:rPr>
          </w:rPrChange>
        </w:rPr>
        <w:pPrChange w:id="17063" w:author="Caree2" w:date="2017-04-02T07:22:00Z">
          <w:pPr>
            <w:autoSpaceDE w:val="0"/>
            <w:autoSpaceDN w:val="0"/>
            <w:adjustRightInd w:val="0"/>
          </w:pPr>
        </w:pPrChange>
      </w:pPr>
      <w:ins w:id="17064" w:author="Caree2" w:date="2017-04-02T07:01:00Z">
        <w:r w:rsidRPr="00880017">
          <w:rPr>
            <w:color w:val="008080"/>
            <w:rPrChange w:id="17065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066" w:author="Caree2" w:date="2017-04-02T07:01:00Z"/>
          <w:color w:val="008080"/>
          <w:rPrChange w:id="17067" w:author="Caree2" w:date="2017-04-02T07:58:00Z">
            <w:rPr>
              <w:ins w:id="17068" w:author="Caree2" w:date="2017-04-02T07:01:00Z"/>
            </w:rPr>
          </w:rPrChange>
        </w:rPr>
        <w:pPrChange w:id="17069" w:author="Caree2" w:date="2017-04-02T07:22:00Z">
          <w:pPr>
            <w:autoSpaceDE w:val="0"/>
            <w:autoSpaceDN w:val="0"/>
            <w:adjustRightInd w:val="0"/>
          </w:pPr>
        </w:pPrChange>
      </w:pPr>
      <w:ins w:id="17070" w:author="Caree2" w:date="2017-04-02T07:01:00Z">
        <w:r w:rsidRPr="00880017">
          <w:rPr>
            <w:color w:val="008080"/>
            <w:rPrChange w:id="17071" w:author="Caree2" w:date="2017-04-02T07:58:00Z">
              <w:rPr/>
            </w:rPrChange>
          </w:rPr>
          <w:t>}</w:t>
        </w:r>
      </w:ins>
    </w:p>
    <w:p w:rsidR="006C7EC5" w:rsidRDefault="006C7EC5" w:rsidP="006C7EC5">
      <w:pPr>
        <w:pStyle w:val="StyleHeading114ptBoldUnderlineLeft"/>
        <w:rPr>
          <w:ins w:id="17072" w:author="Caree2" w:date="2017-04-02T07:00:00Z"/>
        </w:rPr>
      </w:pPr>
    </w:p>
    <w:p w:rsidR="006C7EC5" w:rsidRDefault="006C7EC5" w:rsidP="00E03E10">
      <w:pPr>
        <w:pStyle w:val="StyleHeading114ptBoldUnderlineLeft"/>
        <w:rPr>
          <w:ins w:id="17073" w:author="Caree2" w:date="2017-04-02T07:00:00Z"/>
        </w:rPr>
      </w:pPr>
    </w:p>
    <w:p w:rsidR="006C7EC5" w:rsidRDefault="006C7EC5" w:rsidP="006C7EC5">
      <w:pPr>
        <w:pStyle w:val="StyleHeading114ptBoldUnderlineLeft"/>
        <w:rPr>
          <w:ins w:id="17074" w:author="Caree2" w:date="2017-04-02T07:01:00Z"/>
        </w:rPr>
      </w:pPr>
      <w:bookmarkStart w:id="17075" w:name="_Toc478888087"/>
      <w:ins w:id="17076" w:author="Caree2" w:date="2017-04-02T07:00:00Z">
        <w:r w:rsidRPr="00EA03DE">
          <w:t>1.</w:t>
        </w:r>
      </w:ins>
      <w:ins w:id="17077" w:author="Caree2" w:date="2017-04-02T07:49:00Z">
        <w:r w:rsidR="00C547DB">
          <w:t>45</w:t>
        </w:r>
      </w:ins>
      <w:ins w:id="17078" w:author="Caree2" w:date="2017-04-02T07:00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17079" w:author="Caree2" w:date="2017-04-02T07:22:00Z">
        <w:r w:rsidR="002E1BA4">
          <w:t xml:space="preserve">Create the </w:t>
        </w:r>
      </w:ins>
      <w:ins w:id="17080" w:author="Caree2" w:date="2017-04-02T07:23:00Z">
        <w:r w:rsidR="002E1BA4">
          <w:t xml:space="preserve">Flight </w:t>
        </w:r>
      </w:ins>
      <w:ins w:id="17081" w:author="Caree2" w:date="2017-04-02T07:22:00Z">
        <w:r w:rsidR="002E1BA4">
          <w:t>class in the package Fifth</w:t>
        </w:r>
      </w:ins>
      <w:bookmarkEnd w:id="17075"/>
    </w:p>
    <w:p w:rsidR="006C7EC5" w:rsidRDefault="006C7EC5" w:rsidP="006C7EC5">
      <w:pPr>
        <w:pStyle w:val="StyleHeading114ptBoldUnderlineLeft"/>
        <w:rPr>
          <w:ins w:id="17082" w:author="Caree2" w:date="2017-04-02T07:01:00Z"/>
        </w:rPr>
      </w:pPr>
    </w:p>
    <w:p w:rsidR="006C7EC5" w:rsidRPr="00880017" w:rsidRDefault="006C7EC5" w:rsidP="002E1BA4">
      <w:pPr>
        <w:rPr>
          <w:ins w:id="17083" w:author="Caree2" w:date="2017-04-02T07:02:00Z"/>
          <w:color w:val="008080"/>
          <w:rPrChange w:id="17084" w:author="Caree2" w:date="2017-04-02T07:58:00Z">
            <w:rPr>
              <w:ins w:id="17085" w:author="Caree2" w:date="2017-04-02T07:02:00Z"/>
            </w:rPr>
          </w:rPrChange>
        </w:rPr>
        <w:pPrChange w:id="17086" w:author="Caree2" w:date="2017-04-02T07:23:00Z">
          <w:pPr>
            <w:pStyle w:val="StyleHeading114ptBoldUnderlineLeft"/>
          </w:pPr>
        </w:pPrChange>
      </w:pPr>
      <w:ins w:id="17087" w:author="Caree2" w:date="2017-04-02T07:02:00Z">
        <w:r w:rsidRPr="00880017">
          <w:rPr>
            <w:color w:val="008080"/>
            <w:rPrChange w:id="17088" w:author="Caree2" w:date="2017-04-02T07:58:00Z">
              <w:rPr/>
            </w:rPrChange>
          </w:rPr>
          <w:t>package com.rollingstone.springframework.aop.example.fifth;</w:t>
        </w:r>
      </w:ins>
    </w:p>
    <w:p w:rsidR="006C7EC5" w:rsidRPr="00880017" w:rsidRDefault="006C7EC5" w:rsidP="002E1BA4">
      <w:pPr>
        <w:rPr>
          <w:ins w:id="17089" w:author="Caree2" w:date="2017-04-02T07:02:00Z"/>
          <w:color w:val="008080"/>
          <w:rPrChange w:id="17090" w:author="Caree2" w:date="2017-04-02T07:58:00Z">
            <w:rPr>
              <w:ins w:id="17091" w:author="Caree2" w:date="2017-04-02T07:02:00Z"/>
            </w:rPr>
          </w:rPrChange>
        </w:rPr>
        <w:pPrChange w:id="17092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093" w:author="Caree2" w:date="2017-04-02T07:02:00Z"/>
          <w:color w:val="008080"/>
          <w:rPrChange w:id="17094" w:author="Caree2" w:date="2017-04-02T07:58:00Z">
            <w:rPr>
              <w:ins w:id="17095" w:author="Caree2" w:date="2017-04-02T07:02:00Z"/>
            </w:rPr>
          </w:rPrChange>
        </w:rPr>
        <w:pPrChange w:id="17096" w:author="Caree2" w:date="2017-04-02T07:23:00Z">
          <w:pPr>
            <w:pStyle w:val="StyleHeading114ptBoldUnderlineLeft"/>
          </w:pPr>
        </w:pPrChange>
      </w:pPr>
      <w:ins w:id="17097" w:author="Caree2" w:date="2017-04-02T07:02:00Z">
        <w:r w:rsidRPr="00880017">
          <w:rPr>
            <w:color w:val="008080"/>
            <w:rPrChange w:id="17098" w:author="Caree2" w:date="2017-04-02T07:58:00Z">
              <w:rPr/>
            </w:rPrChange>
          </w:rPr>
          <w:t>import java.time.LocalDateTime;</w:t>
        </w:r>
      </w:ins>
    </w:p>
    <w:p w:rsidR="006C7EC5" w:rsidRPr="00880017" w:rsidRDefault="006C7EC5" w:rsidP="002E1BA4">
      <w:pPr>
        <w:rPr>
          <w:ins w:id="17099" w:author="Caree2" w:date="2017-04-02T07:02:00Z"/>
          <w:color w:val="008080"/>
          <w:rPrChange w:id="17100" w:author="Caree2" w:date="2017-04-02T07:58:00Z">
            <w:rPr>
              <w:ins w:id="17101" w:author="Caree2" w:date="2017-04-02T07:02:00Z"/>
            </w:rPr>
          </w:rPrChange>
        </w:rPr>
        <w:pPrChange w:id="17102" w:author="Caree2" w:date="2017-04-02T07:23:00Z">
          <w:pPr>
            <w:pStyle w:val="StyleHeading114ptBoldUnderlineLeft"/>
          </w:pPr>
        </w:pPrChange>
      </w:pPr>
      <w:ins w:id="17103" w:author="Caree2" w:date="2017-04-02T07:02:00Z">
        <w:r w:rsidRPr="00880017">
          <w:rPr>
            <w:color w:val="008080"/>
            <w:rPrChange w:id="17104" w:author="Caree2" w:date="2017-04-02T07:58:00Z">
              <w:rPr/>
            </w:rPrChange>
          </w:rPr>
          <w:t>import java.util.ArrayList;</w:t>
        </w:r>
      </w:ins>
    </w:p>
    <w:p w:rsidR="006C7EC5" w:rsidRPr="00880017" w:rsidRDefault="006C7EC5" w:rsidP="002E1BA4">
      <w:pPr>
        <w:rPr>
          <w:ins w:id="17105" w:author="Caree2" w:date="2017-04-02T07:02:00Z"/>
          <w:color w:val="008080"/>
          <w:rPrChange w:id="17106" w:author="Caree2" w:date="2017-04-02T07:58:00Z">
            <w:rPr>
              <w:ins w:id="17107" w:author="Caree2" w:date="2017-04-02T07:02:00Z"/>
            </w:rPr>
          </w:rPrChange>
        </w:rPr>
        <w:pPrChange w:id="17108" w:author="Caree2" w:date="2017-04-02T07:23:00Z">
          <w:pPr>
            <w:pStyle w:val="StyleHeading114ptBoldUnderlineLeft"/>
          </w:pPr>
        </w:pPrChange>
      </w:pPr>
      <w:ins w:id="17109" w:author="Caree2" w:date="2017-04-02T07:02:00Z">
        <w:r w:rsidRPr="00880017">
          <w:rPr>
            <w:color w:val="008080"/>
            <w:rPrChange w:id="17110" w:author="Caree2" w:date="2017-04-02T07:58:00Z">
              <w:rPr/>
            </w:rPrChange>
          </w:rPr>
          <w:t>import java.util.List;</w:t>
        </w:r>
      </w:ins>
    </w:p>
    <w:p w:rsidR="006C7EC5" w:rsidRPr="00880017" w:rsidRDefault="006C7EC5" w:rsidP="002E1BA4">
      <w:pPr>
        <w:rPr>
          <w:ins w:id="17111" w:author="Caree2" w:date="2017-04-02T07:02:00Z"/>
          <w:color w:val="008080"/>
          <w:rPrChange w:id="17112" w:author="Caree2" w:date="2017-04-02T07:58:00Z">
            <w:rPr>
              <w:ins w:id="17113" w:author="Caree2" w:date="2017-04-02T07:02:00Z"/>
            </w:rPr>
          </w:rPrChange>
        </w:rPr>
        <w:pPrChange w:id="17114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115" w:author="Caree2" w:date="2017-04-02T07:02:00Z"/>
          <w:color w:val="008080"/>
          <w:rPrChange w:id="17116" w:author="Caree2" w:date="2017-04-02T07:58:00Z">
            <w:rPr>
              <w:ins w:id="17117" w:author="Caree2" w:date="2017-04-02T07:02:00Z"/>
            </w:rPr>
          </w:rPrChange>
        </w:rPr>
        <w:pPrChange w:id="17118" w:author="Caree2" w:date="2017-04-02T07:23:00Z">
          <w:pPr>
            <w:pStyle w:val="StyleHeading114ptBoldUnderlineLeft"/>
          </w:pPr>
        </w:pPrChange>
      </w:pPr>
      <w:ins w:id="17119" w:author="Caree2" w:date="2017-04-02T07:02:00Z">
        <w:r w:rsidRPr="00880017">
          <w:rPr>
            <w:color w:val="008080"/>
            <w:rPrChange w:id="17120" w:author="Caree2" w:date="2017-04-02T07:58:00Z">
              <w:rPr/>
            </w:rPrChange>
          </w:rPr>
          <w:t>public class Flight {</w:t>
        </w:r>
      </w:ins>
    </w:p>
    <w:p w:rsidR="006C7EC5" w:rsidRPr="00880017" w:rsidRDefault="006C7EC5" w:rsidP="002E1BA4">
      <w:pPr>
        <w:rPr>
          <w:ins w:id="17121" w:author="Caree2" w:date="2017-04-02T07:02:00Z"/>
          <w:color w:val="008080"/>
          <w:rPrChange w:id="17122" w:author="Caree2" w:date="2017-04-02T07:58:00Z">
            <w:rPr>
              <w:ins w:id="17123" w:author="Caree2" w:date="2017-04-02T07:02:00Z"/>
            </w:rPr>
          </w:rPrChange>
        </w:rPr>
        <w:pPrChange w:id="17124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125" w:author="Caree2" w:date="2017-04-02T07:02:00Z"/>
          <w:color w:val="008080"/>
          <w:rPrChange w:id="17126" w:author="Caree2" w:date="2017-04-02T07:58:00Z">
            <w:rPr>
              <w:ins w:id="17127" w:author="Caree2" w:date="2017-04-02T07:02:00Z"/>
            </w:rPr>
          </w:rPrChange>
        </w:rPr>
        <w:pPrChange w:id="17128" w:author="Caree2" w:date="2017-04-02T07:23:00Z">
          <w:pPr>
            <w:pStyle w:val="StyleHeading114ptBoldUnderlineLeft"/>
          </w:pPr>
        </w:pPrChange>
      </w:pPr>
      <w:ins w:id="17129" w:author="Caree2" w:date="2017-04-02T07:02:00Z">
        <w:r w:rsidRPr="00880017">
          <w:rPr>
            <w:color w:val="008080"/>
            <w:rPrChange w:id="17130" w:author="Caree2" w:date="2017-04-02T07:58:00Z">
              <w:rPr/>
            </w:rPrChange>
          </w:rPr>
          <w:tab/>
          <w:t>private long flightID;</w:t>
        </w:r>
      </w:ins>
    </w:p>
    <w:p w:rsidR="006C7EC5" w:rsidRPr="00880017" w:rsidRDefault="006C7EC5" w:rsidP="002E1BA4">
      <w:pPr>
        <w:rPr>
          <w:ins w:id="17131" w:author="Caree2" w:date="2017-04-02T07:02:00Z"/>
          <w:color w:val="008080"/>
          <w:rPrChange w:id="17132" w:author="Caree2" w:date="2017-04-02T07:58:00Z">
            <w:rPr>
              <w:ins w:id="17133" w:author="Caree2" w:date="2017-04-02T07:02:00Z"/>
            </w:rPr>
          </w:rPrChange>
        </w:rPr>
        <w:pPrChange w:id="17134" w:author="Caree2" w:date="2017-04-02T07:23:00Z">
          <w:pPr>
            <w:pStyle w:val="StyleHeading114ptBoldUnderlineLeft"/>
          </w:pPr>
        </w:pPrChange>
      </w:pPr>
      <w:ins w:id="17135" w:author="Caree2" w:date="2017-04-02T07:02:00Z">
        <w:r w:rsidRPr="00880017">
          <w:rPr>
            <w:color w:val="008080"/>
            <w:rPrChange w:id="17136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137" w:author="Caree2" w:date="2017-04-02T07:02:00Z"/>
          <w:color w:val="008080"/>
          <w:rPrChange w:id="17138" w:author="Caree2" w:date="2017-04-02T07:58:00Z">
            <w:rPr>
              <w:ins w:id="17139" w:author="Caree2" w:date="2017-04-02T07:02:00Z"/>
            </w:rPr>
          </w:rPrChange>
        </w:rPr>
        <w:pPrChange w:id="17140" w:author="Caree2" w:date="2017-04-02T07:23:00Z">
          <w:pPr>
            <w:pStyle w:val="StyleHeading114ptBoldUnderlineLeft"/>
          </w:pPr>
        </w:pPrChange>
      </w:pPr>
      <w:ins w:id="17141" w:author="Caree2" w:date="2017-04-02T07:02:00Z">
        <w:r w:rsidRPr="00880017">
          <w:rPr>
            <w:color w:val="008080"/>
            <w:rPrChange w:id="17142" w:author="Caree2" w:date="2017-04-02T07:58:00Z">
              <w:rPr/>
            </w:rPrChange>
          </w:rPr>
          <w:tab/>
          <w:t>private String flightCode;</w:t>
        </w:r>
      </w:ins>
    </w:p>
    <w:p w:rsidR="006C7EC5" w:rsidRPr="00880017" w:rsidRDefault="006C7EC5" w:rsidP="002E1BA4">
      <w:pPr>
        <w:rPr>
          <w:ins w:id="17143" w:author="Caree2" w:date="2017-04-02T07:02:00Z"/>
          <w:color w:val="008080"/>
          <w:rPrChange w:id="17144" w:author="Caree2" w:date="2017-04-02T07:58:00Z">
            <w:rPr>
              <w:ins w:id="17145" w:author="Caree2" w:date="2017-04-02T07:02:00Z"/>
            </w:rPr>
          </w:rPrChange>
        </w:rPr>
        <w:pPrChange w:id="17146" w:author="Caree2" w:date="2017-04-02T07:23:00Z">
          <w:pPr>
            <w:pStyle w:val="StyleHeading114ptBoldUnderlineLeft"/>
          </w:pPr>
        </w:pPrChange>
      </w:pPr>
      <w:ins w:id="17147" w:author="Caree2" w:date="2017-04-02T07:02:00Z">
        <w:r w:rsidRPr="00880017">
          <w:rPr>
            <w:color w:val="008080"/>
            <w:rPrChange w:id="17148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149" w:author="Caree2" w:date="2017-04-02T07:02:00Z"/>
          <w:color w:val="008080"/>
          <w:rPrChange w:id="17150" w:author="Caree2" w:date="2017-04-02T07:58:00Z">
            <w:rPr>
              <w:ins w:id="17151" w:author="Caree2" w:date="2017-04-02T07:02:00Z"/>
            </w:rPr>
          </w:rPrChange>
        </w:rPr>
        <w:pPrChange w:id="17152" w:author="Caree2" w:date="2017-04-02T07:23:00Z">
          <w:pPr>
            <w:pStyle w:val="StyleHeading114ptBoldUnderlineLeft"/>
          </w:pPr>
        </w:pPrChange>
      </w:pPr>
      <w:ins w:id="17153" w:author="Caree2" w:date="2017-04-02T07:02:00Z">
        <w:r w:rsidRPr="00880017">
          <w:rPr>
            <w:color w:val="008080"/>
            <w:rPrChange w:id="17154" w:author="Caree2" w:date="2017-04-02T07:58:00Z">
              <w:rPr/>
            </w:rPrChange>
          </w:rPr>
          <w:tab/>
          <w:t>private Airport fromAirport;</w:t>
        </w:r>
      </w:ins>
    </w:p>
    <w:p w:rsidR="006C7EC5" w:rsidRPr="00880017" w:rsidRDefault="006C7EC5" w:rsidP="002E1BA4">
      <w:pPr>
        <w:rPr>
          <w:ins w:id="17155" w:author="Caree2" w:date="2017-04-02T07:02:00Z"/>
          <w:color w:val="008080"/>
          <w:rPrChange w:id="17156" w:author="Caree2" w:date="2017-04-02T07:58:00Z">
            <w:rPr>
              <w:ins w:id="17157" w:author="Caree2" w:date="2017-04-02T07:02:00Z"/>
            </w:rPr>
          </w:rPrChange>
        </w:rPr>
        <w:pPrChange w:id="17158" w:author="Caree2" w:date="2017-04-02T07:23:00Z">
          <w:pPr>
            <w:pStyle w:val="StyleHeading114ptBoldUnderlineLeft"/>
          </w:pPr>
        </w:pPrChange>
      </w:pPr>
      <w:ins w:id="17159" w:author="Caree2" w:date="2017-04-02T07:02:00Z">
        <w:r w:rsidRPr="00880017">
          <w:rPr>
            <w:color w:val="008080"/>
            <w:rPrChange w:id="17160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161" w:author="Caree2" w:date="2017-04-02T07:02:00Z"/>
          <w:color w:val="008080"/>
          <w:rPrChange w:id="17162" w:author="Caree2" w:date="2017-04-02T07:58:00Z">
            <w:rPr>
              <w:ins w:id="17163" w:author="Caree2" w:date="2017-04-02T07:02:00Z"/>
            </w:rPr>
          </w:rPrChange>
        </w:rPr>
        <w:pPrChange w:id="17164" w:author="Caree2" w:date="2017-04-02T07:23:00Z">
          <w:pPr>
            <w:pStyle w:val="StyleHeading114ptBoldUnderlineLeft"/>
          </w:pPr>
        </w:pPrChange>
      </w:pPr>
      <w:ins w:id="17165" w:author="Caree2" w:date="2017-04-02T07:02:00Z">
        <w:r w:rsidRPr="00880017">
          <w:rPr>
            <w:color w:val="008080"/>
            <w:rPrChange w:id="17166" w:author="Caree2" w:date="2017-04-02T07:58:00Z">
              <w:rPr/>
            </w:rPrChange>
          </w:rPr>
          <w:tab/>
          <w:t>private Airport destinationAirport;</w:t>
        </w:r>
      </w:ins>
    </w:p>
    <w:p w:rsidR="006C7EC5" w:rsidRPr="00880017" w:rsidRDefault="006C7EC5" w:rsidP="002E1BA4">
      <w:pPr>
        <w:rPr>
          <w:ins w:id="17167" w:author="Caree2" w:date="2017-04-02T07:02:00Z"/>
          <w:color w:val="008080"/>
          <w:rPrChange w:id="17168" w:author="Caree2" w:date="2017-04-02T07:58:00Z">
            <w:rPr>
              <w:ins w:id="17169" w:author="Caree2" w:date="2017-04-02T07:02:00Z"/>
            </w:rPr>
          </w:rPrChange>
        </w:rPr>
        <w:pPrChange w:id="17170" w:author="Caree2" w:date="2017-04-02T07:23:00Z">
          <w:pPr>
            <w:pStyle w:val="StyleHeading114ptBoldUnderlineLeft"/>
          </w:pPr>
        </w:pPrChange>
      </w:pPr>
      <w:ins w:id="17171" w:author="Caree2" w:date="2017-04-02T07:02:00Z">
        <w:r w:rsidRPr="00880017">
          <w:rPr>
            <w:color w:val="008080"/>
            <w:rPrChange w:id="17172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173" w:author="Caree2" w:date="2017-04-02T07:02:00Z"/>
          <w:color w:val="008080"/>
          <w:rPrChange w:id="17174" w:author="Caree2" w:date="2017-04-02T07:58:00Z">
            <w:rPr>
              <w:ins w:id="17175" w:author="Caree2" w:date="2017-04-02T07:02:00Z"/>
            </w:rPr>
          </w:rPrChange>
        </w:rPr>
        <w:pPrChange w:id="17176" w:author="Caree2" w:date="2017-04-02T07:23:00Z">
          <w:pPr>
            <w:pStyle w:val="StyleHeading114ptBoldUnderlineLeft"/>
          </w:pPr>
        </w:pPrChange>
      </w:pPr>
      <w:ins w:id="17177" w:author="Caree2" w:date="2017-04-02T07:02:00Z">
        <w:r w:rsidRPr="00880017">
          <w:rPr>
            <w:color w:val="008080"/>
            <w:rPrChange w:id="17178" w:author="Caree2" w:date="2017-04-02T07:58:00Z">
              <w:rPr/>
            </w:rPrChange>
          </w:rPr>
          <w:tab/>
          <w:t>private LocalDateTime departureTime;</w:t>
        </w:r>
      </w:ins>
    </w:p>
    <w:p w:rsidR="006C7EC5" w:rsidRPr="00880017" w:rsidRDefault="006C7EC5" w:rsidP="002E1BA4">
      <w:pPr>
        <w:rPr>
          <w:ins w:id="17179" w:author="Caree2" w:date="2017-04-02T07:02:00Z"/>
          <w:color w:val="008080"/>
          <w:rPrChange w:id="17180" w:author="Caree2" w:date="2017-04-02T07:58:00Z">
            <w:rPr>
              <w:ins w:id="17181" w:author="Caree2" w:date="2017-04-02T07:02:00Z"/>
            </w:rPr>
          </w:rPrChange>
        </w:rPr>
        <w:pPrChange w:id="17182" w:author="Caree2" w:date="2017-04-02T07:23:00Z">
          <w:pPr>
            <w:pStyle w:val="StyleHeading114ptBoldUnderlineLeft"/>
          </w:pPr>
        </w:pPrChange>
      </w:pPr>
      <w:ins w:id="17183" w:author="Caree2" w:date="2017-04-02T07:02:00Z">
        <w:r w:rsidRPr="00880017">
          <w:rPr>
            <w:color w:val="008080"/>
            <w:rPrChange w:id="17184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185" w:author="Caree2" w:date="2017-04-02T07:02:00Z"/>
          <w:color w:val="008080"/>
          <w:rPrChange w:id="17186" w:author="Caree2" w:date="2017-04-02T07:58:00Z">
            <w:rPr>
              <w:ins w:id="17187" w:author="Caree2" w:date="2017-04-02T07:02:00Z"/>
            </w:rPr>
          </w:rPrChange>
        </w:rPr>
        <w:pPrChange w:id="17188" w:author="Caree2" w:date="2017-04-02T07:23:00Z">
          <w:pPr>
            <w:pStyle w:val="StyleHeading114ptBoldUnderlineLeft"/>
          </w:pPr>
        </w:pPrChange>
      </w:pPr>
      <w:ins w:id="17189" w:author="Caree2" w:date="2017-04-02T07:02:00Z">
        <w:r w:rsidRPr="00880017">
          <w:rPr>
            <w:color w:val="008080"/>
            <w:rPrChange w:id="17190" w:author="Caree2" w:date="2017-04-02T07:58:00Z">
              <w:rPr/>
            </w:rPrChange>
          </w:rPr>
          <w:tab/>
          <w:t>private LocalDateTime arrivalTime;</w:t>
        </w:r>
      </w:ins>
    </w:p>
    <w:p w:rsidR="006C7EC5" w:rsidRPr="00880017" w:rsidRDefault="006C7EC5" w:rsidP="002E1BA4">
      <w:pPr>
        <w:rPr>
          <w:ins w:id="17191" w:author="Caree2" w:date="2017-04-02T07:02:00Z"/>
          <w:color w:val="008080"/>
          <w:rPrChange w:id="17192" w:author="Caree2" w:date="2017-04-02T07:58:00Z">
            <w:rPr>
              <w:ins w:id="17193" w:author="Caree2" w:date="2017-04-02T07:02:00Z"/>
            </w:rPr>
          </w:rPrChange>
        </w:rPr>
        <w:pPrChange w:id="17194" w:author="Caree2" w:date="2017-04-02T07:23:00Z">
          <w:pPr>
            <w:pStyle w:val="StyleHeading114ptBoldUnderlineLeft"/>
          </w:pPr>
        </w:pPrChange>
      </w:pPr>
      <w:ins w:id="17195" w:author="Caree2" w:date="2017-04-02T07:02:00Z">
        <w:r w:rsidRPr="00880017">
          <w:rPr>
            <w:color w:val="008080"/>
            <w:rPrChange w:id="17196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197" w:author="Caree2" w:date="2017-04-02T07:02:00Z"/>
          <w:color w:val="008080"/>
          <w:rPrChange w:id="17198" w:author="Caree2" w:date="2017-04-02T07:58:00Z">
            <w:rPr>
              <w:ins w:id="17199" w:author="Caree2" w:date="2017-04-02T07:02:00Z"/>
            </w:rPr>
          </w:rPrChange>
        </w:rPr>
        <w:pPrChange w:id="17200" w:author="Caree2" w:date="2017-04-02T07:23:00Z">
          <w:pPr>
            <w:pStyle w:val="StyleHeading114ptBoldUnderlineLeft"/>
          </w:pPr>
        </w:pPrChange>
      </w:pPr>
      <w:ins w:id="17201" w:author="Caree2" w:date="2017-04-02T07:02:00Z">
        <w:r w:rsidRPr="00880017">
          <w:rPr>
            <w:color w:val="008080"/>
            <w:rPrChange w:id="17202" w:author="Caree2" w:date="2017-04-02T07:58:00Z">
              <w:rPr/>
            </w:rPrChange>
          </w:rPr>
          <w:tab/>
          <w:t>Airplane airplane;</w:t>
        </w:r>
      </w:ins>
    </w:p>
    <w:p w:rsidR="006C7EC5" w:rsidRPr="00880017" w:rsidRDefault="006C7EC5" w:rsidP="002E1BA4">
      <w:pPr>
        <w:rPr>
          <w:ins w:id="17203" w:author="Caree2" w:date="2017-04-02T07:02:00Z"/>
          <w:color w:val="008080"/>
          <w:rPrChange w:id="17204" w:author="Caree2" w:date="2017-04-02T07:58:00Z">
            <w:rPr>
              <w:ins w:id="17205" w:author="Caree2" w:date="2017-04-02T07:02:00Z"/>
            </w:rPr>
          </w:rPrChange>
        </w:rPr>
        <w:pPrChange w:id="17206" w:author="Caree2" w:date="2017-04-02T07:23:00Z">
          <w:pPr>
            <w:pStyle w:val="StyleHeading114ptBoldUnderlineLeft"/>
          </w:pPr>
        </w:pPrChange>
      </w:pPr>
      <w:ins w:id="17207" w:author="Caree2" w:date="2017-04-02T07:02:00Z">
        <w:r w:rsidRPr="00880017">
          <w:rPr>
            <w:color w:val="008080"/>
            <w:rPrChange w:id="17208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209" w:author="Caree2" w:date="2017-04-02T07:02:00Z"/>
          <w:color w:val="008080"/>
          <w:rPrChange w:id="17210" w:author="Caree2" w:date="2017-04-02T07:58:00Z">
            <w:rPr>
              <w:ins w:id="17211" w:author="Caree2" w:date="2017-04-02T07:02:00Z"/>
            </w:rPr>
          </w:rPrChange>
        </w:rPr>
        <w:pPrChange w:id="17212" w:author="Caree2" w:date="2017-04-02T07:23:00Z">
          <w:pPr>
            <w:pStyle w:val="StyleHeading114ptBoldUnderlineLeft"/>
          </w:pPr>
        </w:pPrChange>
      </w:pPr>
      <w:ins w:id="17213" w:author="Caree2" w:date="2017-04-02T07:02:00Z">
        <w:r w:rsidRPr="00880017">
          <w:rPr>
            <w:color w:val="008080"/>
            <w:rPrChange w:id="17214" w:author="Caree2" w:date="2017-04-02T07:58:00Z">
              <w:rPr/>
            </w:rPrChange>
          </w:rPr>
          <w:tab/>
          <w:t>private List&lt;Pilot&gt; pilots = new ArrayList&lt;Pilot&gt;();</w:t>
        </w:r>
      </w:ins>
    </w:p>
    <w:p w:rsidR="006C7EC5" w:rsidRPr="00880017" w:rsidRDefault="006C7EC5" w:rsidP="002E1BA4">
      <w:pPr>
        <w:rPr>
          <w:ins w:id="17215" w:author="Caree2" w:date="2017-04-02T07:02:00Z"/>
          <w:color w:val="008080"/>
          <w:rPrChange w:id="17216" w:author="Caree2" w:date="2017-04-02T07:58:00Z">
            <w:rPr>
              <w:ins w:id="17217" w:author="Caree2" w:date="2017-04-02T07:02:00Z"/>
            </w:rPr>
          </w:rPrChange>
        </w:rPr>
        <w:pPrChange w:id="17218" w:author="Caree2" w:date="2017-04-02T07:23:00Z">
          <w:pPr>
            <w:pStyle w:val="StyleHeading114ptBoldUnderlineLeft"/>
          </w:pPr>
        </w:pPrChange>
      </w:pPr>
      <w:ins w:id="17219" w:author="Caree2" w:date="2017-04-02T07:02:00Z">
        <w:r w:rsidRPr="00880017">
          <w:rPr>
            <w:color w:val="008080"/>
            <w:rPrChange w:id="17220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221" w:author="Caree2" w:date="2017-04-02T07:02:00Z"/>
          <w:color w:val="008080"/>
          <w:rPrChange w:id="17222" w:author="Caree2" w:date="2017-04-02T07:58:00Z">
            <w:rPr>
              <w:ins w:id="17223" w:author="Caree2" w:date="2017-04-02T07:02:00Z"/>
            </w:rPr>
          </w:rPrChange>
        </w:rPr>
        <w:pPrChange w:id="17224" w:author="Caree2" w:date="2017-04-02T07:23:00Z">
          <w:pPr>
            <w:pStyle w:val="StyleHeading114ptBoldUnderlineLeft"/>
          </w:pPr>
        </w:pPrChange>
      </w:pPr>
      <w:ins w:id="17225" w:author="Caree2" w:date="2017-04-02T07:02:00Z">
        <w:r w:rsidRPr="00880017">
          <w:rPr>
            <w:color w:val="008080"/>
            <w:rPrChange w:id="17226" w:author="Caree2" w:date="2017-04-02T07:58:00Z">
              <w:rPr/>
            </w:rPrChange>
          </w:rPr>
          <w:tab/>
          <w:t>private List&lt;FlightAttendant&gt; flightAttendants = new ArrayList&lt;FlightAttendant&gt;();</w:t>
        </w:r>
      </w:ins>
    </w:p>
    <w:p w:rsidR="006C7EC5" w:rsidRPr="00880017" w:rsidRDefault="006C7EC5" w:rsidP="002E1BA4">
      <w:pPr>
        <w:rPr>
          <w:ins w:id="17227" w:author="Caree2" w:date="2017-04-02T07:02:00Z"/>
          <w:color w:val="008080"/>
          <w:rPrChange w:id="17228" w:author="Caree2" w:date="2017-04-02T07:58:00Z">
            <w:rPr>
              <w:ins w:id="17229" w:author="Caree2" w:date="2017-04-02T07:02:00Z"/>
            </w:rPr>
          </w:rPrChange>
        </w:rPr>
        <w:pPrChange w:id="17230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231" w:author="Caree2" w:date="2017-04-02T07:02:00Z"/>
          <w:color w:val="008080"/>
          <w:rPrChange w:id="17232" w:author="Caree2" w:date="2017-04-02T07:58:00Z">
            <w:rPr>
              <w:ins w:id="17233" w:author="Caree2" w:date="2017-04-02T07:02:00Z"/>
            </w:rPr>
          </w:rPrChange>
        </w:rPr>
        <w:pPrChange w:id="17234" w:author="Caree2" w:date="2017-04-02T07:23:00Z">
          <w:pPr>
            <w:pStyle w:val="StyleHeading114ptBoldUnderlineLeft"/>
          </w:pPr>
        </w:pPrChange>
      </w:pPr>
      <w:ins w:id="17235" w:author="Caree2" w:date="2017-04-02T07:02:00Z">
        <w:r w:rsidRPr="00880017">
          <w:rPr>
            <w:color w:val="008080"/>
            <w:rPrChange w:id="17236" w:author="Caree2" w:date="2017-04-02T07:58:00Z">
              <w:rPr/>
            </w:rPrChange>
          </w:rPr>
          <w:tab/>
          <w:t>public long getFlightID() {</w:t>
        </w:r>
      </w:ins>
    </w:p>
    <w:p w:rsidR="006C7EC5" w:rsidRPr="00880017" w:rsidRDefault="006C7EC5" w:rsidP="002E1BA4">
      <w:pPr>
        <w:rPr>
          <w:ins w:id="17237" w:author="Caree2" w:date="2017-04-02T07:02:00Z"/>
          <w:color w:val="008080"/>
          <w:rPrChange w:id="17238" w:author="Caree2" w:date="2017-04-02T07:58:00Z">
            <w:rPr>
              <w:ins w:id="17239" w:author="Caree2" w:date="2017-04-02T07:02:00Z"/>
            </w:rPr>
          </w:rPrChange>
        </w:rPr>
        <w:pPrChange w:id="17240" w:author="Caree2" w:date="2017-04-02T07:23:00Z">
          <w:pPr>
            <w:pStyle w:val="StyleHeading114ptBoldUnderlineLeft"/>
          </w:pPr>
        </w:pPrChange>
      </w:pPr>
      <w:ins w:id="17241" w:author="Caree2" w:date="2017-04-02T07:02:00Z">
        <w:r w:rsidRPr="00880017">
          <w:rPr>
            <w:color w:val="008080"/>
            <w:rPrChange w:id="17242" w:author="Caree2" w:date="2017-04-02T07:58:00Z">
              <w:rPr/>
            </w:rPrChange>
          </w:rPr>
          <w:tab/>
        </w:r>
        <w:r w:rsidRPr="00880017">
          <w:rPr>
            <w:color w:val="008080"/>
            <w:rPrChange w:id="17243" w:author="Caree2" w:date="2017-04-02T07:58:00Z">
              <w:rPr/>
            </w:rPrChange>
          </w:rPr>
          <w:tab/>
          <w:t>return flightID;</w:t>
        </w:r>
      </w:ins>
    </w:p>
    <w:p w:rsidR="006C7EC5" w:rsidRPr="00880017" w:rsidRDefault="006C7EC5" w:rsidP="002E1BA4">
      <w:pPr>
        <w:rPr>
          <w:ins w:id="17244" w:author="Caree2" w:date="2017-04-02T07:02:00Z"/>
          <w:color w:val="008080"/>
          <w:rPrChange w:id="17245" w:author="Caree2" w:date="2017-04-02T07:58:00Z">
            <w:rPr>
              <w:ins w:id="17246" w:author="Caree2" w:date="2017-04-02T07:02:00Z"/>
            </w:rPr>
          </w:rPrChange>
        </w:rPr>
        <w:pPrChange w:id="17247" w:author="Caree2" w:date="2017-04-02T07:23:00Z">
          <w:pPr>
            <w:pStyle w:val="StyleHeading114ptBoldUnderlineLeft"/>
          </w:pPr>
        </w:pPrChange>
      </w:pPr>
      <w:ins w:id="17248" w:author="Caree2" w:date="2017-04-02T07:02:00Z">
        <w:r w:rsidRPr="00880017">
          <w:rPr>
            <w:color w:val="008080"/>
            <w:rPrChange w:id="17249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250" w:author="Caree2" w:date="2017-04-02T07:02:00Z"/>
          <w:color w:val="008080"/>
          <w:rPrChange w:id="17251" w:author="Caree2" w:date="2017-04-02T07:58:00Z">
            <w:rPr>
              <w:ins w:id="17252" w:author="Caree2" w:date="2017-04-02T07:02:00Z"/>
            </w:rPr>
          </w:rPrChange>
        </w:rPr>
        <w:pPrChange w:id="17253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254" w:author="Caree2" w:date="2017-04-02T07:02:00Z"/>
          <w:color w:val="008080"/>
          <w:rPrChange w:id="17255" w:author="Caree2" w:date="2017-04-02T07:58:00Z">
            <w:rPr>
              <w:ins w:id="17256" w:author="Caree2" w:date="2017-04-02T07:02:00Z"/>
            </w:rPr>
          </w:rPrChange>
        </w:rPr>
        <w:pPrChange w:id="17257" w:author="Caree2" w:date="2017-04-02T07:23:00Z">
          <w:pPr>
            <w:pStyle w:val="StyleHeading114ptBoldUnderlineLeft"/>
          </w:pPr>
        </w:pPrChange>
      </w:pPr>
      <w:ins w:id="17258" w:author="Caree2" w:date="2017-04-02T07:02:00Z">
        <w:r w:rsidRPr="00880017">
          <w:rPr>
            <w:color w:val="008080"/>
            <w:rPrChange w:id="17259" w:author="Caree2" w:date="2017-04-02T07:58:00Z">
              <w:rPr/>
            </w:rPrChange>
          </w:rPr>
          <w:tab/>
          <w:t>public void setFlightID(long flightID) {</w:t>
        </w:r>
      </w:ins>
    </w:p>
    <w:p w:rsidR="006C7EC5" w:rsidRPr="00880017" w:rsidRDefault="006C7EC5" w:rsidP="002E1BA4">
      <w:pPr>
        <w:rPr>
          <w:ins w:id="17260" w:author="Caree2" w:date="2017-04-02T07:02:00Z"/>
          <w:color w:val="008080"/>
          <w:rPrChange w:id="17261" w:author="Caree2" w:date="2017-04-02T07:58:00Z">
            <w:rPr>
              <w:ins w:id="17262" w:author="Caree2" w:date="2017-04-02T07:02:00Z"/>
            </w:rPr>
          </w:rPrChange>
        </w:rPr>
        <w:pPrChange w:id="17263" w:author="Caree2" w:date="2017-04-02T07:23:00Z">
          <w:pPr>
            <w:pStyle w:val="StyleHeading114ptBoldUnderlineLeft"/>
          </w:pPr>
        </w:pPrChange>
      </w:pPr>
      <w:ins w:id="17264" w:author="Caree2" w:date="2017-04-02T07:02:00Z">
        <w:r w:rsidRPr="00880017">
          <w:rPr>
            <w:color w:val="008080"/>
            <w:rPrChange w:id="17265" w:author="Caree2" w:date="2017-04-02T07:58:00Z">
              <w:rPr/>
            </w:rPrChange>
          </w:rPr>
          <w:tab/>
        </w:r>
        <w:r w:rsidRPr="00880017">
          <w:rPr>
            <w:color w:val="008080"/>
            <w:rPrChange w:id="17266" w:author="Caree2" w:date="2017-04-02T07:58:00Z">
              <w:rPr/>
            </w:rPrChange>
          </w:rPr>
          <w:tab/>
          <w:t>this.flightID = flightID;</w:t>
        </w:r>
      </w:ins>
    </w:p>
    <w:p w:rsidR="006C7EC5" w:rsidRPr="00880017" w:rsidRDefault="006C7EC5" w:rsidP="002E1BA4">
      <w:pPr>
        <w:rPr>
          <w:ins w:id="17267" w:author="Caree2" w:date="2017-04-02T07:02:00Z"/>
          <w:color w:val="008080"/>
          <w:rPrChange w:id="17268" w:author="Caree2" w:date="2017-04-02T07:58:00Z">
            <w:rPr>
              <w:ins w:id="17269" w:author="Caree2" w:date="2017-04-02T07:02:00Z"/>
            </w:rPr>
          </w:rPrChange>
        </w:rPr>
        <w:pPrChange w:id="17270" w:author="Caree2" w:date="2017-04-02T07:23:00Z">
          <w:pPr>
            <w:pStyle w:val="StyleHeading114ptBoldUnderlineLeft"/>
          </w:pPr>
        </w:pPrChange>
      </w:pPr>
      <w:ins w:id="17271" w:author="Caree2" w:date="2017-04-02T07:02:00Z">
        <w:r w:rsidRPr="00880017">
          <w:rPr>
            <w:color w:val="008080"/>
            <w:rPrChange w:id="17272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273" w:author="Caree2" w:date="2017-04-02T07:02:00Z"/>
          <w:color w:val="008080"/>
          <w:rPrChange w:id="17274" w:author="Caree2" w:date="2017-04-02T07:58:00Z">
            <w:rPr>
              <w:ins w:id="17275" w:author="Caree2" w:date="2017-04-02T07:02:00Z"/>
            </w:rPr>
          </w:rPrChange>
        </w:rPr>
        <w:pPrChange w:id="17276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277" w:author="Caree2" w:date="2017-04-02T07:02:00Z"/>
          <w:color w:val="008080"/>
          <w:rPrChange w:id="17278" w:author="Caree2" w:date="2017-04-02T07:58:00Z">
            <w:rPr>
              <w:ins w:id="17279" w:author="Caree2" w:date="2017-04-02T07:02:00Z"/>
            </w:rPr>
          </w:rPrChange>
        </w:rPr>
        <w:pPrChange w:id="17280" w:author="Caree2" w:date="2017-04-02T07:23:00Z">
          <w:pPr>
            <w:pStyle w:val="StyleHeading114ptBoldUnderlineLeft"/>
          </w:pPr>
        </w:pPrChange>
      </w:pPr>
      <w:ins w:id="17281" w:author="Caree2" w:date="2017-04-02T07:02:00Z">
        <w:r w:rsidRPr="00880017">
          <w:rPr>
            <w:color w:val="008080"/>
            <w:rPrChange w:id="17282" w:author="Caree2" w:date="2017-04-02T07:58:00Z">
              <w:rPr/>
            </w:rPrChange>
          </w:rPr>
          <w:tab/>
          <w:t>public String getFlightCode() {</w:t>
        </w:r>
      </w:ins>
    </w:p>
    <w:p w:rsidR="006C7EC5" w:rsidRPr="00880017" w:rsidRDefault="006C7EC5" w:rsidP="002E1BA4">
      <w:pPr>
        <w:rPr>
          <w:ins w:id="17283" w:author="Caree2" w:date="2017-04-02T07:02:00Z"/>
          <w:color w:val="008080"/>
          <w:rPrChange w:id="17284" w:author="Caree2" w:date="2017-04-02T07:58:00Z">
            <w:rPr>
              <w:ins w:id="17285" w:author="Caree2" w:date="2017-04-02T07:02:00Z"/>
            </w:rPr>
          </w:rPrChange>
        </w:rPr>
        <w:pPrChange w:id="17286" w:author="Caree2" w:date="2017-04-02T07:23:00Z">
          <w:pPr>
            <w:pStyle w:val="StyleHeading114ptBoldUnderlineLeft"/>
          </w:pPr>
        </w:pPrChange>
      </w:pPr>
      <w:ins w:id="17287" w:author="Caree2" w:date="2017-04-02T07:02:00Z">
        <w:r w:rsidRPr="00880017">
          <w:rPr>
            <w:color w:val="008080"/>
            <w:rPrChange w:id="17288" w:author="Caree2" w:date="2017-04-02T07:58:00Z">
              <w:rPr/>
            </w:rPrChange>
          </w:rPr>
          <w:tab/>
        </w:r>
        <w:r w:rsidRPr="00880017">
          <w:rPr>
            <w:color w:val="008080"/>
            <w:rPrChange w:id="17289" w:author="Caree2" w:date="2017-04-02T07:58:00Z">
              <w:rPr/>
            </w:rPrChange>
          </w:rPr>
          <w:tab/>
          <w:t>return flightCode;</w:t>
        </w:r>
      </w:ins>
    </w:p>
    <w:p w:rsidR="006C7EC5" w:rsidRPr="00880017" w:rsidRDefault="006C7EC5" w:rsidP="002E1BA4">
      <w:pPr>
        <w:rPr>
          <w:ins w:id="17290" w:author="Caree2" w:date="2017-04-02T07:02:00Z"/>
          <w:color w:val="008080"/>
          <w:rPrChange w:id="17291" w:author="Caree2" w:date="2017-04-02T07:58:00Z">
            <w:rPr>
              <w:ins w:id="17292" w:author="Caree2" w:date="2017-04-02T07:02:00Z"/>
            </w:rPr>
          </w:rPrChange>
        </w:rPr>
        <w:pPrChange w:id="17293" w:author="Caree2" w:date="2017-04-02T07:23:00Z">
          <w:pPr>
            <w:pStyle w:val="StyleHeading114ptBoldUnderlineLeft"/>
          </w:pPr>
        </w:pPrChange>
      </w:pPr>
      <w:ins w:id="17294" w:author="Caree2" w:date="2017-04-02T07:02:00Z">
        <w:r w:rsidRPr="00880017">
          <w:rPr>
            <w:color w:val="008080"/>
            <w:rPrChange w:id="17295" w:author="Caree2" w:date="2017-04-02T07:58:00Z">
              <w:rPr/>
            </w:rPrChange>
          </w:rPr>
          <w:lastRenderedPageBreak/>
          <w:tab/>
          <w:t>}</w:t>
        </w:r>
      </w:ins>
    </w:p>
    <w:p w:rsidR="006C7EC5" w:rsidRPr="00880017" w:rsidRDefault="006C7EC5" w:rsidP="002E1BA4">
      <w:pPr>
        <w:rPr>
          <w:ins w:id="17296" w:author="Caree2" w:date="2017-04-02T07:02:00Z"/>
          <w:color w:val="008080"/>
          <w:rPrChange w:id="17297" w:author="Caree2" w:date="2017-04-02T07:58:00Z">
            <w:rPr>
              <w:ins w:id="17298" w:author="Caree2" w:date="2017-04-02T07:02:00Z"/>
            </w:rPr>
          </w:rPrChange>
        </w:rPr>
        <w:pPrChange w:id="17299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300" w:author="Caree2" w:date="2017-04-02T07:02:00Z"/>
          <w:color w:val="008080"/>
          <w:rPrChange w:id="17301" w:author="Caree2" w:date="2017-04-02T07:58:00Z">
            <w:rPr>
              <w:ins w:id="17302" w:author="Caree2" w:date="2017-04-02T07:02:00Z"/>
            </w:rPr>
          </w:rPrChange>
        </w:rPr>
        <w:pPrChange w:id="17303" w:author="Caree2" w:date="2017-04-02T07:23:00Z">
          <w:pPr>
            <w:pStyle w:val="StyleHeading114ptBoldUnderlineLeft"/>
          </w:pPr>
        </w:pPrChange>
      </w:pPr>
      <w:ins w:id="17304" w:author="Caree2" w:date="2017-04-02T07:02:00Z">
        <w:r w:rsidRPr="00880017">
          <w:rPr>
            <w:color w:val="008080"/>
            <w:rPrChange w:id="17305" w:author="Caree2" w:date="2017-04-02T07:58:00Z">
              <w:rPr/>
            </w:rPrChange>
          </w:rPr>
          <w:tab/>
          <w:t>public void setFlightCode(String flightCode) {</w:t>
        </w:r>
      </w:ins>
    </w:p>
    <w:p w:rsidR="006C7EC5" w:rsidRPr="00880017" w:rsidRDefault="006C7EC5" w:rsidP="002E1BA4">
      <w:pPr>
        <w:rPr>
          <w:ins w:id="17306" w:author="Caree2" w:date="2017-04-02T07:02:00Z"/>
          <w:color w:val="008080"/>
          <w:rPrChange w:id="17307" w:author="Caree2" w:date="2017-04-02T07:58:00Z">
            <w:rPr>
              <w:ins w:id="17308" w:author="Caree2" w:date="2017-04-02T07:02:00Z"/>
            </w:rPr>
          </w:rPrChange>
        </w:rPr>
        <w:pPrChange w:id="17309" w:author="Caree2" w:date="2017-04-02T07:23:00Z">
          <w:pPr>
            <w:pStyle w:val="StyleHeading114ptBoldUnderlineLeft"/>
          </w:pPr>
        </w:pPrChange>
      </w:pPr>
      <w:ins w:id="17310" w:author="Caree2" w:date="2017-04-02T07:02:00Z">
        <w:r w:rsidRPr="00880017">
          <w:rPr>
            <w:color w:val="008080"/>
            <w:rPrChange w:id="17311" w:author="Caree2" w:date="2017-04-02T07:58:00Z">
              <w:rPr/>
            </w:rPrChange>
          </w:rPr>
          <w:tab/>
        </w:r>
        <w:r w:rsidRPr="00880017">
          <w:rPr>
            <w:color w:val="008080"/>
            <w:rPrChange w:id="17312" w:author="Caree2" w:date="2017-04-02T07:58:00Z">
              <w:rPr/>
            </w:rPrChange>
          </w:rPr>
          <w:tab/>
          <w:t>this.flightCode = flightCode;</w:t>
        </w:r>
      </w:ins>
    </w:p>
    <w:p w:rsidR="006C7EC5" w:rsidRPr="00880017" w:rsidRDefault="006C7EC5" w:rsidP="002E1BA4">
      <w:pPr>
        <w:rPr>
          <w:ins w:id="17313" w:author="Caree2" w:date="2017-04-02T07:02:00Z"/>
          <w:color w:val="008080"/>
          <w:rPrChange w:id="17314" w:author="Caree2" w:date="2017-04-02T07:58:00Z">
            <w:rPr>
              <w:ins w:id="17315" w:author="Caree2" w:date="2017-04-02T07:02:00Z"/>
            </w:rPr>
          </w:rPrChange>
        </w:rPr>
        <w:pPrChange w:id="17316" w:author="Caree2" w:date="2017-04-02T07:23:00Z">
          <w:pPr>
            <w:pStyle w:val="StyleHeading114ptBoldUnderlineLeft"/>
          </w:pPr>
        </w:pPrChange>
      </w:pPr>
      <w:ins w:id="17317" w:author="Caree2" w:date="2017-04-02T07:02:00Z">
        <w:r w:rsidRPr="00880017">
          <w:rPr>
            <w:color w:val="008080"/>
            <w:rPrChange w:id="17318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319" w:author="Caree2" w:date="2017-04-02T07:02:00Z"/>
          <w:color w:val="008080"/>
          <w:rPrChange w:id="17320" w:author="Caree2" w:date="2017-04-02T07:58:00Z">
            <w:rPr>
              <w:ins w:id="17321" w:author="Caree2" w:date="2017-04-02T07:02:00Z"/>
            </w:rPr>
          </w:rPrChange>
        </w:rPr>
        <w:pPrChange w:id="17322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323" w:author="Caree2" w:date="2017-04-02T07:02:00Z"/>
          <w:color w:val="008080"/>
          <w:rPrChange w:id="17324" w:author="Caree2" w:date="2017-04-02T07:58:00Z">
            <w:rPr>
              <w:ins w:id="17325" w:author="Caree2" w:date="2017-04-02T07:02:00Z"/>
            </w:rPr>
          </w:rPrChange>
        </w:rPr>
        <w:pPrChange w:id="17326" w:author="Caree2" w:date="2017-04-02T07:23:00Z">
          <w:pPr>
            <w:pStyle w:val="StyleHeading114ptBoldUnderlineLeft"/>
          </w:pPr>
        </w:pPrChange>
      </w:pPr>
      <w:ins w:id="17327" w:author="Caree2" w:date="2017-04-02T07:02:00Z">
        <w:r w:rsidRPr="00880017">
          <w:rPr>
            <w:color w:val="008080"/>
            <w:rPrChange w:id="17328" w:author="Caree2" w:date="2017-04-02T07:58:00Z">
              <w:rPr/>
            </w:rPrChange>
          </w:rPr>
          <w:tab/>
          <w:t>public Airport getFromAirport() {</w:t>
        </w:r>
      </w:ins>
    </w:p>
    <w:p w:rsidR="006C7EC5" w:rsidRPr="00880017" w:rsidRDefault="006C7EC5" w:rsidP="002E1BA4">
      <w:pPr>
        <w:rPr>
          <w:ins w:id="17329" w:author="Caree2" w:date="2017-04-02T07:02:00Z"/>
          <w:color w:val="008080"/>
          <w:rPrChange w:id="17330" w:author="Caree2" w:date="2017-04-02T07:58:00Z">
            <w:rPr>
              <w:ins w:id="17331" w:author="Caree2" w:date="2017-04-02T07:02:00Z"/>
            </w:rPr>
          </w:rPrChange>
        </w:rPr>
        <w:pPrChange w:id="17332" w:author="Caree2" w:date="2017-04-02T07:23:00Z">
          <w:pPr>
            <w:pStyle w:val="StyleHeading114ptBoldUnderlineLeft"/>
          </w:pPr>
        </w:pPrChange>
      </w:pPr>
      <w:ins w:id="17333" w:author="Caree2" w:date="2017-04-02T07:02:00Z">
        <w:r w:rsidRPr="00880017">
          <w:rPr>
            <w:color w:val="008080"/>
            <w:rPrChange w:id="17334" w:author="Caree2" w:date="2017-04-02T07:58:00Z">
              <w:rPr/>
            </w:rPrChange>
          </w:rPr>
          <w:tab/>
        </w:r>
        <w:r w:rsidRPr="00880017">
          <w:rPr>
            <w:color w:val="008080"/>
            <w:rPrChange w:id="17335" w:author="Caree2" w:date="2017-04-02T07:58:00Z">
              <w:rPr/>
            </w:rPrChange>
          </w:rPr>
          <w:tab/>
          <w:t>return fromAirport;</w:t>
        </w:r>
      </w:ins>
    </w:p>
    <w:p w:rsidR="006C7EC5" w:rsidRPr="00880017" w:rsidRDefault="006C7EC5" w:rsidP="002E1BA4">
      <w:pPr>
        <w:rPr>
          <w:ins w:id="17336" w:author="Caree2" w:date="2017-04-02T07:02:00Z"/>
          <w:color w:val="008080"/>
          <w:rPrChange w:id="17337" w:author="Caree2" w:date="2017-04-02T07:58:00Z">
            <w:rPr>
              <w:ins w:id="17338" w:author="Caree2" w:date="2017-04-02T07:02:00Z"/>
            </w:rPr>
          </w:rPrChange>
        </w:rPr>
        <w:pPrChange w:id="17339" w:author="Caree2" w:date="2017-04-02T07:23:00Z">
          <w:pPr>
            <w:pStyle w:val="StyleHeading114ptBoldUnderlineLeft"/>
          </w:pPr>
        </w:pPrChange>
      </w:pPr>
      <w:ins w:id="17340" w:author="Caree2" w:date="2017-04-02T07:02:00Z">
        <w:r w:rsidRPr="00880017">
          <w:rPr>
            <w:color w:val="008080"/>
            <w:rPrChange w:id="17341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342" w:author="Caree2" w:date="2017-04-02T07:02:00Z"/>
          <w:color w:val="008080"/>
          <w:rPrChange w:id="17343" w:author="Caree2" w:date="2017-04-02T07:58:00Z">
            <w:rPr>
              <w:ins w:id="17344" w:author="Caree2" w:date="2017-04-02T07:02:00Z"/>
            </w:rPr>
          </w:rPrChange>
        </w:rPr>
        <w:pPrChange w:id="17345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346" w:author="Caree2" w:date="2017-04-02T07:02:00Z"/>
          <w:color w:val="008080"/>
          <w:rPrChange w:id="17347" w:author="Caree2" w:date="2017-04-02T07:58:00Z">
            <w:rPr>
              <w:ins w:id="17348" w:author="Caree2" w:date="2017-04-02T07:02:00Z"/>
            </w:rPr>
          </w:rPrChange>
        </w:rPr>
        <w:pPrChange w:id="17349" w:author="Caree2" w:date="2017-04-02T07:23:00Z">
          <w:pPr>
            <w:pStyle w:val="StyleHeading114ptBoldUnderlineLeft"/>
          </w:pPr>
        </w:pPrChange>
      </w:pPr>
      <w:ins w:id="17350" w:author="Caree2" w:date="2017-04-02T07:02:00Z">
        <w:r w:rsidRPr="00880017">
          <w:rPr>
            <w:color w:val="008080"/>
            <w:rPrChange w:id="17351" w:author="Caree2" w:date="2017-04-02T07:58:00Z">
              <w:rPr/>
            </w:rPrChange>
          </w:rPr>
          <w:tab/>
          <w:t>public void setFromAirport(Airport fromAirport) {</w:t>
        </w:r>
      </w:ins>
    </w:p>
    <w:p w:rsidR="006C7EC5" w:rsidRPr="00880017" w:rsidRDefault="006C7EC5" w:rsidP="002E1BA4">
      <w:pPr>
        <w:rPr>
          <w:ins w:id="17352" w:author="Caree2" w:date="2017-04-02T07:02:00Z"/>
          <w:color w:val="008080"/>
          <w:rPrChange w:id="17353" w:author="Caree2" w:date="2017-04-02T07:58:00Z">
            <w:rPr>
              <w:ins w:id="17354" w:author="Caree2" w:date="2017-04-02T07:02:00Z"/>
            </w:rPr>
          </w:rPrChange>
        </w:rPr>
        <w:pPrChange w:id="17355" w:author="Caree2" w:date="2017-04-02T07:23:00Z">
          <w:pPr>
            <w:pStyle w:val="StyleHeading114ptBoldUnderlineLeft"/>
          </w:pPr>
        </w:pPrChange>
      </w:pPr>
      <w:ins w:id="17356" w:author="Caree2" w:date="2017-04-02T07:02:00Z">
        <w:r w:rsidRPr="00880017">
          <w:rPr>
            <w:color w:val="008080"/>
            <w:rPrChange w:id="17357" w:author="Caree2" w:date="2017-04-02T07:58:00Z">
              <w:rPr/>
            </w:rPrChange>
          </w:rPr>
          <w:tab/>
        </w:r>
        <w:r w:rsidRPr="00880017">
          <w:rPr>
            <w:color w:val="008080"/>
            <w:rPrChange w:id="17358" w:author="Caree2" w:date="2017-04-02T07:58:00Z">
              <w:rPr/>
            </w:rPrChange>
          </w:rPr>
          <w:tab/>
          <w:t>this.fromAirport = fromAirport;</w:t>
        </w:r>
      </w:ins>
    </w:p>
    <w:p w:rsidR="006C7EC5" w:rsidRPr="00880017" w:rsidRDefault="006C7EC5" w:rsidP="002E1BA4">
      <w:pPr>
        <w:rPr>
          <w:ins w:id="17359" w:author="Caree2" w:date="2017-04-02T07:02:00Z"/>
          <w:color w:val="008080"/>
          <w:rPrChange w:id="17360" w:author="Caree2" w:date="2017-04-02T07:58:00Z">
            <w:rPr>
              <w:ins w:id="17361" w:author="Caree2" w:date="2017-04-02T07:02:00Z"/>
            </w:rPr>
          </w:rPrChange>
        </w:rPr>
        <w:pPrChange w:id="17362" w:author="Caree2" w:date="2017-04-02T07:23:00Z">
          <w:pPr>
            <w:pStyle w:val="StyleHeading114ptBoldUnderlineLeft"/>
          </w:pPr>
        </w:pPrChange>
      </w:pPr>
      <w:ins w:id="17363" w:author="Caree2" w:date="2017-04-02T07:02:00Z">
        <w:r w:rsidRPr="00880017">
          <w:rPr>
            <w:color w:val="008080"/>
            <w:rPrChange w:id="17364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365" w:author="Caree2" w:date="2017-04-02T07:02:00Z"/>
          <w:color w:val="008080"/>
          <w:rPrChange w:id="17366" w:author="Caree2" w:date="2017-04-02T07:58:00Z">
            <w:rPr>
              <w:ins w:id="17367" w:author="Caree2" w:date="2017-04-02T07:02:00Z"/>
            </w:rPr>
          </w:rPrChange>
        </w:rPr>
        <w:pPrChange w:id="17368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369" w:author="Caree2" w:date="2017-04-02T07:02:00Z"/>
          <w:color w:val="008080"/>
          <w:rPrChange w:id="17370" w:author="Caree2" w:date="2017-04-02T07:58:00Z">
            <w:rPr>
              <w:ins w:id="17371" w:author="Caree2" w:date="2017-04-02T07:02:00Z"/>
            </w:rPr>
          </w:rPrChange>
        </w:rPr>
        <w:pPrChange w:id="17372" w:author="Caree2" w:date="2017-04-02T07:23:00Z">
          <w:pPr>
            <w:pStyle w:val="StyleHeading114ptBoldUnderlineLeft"/>
          </w:pPr>
        </w:pPrChange>
      </w:pPr>
      <w:ins w:id="17373" w:author="Caree2" w:date="2017-04-02T07:02:00Z">
        <w:r w:rsidRPr="00880017">
          <w:rPr>
            <w:color w:val="008080"/>
            <w:rPrChange w:id="17374" w:author="Caree2" w:date="2017-04-02T07:58:00Z">
              <w:rPr/>
            </w:rPrChange>
          </w:rPr>
          <w:tab/>
          <w:t>public Airport getDestinationAirport() {</w:t>
        </w:r>
      </w:ins>
    </w:p>
    <w:p w:rsidR="006C7EC5" w:rsidRPr="00880017" w:rsidRDefault="006C7EC5" w:rsidP="002E1BA4">
      <w:pPr>
        <w:rPr>
          <w:ins w:id="17375" w:author="Caree2" w:date="2017-04-02T07:02:00Z"/>
          <w:color w:val="008080"/>
          <w:rPrChange w:id="17376" w:author="Caree2" w:date="2017-04-02T07:58:00Z">
            <w:rPr>
              <w:ins w:id="17377" w:author="Caree2" w:date="2017-04-02T07:02:00Z"/>
            </w:rPr>
          </w:rPrChange>
        </w:rPr>
        <w:pPrChange w:id="17378" w:author="Caree2" w:date="2017-04-02T07:23:00Z">
          <w:pPr>
            <w:pStyle w:val="StyleHeading114ptBoldUnderlineLeft"/>
          </w:pPr>
        </w:pPrChange>
      </w:pPr>
      <w:ins w:id="17379" w:author="Caree2" w:date="2017-04-02T07:02:00Z">
        <w:r w:rsidRPr="00880017">
          <w:rPr>
            <w:color w:val="008080"/>
            <w:rPrChange w:id="17380" w:author="Caree2" w:date="2017-04-02T07:58:00Z">
              <w:rPr/>
            </w:rPrChange>
          </w:rPr>
          <w:tab/>
        </w:r>
        <w:r w:rsidRPr="00880017">
          <w:rPr>
            <w:color w:val="008080"/>
            <w:rPrChange w:id="17381" w:author="Caree2" w:date="2017-04-02T07:58:00Z">
              <w:rPr/>
            </w:rPrChange>
          </w:rPr>
          <w:tab/>
          <w:t>return destinationAirport;</w:t>
        </w:r>
      </w:ins>
    </w:p>
    <w:p w:rsidR="006C7EC5" w:rsidRPr="00880017" w:rsidRDefault="006C7EC5" w:rsidP="002E1BA4">
      <w:pPr>
        <w:rPr>
          <w:ins w:id="17382" w:author="Caree2" w:date="2017-04-02T07:02:00Z"/>
          <w:color w:val="008080"/>
          <w:rPrChange w:id="17383" w:author="Caree2" w:date="2017-04-02T07:58:00Z">
            <w:rPr>
              <w:ins w:id="17384" w:author="Caree2" w:date="2017-04-02T07:02:00Z"/>
            </w:rPr>
          </w:rPrChange>
        </w:rPr>
        <w:pPrChange w:id="17385" w:author="Caree2" w:date="2017-04-02T07:23:00Z">
          <w:pPr>
            <w:pStyle w:val="StyleHeading114ptBoldUnderlineLeft"/>
          </w:pPr>
        </w:pPrChange>
      </w:pPr>
      <w:ins w:id="17386" w:author="Caree2" w:date="2017-04-02T07:02:00Z">
        <w:r w:rsidRPr="00880017">
          <w:rPr>
            <w:color w:val="008080"/>
            <w:rPrChange w:id="17387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388" w:author="Caree2" w:date="2017-04-02T07:02:00Z"/>
          <w:color w:val="008080"/>
          <w:rPrChange w:id="17389" w:author="Caree2" w:date="2017-04-02T07:58:00Z">
            <w:rPr>
              <w:ins w:id="17390" w:author="Caree2" w:date="2017-04-02T07:02:00Z"/>
            </w:rPr>
          </w:rPrChange>
        </w:rPr>
        <w:pPrChange w:id="17391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392" w:author="Caree2" w:date="2017-04-02T07:02:00Z"/>
          <w:color w:val="008080"/>
          <w:rPrChange w:id="17393" w:author="Caree2" w:date="2017-04-02T07:58:00Z">
            <w:rPr>
              <w:ins w:id="17394" w:author="Caree2" w:date="2017-04-02T07:02:00Z"/>
            </w:rPr>
          </w:rPrChange>
        </w:rPr>
        <w:pPrChange w:id="17395" w:author="Caree2" w:date="2017-04-02T07:23:00Z">
          <w:pPr>
            <w:pStyle w:val="StyleHeading114ptBoldUnderlineLeft"/>
          </w:pPr>
        </w:pPrChange>
      </w:pPr>
      <w:ins w:id="17396" w:author="Caree2" w:date="2017-04-02T07:02:00Z">
        <w:r w:rsidRPr="00880017">
          <w:rPr>
            <w:color w:val="008080"/>
            <w:rPrChange w:id="17397" w:author="Caree2" w:date="2017-04-02T07:58:00Z">
              <w:rPr/>
            </w:rPrChange>
          </w:rPr>
          <w:tab/>
          <w:t>public void setDestinationAirport(Airport destinationAirport) {</w:t>
        </w:r>
      </w:ins>
    </w:p>
    <w:p w:rsidR="006C7EC5" w:rsidRPr="00880017" w:rsidRDefault="006C7EC5" w:rsidP="002E1BA4">
      <w:pPr>
        <w:rPr>
          <w:ins w:id="17398" w:author="Caree2" w:date="2017-04-02T07:02:00Z"/>
          <w:color w:val="008080"/>
          <w:rPrChange w:id="17399" w:author="Caree2" w:date="2017-04-02T07:58:00Z">
            <w:rPr>
              <w:ins w:id="17400" w:author="Caree2" w:date="2017-04-02T07:02:00Z"/>
            </w:rPr>
          </w:rPrChange>
        </w:rPr>
        <w:pPrChange w:id="17401" w:author="Caree2" w:date="2017-04-02T07:23:00Z">
          <w:pPr>
            <w:pStyle w:val="StyleHeading114ptBoldUnderlineLeft"/>
          </w:pPr>
        </w:pPrChange>
      </w:pPr>
      <w:ins w:id="17402" w:author="Caree2" w:date="2017-04-02T07:02:00Z">
        <w:r w:rsidRPr="00880017">
          <w:rPr>
            <w:color w:val="008080"/>
            <w:rPrChange w:id="17403" w:author="Caree2" w:date="2017-04-02T07:58:00Z">
              <w:rPr/>
            </w:rPrChange>
          </w:rPr>
          <w:tab/>
        </w:r>
        <w:r w:rsidRPr="00880017">
          <w:rPr>
            <w:color w:val="008080"/>
            <w:rPrChange w:id="17404" w:author="Caree2" w:date="2017-04-02T07:58:00Z">
              <w:rPr/>
            </w:rPrChange>
          </w:rPr>
          <w:tab/>
          <w:t>this.destinationAirport = destinationAirport;</w:t>
        </w:r>
      </w:ins>
    </w:p>
    <w:p w:rsidR="006C7EC5" w:rsidRPr="00880017" w:rsidRDefault="006C7EC5" w:rsidP="002E1BA4">
      <w:pPr>
        <w:rPr>
          <w:ins w:id="17405" w:author="Caree2" w:date="2017-04-02T07:02:00Z"/>
          <w:color w:val="008080"/>
          <w:rPrChange w:id="17406" w:author="Caree2" w:date="2017-04-02T07:58:00Z">
            <w:rPr>
              <w:ins w:id="17407" w:author="Caree2" w:date="2017-04-02T07:02:00Z"/>
            </w:rPr>
          </w:rPrChange>
        </w:rPr>
        <w:pPrChange w:id="17408" w:author="Caree2" w:date="2017-04-02T07:23:00Z">
          <w:pPr>
            <w:pStyle w:val="StyleHeading114ptBoldUnderlineLeft"/>
          </w:pPr>
        </w:pPrChange>
      </w:pPr>
      <w:ins w:id="17409" w:author="Caree2" w:date="2017-04-02T07:02:00Z">
        <w:r w:rsidRPr="00880017">
          <w:rPr>
            <w:color w:val="008080"/>
            <w:rPrChange w:id="17410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411" w:author="Caree2" w:date="2017-04-02T07:02:00Z"/>
          <w:color w:val="008080"/>
          <w:rPrChange w:id="17412" w:author="Caree2" w:date="2017-04-02T07:58:00Z">
            <w:rPr>
              <w:ins w:id="17413" w:author="Caree2" w:date="2017-04-02T07:02:00Z"/>
            </w:rPr>
          </w:rPrChange>
        </w:rPr>
        <w:pPrChange w:id="17414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415" w:author="Caree2" w:date="2017-04-02T07:02:00Z"/>
          <w:color w:val="008080"/>
          <w:rPrChange w:id="17416" w:author="Caree2" w:date="2017-04-02T07:58:00Z">
            <w:rPr>
              <w:ins w:id="17417" w:author="Caree2" w:date="2017-04-02T07:02:00Z"/>
            </w:rPr>
          </w:rPrChange>
        </w:rPr>
        <w:pPrChange w:id="17418" w:author="Caree2" w:date="2017-04-02T07:23:00Z">
          <w:pPr>
            <w:pStyle w:val="StyleHeading114ptBoldUnderlineLeft"/>
          </w:pPr>
        </w:pPrChange>
      </w:pPr>
      <w:ins w:id="17419" w:author="Caree2" w:date="2017-04-02T07:02:00Z">
        <w:r w:rsidRPr="00880017">
          <w:rPr>
            <w:color w:val="008080"/>
            <w:rPrChange w:id="17420" w:author="Caree2" w:date="2017-04-02T07:58:00Z">
              <w:rPr/>
            </w:rPrChange>
          </w:rPr>
          <w:tab/>
          <w:t>public LocalDateTime getDepartureTime() {</w:t>
        </w:r>
      </w:ins>
    </w:p>
    <w:p w:rsidR="006C7EC5" w:rsidRPr="00880017" w:rsidRDefault="006C7EC5" w:rsidP="002E1BA4">
      <w:pPr>
        <w:rPr>
          <w:ins w:id="17421" w:author="Caree2" w:date="2017-04-02T07:02:00Z"/>
          <w:color w:val="008080"/>
          <w:rPrChange w:id="17422" w:author="Caree2" w:date="2017-04-02T07:58:00Z">
            <w:rPr>
              <w:ins w:id="17423" w:author="Caree2" w:date="2017-04-02T07:02:00Z"/>
            </w:rPr>
          </w:rPrChange>
        </w:rPr>
        <w:pPrChange w:id="17424" w:author="Caree2" w:date="2017-04-02T07:23:00Z">
          <w:pPr>
            <w:pStyle w:val="StyleHeading114ptBoldUnderlineLeft"/>
          </w:pPr>
        </w:pPrChange>
      </w:pPr>
      <w:ins w:id="17425" w:author="Caree2" w:date="2017-04-02T07:02:00Z">
        <w:r w:rsidRPr="00880017">
          <w:rPr>
            <w:color w:val="008080"/>
            <w:rPrChange w:id="17426" w:author="Caree2" w:date="2017-04-02T07:58:00Z">
              <w:rPr/>
            </w:rPrChange>
          </w:rPr>
          <w:tab/>
        </w:r>
        <w:r w:rsidRPr="00880017">
          <w:rPr>
            <w:color w:val="008080"/>
            <w:rPrChange w:id="17427" w:author="Caree2" w:date="2017-04-02T07:58:00Z">
              <w:rPr/>
            </w:rPrChange>
          </w:rPr>
          <w:tab/>
          <w:t>return departureTime;</w:t>
        </w:r>
      </w:ins>
    </w:p>
    <w:p w:rsidR="006C7EC5" w:rsidRPr="00880017" w:rsidRDefault="006C7EC5" w:rsidP="002E1BA4">
      <w:pPr>
        <w:rPr>
          <w:ins w:id="17428" w:author="Caree2" w:date="2017-04-02T07:02:00Z"/>
          <w:color w:val="008080"/>
          <w:rPrChange w:id="17429" w:author="Caree2" w:date="2017-04-02T07:58:00Z">
            <w:rPr>
              <w:ins w:id="17430" w:author="Caree2" w:date="2017-04-02T07:02:00Z"/>
            </w:rPr>
          </w:rPrChange>
        </w:rPr>
        <w:pPrChange w:id="17431" w:author="Caree2" w:date="2017-04-02T07:23:00Z">
          <w:pPr>
            <w:pStyle w:val="StyleHeading114ptBoldUnderlineLeft"/>
          </w:pPr>
        </w:pPrChange>
      </w:pPr>
      <w:ins w:id="17432" w:author="Caree2" w:date="2017-04-02T07:02:00Z">
        <w:r w:rsidRPr="00880017">
          <w:rPr>
            <w:color w:val="008080"/>
            <w:rPrChange w:id="17433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434" w:author="Caree2" w:date="2017-04-02T07:02:00Z"/>
          <w:color w:val="008080"/>
          <w:rPrChange w:id="17435" w:author="Caree2" w:date="2017-04-02T07:58:00Z">
            <w:rPr>
              <w:ins w:id="17436" w:author="Caree2" w:date="2017-04-02T07:02:00Z"/>
            </w:rPr>
          </w:rPrChange>
        </w:rPr>
        <w:pPrChange w:id="17437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438" w:author="Caree2" w:date="2017-04-02T07:02:00Z"/>
          <w:color w:val="008080"/>
          <w:rPrChange w:id="17439" w:author="Caree2" w:date="2017-04-02T07:58:00Z">
            <w:rPr>
              <w:ins w:id="17440" w:author="Caree2" w:date="2017-04-02T07:02:00Z"/>
            </w:rPr>
          </w:rPrChange>
        </w:rPr>
        <w:pPrChange w:id="17441" w:author="Caree2" w:date="2017-04-02T07:23:00Z">
          <w:pPr>
            <w:pStyle w:val="StyleHeading114ptBoldUnderlineLeft"/>
          </w:pPr>
        </w:pPrChange>
      </w:pPr>
      <w:ins w:id="17442" w:author="Caree2" w:date="2017-04-02T07:02:00Z">
        <w:r w:rsidRPr="00880017">
          <w:rPr>
            <w:color w:val="008080"/>
            <w:rPrChange w:id="17443" w:author="Caree2" w:date="2017-04-02T07:58:00Z">
              <w:rPr/>
            </w:rPrChange>
          </w:rPr>
          <w:tab/>
          <w:t>public void setDepartureTime(LocalDateTime departureTime) {</w:t>
        </w:r>
      </w:ins>
    </w:p>
    <w:p w:rsidR="006C7EC5" w:rsidRPr="00880017" w:rsidRDefault="006C7EC5" w:rsidP="002E1BA4">
      <w:pPr>
        <w:rPr>
          <w:ins w:id="17444" w:author="Caree2" w:date="2017-04-02T07:02:00Z"/>
          <w:color w:val="008080"/>
          <w:rPrChange w:id="17445" w:author="Caree2" w:date="2017-04-02T07:58:00Z">
            <w:rPr>
              <w:ins w:id="17446" w:author="Caree2" w:date="2017-04-02T07:02:00Z"/>
            </w:rPr>
          </w:rPrChange>
        </w:rPr>
        <w:pPrChange w:id="17447" w:author="Caree2" w:date="2017-04-02T07:23:00Z">
          <w:pPr>
            <w:pStyle w:val="StyleHeading114ptBoldUnderlineLeft"/>
          </w:pPr>
        </w:pPrChange>
      </w:pPr>
      <w:ins w:id="17448" w:author="Caree2" w:date="2017-04-02T07:02:00Z">
        <w:r w:rsidRPr="00880017">
          <w:rPr>
            <w:color w:val="008080"/>
            <w:rPrChange w:id="17449" w:author="Caree2" w:date="2017-04-02T07:58:00Z">
              <w:rPr/>
            </w:rPrChange>
          </w:rPr>
          <w:tab/>
        </w:r>
        <w:r w:rsidRPr="00880017">
          <w:rPr>
            <w:color w:val="008080"/>
            <w:rPrChange w:id="17450" w:author="Caree2" w:date="2017-04-02T07:58:00Z">
              <w:rPr/>
            </w:rPrChange>
          </w:rPr>
          <w:tab/>
          <w:t>this.departureTime = departureTime;</w:t>
        </w:r>
      </w:ins>
    </w:p>
    <w:p w:rsidR="006C7EC5" w:rsidRPr="00880017" w:rsidRDefault="006C7EC5" w:rsidP="002E1BA4">
      <w:pPr>
        <w:rPr>
          <w:ins w:id="17451" w:author="Caree2" w:date="2017-04-02T07:02:00Z"/>
          <w:color w:val="008080"/>
          <w:rPrChange w:id="17452" w:author="Caree2" w:date="2017-04-02T07:58:00Z">
            <w:rPr>
              <w:ins w:id="17453" w:author="Caree2" w:date="2017-04-02T07:02:00Z"/>
            </w:rPr>
          </w:rPrChange>
        </w:rPr>
        <w:pPrChange w:id="17454" w:author="Caree2" w:date="2017-04-02T07:23:00Z">
          <w:pPr>
            <w:pStyle w:val="StyleHeading114ptBoldUnderlineLeft"/>
          </w:pPr>
        </w:pPrChange>
      </w:pPr>
      <w:ins w:id="17455" w:author="Caree2" w:date="2017-04-02T07:02:00Z">
        <w:r w:rsidRPr="00880017">
          <w:rPr>
            <w:color w:val="008080"/>
            <w:rPrChange w:id="17456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457" w:author="Caree2" w:date="2017-04-02T07:02:00Z"/>
          <w:color w:val="008080"/>
          <w:rPrChange w:id="17458" w:author="Caree2" w:date="2017-04-02T07:58:00Z">
            <w:rPr>
              <w:ins w:id="17459" w:author="Caree2" w:date="2017-04-02T07:02:00Z"/>
            </w:rPr>
          </w:rPrChange>
        </w:rPr>
        <w:pPrChange w:id="17460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461" w:author="Caree2" w:date="2017-04-02T07:02:00Z"/>
          <w:color w:val="008080"/>
          <w:rPrChange w:id="17462" w:author="Caree2" w:date="2017-04-02T07:58:00Z">
            <w:rPr>
              <w:ins w:id="17463" w:author="Caree2" w:date="2017-04-02T07:02:00Z"/>
            </w:rPr>
          </w:rPrChange>
        </w:rPr>
        <w:pPrChange w:id="17464" w:author="Caree2" w:date="2017-04-02T07:23:00Z">
          <w:pPr>
            <w:pStyle w:val="StyleHeading114ptBoldUnderlineLeft"/>
          </w:pPr>
        </w:pPrChange>
      </w:pPr>
      <w:ins w:id="17465" w:author="Caree2" w:date="2017-04-02T07:02:00Z">
        <w:r w:rsidRPr="00880017">
          <w:rPr>
            <w:color w:val="008080"/>
            <w:rPrChange w:id="17466" w:author="Caree2" w:date="2017-04-02T07:58:00Z">
              <w:rPr/>
            </w:rPrChange>
          </w:rPr>
          <w:tab/>
          <w:t>public LocalDateTime getArrivalTime() {</w:t>
        </w:r>
      </w:ins>
    </w:p>
    <w:p w:rsidR="006C7EC5" w:rsidRPr="00880017" w:rsidRDefault="006C7EC5" w:rsidP="002E1BA4">
      <w:pPr>
        <w:rPr>
          <w:ins w:id="17467" w:author="Caree2" w:date="2017-04-02T07:02:00Z"/>
          <w:color w:val="008080"/>
          <w:rPrChange w:id="17468" w:author="Caree2" w:date="2017-04-02T07:58:00Z">
            <w:rPr>
              <w:ins w:id="17469" w:author="Caree2" w:date="2017-04-02T07:02:00Z"/>
            </w:rPr>
          </w:rPrChange>
        </w:rPr>
        <w:pPrChange w:id="17470" w:author="Caree2" w:date="2017-04-02T07:23:00Z">
          <w:pPr>
            <w:pStyle w:val="StyleHeading114ptBoldUnderlineLeft"/>
          </w:pPr>
        </w:pPrChange>
      </w:pPr>
      <w:ins w:id="17471" w:author="Caree2" w:date="2017-04-02T07:02:00Z">
        <w:r w:rsidRPr="00880017">
          <w:rPr>
            <w:color w:val="008080"/>
            <w:rPrChange w:id="17472" w:author="Caree2" w:date="2017-04-02T07:58:00Z">
              <w:rPr/>
            </w:rPrChange>
          </w:rPr>
          <w:tab/>
        </w:r>
        <w:r w:rsidRPr="00880017">
          <w:rPr>
            <w:color w:val="008080"/>
            <w:rPrChange w:id="17473" w:author="Caree2" w:date="2017-04-02T07:58:00Z">
              <w:rPr/>
            </w:rPrChange>
          </w:rPr>
          <w:tab/>
          <w:t>return arrivalTime;</w:t>
        </w:r>
      </w:ins>
    </w:p>
    <w:p w:rsidR="006C7EC5" w:rsidRPr="00880017" w:rsidRDefault="006C7EC5" w:rsidP="002E1BA4">
      <w:pPr>
        <w:rPr>
          <w:ins w:id="17474" w:author="Caree2" w:date="2017-04-02T07:02:00Z"/>
          <w:color w:val="008080"/>
          <w:rPrChange w:id="17475" w:author="Caree2" w:date="2017-04-02T07:58:00Z">
            <w:rPr>
              <w:ins w:id="17476" w:author="Caree2" w:date="2017-04-02T07:02:00Z"/>
            </w:rPr>
          </w:rPrChange>
        </w:rPr>
        <w:pPrChange w:id="17477" w:author="Caree2" w:date="2017-04-02T07:23:00Z">
          <w:pPr>
            <w:pStyle w:val="StyleHeading114ptBoldUnderlineLeft"/>
          </w:pPr>
        </w:pPrChange>
      </w:pPr>
      <w:ins w:id="17478" w:author="Caree2" w:date="2017-04-02T07:02:00Z">
        <w:r w:rsidRPr="00880017">
          <w:rPr>
            <w:color w:val="008080"/>
            <w:rPrChange w:id="17479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480" w:author="Caree2" w:date="2017-04-02T07:02:00Z"/>
          <w:color w:val="008080"/>
          <w:rPrChange w:id="17481" w:author="Caree2" w:date="2017-04-02T07:58:00Z">
            <w:rPr>
              <w:ins w:id="17482" w:author="Caree2" w:date="2017-04-02T07:02:00Z"/>
            </w:rPr>
          </w:rPrChange>
        </w:rPr>
        <w:pPrChange w:id="17483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484" w:author="Caree2" w:date="2017-04-02T07:02:00Z"/>
          <w:color w:val="008080"/>
          <w:rPrChange w:id="17485" w:author="Caree2" w:date="2017-04-02T07:58:00Z">
            <w:rPr>
              <w:ins w:id="17486" w:author="Caree2" w:date="2017-04-02T07:02:00Z"/>
            </w:rPr>
          </w:rPrChange>
        </w:rPr>
        <w:pPrChange w:id="17487" w:author="Caree2" w:date="2017-04-02T07:23:00Z">
          <w:pPr>
            <w:pStyle w:val="StyleHeading114ptBoldUnderlineLeft"/>
          </w:pPr>
        </w:pPrChange>
      </w:pPr>
      <w:ins w:id="17488" w:author="Caree2" w:date="2017-04-02T07:02:00Z">
        <w:r w:rsidRPr="00880017">
          <w:rPr>
            <w:color w:val="008080"/>
            <w:rPrChange w:id="17489" w:author="Caree2" w:date="2017-04-02T07:58:00Z">
              <w:rPr/>
            </w:rPrChange>
          </w:rPr>
          <w:tab/>
          <w:t>public void setArrivalTime(LocalDateTime arrivalTime) {</w:t>
        </w:r>
      </w:ins>
    </w:p>
    <w:p w:rsidR="006C7EC5" w:rsidRPr="00880017" w:rsidRDefault="006C7EC5" w:rsidP="002E1BA4">
      <w:pPr>
        <w:rPr>
          <w:ins w:id="17490" w:author="Caree2" w:date="2017-04-02T07:02:00Z"/>
          <w:color w:val="008080"/>
          <w:rPrChange w:id="17491" w:author="Caree2" w:date="2017-04-02T07:58:00Z">
            <w:rPr>
              <w:ins w:id="17492" w:author="Caree2" w:date="2017-04-02T07:02:00Z"/>
            </w:rPr>
          </w:rPrChange>
        </w:rPr>
        <w:pPrChange w:id="17493" w:author="Caree2" w:date="2017-04-02T07:23:00Z">
          <w:pPr>
            <w:pStyle w:val="StyleHeading114ptBoldUnderlineLeft"/>
          </w:pPr>
        </w:pPrChange>
      </w:pPr>
      <w:ins w:id="17494" w:author="Caree2" w:date="2017-04-02T07:02:00Z">
        <w:r w:rsidRPr="00880017">
          <w:rPr>
            <w:color w:val="008080"/>
            <w:rPrChange w:id="17495" w:author="Caree2" w:date="2017-04-02T07:58:00Z">
              <w:rPr/>
            </w:rPrChange>
          </w:rPr>
          <w:tab/>
        </w:r>
        <w:r w:rsidRPr="00880017">
          <w:rPr>
            <w:color w:val="008080"/>
            <w:rPrChange w:id="17496" w:author="Caree2" w:date="2017-04-02T07:58:00Z">
              <w:rPr/>
            </w:rPrChange>
          </w:rPr>
          <w:tab/>
          <w:t>this.arrivalTime = arrivalTime;</w:t>
        </w:r>
      </w:ins>
    </w:p>
    <w:p w:rsidR="006C7EC5" w:rsidRPr="00880017" w:rsidRDefault="006C7EC5" w:rsidP="002E1BA4">
      <w:pPr>
        <w:rPr>
          <w:ins w:id="17497" w:author="Caree2" w:date="2017-04-02T07:02:00Z"/>
          <w:color w:val="008080"/>
          <w:rPrChange w:id="17498" w:author="Caree2" w:date="2017-04-02T07:58:00Z">
            <w:rPr>
              <w:ins w:id="17499" w:author="Caree2" w:date="2017-04-02T07:02:00Z"/>
            </w:rPr>
          </w:rPrChange>
        </w:rPr>
        <w:pPrChange w:id="17500" w:author="Caree2" w:date="2017-04-02T07:23:00Z">
          <w:pPr>
            <w:pStyle w:val="StyleHeading114ptBoldUnderlineLeft"/>
          </w:pPr>
        </w:pPrChange>
      </w:pPr>
      <w:ins w:id="17501" w:author="Caree2" w:date="2017-04-02T07:02:00Z">
        <w:r w:rsidRPr="00880017">
          <w:rPr>
            <w:color w:val="008080"/>
            <w:rPrChange w:id="17502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503" w:author="Caree2" w:date="2017-04-02T07:02:00Z"/>
          <w:color w:val="008080"/>
          <w:rPrChange w:id="17504" w:author="Caree2" w:date="2017-04-02T07:58:00Z">
            <w:rPr>
              <w:ins w:id="17505" w:author="Caree2" w:date="2017-04-02T07:02:00Z"/>
            </w:rPr>
          </w:rPrChange>
        </w:rPr>
        <w:pPrChange w:id="17506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507" w:author="Caree2" w:date="2017-04-02T07:02:00Z"/>
          <w:color w:val="008080"/>
          <w:rPrChange w:id="17508" w:author="Caree2" w:date="2017-04-02T07:58:00Z">
            <w:rPr>
              <w:ins w:id="17509" w:author="Caree2" w:date="2017-04-02T07:02:00Z"/>
            </w:rPr>
          </w:rPrChange>
        </w:rPr>
        <w:pPrChange w:id="17510" w:author="Caree2" w:date="2017-04-02T07:23:00Z">
          <w:pPr>
            <w:pStyle w:val="StyleHeading114ptBoldUnderlineLeft"/>
          </w:pPr>
        </w:pPrChange>
      </w:pPr>
      <w:ins w:id="17511" w:author="Caree2" w:date="2017-04-02T07:02:00Z">
        <w:r w:rsidRPr="00880017">
          <w:rPr>
            <w:color w:val="008080"/>
            <w:rPrChange w:id="17512" w:author="Caree2" w:date="2017-04-02T07:58:00Z">
              <w:rPr/>
            </w:rPrChange>
          </w:rPr>
          <w:tab/>
          <w:t>public List&lt;Pilot&gt; getPilots() {</w:t>
        </w:r>
      </w:ins>
    </w:p>
    <w:p w:rsidR="006C7EC5" w:rsidRPr="00880017" w:rsidRDefault="006C7EC5" w:rsidP="002E1BA4">
      <w:pPr>
        <w:rPr>
          <w:ins w:id="17513" w:author="Caree2" w:date="2017-04-02T07:02:00Z"/>
          <w:color w:val="008080"/>
          <w:rPrChange w:id="17514" w:author="Caree2" w:date="2017-04-02T07:58:00Z">
            <w:rPr>
              <w:ins w:id="17515" w:author="Caree2" w:date="2017-04-02T07:02:00Z"/>
            </w:rPr>
          </w:rPrChange>
        </w:rPr>
        <w:pPrChange w:id="17516" w:author="Caree2" w:date="2017-04-02T07:23:00Z">
          <w:pPr>
            <w:pStyle w:val="StyleHeading114ptBoldUnderlineLeft"/>
          </w:pPr>
        </w:pPrChange>
      </w:pPr>
      <w:ins w:id="17517" w:author="Caree2" w:date="2017-04-02T07:02:00Z">
        <w:r w:rsidRPr="00880017">
          <w:rPr>
            <w:color w:val="008080"/>
            <w:rPrChange w:id="17518" w:author="Caree2" w:date="2017-04-02T07:58:00Z">
              <w:rPr/>
            </w:rPrChange>
          </w:rPr>
          <w:tab/>
        </w:r>
        <w:r w:rsidRPr="00880017">
          <w:rPr>
            <w:color w:val="008080"/>
            <w:rPrChange w:id="17519" w:author="Caree2" w:date="2017-04-02T07:58:00Z">
              <w:rPr/>
            </w:rPrChange>
          </w:rPr>
          <w:tab/>
          <w:t>return pilots;</w:t>
        </w:r>
      </w:ins>
    </w:p>
    <w:p w:rsidR="006C7EC5" w:rsidRPr="00880017" w:rsidRDefault="006C7EC5" w:rsidP="002E1BA4">
      <w:pPr>
        <w:rPr>
          <w:ins w:id="17520" w:author="Caree2" w:date="2017-04-02T07:02:00Z"/>
          <w:color w:val="008080"/>
          <w:rPrChange w:id="17521" w:author="Caree2" w:date="2017-04-02T07:58:00Z">
            <w:rPr>
              <w:ins w:id="17522" w:author="Caree2" w:date="2017-04-02T07:02:00Z"/>
            </w:rPr>
          </w:rPrChange>
        </w:rPr>
        <w:pPrChange w:id="17523" w:author="Caree2" w:date="2017-04-02T07:23:00Z">
          <w:pPr>
            <w:pStyle w:val="StyleHeading114ptBoldUnderlineLeft"/>
          </w:pPr>
        </w:pPrChange>
      </w:pPr>
      <w:ins w:id="17524" w:author="Caree2" w:date="2017-04-02T07:02:00Z">
        <w:r w:rsidRPr="00880017">
          <w:rPr>
            <w:color w:val="008080"/>
            <w:rPrChange w:id="17525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526" w:author="Caree2" w:date="2017-04-02T07:02:00Z"/>
          <w:color w:val="008080"/>
          <w:rPrChange w:id="17527" w:author="Caree2" w:date="2017-04-02T07:58:00Z">
            <w:rPr>
              <w:ins w:id="17528" w:author="Caree2" w:date="2017-04-02T07:02:00Z"/>
            </w:rPr>
          </w:rPrChange>
        </w:rPr>
        <w:pPrChange w:id="17529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530" w:author="Caree2" w:date="2017-04-02T07:02:00Z"/>
          <w:color w:val="008080"/>
          <w:rPrChange w:id="17531" w:author="Caree2" w:date="2017-04-02T07:58:00Z">
            <w:rPr>
              <w:ins w:id="17532" w:author="Caree2" w:date="2017-04-02T07:02:00Z"/>
            </w:rPr>
          </w:rPrChange>
        </w:rPr>
        <w:pPrChange w:id="17533" w:author="Caree2" w:date="2017-04-02T07:23:00Z">
          <w:pPr>
            <w:pStyle w:val="StyleHeading114ptBoldUnderlineLeft"/>
          </w:pPr>
        </w:pPrChange>
      </w:pPr>
      <w:ins w:id="17534" w:author="Caree2" w:date="2017-04-02T07:02:00Z">
        <w:r w:rsidRPr="00880017">
          <w:rPr>
            <w:color w:val="008080"/>
            <w:rPrChange w:id="17535" w:author="Caree2" w:date="2017-04-02T07:58:00Z">
              <w:rPr/>
            </w:rPrChange>
          </w:rPr>
          <w:tab/>
          <w:t>public void setPilots(List&lt;Pilot&gt; pilots) {</w:t>
        </w:r>
      </w:ins>
    </w:p>
    <w:p w:rsidR="006C7EC5" w:rsidRPr="00880017" w:rsidRDefault="006C7EC5" w:rsidP="002E1BA4">
      <w:pPr>
        <w:rPr>
          <w:ins w:id="17536" w:author="Caree2" w:date="2017-04-02T07:02:00Z"/>
          <w:color w:val="008080"/>
          <w:rPrChange w:id="17537" w:author="Caree2" w:date="2017-04-02T07:58:00Z">
            <w:rPr>
              <w:ins w:id="17538" w:author="Caree2" w:date="2017-04-02T07:02:00Z"/>
            </w:rPr>
          </w:rPrChange>
        </w:rPr>
        <w:pPrChange w:id="17539" w:author="Caree2" w:date="2017-04-02T07:23:00Z">
          <w:pPr>
            <w:pStyle w:val="StyleHeading114ptBoldUnderlineLeft"/>
          </w:pPr>
        </w:pPrChange>
      </w:pPr>
      <w:ins w:id="17540" w:author="Caree2" w:date="2017-04-02T07:02:00Z">
        <w:r w:rsidRPr="00880017">
          <w:rPr>
            <w:color w:val="008080"/>
            <w:rPrChange w:id="17541" w:author="Caree2" w:date="2017-04-02T07:58:00Z">
              <w:rPr/>
            </w:rPrChange>
          </w:rPr>
          <w:tab/>
        </w:r>
        <w:r w:rsidRPr="00880017">
          <w:rPr>
            <w:color w:val="008080"/>
            <w:rPrChange w:id="17542" w:author="Caree2" w:date="2017-04-02T07:58:00Z">
              <w:rPr/>
            </w:rPrChange>
          </w:rPr>
          <w:tab/>
          <w:t>this.pilots = pilots;</w:t>
        </w:r>
      </w:ins>
    </w:p>
    <w:p w:rsidR="006C7EC5" w:rsidRPr="00880017" w:rsidRDefault="006C7EC5" w:rsidP="002E1BA4">
      <w:pPr>
        <w:rPr>
          <w:ins w:id="17543" w:author="Caree2" w:date="2017-04-02T07:02:00Z"/>
          <w:color w:val="008080"/>
          <w:rPrChange w:id="17544" w:author="Caree2" w:date="2017-04-02T07:58:00Z">
            <w:rPr>
              <w:ins w:id="17545" w:author="Caree2" w:date="2017-04-02T07:02:00Z"/>
            </w:rPr>
          </w:rPrChange>
        </w:rPr>
        <w:pPrChange w:id="17546" w:author="Caree2" w:date="2017-04-02T07:23:00Z">
          <w:pPr>
            <w:pStyle w:val="StyleHeading114ptBoldUnderlineLeft"/>
          </w:pPr>
        </w:pPrChange>
      </w:pPr>
      <w:ins w:id="17547" w:author="Caree2" w:date="2017-04-02T07:02:00Z">
        <w:r w:rsidRPr="00880017">
          <w:rPr>
            <w:color w:val="008080"/>
            <w:rPrChange w:id="17548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549" w:author="Caree2" w:date="2017-04-02T07:02:00Z"/>
          <w:color w:val="008080"/>
          <w:rPrChange w:id="17550" w:author="Caree2" w:date="2017-04-02T07:58:00Z">
            <w:rPr>
              <w:ins w:id="17551" w:author="Caree2" w:date="2017-04-02T07:02:00Z"/>
            </w:rPr>
          </w:rPrChange>
        </w:rPr>
        <w:pPrChange w:id="17552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553" w:author="Caree2" w:date="2017-04-02T07:02:00Z"/>
          <w:color w:val="008080"/>
          <w:rPrChange w:id="17554" w:author="Caree2" w:date="2017-04-02T07:58:00Z">
            <w:rPr>
              <w:ins w:id="17555" w:author="Caree2" w:date="2017-04-02T07:02:00Z"/>
            </w:rPr>
          </w:rPrChange>
        </w:rPr>
        <w:pPrChange w:id="17556" w:author="Caree2" w:date="2017-04-02T07:23:00Z">
          <w:pPr>
            <w:pStyle w:val="StyleHeading114ptBoldUnderlineLeft"/>
          </w:pPr>
        </w:pPrChange>
      </w:pPr>
      <w:ins w:id="17557" w:author="Caree2" w:date="2017-04-02T07:02:00Z">
        <w:r w:rsidRPr="00880017">
          <w:rPr>
            <w:color w:val="008080"/>
            <w:rPrChange w:id="17558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559" w:author="Caree2" w:date="2017-04-02T07:02:00Z"/>
          <w:color w:val="008080"/>
          <w:rPrChange w:id="17560" w:author="Caree2" w:date="2017-04-02T07:58:00Z">
            <w:rPr>
              <w:ins w:id="17561" w:author="Caree2" w:date="2017-04-02T07:02:00Z"/>
            </w:rPr>
          </w:rPrChange>
        </w:rPr>
        <w:pPrChange w:id="17562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563" w:author="Caree2" w:date="2017-04-02T07:02:00Z"/>
          <w:color w:val="008080"/>
          <w:rPrChange w:id="17564" w:author="Caree2" w:date="2017-04-02T07:58:00Z">
            <w:rPr>
              <w:ins w:id="17565" w:author="Caree2" w:date="2017-04-02T07:02:00Z"/>
            </w:rPr>
          </w:rPrChange>
        </w:rPr>
        <w:pPrChange w:id="17566" w:author="Caree2" w:date="2017-04-02T07:23:00Z">
          <w:pPr>
            <w:pStyle w:val="StyleHeading114ptBoldUnderlineLeft"/>
          </w:pPr>
        </w:pPrChange>
      </w:pPr>
      <w:ins w:id="17567" w:author="Caree2" w:date="2017-04-02T07:02:00Z">
        <w:r w:rsidRPr="00880017">
          <w:rPr>
            <w:color w:val="008080"/>
            <w:rPrChange w:id="17568" w:author="Caree2" w:date="2017-04-02T07:58:00Z">
              <w:rPr/>
            </w:rPrChange>
          </w:rPr>
          <w:tab/>
          <w:t>public Flight(long flightID, String flightCode, Airport fromAirport, Airport destinationAirport,</w:t>
        </w:r>
      </w:ins>
    </w:p>
    <w:p w:rsidR="006C7EC5" w:rsidRPr="00880017" w:rsidRDefault="006C7EC5" w:rsidP="002E1BA4">
      <w:pPr>
        <w:rPr>
          <w:ins w:id="17569" w:author="Caree2" w:date="2017-04-02T07:02:00Z"/>
          <w:color w:val="008080"/>
          <w:rPrChange w:id="17570" w:author="Caree2" w:date="2017-04-02T07:58:00Z">
            <w:rPr>
              <w:ins w:id="17571" w:author="Caree2" w:date="2017-04-02T07:02:00Z"/>
            </w:rPr>
          </w:rPrChange>
        </w:rPr>
        <w:pPrChange w:id="17572" w:author="Caree2" w:date="2017-04-02T07:23:00Z">
          <w:pPr>
            <w:pStyle w:val="StyleHeading114ptBoldUnderlineLeft"/>
          </w:pPr>
        </w:pPrChange>
      </w:pPr>
      <w:ins w:id="17573" w:author="Caree2" w:date="2017-04-02T07:02:00Z">
        <w:r w:rsidRPr="00880017">
          <w:rPr>
            <w:color w:val="008080"/>
            <w:rPrChange w:id="17574" w:author="Caree2" w:date="2017-04-02T07:58:00Z">
              <w:rPr/>
            </w:rPrChange>
          </w:rPr>
          <w:tab/>
        </w:r>
        <w:r w:rsidRPr="00880017">
          <w:rPr>
            <w:color w:val="008080"/>
            <w:rPrChange w:id="17575" w:author="Caree2" w:date="2017-04-02T07:58:00Z">
              <w:rPr/>
            </w:rPrChange>
          </w:rPr>
          <w:tab/>
        </w:r>
        <w:r w:rsidRPr="00880017">
          <w:rPr>
            <w:color w:val="008080"/>
            <w:rPrChange w:id="17576" w:author="Caree2" w:date="2017-04-02T07:58:00Z">
              <w:rPr/>
            </w:rPrChange>
          </w:rPr>
          <w:tab/>
          <w:t>LocalDateTime departureTime, LocalDateTime arrivalTime, Airplane airplane, List&lt;Pilot&gt; pilots,</w:t>
        </w:r>
      </w:ins>
    </w:p>
    <w:p w:rsidR="006C7EC5" w:rsidRPr="00880017" w:rsidRDefault="006C7EC5" w:rsidP="002E1BA4">
      <w:pPr>
        <w:rPr>
          <w:ins w:id="17577" w:author="Caree2" w:date="2017-04-02T07:02:00Z"/>
          <w:color w:val="008080"/>
          <w:rPrChange w:id="17578" w:author="Caree2" w:date="2017-04-02T07:58:00Z">
            <w:rPr>
              <w:ins w:id="17579" w:author="Caree2" w:date="2017-04-02T07:02:00Z"/>
            </w:rPr>
          </w:rPrChange>
        </w:rPr>
        <w:pPrChange w:id="17580" w:author="Caree2" w:date="2017-04-02T07:23:00Z">
          <w:pPr>
            <w:pStyle w:val="StyleHeading114ptBoldUnderlineLeft"/>
          </w:pPr>
        </w:pPrChange>
      </w:pPr>
      <w:ins w:id="17581" w:author="Caree2" w:date="2017-04-02T07:02:00Z">
        <w:r w:rsidRPr="00880017">
          <w:rPr>
            <w:color w:val="008080"/>
            <w:rPrChange w:id="17582" w:author="Caree2" w:date="2017-04-02T07:58:00Z">
              <w:rPr/>
            </w:rPrChange>
          </w:rPr>
          <w:tab/>
        </w:r>
        <w:r w:rsidRPr="00880017">
          <w:rPr>
            <w:color w:val="008080"/>
            <w:rPrChange w:id="17583" w:author="Caree2" w:date="2017-04-02T07:58:00Z">
              <w:rPr/>
            </w:rPrChange>
          </w:rPr>
          <w:tab/>
        </w:r>
        <w:r w:rsidRPr="00880017">
          <w:rPr>
            <w:color w:val="008080"/>
            <w:rPrChange w:id="17584" w:author="Caree2" w:date="2017-04-02T07:58:00Z">
              <w:rPr/>
            </w:rPrChange>
          </w:rPr>
          <w:tab/>
          <w:t>List&lt;FlightAttendant&gt; flightAttendants) {</w:t>
        </w:r>
      </w:ins>
    </w:p>
    <w:p w:rsidR="006C7EC5" w:rsidRPr="00880017" w:rsidRDefault="006C7EC5" w:rsidP="002E1BA4">
      <w:pPr>
        <w:rPr>
          <w:ins w:id="17585" w:author="Caree2" w:date="2017-04-02T07:02:00Z"/>
          <w:color w:val="008080"/>
          <w:rPrChange w:id="17586" w:author="Caree2" w:date="2017-04-02T07:58:00Z">
            <w:rPr>
              <w:ins w:id="17587" w:author="Caree2" w:date="2017-04-02T07:02:00Z"/>
            </w:rPr>
          </w:rPrChange>
        </w:rPr>
        <w:pPrChange w:id="17588" w:author="Caree2" w:date="2017-04-02T07:23:00Z">
          <w:pPr>
            <w:pStyle w:val="StyleHeading114ptBoldUnderlineLeft"/>
          </w:pPr>
        </w:pPrChange>
      </w:pPr>
      <w:ins w:id="17589" w:author="Caree2" w:date="2017-04-02T07:02:00Z">
        <w:r w:rsidRPr="00880017">
          <w:rPr>
            <w:color w:val="008080"/>
            <w:rPrChange w:id="17590" w:author="Caree2" w:date="2017-04-02T07:58:00Z">
              <w:rPr/>
            </w:rPrChange>
          </w:rPr>
          <w:tab/>
        </w:r>
        <w:r w:rsidRPr="00880017">
          <w:rPr>
            <w:color w:val="008080"/>
            <w:rPrChange w:id="17591" w:author="Caree2" w:date="2017-04-02T07:58:00Z">
              <w:rPr/>
            </w:rPrChange>
          </w:rPr>
          <w:tab/>
          <w:t>super();</w:t>
        </w:r>
      </w:ins>
    </w:p>
    <w:p w:rsidR="006C7EC5" w:rsidRPr="00880017" w:rsidRDefault="006C7EC5" w:rsidP="002E1BA4">
      <w:pPr>
        <w:rPr>
          <w:ins w:id="17592" w:author="Caree2" w:date="2017-04-02T07:02:00Z"/>
          <w:color w:val="008080"/>
          <w:rPrChange w:id="17593" w:author="Caree2" w:date="2017-04-02T07:58:00Z">
            <w:rPr>
              <w:ins w:id="17594" w:author="Caree2" w:date="2017-04-02T07:02:00Z"/>
            </w:rPr>
          </w:rPrChange>
        </w:rPr>
        <w:pPrChange w:id="17595" w:author="Caree2" w:date="2017-04-02T07:23:00Z">
          <w:pPr>
            <w:pStyle w:val="StyleHeading114ptBoldUnderlineLeft"/>
          </w:pPr>
        </w:pPrChange>
      </w:pPr>
      <w:ins w:id="17596" w:author="Caree2" w:date="2017-04-02T07:02:00Z">
        <w:r w:rsidRPr="00880017">
          <w:rPr>
            <w:color w:val="008080"/>
            <w:rPrChange w:id="17597" w:author="Caree2" w:date="2017-04-02T07:58:00Z">
              <w:rPr/>
            </w:rPrChange>
          </w:rPr>
          <w:tab/>
        </w:r>
        <w:r w:rsidRPr="00880017">
          <w:rPr>
            <w:color w:val="008080"/>
            <w:rPrChange w:id="17598" w:author="Caree2" w:date="2017-04-02T07:58:00Z">
              <w:rPr/>
            </w:rPrChange>
          </w:rPr>
          <w:tab/>
          <w:t>this.flightID = flightID;</w:t>
        </w:r>
      </w:ins>
    </w:p>
    <w:p w:rsidR="006C7EC5" w:rsidRPr="00880017" w:rsidRDefault="006C7EC5" w:rsidP="002E1BA4">
      <w:pPr>
        <w:rPr>
          <w:ins w:id="17599" w:author="Caree2" w:date="2017-04-02T07:02:00Z"/>
          <w:color w:val="008080"/>
          <w:rPrChange w:id="17600" w:author="Caree2" w:date="2017-04-02T07:58:00Z">
            <w:rPr>
              <w:ins w:id="17601" w:author="Caree2" w:date="2017-04-02T07:02:00Z"/>
            </w:rPr>
          </w:rPrChange>
        </w:rPr>
        <w:pPrChange w:id="17602" w:author="Caree2" w:date="2017-04-02T07:23:00Z">
          <w:pPr>
            <w:pStyle w:val="StyleHeading114ptBoldUnderlineLeft"/>
          </w:pPr>
        </w:pPrChange>
      </w:pPr>
      <w:ins w:id="17603" w:author="Caree2" w:date="2017-04-02T07:02:00Z">
        <w:r w:rsidRPr="00880017">
          <w:rPr>
            <w:color w:val="008080"/>
            <w:rPrChange w:id="17604" w:author="Caree2" w:date="2017-04-02T07:58:00Z">
              <w:rPr/>
            </w:rPrChange>
          </w:rPr>
          <w:tab/>
        </w:r>
        <w:r w:rsidRPr="00880017">
          <w:rPr>
            <w:color w:val="008080"/>
            <w:rPrChange w:id="17605" w:author="Caree2" w:date="2017-04-02T07:58:00Z">
              <w:rPr/>
            </w:rPrChange>
          </w:rPr>
          <w:tab/>
          <w:t>this.flightCode = flightCode;</w:t>
        </w:r>
      </w:ins>
    </w:p>
    <w:p w:rsidR="006C7EC5" w:rsidRPr="00880017" w:rsidRDefault="006C7EC5" w:rsidP="002E1BA4">
      <w:pPr>
        <w:rPr>
          <w:ins w:id="17606" w:author="Caree2" w:date="2017-04-02T07:02:00Z"/>
          <w:color w:val="008080"/>
          <w:rPrChange w:id="17607" w:author="Caree2" w:date="2017-04-02T07:58:00Z">
            <w:rPr>
              <w:ins w:id="17608" w:author="Caree2" w:date="2017-04-02T07:02:00Z"/>
            </w:rPr>
          </w:rPrChange>
        </w:rPr>
        <w:pPrChange w:id="17609" w:author="Caree2" w:date="2017-04-02T07:23:00Z">
          <w:pPr>
            <w:pStyle w:val="StyleHeading114ptBoldUnderlineLeft"/>
          </w:pPr>
        </w:pPrChange>
      </w:pPr>
      <w:ins w:id="17610" w:author="Caree2" w:date="2017-04-02T07:02:00Z">
        <w:r w:rsidRPr="00880017">
          <w:rPr>
            <w:color w:val="008080"/>
            <w:rPrChange w:id="17611" w:author="Caree2" w:date="2017-04-02T07:58:00Z">
              <w:rPr/>
            </w:rPrChange>
          </w:rPr>
          <w:tab/>
        </w:r>
        <w:r w:rsidRPr="00880017">
          <w:rPr>
            <w:color w:val="008080"/>
            <w:rPrChange w:id="17612" w:author="Caree2" w:date="2017-04-02T07:58:00Z">
              <w:rPr/>
            </w:rPrChange>
          </w:rPr>
          <w:tab/>
          <w:t>this.fromAirport = fromAirport;</w:t>
        </w:r>
      </w:ins>
    </w:p>
    <w:p w:rsidR="006C7EC5" w:rsidRPr="00880017" w:rsidRDefault="006C7EC5" w:rsidP="002E1BA4">
      <w:pPr>
        <w:rPr>
          <w:ins w:id="17613" w:author="Caree2" w:date="2017-04-02T07:02:00Z"/>
          <w:color w:val="008080"/>
          <w:rPrChange w:id="17614" w:author="Caree2" w:date="2017-04-02T07:58:00Z">
            <w:rPr>
              <w:ins w:id="17615" w:author="Caree2" w:date="2017-04-02T07:02:00Z"/>
            </w:rPr>
          </w:rPrChange>
        </w:rPr>
        <w:pPrChange w:id="17616" w:author="Caree2" w:date="2017-04-02T07:23:00Z">
          <w:pPr>
            <w:pStyle w:val="StyleHeading114ptBoldUnderlineLeft"/>
          </w:pPr>
        </w:pPrChange>
      </w:pPr>
      <w:ins w:id="17617" w:author="Caree2" w:date="2017-04-02T07:02:00Z">
        <w:r w:rsidRPr="00880017">
          <w:rPr>
            <w:color w:val="008080"/>
            <w:rPrChange w:id="17618" w:author="Caree2" w:date="2017-04-02T07:58:00Z">
              <w:rPr/>
            </w:rPrChange>
          </w:rPr>
          <w:tab/>
        </w:r>
        <w:r w:rsidRPr="00880017">
          <w:rPr>
            <w:color w:val="008080"/>
            <w:rPrChange w:id="17619" w:author="Caree2" w:date="2017-04-02T07:58:00Z">
              <w:rPr/>
            </w:rPrChange>
          </w:rPr>
          <w:tab/>
          <w:t>this.destinationAirport = destinationAirport;</w:t>
        </w:r>
      </w:ins>
    </w:p>
    <w:p w:rsidR="006C7EC5" w:rsidRPr="00880017" w:rsidRDefault="006C7EC5" w:rsidP="002E1BA4">
      <w:pPr>
        <w:rPr>
          <w:ins w:id="17620" w:author="Caree2" w:date="2017-04-02T07:02:00Z"/>
          <w:color w:val="008080"/>
          <w:rPrChange w:id="17621" w:author="Caree2" w:date="2017-04-02T07:58:00Z">
            <w:rPr>
              <w:ins w:id="17622" w:author="Caree2" w:date="2017-04-02T07:02:00Z"/>
            </w:rPr>
          </w:rPrChange>
        </w:rPr>
        <w:pPrChange w:id="17623" w:author="Caree2" w:date="2017-04-02T07:23:00Z">
          <w:pPr>
            <w:pStyle w:val="StyleHeading114ptBoldUnderlineLeft"/>
          </w:pPr>
        </w:pPrChange>
      </w:pPr>
      <w:ins w:id="17624" w:author="Caree2" w:date="2017-04-02T07:02:00Z">
        <w:r w:rsidRPr="00880017">
          <w:rPr>
            <w:color w:val="008080"/>
            <w:rPrChange w:id="17625" w:author="Caree2" w:date="2017-04-02T07:58:00Z">
              <w:rPr/>
            </w:rPrChange>
          </w:rPr>
          <w:tab/>
        </w:r>
        <w:r w:rsidRPr="00880017">
          <w:rPr>
            <w:color w:val="008080"/>
            <w:rPrChange w:id="17626" w:author="Caree2" w:date="2017-04-02T07:58:00Z">
              <w:rPr/>
            </w:rPrChange>
          </w:rPr>
          <w:tab/>
          <w:t>this.departureTime = departureTime;</w:t>
        </w:r>
      </w:ins>
    </w:p>
    <w:p w:rsidR="006C7EC5" w:rsidRPr="00880017" w:rsidRDefault="006C7EC5" w:rsidP="002E1BA4">
      <w:pPr>
        <w:rPr>
          <w:ins w:id="17627" w:author="Caree2" w:date="2017-04-02T07:02:00Z"/>
          <w:color w:val="008080"/>
          <w:rPrChange w:id="17628" w:author="Caree2" w:date="2017-04-02T07:58:00Z">
            <w:rPr>
              <w:ins w:id="17629" w:author="Caree2" w:date="2017-04-02T07:02:00Z"/>
            </w:rPr>
          </w:rPrChange>
        </w:rPr>
        <w:pPrChange w:id="17630" w:author="Caree2" w:date="2017-04-02T07:23:00Z">
          <w:pPr>
            <w:pStyle w:val="StyleHeading114ptBoldUnderlineLeft"/>
          </w:pPr>
        </w:pPrChange>
      </w:pPr>
      <w:ins w:id="17631" w:author="Caree2" w:date="2017-04-02T07:02:00Z">
        <w:r w:rsidRPr="00880017">
          <w:rPr>
            <w:color w:val="008080"/>
            <w:rPrChange w:id="17632" w:author="Caree2" w:date="2017-04-02T07:58:00Z">
              <w:rPr/>
            </w:rPrChange>
          </w:rPr>
          <w:tab/>
        </w:r>
        <w:r w:rsidRPr="00880017">
          <w:rPr>
            <w:color w:val="008080"/>
            <w:rPrChange w:id="17633" w:author="Caree2" w:date="2017-04-02T07:58:00Z">
              <w:rPr/>
            </w:rPrChange>
          </w:rPr>
          <w:tab/>
          <w:t>this.arrivalTime = arrivalTime;</w:t>
        </w:r>
      </w:ins>
    </w:p>
    <w:p w:rsidR="006C7EC5" w:rsidRPr="00880017" w:rsidRDefault="006C7EC5" w:rsidP="002E1BA4">
      <w:pPr>
        <w:rPr>
          <w:ins w:id="17634" w:author="Caree2" w:date="2017-04-02T07:02:00Z"/>
          <w:color w:val="008080"/>
          <w:rPrChange w:id="17635" w:author="Caree2" w:date="2017-04-02T07:58:00Z">
            <w:rPr>
              <w:ins w:id="17636" w:author="Caree2" w:date="2017-04-02T07:02:00Z"/>
            </w:rPr>
          </w:rPrChange>
        </w:rPr>
        <w:pPrChange w:id="17637" w:author="Caree2" w:date="2017-04-02T07:23:00Z">
          <w:pPr>
            <w:pStyle w:val="StyleHeading114ptBoldUnderlineLeft"/>
          </w:pPr>
        </w:pPrChange>
      </w:pPr>
      <w:ins w:id="17638" w:author="Caree2" w:date="2017-04-02T07:02:00Z">
        <w:r w:rsidRPr="00880017">
          <w:rPr>
            <w:color w:val="008080"/>
            <w:rPrChange w:id="17639" w:author="Caree2" w:date="2017-04-02T07:58:00Z">
              <w:rPr/>
            </w:rPrChange>
          </w:rPr>
          <w:tab/>
        </w:r>
        <w:r w:rsidRPr="00880017">
          <w:rPr>
            <w:color w:val="008080"/>
            <w:rPrChange w:id="17640" w:author="Caree2" w:date="2017-04-02T07:58:00Z">
              <w:rPr/>
            </w:rPrChange>
          </w:rPr>
          <w:tab/>
          <w:t>this.airplane = airplane;</w:t>
        </w:r>
      </w:ins>
    </w:p>
    <w:p w:rsidR="006C7EC5" w:rsidRPr="00880017" w:rsidRDefault="006C7EC5" w:rsidP="002E1BA4">
      <w:pPr>
        <w:rPr>
          <w:ins w:id="17641" w:author="Caree2" w:date="2017-04-02T07:02:00Z"/>
          <w:color w:val="008080"/>
          <w:rPrChange w:id="17642" w:author="Caree2" w:date="2017-04-02T07:58:00Z">
            <w:rPr>
              <w:ins w:id="17643" w:author="Caree2" w:date="2017-04-02T07:02:00Z"/>
            </w:rPr>
          </w:rPrChange>
        </w:rPr>
        <w:pPrChange w:id="17644" w:author="Caree2" w:date="2017-04-02T07:23:00Z">
          <w:pPr>
            <w:pStyle w:val="StyleHeading114ptBoldUnderlineLeft"/>
          </w:pPr>
        </w:pPrChange>
      </w:pPr>
      <w:ins w:id="17645" w:author="Caree2" w:date="2017-04-02T07:02:00Z">
        <w:r w:rsidRPr="00880017">
          <w:rPr>
            <w:color w:val="008080"/>
            <w:rPrChange w:id="17646" w:author="Caree2" w:date="2017-04-02T07:58:00Z">
              <w:rPr/>
            </w:rPrChange>
          </w:rPr>
          <w:tab/>
        </w:r>
        <w:r w:rsidRPr="00880017">
          <w:rPr>
            <w:color w:val="008080"/>
            <w:rPrChange w:id="17647" w:author="Caree2" w:date="2017-04-02T07:58:00Z">
              <w:rPr/>
            </w:rPrChange>
          </w:rPr>
          <w:tab/>
          <w:t>this.pilots = pilots;</w:t>
        </w:r>
      </w:ins>
    </w:p>
    <w:p w:rsidR="006C7EC5" w:rsidRPr="00880017" w:rsidRDefault="006C7EC5" w:rsidP="002E1BA4">
      <w:pPr>
        <w:rPr>
          <w:ins w:id="17648" w:author="Caree2" w:date="2017-04-02T07:02:00Z"/>
          <w:color w:val="008080"/>
          <w:rPrChange w:id="17649" w:author="Caree2" w:date="2017-04-02T07:58:00Z">
            <w:rPr>
              <w:ins w:id="17650" w:author="Caree2" w:date="2017-04-02T07:02:00Z"/>
            </w:rPr>
          </w:rPrChange>
        </w:rPr>
        <w:pPrChange w:id="17651" w:author="Caree2" w:date="2017-04-02T07:23:00Z">
          <w:pPr>
            <w:pStyle w:val="StyleHeading114ptBoldUnderlineLeft"/>
          </w:pPr>
        </w:pPrChange>
      </w:pPr>
      <w:ins w:id="17652" w:author="Caree2" w:date="2017-04-02T07:02:00Z">
        <w:r w:rsidRPr="00880017">
          <w:rPr>
            <w:color w:val="008080"/>
            <w:rPrChange w:id="17653" w:author="Caree2" w:date="2017-04-02T07:58:00Z">
              <w:rPr/>
            </w:rPrChange>
          </w:rPr>
          <w:tab/>
        </w:r>
        <w:r w:rsidRPr="00880017">
          <w:rPr>
            <w:color w:val="008080"/>
            <w:rPrChange w:id="17654" w:author="Caree2" w:date="2017-04-02T07:58:00Z">
              <w:rPr/>
            </w:rPrChange>
          </w:rPr>
          <w:tab/>
          <w:t>this.flightAttendants = flightAttendants;</w:t>
        </w:r>
      </w:ins>
    </w:p>
    <w:p w:rsidR="006C7EC5" w:rsidRPr="00880017" w:rsidRDefault="006C7EC5" w:rsidP="002E1BA4">
      <w:pPr>
        <w:rPr>
          <w:ins w:id="17655" w:author="Caree2" w:date="2017-04-02T07:02:00Z"/>
          <w:color w:val="008080"/>
          <w:rPrChange w:id="17656" w:author="Caree2" w:date="2017-04-02T07:58:00Z">
            <w:rPr>
              <w:ins w:id="17657" w:author="Caree2" w:date="2017-04-02T07:02:00Z"/>
            </w:rPr>
          </w:rPrChange>
        </w:rPr>
        <w:pPrChange w:id="17658" w:author="Caree2" w:date="2017-04-02T07:23:00Z">
          <w:pPr>
            <w:pStyle w:val="StyleHeading114ptBoldUnderlineLeft"/>
          </w:pPr>
        </w:pPrChange>
      </w:pPr>
      <w:ins w:id="17659" w:author="Caree2" w:date="2017-04-02T07:02:00Z">
        <w:r w:rsidRPr="00880017">
          <w:rPr>
            <w:color w:val="008080"/>
            <w:rPrChange w:id="17660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661" w:author="Caree2" w:date="2017-04-02T07:02:00Z"/>
          <w:color w:val="008080"/>
          <w:rPrChange w:id="17662" w:author="Caree2" w:date="2017-04-02T07:58:00Z">
            <w:rPr>
              <w:ins w:id="17663" w:author="Caree2" w:date="2017-04-02T07:02:00Z"/>
            </w:rPr>
          </w:rPrChange>
        </w:rPr>
        <w:pPrChange w:id="17664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665" w:author="Caree2" w:date="2017-04-02T07:02:00Z"/>
          <w:color w:val="008080"/>
          <w:rPrChange w:id="17666" w:author="Caree2" w:date="2017-04-02T07:58:00Z">
            <w:rPr>
              <w:ins w:id="17667" w:author="Caree2" w:date="2017-04-02T07:02:00Z"/>
            </w:rPr>
          </w:rPrChange>
        </w:rPr>
        <w:pPrChange w:id="17668" w:author="Caree2" w:date="2017-04-02T07:23:00Z">
          <w:pPr>
            <w:pStyle w:val="StyleHeading114ptBoldUnderlineLeft"/>
          </w:pPr>
        </w:pPrChange>
      </w:pPr>
      <w:ins w:id="17669" w:author="Caree2" w:date="2017-04-02T07:02:00Z">
        <w:r w:rsidRPr="00880017">
          <w:rPr>
            <w:color w:val="008080"/>
            <w:rPrChange w:id="17670" w:author="Caree2" w:date="2017-04-02T07:58:00Z">
              <w:rPr/>
            </w:rPrChange>
          </w:rPr>
          <w:tab/>
          <w:t>@Override</w:t>
        </w:r>
      </w:ins>
    </w:p>
    <w:p w:rsidR="006C7EC5" w:rsidRPr="00880017" w:rsidRDefault="006C7EC5" w:rsidP="002E1BA4">
      <w:pPr>
        <w:rPr>
          <w:ins w:id="17671" w:author="Caree2" w:date="2017-04-02T07:02:00Z"/>
          <w:color w:val="008080"/>
          <w:rPrChange w:id="17672" w:author="Caree2" w:date="2017-04-02T07:58:00Z">
            <w:rPr>
              <w:ins w:id="17673" w:author="Caree2" w:date="2017-04-02T07:02:00Z"/>
            </w:rPr>
          </w:rPrChange>
        </w:rPr>
        <w:pPrChange w:id="17674" w:author="Caree2" w:date="2017-04-02T07:23:00Z">
          <w:pPr>
            <w:pStyle w:val="StyleHeading114ptBoldUnderlineLeft"/>
          </w:pPr>
        </w:pPrChange>
      </w:pPr>
      <w:ins w:id="17675" w:author="Caree2" w:date="2017-04-02T07:02:00Z">
        <w:r w:rsidRPr="00880017">
          <w:rPr>
            <w:color w:val="008080"/>
            <w:rPrChange w:id="17676" w:author="Caree2" w:date="2017-04-02T07:58:00Z">
              <w:rPr/>
            </w:rPrChange>
          </w:rPr>
          <w:tab/>
          <w:t>public String toString() {</w:t>
        </w:r>
      </w:ins>
    </w:p>
    <w:p w:rsidR="006C7EC5" w:rsidRPr="00880017" w:rsidRDefault="006C7EC5" w:rsidP="002E1BA4">
      <w:pPr>
        <w:rPr>
          <w:ins w:id="17677" w:author="Caree2" w:date="2017-04-02T07:02:00Z"/>
          <w:color w:val="008080"/>
          <w:rPrChange w:id="17678" w:author="Caree2" w:date="2017-04-02T07:58:00Z">
            <w:rPr>
              <w:ins w:id="17679" w:author="Caree2" w:date="2017-04-02T07:02:00Z"/>
            </w:rPr>
          </w:rPrChange>
        </w:rPr>
        <w:pPrChange w:id="17680" w:author="Caree2" w:date="2017-04-02T07:23:00Z">
          <w:pPr>
            <w:pStyle w:val="StyleHeading114ptBoldUnderlineLeft"/>
          </w:pPr>
        </w:pPrChange>
      </w:pPr>
      <w:ins w:id="17681" w:author="Caree2" w:date="2017-04-02T07:02:00Z">
        <w:r w:rsidRPr="00880017">
          <w:rPr>
            <w:color w:val="008080"/>
            <w:rPrChange w:id="17682" w:author="Caree2" w:date="2017-04-02T07:58:00Z">
              <w:rPr/>
            </w:rPrChange>
          </w:rPr>
          <w:tab/>
        </w:r>
        <w:r w:rsidRPr="00880017">
          <w:rPr>
            <w:color w:val="008080"/>
            <w:rPrChange w:id="17683" w:author="Caree2" w:date="2017-04-02T07:58:00Z">
              <w:rPr/>
            </w:rPrChange>
          </w:rPr>
          <w:tab/>
          <w:t>return "Flight [flightID=" + flightID + ", flightCode=" + flightCode + ", fromAirport=" + fromAirport</w:t>
        </w:r>
      </w:ins>
    </w:p>
    <w:p w:rsidR="006C7EC5" w:rsidRPr="00880017" w:rsidRDefault="006C7EC5" w:rsidP="002E1BA4">
      <w:pPr>
        <w:rPr>
          <w:ins w:id="17684" w:author="Caree2" w:date="2017-04-02T07:02:00Z"/>
          <w:color w:val="008080"/>
          <w:rPrChange w:id="17685" w:author="Caree2" w:date="2017-04-02T07:58:00Z">
            <w:rPr>
              <w:ins w:id="17686" w:author="Caree2" w:date="2017-04-02T07:02:00Z"/>
            </w:rPr>
          </w:rPrChange>
        </w:rPr>
        <w:pPrChange w:id="17687" w:author="Caree2" w:date="2017-04-02T07:23:00Z">
          <w:pPr>
            <w:pStyle w:val="StyleHeading114ptBoldUnderlineLeft"/>
          </w:pPr>
        </w:pPrChange>
      </w:pPr>
      <w:ins w:id="17688" w:author="Caree2" w:date="2017-04-02T07:02:00Z">
        <w:r w:rsidRPr="00880017">
          <w:rPr>
            <w:color w:val="008080"/>
            <w:rPrChange w:id="17689" w:author="Caree2" w:date="2017-04-02T07:58:00Z">
              <w:rPr/>
            </w:rPrChange>
          </w:rPr>
          <w:tab/>
        </w:r>
        <w:r w:rsidRPr="00880017">
          <w:rPr>
            <w:color w:val="008080"/>
            <w:rPrChange w:id="17690" w:author="Caree2" w:date="2017-04-02T07:58:00Z">
              <w:rPr/>
            </w:rPrChange>
          </w:rPr>
          <w:tab/>
        </w:r>
        <w:r w:rsidRPr="00880017">
          <w:rPr>
            <w:color w:val="008080"/>
            <w:rPrChange w:id="17691" w:author="Caree2" w:date="2017-04-02T07:58:00Z">
              <w:rPr/>
            </w:rPrChange>
          </w:rPr>
          <w:tab/>
        </w:r>
        <w:r w:rsidRPr="00880017">
          <w:rPr>
            <w:color w:val="008080"/>
            <w:rPrChange w:id="17692" w:author="Caree2" w:date="2017-04-02T07:58:00Z">
              <w:rPr/>
            </w:rPrChange>
          </w:rPr>
          <w:tab/>
          <w:t>+ ", destinationAirport=" + destinationAirport + ", departureTime=" + departureTime + ", arrivalTime="</w:t>
        </w:r>
      </w:ins>
    </w:p>
    <w:p w:rsidR="006C7EC5" w:rsidRPr="00880017" w:rsidRDefault="006C7EC5" w:rsidP="002E1BA4">
      <w:pPr>
        <w:rPr>
          <w:ins w:id="17693" w:author="Caree2" w:date="2017-04-02T07:02:00Z"/>
          <w:color w:val="008080"/>
          <w:rPrChange w:id="17694" w:author="Caree2" w:date="2017-04-02T07:58:00Z">
            <w:rPr>
              <w:ins w:id="17695" w:author="Caree2" w:date="2017-04-02T07:02:00Z"/>
            </w:rPr>
          </w:rPrChange>
        </w:rPr>
        <w:pPrChange w:id="17696" w:author="Caree2" w:date="2017-04-02T07:23:00Z">
          <w:pPr>
            <w:pStyle w:val="StyleHeading114ptBoldUnderlineLeft"/>
          </w:pPr>
        </w:pPrChange>
      </w:pPr>
      <w:ins w:id="17697" w:author="Caree2" w:date="2017-04-02T07:02:00Z">
        <w:r w:rsidRPr="00880017">
          <w:rPr>
            <w:color w:val="008080"/>
            <w:rPrChange w:id="17698" w:author="Caree2" w:date="2017-04-02T07:58:00Z">
              <w:rPr/>
            </w:rPrChange>
          </w:rPr>
          <w:tab/>
        </w:r>
        <w:r w:rsidRPr="00880017">
          <w:rPr>
            <w:color w:val="008080"/>
            <w:rPrChange w:id="17699" w:author="Caree2" w:date="2017-04-02T07:58:00Z">
              <w:rPr/>
            </w:rPrChange>
          </w:rPr>
          <w:tab/>
        </w:r>
        <w:r w:rsidRPr="00880017">
          <w:rPr>
            <w:color w:val="008080"/>
            <w:rPrChange w:id="17700" w:author="Caree2" w:date="2017-04-02T07:58:00Z">
              <w:rPr/>
            </w:rPrChange>
          </w:rPr>
          <w:tab/>
        </w:r>
        <w:r w:rsidRPr="00880017">
          <w:rPr>
            <w:color w:val="008080"/>
            <w:rPrChange w:id="17701" w:author="Caree2" w:date="2017-04-02T07:58:00Z">
              <w:rPr/>
            </w:rPrChange>
          </w:rPr>
          <w:tab/>
          <w:t>+ arrivalTime + ", pilots=" + pilots + ", flightAttendants=" + flightAttendants + "]";</w:t>
        </w:r>
      </w:ins>
    </w:p>
    <w:p w:rsidR="006C7EC5" w:rsidRPr="00880017" w:rsidRDefault="006C7EC5" w:rsidP="002E1BA4">
      <w:pPr>
        <w:rPr>
          <w:ins w:id="17702" w:author="Caree2" w:date="2017-04-02T07:02:00Z"/>
          <w:color w:val="008080"/>
          <w:rPrChange w:id="17703" w:author="Caree2" w:date="2017-04-02T07:58:00Z">
            <w:rPr>
              <w:ins w:id="17704" w:author="Caree2" w:date="2017-04-02T07:02:00Z"/>
            </w:rPr>
          </w:rPrChange>
        </w:rPr>
        <w:pPrChange w:id="17705" w:author="Caree2" w:date="2017-04-02T07:23:00Z">
          <w:pPr>
            <w:pStyle w:val="StyleHeading114ptBoldUnderlineLeft"/>
          </w:pPr>
        </w:pPrChange>
      </w:pPr>
      <w:ins w:id="17706" w:author="Caree2" w:date="2017-04-02T07:02:00Z">
        <w:r w:rsidRPr="00880017">
          <w:rPr>
            <w:color w:val="008080"/>
            <w:rPrChange w:id="17707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708" w:author="Caree2" w:date="2017-04-02T07:02:00Z"/>
          <w:color w:val="008080"/>
          <w:rPrChange w:id="17709" w:author="Caree2" w:date="2017-04-02T07:58:00Z">
            <w:rPr>
              <w:ins w:id="17710" w:author="Caree2" w:date="2017-04-02T07:02:00Z"/>
            </w:rPr>
          </w:rPrChange>
        </w:rPr>
        <w:pPrChange w:id="17711" w:author="Caree2" w:date="2017-04-02T07:23:00Z">
          <w:pPr>
            <w:pStyle w:val="StyleHeading114ptBoldUnderlineLeft"/>
          </w:pPr>
        </w:pPrChange>
      </w:pPr>
    </w:p>
    <w:p w:rsidR="006C7EC5" w:rsidRPr="00880017" w:rsidRDefault="006C7EC5" w:rsidP="002E1BA4">
      <w:pPr>
        <w:rPr>
          <w:ins w:id="17712" w:author="Caree2" w:date="2017-04-02T07:02:00Z"/>
          <w:color w:val="008080"/>
          <w:rPrChange w:id="17713" w:author="Caree2" w:date="2017-04-02T07:58:00Z">
            <w:rPr>
              <w:ins w:id="17714" w:author="Caree2" w:date="2017-04-02T07:02:00Z"/>
            </w:rPr>
          </w:rPrChange>
        </w:rPr>
        <w:pPrChange w:id="17715" w:author="Caree2" w:date="2017-04-02T07:23:00Z">
          <w:pPr>
            <w:pStyle w:val="StyleHeading114ptBoldUnderlineLeft"/>
          </w:pPr>
        </w:pPrChange>
      </w:pPr>
      <w:ins w:id="17716" w:author="Caree2" w:date="2017-04-02T07:02:00Z">
        <w:r w:rsidRPr="00880017">
          <w:rPr>
            <w:color w:val="008080"/>
            <w:rPrChange w:id="17717" w:author="Caree2" w:date="2017-04-02T07:58:00Z">
              <w:rPr/>
            </w:rPrChange>
          </w:rPr>
          <w:tab/>
          <w:t>public Flight() {</w:t>
        </w:r>
      </w:ins>
    </w:p>
    <w:p w:rsidR="006C7EC5" w:rsidRPr="00880017" w:rsidRDefault="006C7EC5" w:rsidP="002E1BA4">
      <w:pPr>
        <w:rPr>
          <w:ins w:id="17718" w:author="Caree2" w:date="2017-04-02T07:02:00Z"/>
          <w:color w:val="008080"/>
          <w:rPrChange w:id="17719" w:author="Caree2" w:date="2017-04-02T07:58:00Z">
            <w:rPr>
              <w:ins w:id="17720" w:author="Caree2" w:date="2017-04-02T07:02:00Z"/>
            </w:rPr>
          </w:rPrChange>
        </w:rPr>
        <w:pPrChange w:id="17721" w:author="Caree2" w:date="2017-04-02T07:23:00Z">
          <w:pPr>
            <w:pStyle w:val="StyleHeading114ptBoldUnderlineLeft"/>
          </w:pPr>
        </w:pPrChange>
      </w:pPr>
      <w:ins w:id="17722" w:author="Caree2" w:date="2017-04-02T07:02:00Z">
        <w:r w:rsidRPr="00880017">
          <w:rPr>
            <w:color w:val="008080"/>
            <w:rPrChange w:id="17723" w:author="Caree2" w:date="2017-04-02T07:58:00Z">
              <w:rPr/>
            </w:rPrChange>
          </w:rPr>
          <w:tab/>
        </w:r>
        <w:r w:rsidRPr="00880017">
          <w:rPr>
            <w:color w:val="008080"/>
            <w:rPrChange w:id="17724" w:author="Caree2" w:date="2017-04-02T07:58:00Z">
              <w:rPr/>
            </w:rPrChange>
          </w:rPr>
          <w:tab/>
          <w:t>super();</w:t>
        </w:r>
      </w:ins>
    </w:p>
    <w:p w:rsidR="006C7EC5" w:rsidRPr="00880017" w:rsidRDefault="006C7EC5" w:rsidP="002E1BA4">
      <w:pPr>
        <w:rPr>
          <w:ins w:id="17725" w:author="Caree2" w:date="2017-04-02T07:02:00Z"/>
          <w:color w:val="008080"/>
          <w:rPrChange w:id="17726" w:author="Caree2" w:date="2017-04-02T07:58:00Z">
            <w:rPr>
              <w:ins w:id="17727" w:author="Caree2" w:date="2017-04-02T07:02:00Z"/>
            </w:rPr>
          </w:rPrChange>
        </w:rPr>
        <w:pPrChange w:id="17728" w:author="Caree2" w:date="2017-04-02T07:23:00Z">
          <w:pPr>
            <w:pStyle w:val="StyleHeading114ptBoldUnderlineLeft"/>
          </w:pPr>
        </w:pPrChange>
      </w:pPr>
      <w:ins w:id="17729" w:author="Caree2" w:date="2017-04-02T07:02:00Z">
        <w:r w:rsidRPr="00880017">
          <w:rPr>
            <w:color w:val="008080"/>
            <w:rPrChange w:id="17730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731" w:author="Caree2" w:date="2017-04-02T07:02:00Z"/>
          <w:color w:val="008080"/>
          <w:rPrChange w:id="17732" w:author="Caree2" w:date="2017-04-02T07:58:00Z">
            <w:rPr>
              <w:ins w:id="17733" w:author="Caree2" w:date="2017-04-02T07:02:00Z"/>
            </w:rPr>
          </w:rPrChange>
        </w:rPr>
        <w:pPrChange w:id="17734" w:author="Caree2" w:date="2017-04-02T07:23:00Z">
          <w:pPr>
            <w:pStyle w:val="StyleHeading114ptBoldUnderlineLeft"/>
          </w:pPr>
        </w:pPrChange>
      </w:pPr>
      <w:ins w:id="17735" w:author="Caree2" w:date="2017-04-02T07:02:00Z">
        <w:r w:rsidRPr="00880017">
          <w:rPr>
            <w:color w:val="008080"/>
            <w:rPrChange w:id="17736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737" w:author="Caree2" w:date="2017-04-02T07:02:00Z"/>
          <w:color w:val="008080"/>
          <w:rPrChange w:id="17738" w:author="Caree2" w:date="2017-04-02T07:58:00Z">
            <w:rPr>
              <w:ins w:id="17739" w:author="Caree2" w:date="2017-04-02T07:02:00Z"/>
            </w:rPr>
          </w:rPrChange>
        </w:rPr>
        <w:pPrChange w:id="17740" w:author="Caree2" w:date="2017-04-02T07:23:00Z">
          <w:pPr>
            <w:pStyle w:val="StyleHeading114ptBoldUnderlineLeft"/>
          </w:pPr>
        </w:pPrChange>
      </w:pPr>
      <w:ins w:id="17741" w:author="Caree2" w:date="2017-04-02T07:02:00Z">
        <w:r w:rsidRPr="00880017">
          <w:rPr>
            <w:color w:val="008080"/>
            <w:rPrChange w:id="17742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743" w:author="Caree2" w:date="2017-04-02T07:02:00Z"/>
          <w:color w:val="008080"/>
          <w:rPrChange w:id="17744" w:author="Caree2" w:date="2017-04-02T07:58:00Z">
            <w:rPr>
              <w:ins w:id="17745" w:author="Caree2" w:date="2017-04-02T07:02:00Z"/>
            </w:rPr>
          </w:rPrChange>
        </w:rPr>
        <w:pPrChange w:id="17746" w:author="Caree2" w:date="2017-04-02T07:23:00Z">
          <w:pPr>
            <w:pStyle w:val="StyleHeading114ptBoldUnderlineLeft"/>
          </w:pPr>
        </w:pPrChange>
      </w:pPr>
      <w:ins w:id="17747" w:author="Caree2" w:date="2017-04-02T07:02:00Z">
        <w:r w:rsidRPr="00880017">
          <w:rPr>
            <w:color w:val="008080"/>
            <w:rPrChange w:id="17748" w:author="Caree2" w:date="2017-04-02T07:58:00Z">
              <w:rPr/>
            </w:rPrChange>
          </w:rPr>
          <w:tab/>
        </w:r>
      </w:ins>
    </w:p>
    <w:p w:rsidR="006C7EC5" w:rsidRPr="00880017" w:rsidRDefault="006C7EC5" w:rsidP="002E1BA4">
      <w:pPr>
        <w:rPr>
          <w:ins w:id="17749" w:author="Caree2" w:date="2017-04-02T07:00:00Z"/>
          <w:color w:val="008080"/>
          <w:rPrChange w:id="17750" w:author="Caree2" w:date="2017-04-02T07:58:00Z">
            <w:rPr>
              <w:ins w:id="17751" w:author="Caree2" w:date="2017-04-02T07:00:00Z"/>
            </w:rPr>
          </w:rPrChange>
        </w:rPr>
        <w:pPrChange w:id="17752" w:author="Caree2" w:date="2017-04-02T07:23:00Z">
          <w:pPr>
            <w:pStyle w:val="StyleHeading114ptBoldUnderlineLeft"/>
          </w:pPr>
        </w:pPrChange>
      </w:pPr>
      <w:ins w:id="17753" w:author="Caree2" w:date="2017-04-02T07:02:00Z">
        <w:r w:rsidRPr="00880017">
          <w:rPr>
            <w:color w:val="008080"/>
            <w:rPrChange w:id="17754" w:author="Caree2" w:date="2017-04-02T07:58:00Z">
              <w:rPr/>
            </w:rPrChange>
          </w:rPr>
          <w:t>}</w:t>
        </w:r>
      </w:ins>
    </w:p>
    <w:p w:rsidR="006C7EC5" w:rsidRDefault="006C7EC5" w:rsidP="00E03E10">
      <w:pPr>
        <w:pStyle w:val="StyleHeading114ptBoldUnderlineLeft"/>
        <w:rPr>
          <w:ins w:id="17755" w:author="Caree2" w:date="2017-04-02T07:00:00Z"/>
        </w:rPr>
      </w:pPr>
    </w:p>
    <w:p w:rsidR="002E1BA4" w:rsidRDefault="002E1BA4">
      <w:pPr>
        <w:rPr>
          <w:ins w:id="17756" w:author="Caree2" w:date="2017-04-02T07:23:00Z"/>
          <w:rFonts w:ascii="Times New Roman" w:hAnsi="Times New Roman"/>
          <w:b/>
          <w:bCs/>
          <w:color w:val="000000"/>
          <w:sz w:val="28"/>
          <w:szCs w:val="20"/>
        </w:rPr>
      </w:pPr>
      <w:ins w:id="17757" w:author="Caree2" w:date="2017-04-02T07:23:00Z">
        <w:r>
          <w:br w:type="page"/>
        </w:r>
      </w:ins>
    </w:p>
    <w:p w:rsidR="006C7EC5" w:rsidRDefault="006C7EC5" w:rsidP="006C7EC5">
      <w:pPr>
        <w:pStyle w:val="StyleHeading114ptBoldUnderlineLeft"/>
        <w:rPr>
          <w:ins w:id="17758" w:author="Caree2" w:date="2017-04-02T07:02:00Z"/>
        </w:rPr>
      </w:pPr>
      <w:bookmarkStart w:id="17759" w:name="_Toc478888088"/>
      <w:ins w:id="17760" w:author="Caree2" w:date="2017-04-02T07:00:00Z">
        <w:r w:rsidRPr="00EA03DE">
          <w:lastRenderedPageBreak/>
          <w:t>1.</w:t>
        </w:r>
      </w:ins>
      <w:ins w:id="17761" w:author="Caree2" w:date="2017-04-02T07:49:00Z">
        <w:r w:rsidR="00C547DB">
          <w:t>46</w:t>
        </w:r>
      </w:ins>
      <w:ins w:id="17762" w:author="Caree2" w:date="2017-04-02T07:00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17763" w:author="Caree2" w:date="2017-04-02T07:23:00Z">
        <w:r w:rsidR="002E1BA4">
          <w:t xml:space="preserve">Create the </w:t>
        </w:r>
        <w:r w:rsidR="002E1BA4" w:rsidRPr="002E1BA4">
          <w:rPr>
            <w:rPrChange w:id="17764" w:author="Caree2" w:date="2017-04-02T07:23:00Z">
              <w:rPr>
                <w:rFonts w:ascii="Consolas" w:hAnsi="Consolas" w:cs="Consolas"/>
                <w:sz w:val="20"/>
              </w:rPr>
            </w:rPrChange>
          </w:rPr>
          <w:t xml:space="preserve">FlightAttendant </w:t>
        </w:r>
        <w:r w:rsidR="002E1BA4">
          <w:t>class in the package Fifth</w:t>
        </w:r>
      </w:ins>
      <w:bookmarkEnd w:id="17759"/>
    </w:p>
    <w:p w:rsidR="006C7EC5" w:rsidRDefault="006C7EC5" w:rsidP="006C7EC5">
      <w:pPr>
        <w:pStyle w:val="StyleHeading114ptBoldUnderlineLeft"/>
        <w:rPr>
          <w:ins w:id="17765" w:author="Caree2" w:date="2017-04-02T07:02:00Z"/>
        </w:rPr>
      </w:pPr>
    </w:p>
    <w:p w:rsidR="006C7EC5" w:rsidRPr="00880017" w:rsidRDefault="006C7EC5" w:rsidP="002E1BA4">
      <w:pPr>
        <w:rPr>
          <w:ins w:id="17766" w:author="Caree2" w:date="2017-04-02T07:02:00Z"/>
          <w:color w:val="008080"/>
          <w:rPrChange w:id="17767" w:author="Caree2" w:date="2017-04-02T07:58:00Z">
            <w:rPr>
              <w:ins w:id="1776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769" w:author="Caree2" w:date="2017-04-02T07:24:00Z">
          <w:pPr>
            <w:autoSpaceDE w:val="0"/>
            <w:autoSpaceDN w:val="0"/>
            <w:adjustRightInd w:val="0"/>
          </w:pPr>
        </w:pPrChange>
      </w:pPr>
      <w:ins w:id="17770" w:author="Caree2" w:date="2017-04-02T07:02:00Z">
        <w:r w:rsidRPr="00880017">
          <w:rPr>
            <w:color w:val="008080"/>
            <w:rPrChange w:id="17771" w:author="Caree2" w:date="2017-04-02T07:58:00Z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rPrChange>
          </w:rPr>
          <w:t>package com.rollingstone.springframework.aop.example.fifth;</w:t>
        </w:r>
      </w:ins>
    </w:p>
    <w:p w:rsidR="006C7EC5" w:rsidRPr="00880017" w:rsidRDefault="006C7EC5" w:rsidP="002E1BA4">
      <w:pPr>
        <w:rPr>
          <w:ins w:id="17772" w:author="Caree2" w:date="2017-04-02T07:02:00Z"/>
          <w:color w:val="008080"/>
          <w:rPrChange w:id="17773" w:author="Caree2" w:date="2017-04-02T07:58:00Z">
            <w:rPr>
              <w:ins w:id="1777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775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7776" w:author="Caree2" w:date="2017-04-02T07:02:00Z"/>
          <w:color w:val="008080"/>
          <w:rPrChange w:id="17777" w:author="Caree2" w:date="2017-04-02T07:58:00Z">
            <w:rPr>
              <w:ins w:id="1777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779" w:author="Caree2" w:date="2017-04-02T07:24:00Z">
          <w:pPr>
            <w:autoSpaceDE w:val="0"/>
            <w:autoSpaceDN w:val="0"/>
            <w:adjustRightInd w:val="0"/>
          </w:pPr>
        </w:pPrChange>
      </w:pPr>
      <w:ins w:id="17780" w:author="Caree2" w:date="2017-04-02T07:02:00Z">
        <w:r w:rsidRPr="00880017">
          <w:rPr>
            <w:color w:val="008080"/>
            <w:rPrChange w:id="17781" w:author="Caree2" w:date="2017-04-02T07:58:00Z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rPrChange>
          </w:rPr>
          <w:t>import java.time.LocalDate;</w:t>
        </w:r>
      </w:ins>
    </w:p>
    <w:p w:rsidR="006C7EC5" w:rsidRPr="00880017" w:rsidRDefault="006C7EC5" w:rsidP="002E1BA4">
      <w:pPr>
        <w:rPr>
          <w:ins w:id="17782" w:author="Caree2" w:date="2017-04-02T07:02:00Z"/>
          <w:color w:val="008080"/>
          <w:rPrChange w:id="17783" w:author="Caree2" w:date="2017-04-02T07:58:00Z">
            <w:rPr>
              <w:ins w:id="1778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785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7786" w:author="Caree2" w:date="2017-04-02T07:02:00Z"/>
          <w:color w:val="008080"/>
          <w:rPrChange w:id="17787" w:author="Caree2" w:date="2017-04-02T07:58:00Z">
            <w:rPr>
              <w:ins w:id="1778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789" w:author="Caree2" w:date="2017-04-02T07:24:00Z">
          <w:pPr>
            <w:autoSpaceDE w:val="0"/>
            <w:autoSpaceDN w:val="0"/>
            <w:adjustRightInd w:val="0"/>
          </w:pPr>
        </w:pPrChange>
      </w:pPr>
      <w:ins w:id="17790" w:author="Caree2" w:date="2017-04-02T07:02:00Z">
        <w:r w:rsidRPr="00880017">
          <w:rPr>
            <w:color w:val="008080"/>
            <w:rPrChange w:id="17791" w:author="Caree2" w:date="2017-04-02T07:58:00Z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rPrChange>
          </w:rPr>
          <w:t>public class FlightAttendant {</w:t>
        </w:r>
      </w:ins>
    </w:p>
    <w:p w:rsidR="006C7EC5" w:rsidRPr="00880017" w:rsidRDefault="006C7EC5" w:rsidP="002E1BA4">
      <w:pPr>
        <w:rPr>
          <w:ins w:id="17792" w:author="Caree2" w:date="2017-04-02T07:02:00Z"/>
          <w:color w:val="008080"/>
          <w:rPrChange w:id="17793" w:author="Caree2" w:date="2017-04-02T07:58:00Z">
            <w:rPr>
              <w:ins w:id="1779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795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7796" w:author="Caree2" w:date="2017-04-02T07:02:00Z"/>
          <w:color w:val="008080"/>
          <w:rPrChange w:id="17797" w:author="Caree2" w:date="2017-04-02T07:58:00Z">
            <w:rPr>
              <w:ins w:id="1779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799" w:author="Caree2" w:date="2017-04-02T07:24:00Z">
          <w:pPr>
            <w:autoSpaceDE w:val="0"/>
            <w:autoSpaceDN w:val="0"/>
            <w:adjustRightInd w:val="0"/>
          </w:pPr>
        </w:pPrChange>
      </w:pPr>
      <w:ins w:id="17800" w:author="Caree2" w:date="2017-04-02T07:02:00Z">
        <w:r w:rsidRPr="00880017">
          <w:rPr>
            <w:color w:val="008080"/>
            <w:rPrChange w:id="1780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long flightAttendantID;</w:t>
        </w:r>
      </w:ins>
    </w:p>
    <w:p w:rsidR="006C7EC5" w:rsidRPr="00880017" w:rsidRDefault="006C7EC5" w:rsidP="002E1BA4">
      <w:pPr>
        <w:rPr>
          <w:ins w:id="17802" w:author="Caree2" w:date="2017-04-02T07:02:00Z"/>
          <w:color w:val="008080"/>
          <w:rPrChange w:id="17803" w:author="Caree2" w:date="2017-04-02T07:58:00Z">
            <w:rPr>
              <w:ins w:id="1780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05" w:author="Caree2" w:date="2017-04-02T07:24:00Z">
          <w:pPr>
            <w:autoSpaceDE w:val="0"/>
            <w:autoSpaceDN w:val="0"/>
            <w:adjustRightInd w:val="0"/>
          </w:pPr>
        </w:pPrChange>
      </w:pPr>
      <w:ins w:id="17806" w:author="Caree2" w:date="2017-04-02T07:02:00Z">
        <w:r w:rsidRPr="00880017">
          <w:rPr>
            <w:color w:val="008080"/>
            <w:rPrChange w:id="1780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7808" w:author="Caree2" w:date="2017-04-02T07:02:00Z"/>
          <w:color w:val="008080"/>
          <w:rPrChange w:id="17809" w:author="Caree2" w:date="2017-04-02T07:58:00Z">
            <w:rPr>
              <w:ins w:id="1781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11" w:author="Caree2" w:date="2017-04-02T07:24:00Z">
          <w:pPr>
            <w:autoSpaceDE w:val="0"/>
            <w:autoSpaceDN w:val="0"/>
            <w:adjustRightInd w:val="0"/>
          </w:pPr>
        </w:pPrChange>
      </w:pPr>
      <w:ins w:id="17812" w:author="Caree2" w:date="2017-04-02T07:02:00Z">
        <w:r w:rsidRPr="00880017">
          <w:rPr>
            <w:color w:val="008080"/>
            <w:rPrChange w:id="1781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String flightAttendantCode;</w:t>
        </w:r>
      </w:ins>
    </w:p>
    <w:p w:rsidR="006C7EC5" w:rsidRPr="00880017" w:rsidRDefault="006C7EC5" w:rsidP="002E1BA4">
      <w:pPr>
        <w:rPr>
          <w:ins w:id="17814" w:author="Caree2" w:date="2017-04-02T07:02:00Z"/>
          <w:color w:val="008080"/>
          <w:rPrChange w:id="17815" w:author="Caree2" w:date="2017-04-02T07:58:00Z">
            <w:rPr>
              <w:ins w:id="1781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17" w:author="Caree2" w:date="2017-04-02T07:24:00Z">
          <w:pPr>
            <w:autoSpaceDE w:val="0"/>
            <w:autoSpaceDN w:val="0"/>
            <w:adjustRightInd w:val="0"/>
          </w:pPr>
        </w:pPrChange>
      </w:pPr>
      <w:ins w:id="17818" w:author="Caree2" w:date="2017-04-02T07:02:00Z">
        <w:r w:rsidRPr="00880017">
          <w:rPr>
            <w:color w:val="008080"/>
            <w:rPrChange w:id="1781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7820" w:author="Caree2" w:date="2017-04-02T07:02:00Z"/>
          <w:color w:val="008080"/>
          <w:rPrChange w:id="17821" w:author="Caree2" w:date="2017-04-02T07:58:00Z">
            <w:rPr>
              <w:ins w:id="1782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23" w:author="Caree2" w:date="2017-04-02T07:24:00Z">
          <w:pPr>
            <w:autoSpaceDE w:val="0"/>
            <w:autoSpaceDN w:val="0"/>
            <w:adjustRightInd w:val="0"/>
          </w:pPr>
        </w:pPrChange>
      </w:pPr>
      <w:ins w:id="17824" w:author="Caree2" w:date="2017-04-02T07:02:00Z">
        <w:r w:rsidRPr="00880017">
          <w:rPr>
            <w:color w:val="008080"/>
            <w:rPrChange w:id="1782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String firstName;</w:t>
        </w:r>
      </w:ins>
    </w:p>
    <w:p w:rsidR="006C7EC5" w:rsidRPr="00880017" w:rsidRDefault="006C7EC5" w:rsidP="002E1BA4">
      <w:pPr>
        <w:rPr>
          <w:ins w:id="17826" w:author="Caree2" w:date="2017-04-02T07:02:00Z"/>
          <w:color w:val="008080"/>
          <w:rPrChange w:id="17827" w:author="Caree2" w:date="2017-04-02T07:58:00Z">
            <w:rPr>
              <w:ins w:id="1782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29" w:author="Caree2" w:date="2017-04-02T07:24:00Z">
          <w:pPr>
            <w:autoSpaceDE w:val="0"/>
            <w:autoSpaceDN w:val="0"/>
            <w:adjustRightInd w:val="0"/>
          </w:pPr>
        </w:pPrChange>
      </w:pPr>
      <w:ins w:id="17830" w:author="Caree2" w:date="2017-04-02T07:02:00Z">
        <w:r w:rsidRPr="00880017">
          <w:rPr>
            <w:color w:val="008080"/>
            <w:rPrChange w:id="1783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7832" w:author="Caree2" w:date="2017-04-02T07:02:00Z"/>
          <w:color w:val="008080"/>
          <w:rPrChange w:id="17833" w:author="Caree2" w:date="2017-04-02T07:58:00Z">
            <w:rPr>
              <w:ins w:id="1783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35" w:author="Caree2" w:date="2017-04-02T07:24:00Z">
          <w:pPr>
            <w:autoSpaceDE w:val="0"/>
            <w:autoSpaceDN w:val="0"/>
            <w:adjustRightInd w:val="0"/>
          </w:pPr>
        </w:pPrChange>
      </w:pPr>
      <w:ins w:id="17836" w:author="Caree2" w:date="2017-04-02T07:02:00Z">
        <w:r w:rsidRPr="00880017">
          <w:rPr>
            <w:color w:val="008080"/>
            <w:rPrChange w:id="1783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String lastName;</w:t>
        </w:r>
      </w:ins>
    </w:p>
    <w:p w:rsidR="006C7EC5" w:rsidRPr="00880017" w:rsidRDefault="006C7EC5" w:rsidP="002E1BA4">
      <w:pPr>
        <w:rPr>
          <w:ins w:id="17838" w:author="Caree2" w:date="2017-04-02T07:02:00Z"/>
          <w:color w:val="008080"/>
          <w:rPrChange w:id="17839" w:author="Caree2" w:date="2017-04-02T07:58:00Z">
            <w:rPr>
              <w:ins w:id="1784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41" w:author="Caree2" w:date="2017-04-02T07:24:00Z">
          <w:pPr>
            <w:autoSpaceDE w:val="0"/>
            <w:autoSpaceDN w:val="0"/>
            <w:adjustRightInd w:val="0"/>
          </w:pPr>
        </w:pPrChange>
      </w:pPr>
      <w:ins w:id="17842" w:author="Caree2" w:date="2017-04-02T07:02:00Z">
        <w:r w:rsidRPr="00880017">
          <w:rPr>
            <w:color w:val="008080"/>
            <w:rPrChange w:id="1784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7844" w:author="Caree2" w:date="2017-04-02T07:02:00Z"/>
          <w:color w:val="008080"/>
          <w:rPrChange w:id="17845" w:author="Caree2" w:date="2017-04-02T07:58:00Z">
            <w:rPr>
              <w:ins w:id="1784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47" w:author="Caree2" w:date="2017-04-02T07:24:00Z">
          <w:pPr>
            <w:autoSpaceDE w:val="0"/>
            <w:autoSpaceDN w:val="0"/>
            <w:adjustRightInd w:val="0"/>
          </w:pPr>
        </w:pPrChange>
      </w:pPr>
      <w:ins w:id="17848" w:author="Caree2" w:date="2017-04-02T07:02:00Z">
        <w:r w:rsidRPr="00880017">
          <w:rPr>
            <w:color w:val="008080"/>
            <w:rPrChange w:id="1784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String middleName;</w:t>
        </w:r>
      </w:ins>
    </w:p>
    <w:p w:rsidR="006C7EC5" w:rsidRPr="00880017" w:rsidRDefault="006C7EC5" w:rsidP="002E1BA4">
      <w:pPr>
        <w:rPr>
          <w:ins w:id="17850" w:author="Caree2" w:date="2017-04-02T07:02:00Z"/>
          <w:color w:val="008080"/>
          <w:rPrChange w:id="17851" w:author="Caree2" w:date="2017-04-02T07:58:00Z">
            <w:rPr>
              <w:ins w:id="1785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53" w:author="Caree2" w:date="2017-04-02T07:24:00Z">
          <w:pPr>
            <w:autoSpaceDE w:val="0"/>
            <w:autoSpaceDN w:val="0"/>
            <w:adjustRightInd w:val="0"/>
          </w:pPr>
        </w:pPrChange>
      </w:pPr>
      <w:ins w:id="17854" w:author="Caree2" w:date="2017-04-02T07:02:00Z">
        <w:r w:rsidRPr="00880017">
          <w:rPr>
            <w:color w:val="008080"/>
            <w:rPrChange w:id="1785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7856" w:author="Caree2" w:date="2017-04-02T07:02:00Z"/>
          <w:color w:val="008080"/>
          <w:rPrChange w:id="17857" w:author="Caree2" w:date="2017-04-02T07:58:00Z">
            <w:rPr>
              <w:ins w:id="1785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59" w:author="Caree2" w:date="2017-04-02T07:24:00Z">
          <w:pPr>
            <w:autoSpaceDE w:val="0"/>
            <w:autoSpaceDN w:val="0"/>
            <w:adjustRightInd w:val="0"/>
          </w:pPr>
        </w:pPrChange>
      </w:pPr>
      <w:ins w:id="17860" w:author="Caree2" w:date="2017-04-02T07:02:00Z">
        <w:r w:rsidRPr="00880017">
          <w:rPr>
            <w:color w:val="008080"/>
            <w:rPrChange w:id="1786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String socialSecurityNumber;</w:t>
        </w:r>
      </w:ins>
    </w:p>
    <w:p w:rsidR="006C7EC5" w:rsidRPr="00880017" w:rsidRDefault="006C7EC5" w:rsidP="002E1BA4">
      <w:pPr>
        <w:rPr>
          <w:ins w:id="17862" w:author="Caree2" w:date="2017-04-02T07:02:00Z"/>
          <w:color w:val="008080"/>
          <w:rPrChange w:id="17863" w:author="Caree2" w:date="2017-04-02T07:58:00Z">
            <w:rPr>
              <w:ins w:id="1786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65" w:author="Caree2" w:date="2017-04-02T07:24:00Z">
          <w:pPr>
            <w:autoSpaceDE w:val="0"/>
            <w:autoSpaceDN w:val="0"/>
            <w:adjustRightInd w:val="0"/>
          </w:pPr>
        </w:pPrChange>
      </w:pPr>
      <w:ins w:id="17866" w:author="Caree2" w:date="2017-04-02T07:02:00Z">
        <w:r w:rsidRPr="00880017">
          <w:rPr>
            <w:color w:val="008080"/>
            <w:rPrChange w:id="1786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7868" w:author="Caree2" w:date="2017-04-02T07:02:00Z"/>
          <w:color w:val="008080"/>
          <w:rPrChange w:id="17869" w:author="Caree2" w:date="2017-04-02T07:58:00Z">
            <w:rPr>
              <w:ins w:id="1787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71" w:author="Caree2" w:date="2017-04-02T07:24:00Z">
          <w:pPr>
            <w:autoSpaceDE w:val="0"/>
            <w:autoSpaceDN w:val="0"/>
            <w:adjustRightInd w:val="0"/>
          </w:pPr>
        </w:pPrChange>
      </w:pPr>
      <w:ins w:id="17872" w:author="Caree2" w:date="2017-04-02T07:02:00Z">
        <w:r w:rsidRPr="00880017">
          <w:rPr>
            <w:color w:val="008080"/>
            <w:rPrChange w:id="1787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LocalDate dateOfBirth;</w:t>
        </w:r>
      </w:ins>
    </w:p>
    <w:p w:rsidR="006C7EC5" w:rsidRPr="00880017" w:rsidRDefault="006C7EC5" w:rsidP="002E1BA4">
      <w:pPr>
        <w:rPr>
          <w:ins w:id="17874" w:author="Caree2" w:date="2017-04-02T07:02:00Z"/>
          <w:color w:val="008080"/>
          <w:rPrChange w:id="17875" w:author="Caree2" w:date="2017-04-02T07:58:00Z">
            <w:rPr>
              <w:ins w:id="1787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77" w:author="Caree2" w:date="2017-04-02T07:24:00Z">
          <w:pPr>
            <w:autoSpaceDE w:val="0"/>
            <w:autoSpaceDN w:val="0"/>
            <w:adjustRightInd w:val="0"/>
          </w:pPr>
        </w:pPrChange>
      </w:pPr>
      <w:ins w:id="17878" w:author="Caree2" w:date="2017-04-02T07:02:00Z">
        <w:r w:rsidRPr="00880017">
          <w:rPr>
            <w:color w:val="008080"/>
            <w:rPrChange w:id="1787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7880" w:author="Caree2" w:date="2017-04-02T07:02:00Z"/>
          <w:color w:val="008080"/>
          <w:rPrChange w:id="17881" w:author="Caree2" w:date="2017-04-02T07:58:00Z">
            <w:rPr>
              <w:ins w:id="1788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83" w:author="Caree2" w:date="2017-04-02T07:24:00Z">
          <w:pPr>
            <w:autoSpaceDE w:val="0"/>
            <w:autoSpaceDN w:val="0"/>
            <w:adjustRightInd w:val="0"/>
          </w:pPr>
        </w:pPrChange>
      </w:pPr>
      <w:ins w:id="17884" w:author="Caree2" w:date="2017-04-02T07:02:00Z">
        <w:r w:rsidRPr="00880017">
          <w:rPr>
            <w:color w:val="008080"/>
            <w:rPrChange w:id="1788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788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7887" w:author="Caree2" w:date="2017-04-02T07:02:00Z"/>
          <w:color w:val="008080"/>
          <w:rPrChange w:id="17888" w:author="Caree2" w:date="2017-04-02T07:58:00Z">
            <w:rPr>
              <w:ins w:id="1788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90" w:author="Caree2" w:date="2017-04-02T07:24:00Z">
          <w:pPr>
            <w:autoSpaceDE w:val="0"/>
            <w:autoSpaceDN w:val="0"/>
            <w:adjustRightInd w:val="0"/>
          </w:pPr>
        </w:pPrChange>
      </w:pPr>
      <w:ins w:id="17891" w:author="Caree2" w:date="2017-04-02T07:02:00Z">
        <w:r w:rsidRPr="00880017">
          <w:rPr>
            <w:color w:val="008080"/>
            <w:rPrChange w:id="1789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int age;</w:t>
        </w:r>
      </w:ins>
    </w:p>
    <w:p w:rsidR="006C7EC5" w:rsidRPr="00880017" w:rsidRDefault="006C7EC5" w:rsidP="002E1BA4">
      <w:pPr>
        <w:rPr>
          <w:ins w:id="17893" w:author="Caree2" w:date="2017-04-02T07:02:00Z"/>
          <w:color w:val="008080"/>
          <w:rPrChange w:id="17894" w:author="Caree2" w:date="2017-04-02T07:58:00Z">
            <w:rPr>
              <w:ins w:id="1789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896" w:author="Caree2" w:date="2017-04-02T07:24:00Z">
          <w:pPr>
            <w:autoSpaceDE w:val="0"/>
            <w:autoSpaceDN w:val="0"/>
            <w:adjustRightInd w:val="0"/>
          </w:pPr>
        </w:pPrChange>
      </w:pPr>
      <w:ins w:id="17897" w:author="Caree2" w:date="2017-04-02T07:02:00Z">
        <w:r w:rsidRPr="00880017">
          <w:rPr>
            <w:color w:val="008080"/>
            <w:rPrChange w:id="1789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7899" w:author="Caree2" w:date="2017-04-02T07:02:00Z"/>
          <w:color w:val="008080"/>
          <w:rPrChange w:id="17900" w:author="Caree2" w:date="2017-04-02T07:58:00Z">
            <w:rPr>
              <w:ins w:id="1790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02" w:author="Caree2" w:date="2017-04-02T07:24:00Z">
          <w:pPr>
            <w:autoSpaceDE w:val="0"/>
            <w:autoSpaceDN w:val="0"/>
            <w:adjustRightInd w:val="0"/>
          </w:pPr>
        </w:pPrChange>
      </w:pPr>
      <w:ins w:id="17903" w:author="Caree2" w:date="2017-04-02T07:02:00Z">
        <w:r w:rsidRPr="00880017">
          <w:rPr>
            <w:color w:val="008080"/>
            <w:rPrChange w:id="1790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private String sex;</w:t>
        </w:r>
      </w:ins>
    </w:p>
    <w:p w:rsidR="006C7EC5" w:rsidRPr="00880017" w:rsidRDefault="006C7EC5" w:rsidP="002E1BA4">
      <w:pPr>
        <w:rPr>
          <w:ins w:id="17905" w:author="Caree2" w:date="2017-04-02T07:02:00Z"/>
          <w:color w:val="008080"/>
          <w:rPrChange w:id="17906" w:author="Caree2" w:date="2017-04-02T07:58:00Z">
            <w:rPr>
              <w:ins w:id="17907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08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7909" w:author="Caree2" w:date="2017-04-02T07:02:00Z"/>
          <w:color w:val="008080"/>
          <w:rPrChange w:id="17910" w:author="Caree2" w:date="2017-04-02T07:58:00Z">
            <w:rPr>
              <w:ins w:id="1791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12" w:author="Caree2" w:date="2017-04-02T07:24:00Z">
          <w:pPr>
            <w:autoSpaceDE w:val="0"/>
            <w:autoSpaceDN w:val="0"/>
            <w:adjustRightInd w:val="0"/>
          </w:pPr>
        </w:pPrChange>
      </w:pPr>
      <w:ins w:id="17913" w:author="Caree2" w:date="2017-04-02T07:02:00Z">
        <w:r w:rsidRPr="00880017">
          <w:rPr>
            <w:color w:val="008080"/>
            <w:rPrChange w:id="1791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long getFlightAttendantID() {</w:t>
        </w:r>
      </w:ins>
    </w:p>
    <w:p w:rsidR="006C7EC5" w:rsidRPr="00880017" w:rsidRDefault="006C7EC5" w:rsidP="002E1BA4">
      <w:pPr>
        <w:rPr>
          <w:ins w:id="17915" w:author="Caree2" w:date="2017-04-02T07:02:00Z"/>
          <w:color w:val="008080"/>
          <w:rPrChange w:id="17916" w:author="Caree2" w:date="2017-04-02T07:58:00Z">
            <w:rPr>
              <w:ins w:id="17917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18" w:author="Caree2" w:date="2017-04-02T07:24:00Z">
          <w:pPr>
            <w:autoSpaceDE w:val="0"/>
            <w:autoSpaceDN w:val="0"/>
            <w:adjustRightInd w:val="0"/>
          </w:pPr>
        </w:pPrChange>
      </w:pPr>
      <w:ins w:id="17919" w:author="Caree2" w:date="2017-04-02T07:02:00Z">
        <w:r w:rsidRPr="00880017">
          <w:rPr>
            <w:color w:val="008080"/>
            <w:rPrChange w:id="1792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792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flightAttendantID;</w:t>
        </w:r>
      </w:ins>
    </w:p>
    <w:p w:rsidR="006C7EC5" w:rsidRPr="00880017" w:rsidRDefault="006C7EC5" w:rsidP="002E1BA4">
      <w:pPr>
        <w:rPr>
          <w:ins w:id="17922" w:author="Caree2" w:date="2017-04-02T07:02:00Z"/>
          <w:color w:val="008080"/>
          <w:rPrChange w:id="17923" w:author="Caree2" w:date="2017-04-02T07:58:00Z">
            <w:rPr>
              <w:ins w:id="1792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25" w:author="Caree2" w:date="2017-04-02T07:24:00Z">
          <w:pPr>
            <w:autoSpaceDE w:val="0"/>
            <w:autoSpaceDN w:val="0"/>
            <w:adjustRightInd w:val="0"/>
          </w:pPr>
        </w:pPrChange>
      </w:pPr>
      <w:ins w:id="17926" w:author="Caree2" w:date="2017-04-02T07:02:00Z">
        <w:r w:rsidRPr="00880017">
          <w:rPr>
            <w:color w:val="008080"/>
            <w:rPrChange w:id="1792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928" w:author="Caree2" w:date="2017-04-02T07:02:00Z"/>
          <w:color w:val="008080"/>
          <w:rPrChange w:id="17929" w:author="Caree2" w:date="2017-04-02T07:58:00Z">
            <w:rPr>
              <w:ins w:id="1793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31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7932" w:author="Caree2" w:date="2017-04-02T07:02:00Z"/>
          <w:color w:val="008080"/>
          <w:rPrChange w:id="17933" w:author="Caree2" w:date="2017-04-02T07:58:00Z">
            <w:rPr>
              <w:ins w:id="1793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35" w:author="Caree2" w:date="2017-04-02T07:24:00Z">
          <w:pPr>
            <w:autoSpaceDE w:val="0"/>
            <w:autoSpaceDN w:val="0"/>
            <w:adjustRightInd w:val="0"/>
          </w:pPr>
        </w:pPrChange>
      </w:pPr>
      <w:ins w:id="17936" w:author="Caree2" w:date="2017-04-02T07:02:00Z">
        <w:r w:rsidRPr="00880017">
          <w:rPr>
            <w:color w:val="008080"/>
            <w:rPrChange w:id="1793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setFlightAttendantID(long flightAttendantID) {</w:t>
        </w:r>
      </w:ins>
    </w:p>
    <w:p w:rsidR="006C7EC5" w:rsidRPr="00880017" w:rsidRDefault="006C7EC5" w:rsidP="002E1BA4">
      <w:pPr>
        <w:rPr>
          <w:ins w:id="17938" w:author="Caree2" w:date="2017-04-02T07:02:00Z"/>
          <w:color w:val="008080"/>
          <w:rPrChange w:id="17939" w:author="Caree2" w:date="2017-04-02T07:58:00Z">
            <w:rPr>
              <w:ins w:id="1794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41" w:author="Caree2" w:date="2017-04-02T07:24:00Z">
          <w:pPr>
            <w:autoSpaceDE w:val="0"/>
            <w:autoSpaceDN w:val="0"/>
            <w:adjustRightInd w:val="0"/>
          </w:pPr>
        </w:pPrChange>
      </w:pPr>
      <w:ins w:id="17942" w:author="Caree2" w:date="2017-04-02T07:02:00Z">
        <w:r w:rsidRPr="00880017">
          <w:rPr>
            <w:color w:val="008080"/>
            <w:rPrChange w:id="1794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794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this.flightAttendantID = flightAttendantID;</w:t>
        </w:r>
      </w:ins>
    </w:p>
    <w:p w:rsidR="006C7EC5" w:rsidRPr="00880017" w:rsidRDefault="006C7EC5" w:rsidP="002E1BA4">
      <w:pPr>
        <w:rPr>
          <w:ins w:id="17945" w:author="Caree2" w:date="2017-04-02T07:02:00Z"/>
          <w:color w:val="008080"/>
          <w:rPrChange w:id="17946" w:author="Caree2" w:date="2017-04-02T07:58:00Z">
            <w:rPr>
              <w:ins w:id="17947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48" w:author="Caree2" w:date="2017-04-02T07:24:00Z">
          <w:pPr>
            <w:autoSpaceDE w:val="0"/>
            <w:autoSpaceDN w:val="0"/>
            <w:adjustRightInd w:val="0"/>
          </w:pPr>
        </w:pPrChange>
      </w:pPr>
      <w:ins w:id="17949" w:author="Caree2" w:date="2017-04-02T07:02:00Z">
        <w:r w:rsidRPr="00880017">
          <w:rPr>
            <w:color w:val="008080"/>
            <w:rPrChange w:id="1795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951" w:author="Caree2" w:date="2017-04-02T07:02:00Z"/>
          <w:color w:val="008080"/>
          <w:rPrChange w:id="17952" w:author="Caree2" w:date="2017-04-02T07:58:00Z">
            <w:rPr>
              <w:ins w:id="1795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54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7955" w:author="Caree2" w:date="2017-04-02T07:02:00Z"/>
          <w:color w:val="008080"/>
          <w:rPrChange w:id="17956" w:author="Caree2" w:date="2017-04-02T07:58:00Z">
            <w:rPr>
              <w:ins w:id="17957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58" w:author="Caree2" w:date="2017-04-02T07:24:00Z">
          <w:pPr>
            <w:autoSpaceDE w:val="0"/>
            <w:autoSpaceDN w:val="0"/>
            <w:adjustRightInd w:val="0"/>
          </w:pPr>
        </w:pPrChange>
      </w:pPr>
      <w:ins w:id="17959" w:author="Caree2" w:date="2017-04-02T07:02:00Z">
        <w:r w:rsidRPr="00880017">
          <w:rPr>
            <w:color w:val="008080"/>
            <w:rPrChange w:id="1796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getFlightAttendantCode() {</w:t>
        </w:r>
      </w:ins>
    </w:p>
    <w:p w:rsidR="006C7EC5" w:rsidRPr="00880017" w:rsidRDefault="006C7EC5" w:rsidP="002E1BA4">
      <w:pPr>
        <w:rPr>
          <w:ins w:id="17961" w:author="Caree2" w:date="2017-04-02T07:02:00Z"/>
          <w:color w:val="008080"/>
          <w:rPrChange w:id="17962" w:author="Caree2" w:date="2017-04-02T07:58:00Z">
            <w:rPr>
              <w:ins w:id="1796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64" w:author="Caree2" w:date="2017-04-02T07:24:00Z">
          <w:pPr>
            <w:autoSpaceDE w:val="0"/>
            <w:autoSpaceDN w:val="0"/>
            <w:adjustRightInd w:val="0"/>
          </w:pPr>
        </w:pPrChange>
      </w:pPr>
      <w:ins w:id="17965" w:author="Caree2" w:date="2017-04-02T07:02:00Z">
        <w:r w:rsidRPr="00880017">
          <w:rPr>
            <w:color w:val="008080"/>
            <w:rPrChange w:id="1796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796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flightAttendantCode;</w:t>
        </w:r>
      </w:ins>
    </w:p>
    <w:p w:rsidR="006C7EC5" w:rsidRPr="00880017" w:rsidRDefault="006C7EC5" w:rsidP="002E1BA4">
      <w:pPr>
        <w:rPr>
          <w:ins w:id="17968" w:author="Caree2" w:date="2017-04-02T07:02:00Z"/>
          <w:color w:val="008080"/>
          <w:rPrChange w:id="17969" w:author="Caree2" w:date="2017-04-02T07:58:00Z">
            <w:rPr>
              <w:ins w:id="1797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71" w:author="Caree2" w:date="2017-04-02T07:24:00Z">
          <w:pPr>
            <w:autoSpaceDE w:val="0"/>
            <w:autoSpaceDN w:val="0"/>
            <w:adjustRightInd w:val="0"/>
          </w:pPr>
        </w:pPrChange>
      </w:pPr>
      <w:ins w:id="17972" w:author="Caree2" w:date="2017-04-02T07:02:00Z">
        <w:r w:rsidRPr="00880017">
          <w:rPr>
            <w:color w:val="008080"/>
            <w:rPrChange w:id="1797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974" w:author="Caree2" w:date="2017-04-02T07:02:00Z"/>
          <w:color w:val="008080"/>
          <w:rPrChange w:id="17975" w:author="Caree2" w:date="2017-04-02T07:58:00Z">
            <w:rPr>
              <w:ins w:id="1797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77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7978" w:author="Caree2" w:date="2017-04-02T07:02:00Z"/>
          <w:color w:val="008080"/>
          <w:rPrChange w:id="17979" w:author="Caree2" w:date="2017-04-02T07:58:00Z">
            <w:rPr>
              <w:ins w:id="1798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81" w:author="Caree2" w:date="2017-04-02T07:24:00Z">
          <w:pPr>
            <w:autoSpaceDE w:val="0"/>
            <w:autoSpaceDN w:val="0"/>
            <w:adjustRightInd w:val="0"/>
          </w:pPr>
        </w:pPrChange>
      </w:pPr>
      <w:ins w:id="17982" w:author="Caree2" w:date="2017-04-02T07:02:00Z">
        <w:r w:rsidRPr="00880017">
          <w:rPr>
            <w:color w:val="008080"/>
            <w:rPrChange w:id="1798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setFlightAttendantCode(String flightAttendantCode) {</w:t>
        </w:r>
      </w:ins>
    </w:p>
    <w:p w:rsidR="006C7EC5" w:rsidRPr="00880017" w:rsidRDefault="006C7EC5" w:rsidP="002E1BA4">
      <w:pPr>
        <w:rPr>
          <w:ins w:id="17984" w:author="Caree2" w:date="2017-04-02T07:02:00Z"/>
          <w:color w:val="008080"/>
          <w:rPrChange w:id="17985" w:author="Caree2" w:date="2017-04-02T07:58:00Z">
            <w:rPr>
              <w:ins w:id="1798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87" w:author="Caree2" w:date="2017-04-02T07:24:00Z">
          <w:pPr>
            <w:autoSpaceDE w:val="0"/>
            <w:autoSpaceDN w:val="0"/>
            <w:adjustRightInd w:val="0"/>
          </w:pPr>
        </w:pPrChange>
      </w:pPr>
      <w:ins w:id="17988" w:author="Caree2" w:date="2017-04-02T07:02:00Z">
        <w:r w:rsidRPr="00880017">
          <w:rPr>
            <w:color w:val="008080"/>
            <w:rPrChange w:id="1798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799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this.flightAttendantCode = flightAttendantCode;</w:t>
        </w:r>
      </w:ins>
    </w:p>
    <w:p w:rsidR="006C7EC5" w:rsidRPr="00880017" w:rsidRDefault="006C7EC5" w:rsidP="002E1BA4">
      <w:pPr>
        <w:rPr>
          <w:ins w:id="17991" w:author="Caree2" w:date="2017-04-02T07:02:00Z"/>
          <w:color w:val="008080"/>
          <w:rPrChange w:id="17992" w:author="Caree2" w:date="2017-04-02T07:58:00Z">
            <w:rPr>
              <w:ins w:id="1799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7994" w:author="Caree2" w:date="2017-04-02T07:24:00Z">
          <w:pPr>
            <w:autoSpaceDE w:val="0"/>
            <w:autoSpaceDN w:val="0"/>
            <w:adjustRightInd w:val="0"/>
          </w:pPr>
        </w:pPrChange>
      </w:pPr>
      <w:ins w:id="17995" w:author="Caree2" w:date="2017-04-02T07:02:00Z">
        <w:r w:rsidRPr="00880017">
          <w:rPr>
            <w:color w:val="008080"/>
            <w:rPrChange w:id="1799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7997" w:author="Caree2" w:date="2017-04-02T07:02:00Z"/>
          <w:color w:val="008080"/>
          <w:rPrChange w:id="17998" w:author="Caree2" w:date="2017-04-02T07:58:00Z">
            <w:rPr>
              <w:ins w:id="1799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00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001" w:author="Caree2" w:date="2017-04-02T07:02:00Z"/>
          <w:color w:val="008080"/>
          <w:rPrChange w:id="18002" w:author="Caree2" w:date="2017-04-02T07:58:00Z">
            <w:rPr>
              <w:ins w:id="1800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04" w:author="Caree2" w:date="2017-04-02T07:24:00Z">
          <w:pPr>
            <w:autoSpaceDE w:val="0"/>
            <w:autoSpaceDN w:val="0"/>
            <w:adjustRightInd w:val="0"/>
          </w:pPr>
        </w:pPrChange>
      </w:pPr>
      <w:ins w:id="18005" w:author="Caree2" w:date="2017-04-02T07:02:00Z">
        <w:r w:rsidRPr="00880017">
          <w:rPr>
            <w:color w:val="008080"/>
            <w:rPrChange w:id="1800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getFirstName() {</w:t>
        </w:r>
      </w:ins>
    </w:p>
    <w:p w:rsidR="006C7EC5" w:rsidRPr="00880017" w:rsidRDefault="006C7EC5" w:rsidP="002E1BA4">
      <w:pPr>
        <w:rPr>
          <w:ins w:id="18007" w:author="Caree2" w:date="2017-04-02T07:02:00Z"/>
          <w:color w:val="008080"/>
          <w:rPrChange w:id="18008" w:author="Caree2" w:date="2017-04-02T07:58:00Z">
            <w:rPr>
              <w:ins w:id="1800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10" w:author="Caree2" w:date="2017-04-02T07:24:00Z">
          <w:pPr>
            <w:autoSpaceDE w:val="0"/>
            <w:autoSpaceDN w:val="0"/>
            <w:adjustRightInd w:val="0"/>
          </w:pPr>
        </w:pPrChange>
      </w:pPr>
      <w:ins w:id="18011" w:author="Caree2" w:date="2017-04-02T07:02:00Z">
        <w:r w:rsidRPr="00880017">
          <w:rPr>
            <w:color w:val="008080"/>
            <w:rPrChange w:id="1801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01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firstName;</w:t>
        </w:r>
      </w:ins>
    </w:p>
    <w:p w:rsidR="006C7EC5" w:rsidRPr="00880017" w:rsidRDefault="006C7EC5" w:rsidP="002E1BA4">
      <w:pPr>
        <w:rPr>
          <w:ins w:id="18014" w:author="Caree2" w:date="2017-04-02T07:02:00Z"/>
          <w:color w:val="008080"/>
          <w:rPrChange w:id="18015" w:author="Caree2" w:date="2017-04-02T07:58:00Z">
            <w:rPr>
              <w:ins w:id="1801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17" w:author="Caree2" w:date="2017-04-02T07:24:00Z">
          <w:pPr>
            <w:autoSpaceDE w:val="0"/>
            <w:autoSpaceDN w:val="0"/>
            <w:adjustRightInd w:val="0"/>
          </w:pPr>
        </w:pPrChange>
      </w:pPr>
      <w:ins w:id="18018" w:author="Caree2" w:date="2017-04-02T07:02:00Z">
        <w:r w:rsidRPr="00880017">
          <w:rPr>
            <w:color w:val="008080"/>
            <w:rPrChange w:id="1801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  <w:t>}</w:t>
        </w:r>
      </w:ins>
    </w:p>
    <w:p w:rsidR="006C7EC5" w:rsidRPr="00880017" w:rsidRDefault="006C7EC5" w:rsidP="002E1BA4">
      <w:pPr>
        <w:rPr>
          <w:ins w:id="18020" w:author="Caree2" w:date="2017-04-02T07:02:00Z"/>
          <w:color w:val="008080"/>
          <w:rPrChange w:id="18021" w:author="Caree2" w:date="2017-04-02T07:58:00Z">
            <w:rPr>
              <w:ins w:id="1802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23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024" w:author="Caree2" w:date="2017-04-02T07:02:00Z"/>
          <w:color w:val="008080"/>
          <w:rPrChange w:id="18025" w:author="Caree2" w:date="2017-04-02T07:58:00Z">
            <w:rPr>
              <w:ins w:id="1802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27" w:author="Caree2" w:date="2017-04-02T07:24:00Z">
          <w:pPr>
            <w:autoSpaceDE w:val="0"/>
            <w:autoSpaceDN w:val="0"/>
            <w:adjustRightInd w:val="0"/>
          </w:pPr>
        </w:pPrChange>
      </w:pPr>
      <w:ins w:id="18028" w:author="Caree2" w:date="2017-04-02T07:02:00Z">
        <w:r w:rsidRPr="00880017">
          <w:rPr>
            <w:color w:val="008080"/>
            <w:rPrChange w:id="1802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setFirstName(String firstName) {</w:t>
        </w:r>
      </w:ins>
    </w:p>
    <w:p w:rsidR="006C7EC5" w:rsidRPr="00880017" w:rsidRDefault="006C7EC5" w:rsidP="002E1BA4">
      <w:pPr>
        <w:rPr>
          <w:ins w:id="18030" w:author="Caree2" w:date="2017-04-02T07:02:00Z"/>
          <w:color w:val="008080"/>
          <w:rPrChange w:id="18031" w:author="Caree2" w:date="2017-04-02T07:58:00Z">
            <w:rPr>
              <w:ins w:id="1803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33" w:author="Caree2" w:date="2017-04-02T07:24:00Z">
          <w:pPr>
            <w:autoSpaceDE w:val="0"/>
            <w:autoSpaceDN w:val="0"/>
            <w:adjustRightInd w:val="0"/>
          </w:pPr>
        </w:pPrChange>
      </w:pPr>
      <w:ins w:id="18034" w:author="Caree2" w:date="2017-04-02T07:02:00Z">
        <w:r w:rsidRPr="00880017">
          <w:rPr>
            <w:color w:val="008080"/>
            <w:rPrChange w:id="1803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03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this.firstName = firstName;</w:t>
        </w:r>
      </w:ins>
    </w:p>
    <w:p w:rsidR="006C7EC5" w:rsidRPr="00880017" w:rsidRDefault="006C7EC5" w:rsidP="002E1BA4">
      <w:pPr>
        <w:rPr>
          <w:ins w:id="18037" w:author="Caree2" w:date="2017-04-02T07:02:00Z"/>
          <w:color w:val="008080"/>
          <w:rPrChange w:id="18038" w:author="Caree2" w:date="2017-04-02T07:58:00Z">
            <w:rPr>
              <w:ins w:id="1803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40" w:author="Caree2" w:date="2017-04-02T07:24:00Z">
          <w:pPr>
            <w:autoSpaceDE w:val="0"/>
            <w:autoSpaceDN w:val="0"/>
            <w:adjustRightInd w:val="0"/>
          </w:pPr>
        </w:pPrChange>
      </w:pPr>
      <w:ins w:id="18041" w:author="Caree2" w:date="2017-04-02T07:02:00Z">
        <w:r w:rsidRPr="00880017">
          <w:rPr>
            <w:color w:val="008080"/>
            <w:rPrChange w:id="1804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043" w:author="Caree2" w:date="2017-04-02T07:02:00Z"/>
          <w:color w:val="008080"/>
          <w:rPrChange w:id="18044" w:author="Caree2" w:date="2017-04-02T07:58:00Z">
            <w:rPr>
              <w:ins w:id="1804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46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047" w:author="Caree2" w:date="2017-04-02T07:02:00Z"/>
          <w:color w:val="008080"/>
          <w:rPrChange w:id="18048" w:author="Caree2" w:date="2017-04-02T07:58:00Z">
            <w:rPr>
              <w:ins w:id="1804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50" w:author="Caree2" w:date="2017-04-02T07:24:00Z">
          <w:pPr>
            <w:autoSpaceDE w:val="0"/>
            <w:autoSpaceDN w:val="0"/>
            <w:adjustRightInd w:val="0"/>
          </w:pPr>
        </w:pPrChange>
      </w:pPr>
      <w:ins w:id="18051" w:author="Caree2" w:date="2017-04-02T07:02:00Z">
        <w:r w:rsidRPr="00880017">
          <w:rPr>
            <w:color w:val="008080"/>
            <w:rPrChange w:id="1805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getLastName() {</w:t>
        </w:r>
      </w:ins>
    </w:p>
    <w:p w:rsidR="006C7EC5" w:rsidRPr="00880017" w:rsidRDefault="006C7EC5" w:rsidP="002E1BA4">
      <w:pPr>
        <w:rPr>
          <w:ins w:id="18053" w:author="Caree2" w:date="2017-04-02T07:02:00Z"/>
          <w:color w:val="008080"/>
          <w:rPrChange w:id="18054" w:author="Caree2" w:date="2017-04-02T07:58:00Z">
            <w:rPr>
              <w:ins w:id="1805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56" w:author="Caree2" w:date="2017-04-02T07:24:00Z">
          <w:pPr>
            <w:autoSpaceDE w:val="0"/>
            <w:autoSpaceDN w:val="0"/>
            <w:adjustRightInd w:val="0"/>
          </w:pPr>
        </w:pPrChange>
      </w:pPr>
      <w:ins w:id="18057" w:author="Caree2" w:date="2017-04-02T07:02:00Z">
        <w:r w:rsidRPr="00880017">
          <w:rPr>
            <w:color w:val="008080"/>
            <w:rPrChange w:id="1805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05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lastName;</w:t>
        </w:r>
      </w:ins>
    </w:p>
    <w:p w:rsidR="006C7EC5" w:rsidRPr="00880017" w:rsidRDefault="006C7EC5" w:rsidP="002E1BA4">
      <w:pPr>
        <w:rPr>
          <w:ins w:id="18060" w:author="Caree2" w:date="2017-04-02T07:02:00Z"/>
          <w:color w:val="008080"/>
          <w:rPrChange w:id="18061" w:author="Caree2" w:date="2017-04-02T07:58:00Z">
            <w:rPr>
              <w:ins w:id="1806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63" w:author="Caree2" w:date="2017-04-02T07:24:00Z">
          <w:pPr>
            <w:autoSpaceDE w:val="0"/>
            <w:autoSpaceDN w:val="0"/>
            <w:adjustRightInd w:val="0"/>
          </w:pPr>
        </w:pPrChange>
      </w:pPr>
      <w:ins w:id="18064" w:author="Caree2" w:date="2017-04-02T07:02:00Z">
        <w:r w:rsidRPr="00880017">
          <w:rPr>
            <w:color w:val="008080"/>
            <w:rPrChange w:id="1806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066" w:author="Caree2" w:date="2017-04-02T07:02:00Z"/>
          <w:color w:val="008080"/>
          <w:rPrChange w:id="18067" w:author="Caree2" w:date="2017-04-02T07:58:00Z">
            <w:rPr>
              <w:ins w:id="1806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69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070" w:author="Caree2" w:date="2017-04-02T07:02:00Z"/>
          <w:color w:val="008080"/>
          <w:rPrChange w:id="18071" w:author="Caree2" w:date="2017-04-02T07:58:00Z">
            <w:rPr>
              <w:ins w:id="1807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73" w:author="Caree2" w:date="2017-04-02T07:24:00Z">
          <w:pPr>
            <w:autoSpaceDE w:val="0"/>
            <w:autoSpaceDN w:val="0"/>
            <w:adjustRightInd w:val="0"/>
          </w:pPr>
        </w:pPrChange>
      </w:pPr>
      <w:ins w:id="18074" w:author="Caree2" w:date="2017-04-02T07:02:00Z">
        <w:r w:rsidRPr="00880017">
          <w:rPr>
            <w:color w:val="008080"/>
            <w:rPrChange w:id="1807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setLastName(String lastName) {</w:t>
        </w:r>
      </w:ins>
    </w:p>
    <w:p w:rsidR="006C7EC5" w:rsidRPr="00880017" w:rsidRDefault="006C7EC5" w:rsidP="002E1BA4">
      <w:pPr>
        <w:rPr>
          <w:ins w:id="18076" w:author="Caree2" w:date="2017-04-02T07:02:00Z"/>
          <w:color w:val="008080"/>
          <w:rPrChange w:id="18077" w:author="Caree2" w:date="2017-04-02T07:58:00Z">
            <w:rPr>
              <w:ins w:id="1807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79" w:author="Caree2" w:date="2017-04-02T07:24:00Z">
          <w:pPr>
            <w:autoSpaceDE w:val="0"/>
            <w:autoSpaceDN w:val="0"/>
            <w:adjustRightInd w:val="0"/>
          </w:pPr>
        </w:pPrChange>
      </w:pPr>
      <w:ins w:id="18080" w:author="Caree2" w:date="2017-04-02T07:02:00Z">
        <w:r w:rsidRPr="00880017">
          <w:rPr>
            <w:color w:val="008080"/>
            <w:rPrChange w:id="1808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08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this.lastName = lastName;</w:t>
        </w:r>
      </w:ins>
    </w:p>
    <w:p w:rsidR="006C7EC5" w:rsidRPr="00880017" w:rsidRDefault="006C7EC5" w:rsidP="002E1BA4">
      <w:pPr>
        <w:rPr>
          <w:ins w:id="18083" w:author="Caree2" w:date="2017-04-02T07:02:00Z"/>
          <w:color w:val="008080"/>
          <w:rPrChange w:id="18084" w:author="Caree2" w:date="2017-04-02T07:58:00Z">
            <w:rPr>
              <w:ins w:id="1808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86" w:author="Caree2" w:date="2017-04-02T07:24:00Z">
          <w:pPr>
            <w:autoSpaceDE w:val="0"/>
            <w:autoSpaceDN w:val="0"/>
            <w:adjustRightInd w:val="0"/>
          </w:pPr>
        </w:pPrChange>
      </w:pPr>
      <w:ins w:id="18087" w:author="Caree2" w:date="2017-04-02T07:02:00Z">
        <w:r w:rsidRPr="00880017">
          <w:rPr>
            <w:color w:val="008080"/>
            <w:rPrChange w:id="1808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089" w:author="Caree2" w:date="2017-04-02T07:02:00Z"/>
          <w:color w:val="008080"/>
          <w:rPrChange w:id="18090" w:author="Caree2" w:date="2017-04-02T07:58:00Z">
            <w:rPr>
              <w:ins w:id="1809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92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093" w:author="Caree2" w:date="2017-04-02T07:02:00Z"/>
          <w:color w:val="008080"/>
          <w:rPrChange w:id="18094" w:author="Caree2" w:date="2017-04-02T07:58:00Z">
            <w:rPr>
              <w:ins w:id="1809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096" w:author="Caree2" w:date="2017-04-02T07:24:00Z">
          <w:pPr>
            <w:autoSpaceDE w:val="0"/>
            <w:autoSpaceDN w:val="0"/>
            <w:adjustRightInd w:val="0"/>
          </w:pPr>
        </w:pPrChange>
      </w:pPr>
      <w:ins w:id="18097" w:author="Caree2" w:date="2017-04-02T07:02:00Z">
        <w:r w:rsidRPr="00880017">
          <w:rPr>
            <w:color w:val="008080"/>
            <w:rPrChange w:id="1809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getMiddleName() {</w:t>
        </w:r>
      </w:ins>
    </w:p>
    <w:p w:rsidR="006C7EC5" w:rsidRPr="00880017" w:rsidRDefault="006C7EC5" w:rsidP="002E1BA4">
      <w:pPr>
        <w:rPr>
          <w:ins w:id="18099" w:author="Caree2" w:date="2017-04-02T07:02:00Z"/>
          <w:color w:val="008080"/>
          <w:rPrChange w:id="18100" w:author="Caree2" w:date="2017-04-02T07:58:00Z">
            <w:rPr>
              <w:ins w:id="1810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02" w:author="Caree2" w:date="2017-04-02T07:24:00Z">
          <w:pPr>
            <w:autoSpaceDE w:val="0"/>
            <w:autoSpaceDN w:val="0"/>
            <w:adjustRightInd w:val="0"/>
          </w:pPr>
        </w:pPrChange>
      </w:pPr>
      <w:ins w:id="18103" w:author="Caree2" w:date="2017-04-02T07:02:00Z">
        <w:r w:rsidRPr="00880017">
          <w:rPr>
            <w:color w:val="008080"/>
            <w:rPrChange w:id="1810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10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middleName;</w:t>
        </w:r>
      </w:ins>
    </w:p>
    <w:p w:rsidR="006C7EC5" w:rsidRPr="00880017" w:rsidRDefault="006C7EC5" w:rsidP="002E1BA4">
      <w:pPr>
        <w:rPr>
          <w:ins w:id="18106" w:author="Caree2" w:date="2017-04-02T07:02:00Z"/>
          <w:color w:val="008080"/>
          <w:rPrChange w:id="18107" w:author="Caree2" w:date="2017-04-02T07:58:00Z">
            <w:rPr>
              <w:ins w:id="1810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09" w:author="Caree2" w:date="2017-04-02T07:24:00Z">
          <w:pPr>
            <w:autoSpaceDE w:val="0"/>
            <w:autoSpaceDN w:val="0"/>
            <w:adjustRightInd w:val="0"/>
          </w:pPr>
        </w:pPrChange>
      </w:pPr>
      <w:ins w:id="18110" w:author="Caree2" w:date="2017-04-02T07:02:00Z">
        <w:r w:rsidRPr="00880017">
          <w:rPr>
            <w:color w:val="008080"/>
            <w:rPrChange w:id="1811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112" w:author="Caree2" w:date="2017-04-02T07:02:00Z"/>
          <w:color w:val="008080"/>
          <w:rPrChange w:id="18113" w:author="Caree2" w:date="2017-04-02T07:58:00Z">
            <w:rPr>
              <w:ins w:id="1811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15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116" w:author="Caree2" w:date="2017-04-02T07:02:00Z"/>
          <w:color w:val="008080"/>
          <w:rPrChange w:id="18117" w:author="Caree2" w:date="2017-04-02T07:58:00Z">
            <w:rPr>
              <w:ins w:id="1811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19" w:author="Caree2" w:date="2017-04-02T07:24:00Z">
          <w:pPr>
            <w:autoSpaceDE w:val="0"/>
            <w:autoSpaceDN w:val="0"/>
            <w:adjustRightInd w:val="0"/>
          </w:pPr>
        </w:pPrChange>
      </w:pPr>
      <w:ins w:id="18120" w:author="Caree2" w:date="2017-04-02T07:02:00Z">
        <w:r w:rsidRPr="00880017">
          <w:rPr>
            <w:color w:val="008080"/>
            <w:rPrChange w:id="1812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setMiddleName(String middleName) {</w:t>
        </w:r>
      </w:ins>
    </w:p>
    <w:p w:rsidR="006C7EC5" w:rsidRPr="00880017" w:rsidRDefault="006C7EC5" w:rsidP="002E1BA4">
      <w:pPr>
        <w:rPr>
          <w:ins w:id="18122" w:author="Caree2" w:date="2017-04-02T07:02:00Z"/>
          <w:color w:val="008080"/>
          <w:rPrChange w:id="18123" w:author="Caree2" w:date="2017-04-02T07:58:00Z">
            <w:rPr>
              <w:ins w:id="1812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25" w:author="Caree2" w:date="2017-04-02T07:24:00Z">
          <w:pPr>
            <w:autoSpaceDE w:val="0"/>
            <w:autoSpaceDN w:val="0"/>
            <w:adjustRightInd w:val="0"/>
          </w:pPr>
        </w:pPrChange>
      </w:pPr>
      <w:ins w:id="18126" w:author="Caree2" w:date="2017-04-02T07:02:00Z">
        <w:r w:rsidRPr="00880017">
          <w:rPr>
            <w:color w:val="008080"/>
            <w:rPrChange w:id="1812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12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this.middleName = middleName;</w:t>
        </w:r>
      </w:ins>
    </w:p>
    <w:p w:rsidR="006C7EC5" w:rsidRPr="00880017" w:rsidRDefault="006C7EC5" w:rsidP="002E1BA4">
      <w:pPr>
        <w:rPr>
          <w:ins w:id="18129" w:author="Caree2" w:date="2017-04-02T07:02:00Z"/>
          <w:color w:val="008080"/>
          <w:rPrChange w:id="18130" w:author="Caree2" w:date="2017-04-02T07:58:00Z">
            <w:rPr>
              <w:ins w:id="1813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32" w:author="Caree2" w:date="2017-04-02T07:24:00Z">
          <w:pPr>
            <w:autoSpaceDE w:val="0"/>
            <w:autoSpaceDN w:val="0"/>
            <w:adjustRightInd w:val="0"/>
          </w:pPr>
        </w:pPrChange>
      </w:pPr>
      <w:ins w:id="18133" w:author="Caree2" w:date="2017-04-02T07:02:00Z">
        <w:r w:rsidRPr="00880017">
          <w:rPr>
            <w:color w:val="008080"/>
            <w:rPrChange w:id="1813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135" w:author="Caree2" w:date="2017-04-02T07:02:00Z"/>
          <w:color w:val="008080"/>
          <w:rPrChange w:id="18136" w:author="Caree2" w:date="2017-04-02T07:58:00Z">
            <w:rPr>
              <w:ins w:id="18137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38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139" w:author="Caree2" w:date="2017-04-02T07:02:00Z"/>
          <w:color w:val="008080"/>
          <w:rPrChange w:id="18140" w:author="Caree2" w:date="2017-04-02T07:58:00Z">
            <w:rPr>
              <w:ins w:id="1814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42" w:author="Caree2" w:date="2017-04-02T07:24:00Z">
          <w:pPr>
            <w:autoSpaceDE w:val="0"/>
            <w:autoSpaceDN w:val="0"/>
            <w:adjustRightInd w:val="0"/>
          </w:pPr>
        </w:pPrChange>
      </w:pPr>
      <w:ins w:id="18143" w:author="Caree2" w:date="2017-04-02T07:02:00Z">
        <w:r w:rsidRPr="00880017">
          <w:rPr>
            <w:color w:val="008080"/>
            <w:rPrChange w:id="1814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getSocialSecurityNumber() {</w:t>
        </w:r>
      </w:ins>
    </w:p>
    <w:p w:rsidR="006C7EC5" w:rsidRPr="00880017" w:rsidRDefault="006C7EC5" w:rsidP="002E1BA4">
      <w:pPr>
        <w:rPr>
          <w:ins w:id="18145" w:author="Caree2" w:date="2017-04-02T07:02:00Z"/>
          <w:color w:val="008080"/>
          <w:rPrChange w:id="18146" w:author="Caree2" w:date="2017-04-02T07:58:00Z">
            <w:rPr>
              <w:ins w:id="18147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48" w:author="Caree2" w:date="2017-04-02T07:24:00Z">
          <w:pPr>
            <w:autoSpaceDE w:val="0"/>
            <w:autoSpaceDN w:val="0"/>
            <w:adjustRightInd w:val="0"/>
          </w:pPr>
        </w:pPrChange>
      </w:pPr>
      <w:ins w:id="18149" w:author="Caree2" w:date="2017-04-02T07:02:00Z">
        <w:r w:rsidRPr="00880017">
          <w:rPr>
            <w:color w:val="008080"/>
            <w:rPrChange w:id="1815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15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socialSecurityNumber;</w:t>
        </w:r>
      </w:ins>
    </w:p>
    <w:p w:rsidR="006C7EC5" w:rsidRPr="00880017" w:rsidRDefault="006C7EC5" w:rsidP="002E1BA4">
      <w:pPr>
        <w:rPr>
          <w:ins w:id="18152" w:author="Caree2" w:date="2017-04-02T07:02:00Z"/>
          <w:color w:val="008080"/>
          <w:rPrChange w:id="18153" w:author="Caree2" w:date="2017-04-02T07:58:00Z">
            <w:rPr>
              <w:ins w:id="1815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55" w:author="Caree2" w:date="2017-04-02T07:24:00Z">
          <w:pPr>
            <w:autoSpaceDE w:val="0"/>
            <w:autoSpaceDN w:val="0"/>
            <w:adjustRightInd w:val="0"/>
          </w:pPr>
        </w:pPrChange>
      </w:pPr>
      <w:ins w:id="18156" w:author="Caree2" w:date="2017-04-02T07:02:00Z">
        <w:r w:rsidRPr="00880017">
          <w:rPr>
            <w:color w:val="008080"/>
            <w:rPrChange w:id="1815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158" w:author="Caree2" w:date="2017-04-02T07:02:00Z"/>
          <w:color w:val="008080"/>
          <w:rPrChange w:id="18159" w:author="Caree2" w:date="2017-04-02T07:58:00Z">
            <w:rPr>
              <w:ins w:id="1816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61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162" w:author="Caree2" w:date="2017-04-02T07:02:00Z"/>
          <w:color w:val="008080"/>
          <w:rPrChange w:id="18163" w:author="Caree2" w:date="2017-04-02T07:58:00Z">
            <w:rPr>
              <w:ins w:id="1816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65" w:author="Caree2" w:date="2017-04-02T07:24:00Z">
          <w:pPr>
            <w:autoSpaceDE w:val="0"/>
            <w:autoSpaceDN w:val="0"/>
            <w:adjustRightInd w:val="0"/>
          </w:pPr>
        </w:pPrChange>
      </w:pPr>
      <w:ins w:id="18166" w:author="Caree2" w:date="2017-04-02T07:02:00Z">
        <w:r w:rsidRPr="00880017">
          <w:rPr>
            <w:color w:val="008080"/>
            <w:rPrChange w:id="1816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setSocialSecurityNumber(String socialSecurityNumber) {</w:t>
        </w:r>
      </w:ins>
    </w:p>
    <w:p w:rsidR="006C7EC5" w:rsidRPr="00880017" w:rsidRDefault="006C7EC5" w:rsidP="002E1BA4">
      <w:pPr>
        <w:rPr>
          <w:ins w:id="18168" w:author="Caree2" w:date="2017-04-02T07:02:00Z"/>
          <w:color w:val="008080"/>
          <w:rPrChange w:id="18169" w:author="Caree2" w:date="2017-04-02T07:58:00Z">
            <w:rPr>
              <w:ins w:id="1817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71" w:author="Caree2" w:date="2017-04-02T07:24:00Z">
          <w:pPr>
            <w:autoSpaceDE w:val="0"/>
            <w:autoSpaceDN w:val="0"/>
            <w:adjustRightInd w:val="0"/>
          </w:pPr>
        </w:pPrChange>
      </w:pPr>
      <w:ins w:id="18172" w:author="Caree2" w:date="2017-04-02T07:02:00Z">
        <w:r w:rsidRPr="00880017">
          <w:rPr>
            <w:color w:val="008080"/>
            <w:rPrChange w:id="1817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17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this.socialSecurityNumber = socialSecurityNumber;</w:t>
        </w:r>
      </w:ins>
    </w:p>
    <w:p w:rsidR="006C7EC5" w:rsidRPr="00880017" w:rsidRDefault="006C7EC5" w:rsidP="002E1BA4">
      <w:pPr>
        <w:rPr>
          <w:ins w:id="18175" w:author="Caree2" w:date="2017-04-02T07:02:00Z"/>
          <w:color w:val="008080"/>
          <w:rPrChange w:id="18176" w:author="Caree2" w:date="2017-04-02T07:58:00Z">
            <w:rPr>
              <w:ins w:id="18177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78" w:author="Caree2" w:date="2017-04-02T07:24:00Z">
          <w:pPr>
            <w:autoSpaceDE w:val="0"/>
            <w:autoSpaceDN w:val="0"/>
            <w:adjustRightInd w:val="0"/>
          </w:pPr>
        </w:pPrChange>
      </w:pPr>
      <w:ins w:id="18179" w:author="Caree2" w:date="2017-04-02T07:02:00Z">
        <w:r w:rsidRPr="00880017">
          <w:rPr>
            <w:color w:val="008080"/>
            <w:rPrChange w:id="1818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181" w:author="Caree2" w:date="2017-04-02T07:02:00Z"/>
          <w:color w:val="008080"/>
          <w:rPrChange w:id="18182" w:author="Caree2" w:date="2017-04-02T07:58:00Z">
            <w:rPr>
              <w:ins w:id="1818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84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185" w:author="Caree2" w:date="2017-04-02T07:02:00Z"/>
          <w:color w:val="008080"/>
          <w:rPrChange w:id="18186" w:author="Caree2" w:date="2017-04-02T07:58:00Z">
            <w:rPr>
              <w:ins w:id="18187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88" w:author="Caree2" w:date="2017-04-02T07:24:00Z">
          <w:pPr>
            <w:autoSpaceDE w:val="0"/>
            <w:autoSpaceDN w:val="0"/>
            <w:adjustRightInd w:val="0"/>
          </w:pPr>
        </w:pPrChange>
      </w:pPr>
      <w:ins w:id="18189" w:author="Caree2" w:date="2017-04-02T07:02:00Z">
        <w:r w:rsidRPr="00880017">
          <w:rPr>
            <w:color w:val="008080"/>
            <w:rPrChange w:id="1819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LocalDate getDateOfBirth() {</w:t>
        </w:r>
      </w:ins>
    </w:p>
    <w:p w:rsidR="006C7EC5" w:rsidRPr="00880017" w:rsidRDefault="006C7EC5" w:rsidP="002E1BA4">
      <w:pPr>
        <w:rPr>
          <w:ins w:id="18191" w:author="Caree2" w:date="2017-04-02T07:02:00Z"/>
          <w:color w:val="008080"/>
          <w:rPrChange w:id="18192" w:author="Caree2" w:date="2017-04-02T07:58:00Z">
            <w:rPr>
              <w:ins w:id="1819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194" w:author="Caree2" w:date="2017-04-02T07:24:00Z">
          <w:pPr>
            <w:autoSpaceDE w:val="0"/>
            <w:autoSpaceDN w:val="0"/>
            <w:adjustRightInd w:val="0"/>
          </w:pPr>
        </w:pPrChange>
      </w:pPr>
      <w:ins w:id="18195" w:author="Caree2" w:date="2017-04-02T07:02:00Z">
        <w:r w:rsidRPr="00880017">
          <w:rPr>
            <w:color w:val="008080"/>
            <w:rPrChange w:id="1819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19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dateOfBirth;</w:t>
        </w:r>
      </w:ins>
    </w:p>
    <w:p w:rsidR="006C7EC5" w:rsidRPr="00880017" w:rsidRDefault="006C7EC5" w:rsidP="002E1BA4">
      <w:pPr>
        <w:rPr>
          <w:ins w:id="18198" w:author="Caree2" w:date="2017-04-02T07:02:00Z"/>
          <w:color w:val="008080"/>
          <w:rPrChange w:id="18199" w:author="Caree2" w:date="2017-04-02T07:58:00Z">
            <w:rPr>
              <w:ins w:id="1820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01" w:author="Caree2" w:date="2017-04-02T07:24:00Z">
          <w:pPr>
            <w:autoSpaceDE w:val="0"/>
            <w:autoSpaceDN w:val="0"/>
            <w:adjustRightInd w:val="0"/>
          </w:pPr>
        </w:pPrChange>
      </w:pPr>
      <w:ins w:id="18202" w:author="Caree2" w:date="2017-04-02T07:02:00Z">
        <w:r w:rsidRPr="00880017">
          <w:rPr>
            <w:color w:val="008080"/>
            <w:rPrChange w:id="1820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204" w:author="Caree2" w:date="2017-04-02T07:02:00Z"/>
          <w:color w:val="008080"/>
          <w:rPrChange w:id="18205" w:author="Caree2" w:date="2017-04-02T07:58:00Z">
            <w:rPr>
              <w:ins w:id="1820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07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208" w:author="Caree2" w:date="2017-04-02T07:02:00Z"/>
          <w:color w:val="008080"/>
          <w:rPrChange w:id="18209" w:author="Caree2" w:date="2017-04-02T07:58:00Z">
            <w:rPr>
              <w:ins w:id="1821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11" w:author="Caree2" w:date="2017-04-02T07:24:00Z">
          <w:pPr>
            <w:autoSpaceDE w:val="0"/>
            <w:autoSpaceDN w:val="0"/>
            <w:adjustRightInd w:val="0"/>
          </w:pPr>
        </w:pPrChange>
      </w:pPr>
      <w:ins w:id="18212" w:author="Caree2" w:date="2017-04-02T07:02:00Z">
        <w:r w:rsidRPr="00880017">
          <w:rPr>
            <w:color w:val="008080"/>
            <w:rPrChange w:id="1821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setDateOfBirth(LocalDate dateOfBirth) {</w:t>
        </w:r>
      </w:ins>
    </w:p>
    <w:p w:rsidR="006C7EC5" w:rsidRPr="00880017" w:rsidRDefault="006C7EC5" w:rsidP="002E1BA4">
      <w:pPr>
        <w:rPr>
          <w:ins w:id="18214" w:author="Caree2" w:date="2017-04-02T07:02:00Z"/>
          <w:color w:val="008080"/>
          <w:rPrChange w:id="18215" w:author="Caree2" w:date="2017-04-02T07:58:00Z">
            <w:rPr>
              <w:ins w:id="1821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17" w:author="Caree2" w:date="2017-04-02T07:24:00Z">
          <w:pPr>
            <w:autoSpaceDE w:val="0"/>
            <w:autoSpaceDN w:val="0"/>
            <w:adjustRightInd w:val="0"/>
          </w:pPr>
        </w:pPrChange>
      </w:pPr>
      <w:ins w:id="18218" w:author="Caree2" w:date="2017-04-02T07:02:00Z">
        <w:r w:rsidRPr="00880017">
          <w:rPr>
            <w:color w:val="008080"/>
            <w:rPrChange w:id="1821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22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this.dateOfBirth = dateOfBirth;</w:t>
        </w:r>
      </w:ins>
    </w:p>
    <w:p w:rsidR="006C7EC5" w:rsidRPr="00880017" w:rsidRDefault="006C7EC5" w:rsidP="002E1BA4">
      <w:pPr>
        <w:rPr>
          <w:ins w:id="18221" w:author="Caree2" w:date="2017-04-02T07:02:00Z"/>
          <w:color w:val="008080"/>
          <w:rPrChange w:id="18222" w:author="Caree2" w:date="2017-04-02T07:58:00Z">
            <w:rPr>
              <w:ins w:id="1822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24" w:author="Caree2" w:date="2017-04-02T07:24:00Z">
          <w:pPr>
            <w:autoSpaceDE w:val="0"/>
            <w:autoSpaceDN w:val="0"/>
            <w:adjustRightInd w:val="0"/>
          </w:pPr>
        </w:pPrChange>
      </w:pPr>
      <w:ins w:id="18225" w:author="Caree2" w:date="2017-04-02T07:02:00Z">
        <w:r w:rsidRPr="00880017">
          <w:rPr>
            <w:color w:val="008080"/>
            <w:rPrChange w:id="1822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227" w:author="Caree2" w:date="2017-04-02T07:02:00Z"/>
          <w:color w:val="008080"/>
          <w:rPrChange w:id="18228" w:author="Caree2" w:date="2017-04-02T07:58:00Z">
            <w:rPr>
              <w:ins w:id="1822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30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231" w:author="Caree2" w:date="2017-04-02T07:02:00Z"/>
          <w:color w:val="008080"/>
          <w:rPrChange w:id="18232" w:author="Caree2" w:date="2017-04-02T07:58:00Z">
            <w:rPr>
              <w:ins w:id="1823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34" w:author="Caree2" w:date="2017-04-02T07:24:00Z">
          <w:pPr>
            <w:autoSpaceDE w:val="0"/>
            <w:autoSpaceDN w:val="0"/>
            <w:adjustRightInd w:val="0"/>
          </w:pPr>
        </w:pPrChange>
      </w:pPr>
      <w:ins w:id="18235" w:author="Caree2" w:date="2017-04-02T07:02:00Z">
        <w:r w:rsidRPr="00880017">
          <w:rPr>
            <w:color w:val="008080"/>
            <w:rPrChange w:id="1823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880017" w:rsidRDefault="006C7EC5" w:rsidP="002E1BA4">
      <w:pPr>
        <w:rPr>
          <w:ins w:id="18237" w:author="Caree2" w:date="2017-04-02T07:02:00Z"/>
          <w:color w:val="008080"/>
          <w:rPrChange w:id="18238" w:author="Caree2" w:date="2017-04-02T07:58:00Z">
            <w:rPr>
              <w:ins w:id="1823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40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241" w:author="Caree2" w:date="2017-04-02T07:02:00Z"/>
          <w:color w:val="008080"/>
          <w:rPrChange w:id="18242" w:author="Caree2" w:date="2017-04-02T07:58:00Z">
            <w:rPr>
              <w:ins w:id="1824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44" w:author="Caree2" w:date="2017-04-02T07:24:00Z">
          <w:pPr>
            <w:autoSpaceDE w:val="0"/>
            <w:autoSpaceDN w:val="0"/>
            <w:adjustRightInd w:val="0"/>
          </w:pPr>
        </w:pPrChange>
      </w:pPr>
      <w:ins w:id="18245" w:author="Caree2" w:date="2017-04-02T07:02:00Z">
        <w:r w:rsidRPr="00880017">
          <w:rPr>
            <w:color w:val="008080"/>
            <w:rPrChange w:id="1824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int getAge() {</w:t>
        </w:r>
      </w:ins>
    </w:p>
    <w:p w:rsidR="006C7EC5" w:rsidRPr="00880017" w:rsidRDefault="006C7EC5" w:rsidP="002E1BA4">
      <w:pPr>
        <w:rPr>
          <w:ins w:id="18247" w:author="Caree2" w:date="2017-04-02T07:02:00Z"/>
          <w:color w:val="008080"/>
          <w:rPrChange w:id="18248" w:author="Caree2" w:date="2017-04-02T07:58:00Z">
            <w:rPr>
              <w:ins w:id="1824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50" w:author="Caree2" w:date="2017-04-02T07:24:00Z">
          <w:pPr>
            <w:autoSpaceDE w:val="0"/>
            <w:autoSpaceDN w:val="0"/>
            <w:adjustRightInd w:val="0"/>
          </w:pPr>
        </w:pPrChange>
      </w:pPr>
      <w:ins w:id="18251" w:author="Caree2" w:date="2017-04-02T07:02:00Z">
        <w:r w:rsidRPr="00880017">
          <w:rPr>
            <w:color w:val="008080"/>
            <w:rPrChange w:id="1825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25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age;</w:t>
        </w:r>
      </w:ins>
    </w:p>
    <w:p w:rsidR="006C7EC5" w:rsidRPr="00880017" w:rsidRDefault="006C7EC5" w:rsidP="002E1BA4">
      <w:pPr>
        <w:rPr>
          <w:ins w:id="18254" w:author="Caree2" w:date="2017-04-02T07:02:00Z"/>
          <w:color w:val="008080"/>
          <w:rPrChange w:id="18255" w:author="Caree2" w:date="2017-04-02T07:58:00Z">
            <w:rPr>
              <w:ins w:id="1825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57" w:author="Caree2" w:date="2017-04-02T07:24:00Z">
          <w:pPr>
            <w:autoSpaceDE w:val="0"/>
            <w:autoSpaceDN w:val="0"/>
            <w:adjustRightInd w:val="0"/>
          </w:pPr>
        </w:pPrChange>
      </w:pPr>
      <w:ins w:id="18258" w:author="Caree2" w:date="2017-04-02T07:02:00Z">
        <w:r w:rsidRPr="00880017">
          <w:rPr>
            <w:color w:val="008080"/>
            <w:rPrChange w:id="1825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260" w:author="Caree2" w:date="2017-04-02T07:02:00Z"/>
          <w:color w:val="008080"/>
          <w:rPrChange w:id="18261" w:author="Caree2" w:date="2017-04-02T07:58:00Z">
            <w:rPr>
              <w:ins w:id="1826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63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264" w:author="Caree2" w:date="2017-04-02T07:02:00Z"/>
          <w:color w:val="008080"/>
          <w:rPrChange w:id="18265" w:author="Caree2" w:date="2017-04-02T07:58:00Z">
            <w:rPr>
              <w:ins w:id="1826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67" w:author="Caree2" w:date="2017-04-02T07:24:00Z">
          <w:pPr>
            <w:autoSpaceDE w:val="0"/>
            <w:autoSpaceDN w:val="0"/>
            <w:adjustRightInd w:val="0"/>
          </w:pPr>
        </w:pPrChange>
      </w:pPr>
      <w:ins w:id="18268" w:author="Caree2" w:date="2017-04-02T07:02:00Z">
        <w:r w:rsidRPr="00880017">
          <w:rPr>
            <w:color w:val="008080"/>
            <w:rPrChange w:id="1826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setAge(int age) {</w:t>
        </w:r>
      </w:ins>
    </w:p>
    <w:p w:rsidR="006C7EC5" w:rsidRPr="00880017" w:rsidRDefault="006C7EC5" w:rsidP="002E1BA4">
      <w:pPr>
        <w:rPr>
          <w:ins w:id="18270" w:author="Caree2" w:date="2017-04-02T07:02:00Z"/>
          <w:color w:val="008080"/>
          <w:rPrChange w:id="18271" w:author="Caree2" w:date="2017-04-02T07:58:00Z">
            <w:rPr>
              <w:ins w:id="1827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73" w:author="Caree2" w:date="2017-04-02T07:24:00Z">
          <w:pPr>
            <w:autoSpaceDE w:val="0"/>
            <w:autoSpaceDN w:val="0"/>
            <w:adjustRightInd w:val="0"/>
          </w:pPr>
        </w:pPrChange>
      </w:pPr>
      <w:ins w:id="18274" w:author="Caree2" w:date="2017-04-02T07:02:00Z">
        <w:r w:rsidRPr="00880017">
          <w:rPr>
            <w:color w:val="008080"/>
            <w:rPrChange w:id="1827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880017">
          <w:rPr>
            <w:color w:val="008080"/>
            <w:rPrChange w:id="1827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this.age = age;</w:t>
        </w:r>
      </w:ins>
    </w:p>
    <w:p w:rsidR="006C7EC5" w:rsidRPr="00880017" w:rsidRDefault="006C7EC5" w:rsidP="002E1BA4">
      <w:pPr>
        <w:rPr>
          <w:ins w:id="18277" w:author="Caree2" w:date="2017-04-02T07:02:00Z"/>
          <w:color w:val="008080"/>
          <w:rPrChange w:id="18278" w:author="Caree2" w:date="2017-04-02T07:58:00Z">
            <w:rPr>
              <w:ins w:id="1827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80" w:author="Caree2" w:date="2017-04-02T07:24:00Z">
          <w:pPr>
            <w:autoSpaceDE w:val="0"/>
            <w:autoSpaceDN w:val="0"/>
            <w:adjustRightInd w:val="0"/>
          </w:pPr>
        </w:pPrChange>
      </w:pPr>
      <w:ins w:id="18281" w:author="Caree2" w:date="2017-04-02T07:02:00Z">
        <w:r w:rsidRPr="00880017">
          <w:rPr>
            <w:color w:val="008080"/>
            <w:rPrChange w:id="1828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283" w:author="Caree2" w:date="2017-04-02T07:02:00Z"/>
          <w:color w:val="008080"/>
          <w:rPrChange w:id="18284" w:author="Caree2" w:date="2017-04-02T07:58:00Z">
            <w:rPr>
              <w:ins w:id="1828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86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287" w:author="Caree2" w:date="2017-04-02T07:02:00Z"/>
          <w:color w:val="008080"/>
          <w:rPrChange w:id="18288" w:author="Caree2" w:date="2017-04-02T07:58:00Z">
            <w:rPr>
              <w:ins w:id="1828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90" w:author="Caree2" w:date="2017-04-02T07:24:00Z">
          <w:pPr>
            <w:autoSpaceDE w:val="0"/>
            <w:autoSpaceDN w:val="0"/>
            <w:adjustRightInd w:val="0"/>
          </w:pPr>
        </w:pPrChange>
      </w:pPr>
      <w:ins w:id="18291" w:author="Caree2" w:date="2017-04-02T07:02:00Z">
        <w:r w:rsidRPr="00880017">
          <w:rPr>
            <w:color w:val="008080"/>
            <w:rPrChange w:id="1829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getSex() {</w:t>
        </w:r>
      </w:ins>
    </w:p>
    <w:p w:rsidR="006C7EC5" w:rsidRPr="00880017" w:rsidRDefault="006C7EC5" w:rsidP="002E1BA4">
      <w:pPr>
        <w:rPr>
          <w:ins w:id="18293" w:author="Caree2" w:date="2017-04-02T07:02:00Z"/>
          <w:color w:val="008080"/>
          <w:rPrChange w:id="18294" w:author="Caree2" w:date="2017-04-02T07:58:00Z">
            <w:rPr>
              <w:ins w:id="1829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296" w:author="Caree2" w:date="2017-04-02T07:24:00Z">
          <w:pPr>
            <w:autoSpaceDE w:val="0"/>
            <w:autoSpaceDN w:val="0"/>
            <w:adjustRightInd w:val="0"/>
          </w:pPr>
        </w:pPrChange>
      </w:pPr>
      <w:ins w:id="18297" w:author="Caree2" w:date="2017-04-02T07:02:00Z">
        <w:r w:rsidRPr="00880017">
          <w:rPr>
            <w:color w:val="008080"/>
            <w:rPrChange w:id="1829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29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sex;</w:t>
        </w:r>
      </w:ins>
    </w:p>
    <w:p w:rsidR="006C7EC5" w:rsidRPr="00880017" w:rsidRDefault="006C7EC5" w:rsidP="002E1BA4">
      <w:pPr>
        <w:rPr>
          <w:ins w:id="18300" w:author="Caree2" w:date="2017-04-02T07:02:00Z"/>
          <w:color w:val="008080"/>
          <w:rPrChange w:id="18301" w:author="Caree2" w:date="2017-04-02T07:58:00Z">
            <w:rPr>
              <w:ins w:id="1830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03" w:author="Caree2" w:date="2017-04-02T07:24:00Z">
          <w:pPr>
            <w:autoSpaceDE w:val="0"/>
            <w:autoSpaceDN w:val="0"/>
            <w:adjustRightInd w:val="0"/>
          </w:pPr>
        </w:pPrChange>
      </w:pPr>
      <w:ins w:id="18304" w:author="Caree2" w:date="2017-04-02T07:02:00Z">
        <w:r w:rsidRPr="00880017">
          <w:rPr>
            <w:color w:val="008080"/>
            <w:rPrChange w:id="1830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306" w:author="Caree2" w:date="2017-04-02T07:02:00Z"/>
          <w:color w:val="008080"/>
          <w:rPrChange w:id="18307" w:author="Caree2" w:date="2017-04-02T07:58:00Z">
            <w:rPr>
              <w:ins w:id="1830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09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310" w:author="Caree2" w:date="2017-04-02T07:02:00Z"/>
          <w:color w:val="008080"/>
          <w:rPrChange w:id="18311" w:author="Caree2" w:date="2017-04-02T07:58:00Z">
            <w:rPr>
              <w:ins w:id="1831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13" w:author="Caree2" w:date="2017-04-02T07:24:00Z">
          <w:pPr>
            <w:autoSpaceDE w:val="0"/>
            <w:autoSpaceDN w:val="0"/>
            <w:adjustRightInd w:val="0"/>
          </w:pPr>
        </w:pPrChange>
      </w:pPr>
      <w:ins w:id="18314" w:author="Caree2" w:date="2017-04-02T07:02:00Z">
        <w:r w:rsidRPr="00880017">
          <w:rPr>
            <w:color w:val="008080"/>
            <w:rPrChange w:id="1831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void setSex(String sex) {</w:t>
        </w:r>
      </w:ins>
    </w:p>
    <w:p w:rsidR="006C7EC5" w:rsidRPr="00880017" w:rsidRDefault="006C7EC5" w:rsidP="002E1BA4">
      <w:pPr>
        <w:rPr>
          <w:ins w:id="18316" w:author="Caree2" w:date="2017-04-02T07:02:00Z"/>
          <w:color w:val="008080"/>
          <w:rPrChange w:id="18317" w:author="Caree2" w:date="2017-04-02T07:58:00Z">
            <w:rPr>
              <w:ins w:id="1831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19" w:author="Caree2" w:date="2017-04-02T07:24:00Z">
          <w:pPr>
            <w:autoSpaceDE w:val="0"/>
            <w:autoSpaceDN w:val="0"/>
            <w:adjustRightInd w:val="0"/>
          </w:pPr>
        </w:pPrChange>
      </w:pPr>
      <w:ins w:id="18320" w:author="Caree2" w:date="2017-04-02T07:02:00Z">
        <w:r w:rsidRPr="00880017">
          <w:rPr>
            <w:color w:val="008080"/>
            <w:rPrChange w:id="1832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2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this.sex = sex;</w:t>
        </w:r>
      </w:ins>
    </w:p>
    <w:p w:rsidR="006C7EC5" w:rsidRPr="00880017" w:rsidRDefault="006C7EC5" w:rsidP="002E1BA4">
      <w:pPr>
        <w:rPr>
          <w:ins w:id="18323" w:author="Caree2" w:date="2017-04-02T07:02:00Z"/>
          <w:color w:val="008080"/>
          <w:rPrChange w:id="18324" w:author="Caree2" w:date="2017-04-02T07:58:00Z">
            <w:rPr>
              <w:ins w:id="1832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26" w:author="Caree2" w:date="2017-04-02T07:24:00Z">
          <w:pPr>
            <w:autoSpaceDE w:val="0"/>
            <w:autoSpaceDN w:val="0"/>
            <w:adjustRightInd w:val="0"/>
          </w:pPr>
        </w:pPrChange>
      </w:pPr>
      <w:ins w:id="18327" w:author="Caree2" w:date="2017-04-02T07:02:00Z">
        <w:r w:rsidRPr="00880017">
          <w:rPr>
            <w:color w:val="008080"/>
            <w:rPrChange w:id="1832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329" w:author="Caree2" w:date="2017-04-02T07:02:00Z"/>
          <w:color w:val="008080"/>
          <w:rPrChange w:id="18330" w:author="Caree2" w:date="2017-04-02T07:58:00Z">
            <w:rPr>
              <w:ins w:id="1833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32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333" w:author="Caree2" w:date="2017-04-02T07:02:00Z"/>
          <w:color w:val="008080"/>
          <w:rPrChange w:id="18334" w:author="Caree2" w:date="2017-04-02T07:58:00Z">
            <w:rPr>
              <w:ins w:id="1833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36" w:author="Caree2" w:date="2017-04-02T07:24:00Z">
          <w:pPr>
            <w:autoSpaceDE w:val="0"/>
            <w:autoSpaceDN w:val="0"/>
            <w:adjustRightInd w:val="0"/>
          </w:pPr>
        </w:pPrChange>
      </w:pPr>
      <w:ins w:id="18337" w:author="Caree2" w:date="2017-04-02T07:02:00Z">
        <w:r w:rsidRPr="00880017">
          <w:rPr>
            <w:color w:val="008080"/>
            <w:rPrChange w:id="1833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FlightAttendant(long flightAttendantID, String flightAttendantCode, String firstName, String lastName,</w:t>
        </w:r>
      </w:ins>
    </w:p>
    <w:p w:rsidR="006C7EC5" w:rsidRPr="00880017" w:rsidRDefault="006C7EC5" w:rsidP="002E1BA4">
      <w:pPr>
        <w:rPr>
          <w:ins w:id="18339" w:author="Caree2" w:date="2017-04-02T07:02:00Z"/>
          <w:color w:val="008080"/>
          <w:rPrChange w:id="18340" w:author="Caree2" w:date="2017-04-02T07:58:00Z">
            <w:rPr>
              <w:ins w:id="1834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42" w:author="Caree2" w:date="2017-04-02T07:24:00Z">
          <w:pPr>
            <w:autoSpaceDE w:val="0"/>
            <w:autoSpaceDN w:val="0"/>
            <w:adjustRightInd w:val="0"/>
          </w:pPr>
        </w:pPrChange>
      </w:pPr>
      <w:ins w:id="18343" w:author="Caree2" w:date="2017-04-02T07:02:00Z">
        <w:r w:rsidRPr="00880017">
          <w:rPr>
            <w:color w:val="008080"/>
            <w:rPrChange w:id="1834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4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4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String middleName, String socialSecurityNumber, LocalDate dateOfBirth,  int age, String sex) {</w:t>
        </w:r>
      </w:ins>
    </w:p>
    <w:p w:rsidR="006C7EC5" w:rsidRPr="00880017" w:rsidRDefault="006C7EC5" w:rsidP="002E1BA4">
      <w:pPr>
        <w:rPr>
          <w:ins w:id="18347" w:author="Caree2" w:date="2017-04-02T07:02:00Z"/>
          <w:color w:val="008080"/>
          <w:rPrChange w:id="18348" w:author="Caree2" w:date="2017-04-02T07:58:00Z">
            <w:rPr>
              <w:ins w:id="1834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50" w:author="Caree2" w:date="2017-04-02T07:24:00Z">
          <w:pPr>
            <w:autoSpaceDE w:val="0"/>
            <w:autoSpaceDN w:val="0"/>
            <w:adjustRightInd w:val="0"/>
          </w:pPr>
        </w:pPrChange>
      </w:pPr>
      <w:ins w:id="18351" w:author="Caree2" w:date="2017-04-02T07:02:00Z">
        <w:r w:rsidRPr="00880017">
          <w:rPr>
            <w:color w:val="008080"/>
            <w:rPrChange w:id="1835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5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super();</w:t>
        </w:r>
      </w:ins>
    </w:p>
    <w:p w:rsidR="006C7EC5" w:rsidRPr="00880017" w:rsidRDefault="006C7EC5" w:rsidP="002E1BA4">
      <w:pPr>
        <w:rPr>
          <w:ins w:id="18354" w:author="Caree2" w:date="2017-04-02T07:02:00Z"/>
          <w:color w:val="008080"/>
          <w:rPrChange w:id="18355" w:author="Caree2" w:date="2017-04-02T07:58:00Z">
            <w:rPr>
              <w:ins w:id="1835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57" w:author="Caree2" w:date="2017-04-02T07:24:00Z">
          <w:pPr>
            <w:autoSpaceDE w:val="0"/>
            <w:autoSpaceDN w:val="0"/>
            <w:adjustRightInd w:val="0"/>
          </w:pPr>
        </w:pPrChange>
      </w:pPr>
      <w:ins w:id="18358" w:author="Caree2" w:date="2017-04-02T07:02:00Z">
        <w:r w:rsidRPr="00880017">
          <w:rPr>
            <w:color w:val="008080"/>
            <w:rPrChange w:id="1835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6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this.flightAttendantID = flightAttendantID;</w:t>
        </w:r>
      </w:ins>
    </w:p>
    <w:p w:rsidR="006C7EC5" w:rsidRPr="00880017" w:rsidRDefault="006C7EC5" w:rsidP="002E1BA4">
      <w:pPr>
        <w:rPr>
          <w:ins w:id="18361" w:author="Caree2" w:date="2017-04-02T07:02:00Z"/>
          <w:color w:val="008080"/>
          <w:rPrChange w:id="18362" w:author="Caree2" w:date="2017-04-02T07:58:00Z">
            <w:rPr>
              <w:ins w:id="18363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64" w:author="Caree2" w:date="2017-04-02T07:24:00Z">
          <w:pPr>
            <w:autoSpaceDE w:val="0"/>
            <w:autoSpaceDN w:val="0"/>
            <w:adjustRightInd w:val="0"/>
          </w:pPr>
        </w:pPrChange>
      </w:pPr>
      <w:ins w:id="18365" w:author="Caree2" w:date="2017-04-02T07:02:00Z">
        <w:r w:rsidRPr="00880017">
          <w:rPr>
            <w:color w:val="008080"/>
            <w:rPrChange w:id="1836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6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this.flightAttendantCode = flightAttendantCode;</w:t>
        </w:r>
      </w:ins>
    </w:p>
    <w:p w:rsidR="006C7EC5" w:rsidRPr="00880017" w:rsidRDefault="006C7EC5" w:rsidP="002E1BA4">
      <w:pPr>
        <w:rPr>
          <w:ins w:id="18368" w:author="Caree2" w:date="2017-04-02T07:02:00Z"/>
          <w:color w:val="008080"/>
          <w:rPrChange w:id="18369" w:author="Caree2" w:date="2017-04-02T07:58:00Z">
            <w:rPr>
              <w:ins w:id="1837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71" w:author="Caree2" w:date="2017-04-02T07:24:00Z">
          <w:pPr>
            <w:autoSpaceDE w:val="0"/>
            <w:autoSpaceDN w:val="0"/>
            <w:adjustRightInd w:val="0"/>
          </w:pPr>
        </w:pPrChange>
      </w:pPr>
      <w:ins w:id="18372" w:author="Caree2" w:date="2017-04-02T07:02:00Z">
        <w:r w:rsidRPr="00880017">
          <w:rPr>
            <w:color w:val="008080"/>
            <w:rPrChange w:id="1837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7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this.firstName = firstName;</w:t>
        </w:r>
      </w:ins>
    </w:p>
    <w:p w:rsidR="006C7EC5" w:rsidRPr="00880017" w:rsidRDefault="006C7EC5" w:rsidP="002E1BA4">
      <w:pPr>
        <w:rPr>
          <w:ins w:id="18375" w:author="Caree2" w:date="2017-04-02T07:02:00Z"/>
          <w:color w:val="008080"/>
          <w:rPrChange w:id="18376" w:author="Caree2" w:date="2017-04-02T07:58:00Z">
            <w:rPr>
              <w:ins w:id="18377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78" w:author="Caree2" w:date="2017-04-02T07:24:00Z">
          <w:pPr>
            <w:autoSpaceDE w:val="0"/>
            <w:autoSpaceDN w:val="0"/>
            <w:adjustRightInd w:val="0"/>
          </w:pPr>
        </w:pPrChange>
      </w:pPr>
      <w:ins w:id="18379" w:author="Caree2" w:date="2017-04-02T07:02:00Z">
        <w:r w:rsidRPr="00880017">
          <w:rPr>
            <w:color w:val="008080"/>
            <w:rPrChange w:id="18380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8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this.lastName = lastName;</w:t>
        </w:r>
      </w:ins>
    </w:p>
    <w:p w:rsidR="006C7EC5" w:rsidRPr="00880017" w:rsidRDefault="006C7EC5" w:rsidP="002E1BA4">
      <w:pPr>
        <w:rPr>
          <w:ins w:id="18382" w:author="Caree2" w:date="2017-04-02T07:02:00Z"/>
          <w:color w:val="008080"/>
          <w:rPrChange w:id="18383" w:author="Caree2" w:date="2017-04-02T07:58:00Z">
            <w:rPr>
              <w:ins w:id="1838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85" w:author="Caree2" w:date="2017-04-02T07:24:00Z">
          <w:pPr>
            <w:autoSpaceDE w:val="0"/>
            <w:autoSpaceDN w:val="0"/>
            <w:adjustRightInd w:val="0"/>
          </w:pPr>
        </w:pPrChange>
      </w:pPr>
      <w:ins w:id="18386" w:author="Caree2" w:date="2017-04-02T07:02:00Z">
        <w:r w:rsidRPr="00880017">
          <w:rPr>
            <w:color w:val="008080"/>
            <w:rPrChange w:id="1838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8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this.middleName = middleName;</w:t>
        </w:r>
      </w:ins>
    </w:p>
    <w:p w:rsidR="006C7EC5" w:rsidRPr="00880017" w:rsidRDefault="006C7EC5" w:rsidP="002E1BA4">
      <w:pPr>
        <w:rPr>
          <w:ins w:id="18389" w:author="Caree2" w:date="2017-04-02T07:02:00Z"/>
          <w:color w:val="008080"/>
          <w:rPrChange w:id="18390" w:author="Caree2" w:date="2017-04-02T07:58:00Z">
            <w:rPr>
              <w:ins w:id="1839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92" w:author="Caree2" w:date="2017-04-02T07:24:00Z">
          <w:pPr>
            <w:autoSpaceDE w:val="0"/>
            <w:autoSpaceDN w:val="0"/>
            <w:adjustRightInd w:val="0"/>
          </w:pPr>
        </w:pPrChange>
      </w:pPr>
      <w:ins w:id="18393" w:author="Caree2" w:date="2017-04-02T07:02:00Z">
        <w:r w:rsidRPr="00880017">
          <w:rPr>
            <w:color w:val="008080"/>
            <w:rPrChange w:id="1839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39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this.socialSecurityNumber = socialSecurityNumber;</w:t>
        </w:r>
      </w:ins>
    </w:p>
    <w:p w:rsidR="006C7EC5" w:rsidRPr="00880017" w:rsidRDefault="006C7EC5" w:rsidP="002E1BA4">
      <w:pPr>
        <w:rPr>
          <w:ins w:id="18396" w:author="Caree2" w:date="2017-04-02T07:02:00Z"/>
          <w:color w:val="008080"/>
          <w:rPrChange w:id="18397" w:author="Caree2" w:date="2017-04-02T07:58:00Z">
            <w:rPr>
              <w:ins w:id="1839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399" w:author="Caree2" w:date="2017-04-02T07:24:00Z">
          <w:pPr>
            <w:autoSpaceDE w:val="0"/>
            <w:autoSpaceDN w:val="0"/>
            <w:adjustRightInd w:val="0"/>
          </w:pPr>
        </w:pPrChange>
      </w:pPr>
      <w:ins w:id="18400" w:author="Caree2" w:date="2017-04-02T07:02:00Z">
        <w:r w:rsidRPr="00880017">
          <w:rPr>
            <w:color w:val="008080"/>
            <w:rPrChange w:id="1840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0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this.dateOfBirth = dateOfBirth;</w:t>
        </w:r>
      </w:ins>
    </w:p>
    <w:p w:rsidR="006C7EC5" w:rsidRPr="00880017" w:rsidRDefault="006C7EC5" w:rsidP="002E1BA4">
      <w:pPr>
        <w:rPr>
          <w:ins w:id="18403" w:author="Caree2" w:date="2017-04-02T07:02:00Z"/>
          <w:color w:val="008080"/>
          <w:rPrChange w:id="18404" w:author="Caree2" w:date="2017-04-02T07:58:00Z">
            <w:rPr>
              <w:ins w:id="1840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06" w:author="Caree2" w:date="2017-04-02T07:24:00Z">
          <w:pPr>
            <w:autoSpaceDE w:val="0"/>
            <w:autoSpaceDN w:val="0"/>
            <w:adjustRightInd w:val="0"/>
          </w:pPr>
        </w:pPrChange>
      </w:pPr>
      <w:ins w:id="18407" w:author="Caree2" w:date="2017-04-02T07:02:00Z">
        <w:r w:rsidRPr="00880017">
          <w:rPr>
            <w:color w:val="008080"/>
            <w:rPrChange w:id="1840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0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this.age = age;</w:t>
        </w:r>
      </w:ins>
    </w:p>
    <w:p w:rsidR="006C7EC5" w:rsidRPr="00880017" w:rsidRDefault="006C7EC5" w:rsidP="002E1BA4">
      <w:pPr>
        <w:rPr>
          <w:ins w:id="18410" w:author="Caree2" w:date="2017-04-02T07:02:00Z"/>
          <w:color w:val="008080"/>
          <w:rPrChange w:id="18411" w:author="Caree2" w:date="2017-04-02T07:58:00Z">
            <w:rPr>
              <w:ins w:id="1841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13" w:author="Caree2" w:date="2017-04-02T07:24:00Z">
          <w:pPr>
            <w:autoSpaceDE w:val="0"/>
            <w:autoSpaceDN w:val="0"/>
            <w:adjustRightInd w:val="0"/>
          </w:pPr>
        </w:pPrChange>
      </w:pPr>
      <w:ins w:id="18414" w:author="Caree2" w:date="2017-04-02T07:02:00Z">
        <w:r w:rsidRPr="00880017">
          <w:rPr>
            <w:color w:val="008080"/>
            <w:rPrChange w:id="1841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1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this.sex = sex;</w:t>
        </w:r>
      </w:ins>
    </w:p>
    <w:p w:rsidR="006C7EC5" w:rsidRPr="00880017" w:rsidRDefault="006C7EC5" w:rsidP="002E1BA4">
      <w:pPr>
        <w:rPr>
          <w:ins w:id="18417" w:author="Caree2" w:date="2017-04-02T07:02:00Z"/>
          <w:color w:val="008080"/>
          <w:rPrChange w:id="18418" w:author="Caree2" w:date="2017-04-02T07:58:00Z">
            <w:rPr>
              <w:ins w:id="1841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20" w:author="Caree2" w:date="2017-04-02T07:24:00Z">
          <w:pPr>
            <w:autoSpaceDE w:val="0"/>
            <w:autoSpaceDN w:val="0"/>
            <w:adjustRightInd w:val="0"/>
          </w:pPr>
        </w:pPrChange>
      </w:pPr>
      <w:ins w:id="18421" w:author="Caree2" w:date="2017-04-02T07:02:00Z">
        <w:r w:rsidRPr="00880017">
          <w:rPr>
            <w:color w:val="008080"/>
            <w:rPrChange w:id="1842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423" w:author="Caree2" w:date="2017-04-02T07:02:00Z"/>
          <w:color w:val="008080"/>
          <w:rPrChange w:id="18424" w:author="Caree2" w:date="2017-04-02T07:58:00Z">
            <w:rPr>
              <w:ins w:id="1842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26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427" w:author="Caree2" w:date="2017-04-02T07:02:00Z"/>
          <w:color w:val="008080"/>
          <w:rPrChange w:id="18428" w:author="Caree2" w:date="2017-04-02T07:58:00Z">
            <w:rPr>
              <w:ins w:id="1842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30" w:author="Caree2" w:date="2017-04-02T07:24:00Z">
          <w:pPr>
            <w:autoSpaceDE w:val="0"/>
            <w:autoSpaceDN w:val="0"/>
            <w:adjustRightInd w:val="0"/>
          </w:pPr>
        </w:pPrChange>
      </w:pPr>
      <w:ins w:id="18431" w:author="Caree2" w:date="2017-04-02T07:02:00Z">
        <w:r w:rsidRPr="00880017">
          <w:rPr>
            <w:color w:val="008080"/>
            <w:rPrChange w:id="1843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FlightAttendant() {</w:t>
        </w:r>
      </w:ins>
    </w:p>
    <w:p w:rsidR="006C7EC5" w:rsidRPr="00880017" w:rsidRDefault="006C7EC5" w:rsidP="002E1BA4">
      <w:pPr>
        <w:rPr>
          <w:ins w:id="18433" w:author="Caree2" w:date="2017-04-02T07:02:00Z"/>
          <w:color w:val="008080"/>
          <w:rPrChange w:id="18434" w:author="Caree2" w:date="2017-04-02T07:58:00Z">
            <w:rPr>
              <w:ins w:id="18435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36" w:author="Caree2" w:date="2017-04-02T07:24:00Z">
          <w:pPr>
            <w:autoSpaceDE w:val="0"/>
            <w:autoSpaceDN w:val="0"/>
            <w:adjustRightInd w:val="0"/>
          </w:pPr>
        </w:pPrChange>
      </w:pPr>
      <w:ins w:id="18437" w:author="Caree2" w:date="2017-04-02T07:02:00Z">
        <w:r w:rsidRPr="00880017">
          <w:rPr>
            <w:color w:val="008080"/>
            <w:rPrChange w:id="1843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3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super();</w:t>
        </w:r>
      </w:ins>
    </w:p>
    <w:p w:rsidR="006C7EC5" w:rsidRPr="00880017" w:rsidRDefault="006C7EC5" w:rsidP="002E1BA4">
      <w:pPr>
        <w:rPr>
          <w:ins w:id="18440" w:author="Caree2" w:date="2017-04-02T07:02:00Z"/>
          <w:color w:val="008080"/>
          <w:rPrChange w:id="18441" w:author="Caree2" w:date="2017-04-02T07:58:00Z">
            <w:rPr>
              <w:ins w:id="1844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43" w:author="Caree2" w:date="2017-04-02T07:24:00Z">
          <w:pPr>
            <w:autoSpaceDE w:val="0"/>
            <w:autoSpaceDN w:val="0"/>
            <w:adjustRightInd w:val="0"/>
          </w:pPr>
        </w:pPrChange>
      </w:pPr>
      <w:ins w:id="18444" w:author="Caree2" w:date="2017-04-02T07:02:00Z">
        <w:r w:rsidRPr="00880017">
          <w:rPr>
            <w:color w:val="008080"/>
            <w:rPrChange w:id="1844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446" w:author="Caree2" w:date="2017-04-02T07:02:00Z"/>
          <w:color w:val="008080"/>
          <w:rPrChange w:id="18447" w:author="Caree2" w:date="2017-04-02T07:58:00Z">
            <w:rPr>
              <w:ins w:id="1844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49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450" w:author="Caree2" w:date="2017-04-02T07:02:00Z"/>
          <w:color w:val="008080"/>
          <w:rPrChange w:id="18451" w:author="Caree2" w:date="2017-04-02T07:58:00Z">
            <w:rPr>
              <w:ins w:id="1845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53" w:author="Caree2" w:date="2017-04-02T07:24:00Z">
          <w:pPr>
            <w:autoSpaceDE w:val="0"/>
            <w:autoSpaceDN w:val="0"/>
            <w:adjustRightInd w:val="0"/>
          </w:pPr>
        </w:pPrChange>
      </w:pPr>
      <w:ins w:id="18454" w:author="Caree2" w:date="2017-04-02T07:02:00Z">
        <w:r w:rsidRPr="00880017">
          <w:rPr>
            <w:color w:val="008080"/>
            <w:rPrChange w:id="1845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@Override</w:t>
        </w:r>
      </w:ins>
    </w:p>
    <w:p w:rsidR="006C7EC5" w:rsidRPr="00880017" w:rsidRDefault="006C7EC5" w:rsidP="002E1BA4">
      <w:pPr>
        <w:rPr>
          <w:ins w:id="18456" w:author="Caree2" w:date="2017-04-02T07:02:00Z"/>
          <w:color w:val="008080"/>
          <w:rPrChange w:id="18457" w:author="Caree2" w:date="2017-04-02T07:58:00Z">
            <w:rPr>
              <w:ins w:id="1845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59" w:author="Caree2" w:date="2017-04-02T07:24:00Z">
          <w:pPr>
            <w:autoSpaceDE w:val="0"/>
            <w:autoSpaceDN w:val="0"/>
            <w:adjustRightInd w:val="0"/>
          </w:pPr>
        </w:pPrChange>
      </w:pPr>
      <w:ins w:id="18460" w:author="Caree2" w:date="2017-04-02T07:02:00Z">
        <w:r w:rsidRPr="00880017">
          <w:rPr>
            <w:color w:val="008080"/>
            <w:rPrChange w:id="1846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String toString() {</w:t>
        </w:r>
      </w:ins>
    </w:p>
    <w:p w:rsidR="006C7EC5" w:rsidRPr="00880017" w:rsidRDefault="006C7EC5" w:rsidP="002E1BA4">
      <w:pPr>
        <w:rPr>
          <w:ins w:id="18462" w:author="Caree2" w:date="2017-04-02T07:02:00Z"/>
          <w:color w:val="008080"/>
          <w:rPrChange w:id="18463" w:author="Caree2" w:date="2017-04-02T07:58:00Z">
            <w:rPr>
              <w:ins w:id="1846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65" w:author="Caree2" w:date="2017-04-02T07:24:00Z">
          <w:pPr>
            <w:autoSpaceDE w:val="0"/>
            <w:autoSpaceDN w:val="0"/>
            <w:adjustRightInd w:val="0"/>
          </w:pPr>
        </w:pPrChange>
      </w:pPr>
      <w:ins w:id="18466" w:author="Caree2" w:date="2017-04-02T07:02:00Z">
        <w:r w:rsidRPr="00880017">
          <w:rPr>
            <w:color w:val="008080"/>
            <w:rPrChange w:id="1846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68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return "FlightAttendant [flightAttendantID=" + flightAttendantID + ", flightAttendantCode="</w:t>
        </w:r>
      </w:ins>
    </w:p>
    <w:p w:rsidR="006C7EC5" w:rsidRPr="00880017" w:rsidRDefault="006C7EC5" w:rsidP="002E1BA4">
      <w:pPr>
        <w:rPr>
          <w:ins w:id="18469" w:author="Caree2" w:date="2017-04-02T07:02:00Z"/>
          <w:color w:val="008080"/>
          <w:rPrChange w:id="18470" w:author="Caree2" w:date="2017-04-02T07:58:00Z">
            <w:rPr>
              <w:ins w:id="18471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72" w:author="Caree2" w:date="2017-04-02T07:24:00Z">
          <w:pPr>
            <w:autoSpaceDE w:val="0"/>
            <w:autoSpaceDN w:val="0"/>
            <w:adjustRightInd w:val="0"/>
          </w:pPr>
        </w:pPrChange>
      </w:pPr>
      <w:ins w:id="18473" w:author="Caree2" w:date="2017-04-02T07:02:00Z">
        <w:r w:rsidRPr="00880017">
          <w:rPr>
            <w:color w:val="008080"/>
            <w:rPrChange w:id="1847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7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7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77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+ flightAttendantCode + ", firstName=" + firstName + ", lastName=" + lastName + ", middleName="</w:t>
        </w:r>
      </w:ins>
    </w:p>
    <w:p w:rsidR="006C7EC5" w:rsidRPr="00880017" w:rsidRDefault="006C7EC5" w:rsidP="002E1BA4">
      <w:pPr>
        <w:rPr>
          <w:ins w:id="18478" w:author="Caree2" w:date="2017-04-02T07:02:00Z"/>
          <w:color w:val="008080"/>
          <w:rPrChange w:id="18479" w:author="Caree2" w:date="2017-04-02T07:58:00Z">
            <w:rPr>
              <w:ins w:id="18480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81" w:author="Caree2" w:date="2017-04-02T07:24:00Z">
          <w:pPr>
            <w:autoSpaceDE w:val="0"/>
            <w:autoSpaceDN w:val="0"/>
            <w:adjustRightInd w:val="0"/>
          </w:pPr>
        </w:pPrChange>
      </w:pPr>
      <w:ins w:id="18482" w:author="Caree2" w:date="2017-04-02T07:02:00Z">
        <w:r w:rsidRPr="00880017">
          <w:rPr>
            <w:color w:val="008080"/>
            <w:rPrChange w:id="1848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8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8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86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+ middleName + ", socialSecurityNumber=" + socialSecurityNumber + ", dateOfBirth=" + dateOfBirth</w:t>
        </w:r>
      </w:ins>
    </w:p>
    <w:p w:rsidR="006C7EC5" w:rsidRPr="00880017" w:rsidRDefault="006C7EC5" w:rsidP="002E1BA4">
      <w:pPr>
        <w:rPr>
          <w:ins w:id="18487" w:author="Caree2" w:date="2017-04-02T07:02:00Z"/>
          <w:color w:val="008080"/>
          <w:rPrChange w:id="18488" w:author="Caree2" w:date="2017-04-02T07:58:00Z">
            <w:rPr>
              <w:ins w:id="18489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90" w:author="Caree2" w:date="2017-04-02T07:24:00Z">
          <w:pPr>
            <w:autoSpaceDE w:val="0"/>
            <w:autoSpaceDN w:val="0"/>
            <w:adjustRightInd w:val="0"/>
          </w:pPr>
        </w:pPrChange>
      </w:pPr>
      <w:ins w:id="18491" w:author="Caree2" w:date="2017-04-02T07:02:00Z">
        <w:r w:rsidRPr="00880017">
          <w:rPr>
            <w:color w:val="008080"/>
            <w:rPrChange w:id="18492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93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94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880017">
          <w:rPr>
            <w:color w:val="008080"/>
            <w:rPrChange w:id="18495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+ ", age=" + age + ", sex=" + sex + "]";</w:t>
        </w:r>
      </w:ins>
    </w:p>
    <w:p w:rsidR="006C7EC5" w:rsidRPr="00880017" w:rsidRDefault="006C7EC5" w:rsidP="002E1BA4">
      <w:pPr>
        <w:rPr>
          <w:ins w:id="18496" w:author="Caree2" w:date="2017-04-02T07:02:00Z"/>
          <w:color w:val="008080"/>
          <w:rPrChange w:id="18497" w:author="Caree2" w:date="2017-04-02T07:58:00Z">
            <w:rPr>
              <w:ins w:id="1849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499" w:author="Caree2" w:date="2017-04-02T07:24:00Z">
          <w:pPr>
            <w:autoSpaceDE w:val="0"/>
            <w:autoSpaceDN w:val="0"/>
            <w:adjustRightInd w:val="0"/>
          </w:pPr>
        </w:pPrChange>
      </w:pPr>
      <w:ins w:id="18500" w:author="Caree2" w:date="2017-04-02T07:02:00Z">
        <w:r w:rsidRPr="00880017">
          <w:rPr>
            <w:color w:val="008080"/>
            <w:rPrChange w:id="18501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880017" w:rsidRDefault="006C7EC5" w:rsidP="002E1BA4">
      <w:pPr>
        <w:rPr>
          <w:ins w:id="18502" w:author="Caree2" w:date="2017-04-02T07:02:00Z"/>
          <w:color w:val="008080"/>
          <w:rPrChange w:id="18503" w:author="Caree2" w:date="2017-04-02T07:58:00Z">
            <w:rPr>
              <w:ins w:id="18504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505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506" w:author="Caree2" w:date="2017-04-02T07:02:00Z"/>
          <w:color w:val="008080"/>
          <w:rPrChange w:id="18507" w:author="Caree2" w:date="2017-04-02T07:58:00Z">
            <w:rPr>
              <w:ins w:id="18508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509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510" w:author="Caree2" w:date="2017-04-02T07:02:00Z"/>
          <w:color w:val="008080"/>
          <w:rPrChange w:id="18511" w:author="Caree2" w:date="2017-04-02T07:58:00Z">
            <w:rPr>
              <w:ins w:id="18512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513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2E1BA4">
      <w:pPr>
        <w:rPr>
          <w:ins w:id="18514" w:author="Caree2" w:date="2017-04-02T07:02:00Z"/>
          <w:color w:val="008080"/>
          <w:rPrChange w:id="18515" w:author="Caree2" w:date="2017-04-02T07:58:00Z">
            <w:rPr>
              <w:ins w:id="18516" w:author="Caree2" w:date="2017-04-02T07:02:00Z"/>
              <w:rFonts w:ascii="Consolas" w:hAnsi="Consolas" w:cs="Consolas"/>
              <w:sz w:val="20"/>
              <w:szCs w:val="20"/>
            </w:rPr>
          </w:rPrChange>
        </w:rPr>
        <w:pPrChange w:id="18517" w:author="Caree2" w:date="2017-04-02T07:24:00Z">
          <w:pPr>
            <w:autoSpaceDE w:val="0"/>
            <w:autoSpaceDN w:val="0"/>
            <w:adjustRightInd w:val="0"/>
          </w:pPr>
        </w:pPrChange>
      </w:pPr>
      <w:ins w:id="18518" w:author="Caree2" w:date="2017-04-02T07:02:00Z">
        <w:r w:rsidRPr="00880017">
          <w:rPr>
            <w:color w:val="008080"/>
            <w:rPrChange w:id="18519" w:author="Caree2" w:date="2017-04-02T07:58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>}</w:t>
        </w:r>
      </w:ins>
    </w:p>
    <w:p w:rsidR="006C7EC5" w:rsidRDefault="006C7EC5" w:rsidP="006C7EC5">
      <w:pPr>
        <w:pStyle w:val="StyleHeading114ptBoldUnderlineLeft"/>
        <w:rPr>
          <w:ins w:id="18520" w:author="Caree2" w:date="2017-04-02T07:02:00Z"/>
        </w:rPr>
      </w:pPr>
      <w:bookmarkStart w:id="18521" w:name="_Toc478888089"/>
      <w:ins w:id="18522" w:author="Caree2" w:date="2017-04-02T07:00:00Z">
        <w:r w:rsidRPr="00EA03DE">
          <w:lastRenderedPageBreak/>
          <w:t>1.</w:t>
        </w:r>
      </w:ins>
      <w:ins w:id="18523" w:author="Caree2" w:date="2017-04-02T07:49:00Z">
        <w:r w:rsidR="00C547DB">
          <w:t>47</w:t>
        </w:r>
      </w:ins>
      <w:ins w:id="18524" w:author="Caree2" w:date="2017-04-02T07:00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18525" w:author="Caree2" w:date="2017-04-02T07:24:00Z">
        <w:r w:rsidR="002E1BA4">
          <w:t>Create the Pilot</w:t>
        </w:r>
        <w:r w:rsidR="002E1BA4" w:rsidRPr="00021208">
          <w:t xml:space="preserve"> </w:t>
        </w:r>
        <w:r w:rsidR="002E1BA4">
          <w:t>class in the package Fifth</w:t>
        </w:r>
      </w:ins>
      <w:bookmarkEnd w:id="18521"/>
    </w:p>
    <w:p w:rsidR="006C7EC5" w:rsidRDefault="006C7EC5" w:rsidP="006C7EC5">
      <w:pPr>
        <w:pStyle w:val="StyleHeading114ptBoldUnderlineLeft"/>
        <w:rPr>
          <w:ins w:id="18526" w:author="Caree2" w:date="2017-04-02T07:02:00Z"/>
        </w:rPr>
      </w:pPr>
    </w:p>
    <w:p w:rsidR="006C7EC5" w:rsidRPr="00880017" w:rsidRDefault="006C7EC5" w:rsidP="00556719">
      <w:pPr>
        <w:rPr>
          <w:ins w:id="18527" w:author="Caree2" w:date="2017-04-02T07:02:00Z"/>
          <w:color w:val="008080"/>
          <w:rPrChange w:id="18528" w:author="Caree2" w:date="2017-04-02T07:58:00Z">
            <w:rPr>
              <w:ins w:id="18529" w:author="Caree2" w:date="2017-04-02T07:02:00Z"/>
            </w:rPr>
          </w:rPrChange>
        </w:rPr>
        <w:pPrChange w:id="18530" w:author="Caree2" w:date="2017-04-02T07:24:00Z">
          <w:pPr>
            <w:autoSpaceDE w:val="0"/>
            <w:autoSpaceDN w:val="0"/>
            <w:adjustRightInd w:val="0"/>
          </w:pPr>
        </w:pPrChange>
      </w:pPr>
      <w:ins w:id="18531" w:author="Caree2" w:date="2017-04-02T07:02:00Z">
        <w:r w:rsidRPr="00880017">
          <w:rPr>
            <w:color w:val="008080"/>
            <w:rPrChange w:id="18532" w:author="Caree2" w:date="2017-04-02T07:58:00Z">
              <w:rPr>
                <w:b/>
                <w:bCs/>
                <w:color w:val="7F0055"/>
              </w:rPr>
            </w:rPrChange>
          </w:rPr>
          <w:t>package com.rollingstone.springframework.aop.example.fifth;</w:t>
        </w:r>
      </w:ins>
    </w:p>
    <w:p w:rsidR="006C7EC5" w:rsidRPr="00880017" w:rsidRDefault="006C7EC5" w:rsidP="00556719">
      <w:pPr>
        <w:rPr>
          <w:ins w:id="18533" w:author="Caree2" w:date="2017-04-02T07:02:00Z"/>
          <w:color w:val="008080"/>
          <w:rPrChange w:id="18534" w:author="Caree2" w:date="2017-04-02T07:58:00Z">
            <w:rPr>
              <w:ins w:id="18535" w:author="Caree2" w:date="2017-04-02T07:02:00Z"/>
            </w:rPr>
          </w:rPrChange>
        </w:rPr>
        <w:pPrChange w:id="18536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537" w:author="Caree2" w:date="2017-04-02T07:02:00Z"/>
          <w:color w:val="008080"/>
          <w:rPrChange w:id="18538" w:author="Caree2" w:date="2017-04-02T07:58:00Z">
            <w:rPr>
              <w:ins w:id="18539" w:author="Caree2" w:date="2017-04-02T07:02:00Z"/>
            </w:rPr>
          </w:rPrChange>
        </w:rPr>
        <w:pPrChange w:id="18540" w:author="Caree2" w:date="2017-04-02T07:24:00Z">
          <w:pPr>
            <w:autoSpaceDE w:val="0"/>
            <w:autoSpaceDN w:val="0"/>
            <w:adjustRightInd w:val="0"/>
          </w:pPr>
        </w:pPrChange>
      </w:pPr>
      <w:ins w:id="18541" w:author="Caree2" w:date="2017-04-02T07:02:00Z">
        <w:r w:rsidRPr="00880017">
          <w:rPr>
            <w:color w:val="008080"/>
            <w:rPrChange w:id="18542" w:author="Caree2" w:date="2017-04-02T07:58:00Z">
              <w:rPr>
                <w:b/>
                <w:bCs/>
                <w:color w:val="7F0055"/>
              </w:rPr>
            </w:rPrChange>
          </w:rPr>
          <w:t>import java.time.LocalDate;</w:t>
        </w:r>
      </w:ins>
    </w:p>
    <w:p w:rsidR="006C7EC5" w:rsidRPr="00880017" w:rsidRDefault="006C7EC5" w:rsidP="00556719">
      <w:pPr>
        <w:rPr>
          <w:ins w:id="18543" w:author="Caree2" w:date="2017-04-02T07:02:00Z"/>
          <w:color w:val="008080"/>
          <w:rPrChange w:id="18544" w:author="Caree2" w:date="2017-04-02T07:58:00Z">
            <w:rPr>
              <w:ins w:id="18545" w:author="Caree2" w:date="2017-04-02T07:02:00Z"/>
            </w:rPr>
          </w:rPrChange>
        </w:rPr>
        <w:pPrChange w:id="18546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547" w:author="Caree2" w:date="2017-04-02T07:02:00Z"/>
          <w:color w:val="008080"/>
          <w:rPrChange w:id="18548" w:author="Caree2" w:date="2017-04-02T07:58:00Z">
            <w:rPr>
              <w:ins w:id="18549" w:author="Caree2" w:date="2017-04-02T07:02:00Z"/>
            </w:rPr>
          </w:rPrChange>
        </w:rPr>
        <w:pPrChange w:id="18550" w:author="Caree2" w:date="2017-04-02T07:24:00Z">
          <w:pPr>
            <w:autoSpaceDE w:val="0"/>
            <w:autoSpaceDN w:val="0"/>
            <w:adjustRightInd w:val="0"/>
          </w:pPr>
        </w:pPrChange>
      </w:pPr>
      <w:ins w:id="18551" w:author="Caree2" w:date="2017-04-02T07:02:00Z">
        <w:r w:rsidRPr="00880017">
          <w:rPr>
            <w:color w:val="008080"/>
            <w:rPrChange w:id="18552" w:author="Caree2" w:date="2017-04-02T07:58:00Z">
              <w:rPr>
                <w:b/>
                <w:bCs/>
                <w:color w:val="7F0055"/>
              </w:rPr>
            </w:rPrChange>
          </w:rPr>
          <w:t>public class Pilot {</w:t>
        </w:r>
      </w:ins>
    </w:p>
    <w:p w:rsidR="006C7EC5" w:rsidRPr="00880017" w:rsidRDefault="006C7EC5" w:rsidP="00556719">
      <w:pPr>
        <w:rPr>
          <w:ins w:id="18553" w:author="Caree2" w:date="2017-04-02T07:02:00Z"/>
          <w:color w:val="008080"/>
          <w:rPrChange w:id="18554" w:author="Caree2" w:date="2017-04-02T07:58:00Z">
            <w:rPr>
              <w:ins w:id="18555" w:author="Caree2" w:date="2017-04-02T07:02:00Z"/>
            </w:rPr>
          </w:rPrChange>
        </w:rPr>
        <w:pPrChange w:id="18556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557" w:author="Caree2" w:date="2017-04-02T07:02:00Z"/>
          <w:color w:val="008080"/>
          <w:rPrChange w:id="18558" w:author="Caree2" w:date="2017-04-02T07:58:00Z">
            <w:rPr>
              <w:ins w:id="18559" w:author="Caree2" w:date="2017-04-02T07:02:00Z"/>
            </w:rPr>
          </w:rPrChange>
        </w:rPr>
        <w:pPrChange w:id="18560" w:author="Caree2" w:date="2017-04-02T07:24:00Z">
          <w:pPr>
            <w:autoSpaceDE w:val="0"/>
            <w:autoSpaceDN w:val="0"/>
            <w:adjustRightInd w:val="0"/>
          </w:pPr>
        </w:pPrChange>
      </w:pPr>
      <w:ins w:id="18561" w:author="Caree2" w:date="2017-04-02T07:02:00Z">
        <w:r w:rsidRPr="00880017">
          <w:rPr>
            <w:color w:val="008080"/>
            <w:rPrChange w:id="18562" w:author="Caree2" w:date="2017-04-02T07:58:00Z">
              <w:rPr>
                <w:b/>
                <w:bCs/>
                <w:color w:val="7F0055"/>
              </w:rPr>
            </w:rPrChange>
          </w:rPr>
          <w:t>private long pilotID;</w:t>
        </w:r>
      </w:ins>
    </w:p>
    <w:p w:rsidR="006C7EC5" w:rsidRPr="00880017" w:rsidRDefault="006C7EC5" w:rsidP="00556719">
      <w:pPr>
        <w:rPr>
          <w:ins w:id="18563" w:author="Caree2" w:date="2017-04-02T07:02:00Z"/>
          <w:color w:val="008080"/>
          <w:rPrChange w:id="18564" w:author="Caree2" w:date="2017-04-02T07:58:00Z">
            <w:rPr>
              <w:ins w:id="18565" w:author="Caree2" w:date="2017-04-02T07:02:00Z"/>
            </w:rPr>
          </w:rPrChange>
        </w:rPr>
        <w:pPrChange w:id="18566" w:author="Caree2" w:date="2017-04-02T07:24:00Z">
          <w:pPr>
            <w:autoSpaceDE w:val="0"/>
            <w:autoSpaceDN w:val="0"/>
            <w:adjustRightInd w:val="0"/>
          </w:pPr>
        </w:pPrChange>
      </w:pPr>
      <w:ins w:id="18567" w:author="Caree2" w:date="2017-04-02T07:02:00Z">
        <w:r w:rsidRPr="00880017">
          <w:rPr>
            <w:color w:val="008080"/>
            <w:rPrChange w:id="18568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569" w:author="Caree2" w:date="2017-04-02T07:02:00Z"/>
          <w:color w:val="008080"/>
          <w:rPrChange w:id="18570" w:author="Caree2" w:date="2017-04-02T07:58:00Z">
            <w:rPr>
              <w:ins w:id="18571" w:author="Caree2" w:date="2017-04-02T07:02:00Z"/>
            </w:rPr>
          </w:rPrChange>
        </w:rPr>
        <w:pPrChange w:id="18572" w:author="Caree2" w:date="2017-04-02T07:24:00Z">
          <w:pPr>
            <w:autoSpaceDE w:val="0"/>
            <w:autoSpaceDN w:val="0"/>
            <w:adjustRightInd w:val="0"/>
          </w:pPr>
        </w:pPrChange>
      </w:pPr>
      <w:ins w:id="18573" w:author="Caree2" w:date="2017-04-02T07:02:00Z">
        <w:r w:rsidRPr="00880017">
          <w:rPr>
            <w:color w:val="008080"/>
            <w:rPrChange w:id="18574" w:author="Caree2" w:date="2017-04-02T07:58:00Z">
              <w:rPr/>
            </w:rPrChange>
          </w:rPr>
          <w:tab/>
          <w:t>private String firstName;</w:t>
        </w:r>
      </w:ins>
    </w:p>
    <w:p w:rsidR="006C7EC5" w:rsidRPr="00880017" w:rsidRDefault="006C7EC5" w:rsidP="00556719">
      <w:pPr>
        <w:rPr>
          <w:ins w:id="18575" w:author="Caree2" w:date="2017-04-02T07:02:00Z"/>
          <w:color w:val="008080"/>
          <w:rPrChange w:id="18576" w:author="Caree2" w:date="2017-04-02T07:58:00Z">
            <w:rPr>
              <w:ins w:id="18577" w:author="Caree2" w:date="2017-04-02T07:02:00Z"/>
            </w:rPr>
          </w:rPrChange>
        </w:rPr>
        <w:pPrChange w:id="18578" w:author="Caree2" w:date="2017-04-02T07:24:00Z">
          <w:pPr>
            <w:autoSpaceDE w:val="0"/>
            <w:autoSpaceDN w:val="0"/>
            <w:adjustRightInd w:val="0"/>
          </w:pPr>
        </w:pPrChange>
      </w:pPr>
      <w:ins w:id="18579" w:author="Caree2" w:date="2017-04-02T07:02:00Z">
        <w:r w:rsidRPr="00880017">
          <w:rPr>
            <w:color w:val="008080"/>
            <w:rPrChange w:id="18580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581" w:author="Caree2" w:date="2017-04-02T07:02:00Z"/>
          <w:color w:val="008080"/>
          <w:rPrChange w:id="18582" w:author="Caree2" w:date="2017-04-02T07:58:00Z">
            <w:rPr>
              <w:ins w:id="18583" w:author="Caree2" w:date="2017-04-02T07:02:00Z"/>
            </w:rPr>
          </w:rPrChange>
        </w:rPr>
        <w:pPrChange w:id="18584" w:author="Caree2" w:date="2017-04-02T07:24:00Z">
          <w:pPr>
            <w:autoSpaceDE w:val="0"/>
            <w:autoSpaceDN w:val="0"/>
            <w:adjustRightInd w:val="0"/>
          </w:pPr>
        </w:pPrChange>
      </w:pPr>
      <w:ins w:id="18585" w:author="Caree2" w:date="2017-04-02T07:02:00Z">
        <w:r w:rsidRPr="00880017">
          <w:rPr>
            <w:color w:val="008080"/>
            <w:rPrChange w:id="18586" w:author="Caree2" w:date="2017-04-02T07:58:00Z">
              <w:rPr/>
            </w:rPrChange>
          </w:rPr>
          <w:tab/>
          <w:t>private String lastName;</w:t>
        </w:r>
      </w:ins>
    </w:p>
    <w:p w:rsidR="006C7EC5" w:rsidRPr="00880017" w:rsidRDefault="006C7EC5" w:rsidP="00556719">
      <w:pPr>
        <w:rPr>
          <w:ins w:id="18587" w:author="Caree2" w:date="2017-04-02T07:02:00Z"/>
          <w:color w:val="008080"/>
          <w:rPrChange w:id="18588" w:author="Caree2" w:date="2017-04-02T07:58:00Z">
            <w:rPr>
              <w:ins w:id="18589" w:author="Caree2" w:date="2017-04-02T07:02:00Z"/>
            </w:rPr>
          </w:rPrChange>
        </w:rPr>
        <w:pPrChange w:id="18590" w:author="Caree2" w:date="2017-04-02T07:24:00Z">
          <w:pPr>
            <w:autoSpaceDE w:val="0"/>
            <w:autoSpaceDN w:val="0"/>
            <w:adjustRightInd w:val="0"/>
          </w:pPr>
        </w:pPrChange>
      </w:pPr>
      <w:ins w:id="18591" w:author="Caree2" w:date="2017-04-02T07:02:00Z">
        <w:r w:rsidRPr="00880017">
          <w:rPr>
            <w:color w:val="008080"/>
            <w:rPrChange w:id="18592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593" w:author="Caree2" w:date="2017-04-02T07:02:00Z"/>
          <w:color w:val="008080"/>
          <w:rPrChange w:id="18594" w:author="Caree2" w:date="2017-04-02T07:58:00Z">
            <w:rPr>
              <w:ins w:id="18595" w:author="Caree2" w:date="2017-04-02T07:02:00Z"/>
            </w:rPr>
          </w:rPrChange>
        </w:rPr>
        <w:pPrChange w:id="18596" w:author="Caree2" w:date="2017-04-02T07:24:00Z">
          <w:pPr>
            <w:autoSpaceDE w:val="0"/>
            <w:autoSpaceDN w:val="0"/>
            <w:adjustRightInd w:val="0"/>
          </w:pPr>
        </w:pPrChange>
      </w:pPr>
      <w:ins w:id="18597" w:author="Caree2" w:date="2017-04-02T07:02:00Z">
        <w:r w:rsidRPr="00880017">
          <w:rPr>
            <w:color w:val="008080"/>
            <w:rPrChange w:id="18598" w:author="Caree2" w:date="2017-04-02T07:58:00Z">
              <w:rPr/>
            </w:rPrChange>
          </w:rPr>
          <w:tab/>
          <w:t>private String middleName;</w:t>
        </w:r>
      </w:ins>
    </w:p>
    <w:p w:rsidR="006C7EC5" w:rsidRPr="00880017" w:rsidRDefault="006C7EC5" w:rsidP="00556719">
      <w:pPr>
        <w:rPr>
          <w:ins w:id="18599" w:author="Caree2" w:date="2017-04-02T07:02:00Z"/>
          <w:color w:val="008080"/>
          <w:rPrChange w:id="18600" w:author="Caree2" w:date="2017-04-02T07:58:00Z">
            <w:rPr>
              <w:ins w:id="18601" w:author="Caree2" w:date="2017-04-02T07:02:00Z"/>
            </w:rPr>
          </w:rPrChange>
        </w:rPr>
        <w:pPrChange w:id="18602" w:author="Caree2" w:date="2017-04-02T07:24:00Z">
          <w:pPr>
            <w:autoSpaceDE w:val="0"/>
            <w:autoSpaceDN w:val="0"/>
            <w:adjustRightInd w:val="0"/>
          </w:pPr>
        </w:pPrChange>
      </w:pPr>
      <w:ins w:id="18603" w:author="Caree2" w:date="2017-04-02T07:02:00Z">
        <w:r w:rsidRPr="00880017">
          <w:rPr>
            <w:color w:val="008080"/>
            <w:rPrChange w:id="18604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605" w:author="Caree2" w:date="2017-04-02T07:02:00Z"/>
          <w:color w:val="008080"/>
          <w:rPrChange w:id="18606" w:author="Caree2" w:date="2017-04-02T07:58:00Z">
            <w:rPr>
              <w:ins w:id="18607" w:author="Caree2" w:date="2017-04-02T07:02:00Z"/>
            </w:rPr>
          </w:rPrChange>
        </w:rPr>
        <w:pPrChange w:id="18608" w:author="Caree2" w:date="2017-04-02T07:24:00Z">
          <w:pPr>
            <w:autoSpaceDE w:val="0"/>
            <w:autoSpaceDN w:val="0"/>
            <w:adjustRightInd w:val="0"/>
          </w:pPr>
        </w:pPrChange>
      </w:pPr>
      <w:ins w:id="18609" w:author="Caree2" w:date="2017-04-02T07:02:00Z">
        <w:r w:rsidRPr="00880017">
          <w:rPr>
            <w:color w:val="008080"/>
            <w:rPrChange w:id="18610" w:author="Caree2" w:date="2017-04-02T07:58:00Z">
              <w:rPr/>
            </w:rPrChange>
          </w:rPr>
          <w:tab/>
          <w:t>private String socialSecurityNumber;</w:t>
        </w:r>
      </w:ins>
    </w:p>
    <w:p w:rsidR="006C7EC5" w:rsidRPr="00880017" w:rsidRDefault="006C7EC5" w:rsidP="00556719">
      <w:pPr>
        <w:rPr>
          <w:ins w:id="18611" w:author="Caree2" w:date="2017-04-02T07:02:00Z"/>
          <w:color w:val="008080"/>
          <w:rPrChange w:id="18612" w:author="Caree2" w:date="2017-04-02T07:58:00Z">
            <w:rPr>
              <w:ins w:id="18613" w:author="Caree2" w:date="2017-04-02T07:02:00Z"/>
            </w:rPr>
          </w:rPrChange>
        </w:rPr>
        <w:pPrChange w:id="18614" w:author="Caree2" w:date="2017-04-02T07:24:00Z">
          <w:pPr>
            <w:autoSpaceDE w:val="0"/>
            <w:autoSpaceDN w:val="0"/>
            <w:adjustRightInd w:val="0"/>
          </w:pPr>
        </w:pPrChange>
      </w:pPr>
      <w:ins w:id="18615" w:author="Caree2" w:date="2017-04-02T07:02:00Z">
        <w:r w:rsidRPr="00880017">
          <w:rPr>
            <w:color w:val="008080"/>
            <w:rPrChange w:id="18616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617" w:author="Caree2" w:date="2017-04-02T07:02:00Z"/>
          <w:color w:val="008080"/>
          <w:rPrChange w:id="18618" w:author="Caree2" w:date="2017-04-02T07:58:00Z">
            <w:rPr>
              <w:ins w:id="18619" w:author="Caree2" w:date="2017-04-02T07:02:00Z"/>
            </w:rPr>
          </w:rPrChange>
        </w:rPr>
        <w:pPrChange w:id="18620" w:author="Caree2" w:date="2017-04-02T07:24:00Z">
          <w:pPr>
            <w:autoSpaceDE w:val="0"/>
            <w:autoSpaceDN w:val="0"/>
            <w:adjustRightInd w:val="0"/>
          </w:pPr>
        </w:pPrChange>
      </w:pPr>
      <w:ins w:id="18621" w:author="Caree2" w:date="2017-04-02T07:02:00Z">
        <w:r w:rsidRPr="00880017">
          <w:rPr>
            <w:color w:val="008080"/>
            <w:rPrChange w:id="18622" w:author="Caree2" w:date="2017-04-02T07:58:00Z">
              <w:rPr/>
            </w:rPrChange>
          </w:rPr>
          <w:tab/>
          <w:t>private LocalDate dateOfBirth;</w:t>
        </w:r>
      </w:ins>
    </w:p>
    <w:p w:rsidR="006C7EC5" w:rsidRPr="00880017" w:rsidRDefault="006C7EC5" w:rsidP="00556719">
      <w:pPr>
        <w:rPr>
          <w:ins w:id="18623" w:author="Caree2" w:date="2017-04-02T07:02:00Z"/>
          <w:color w:val="008080"/>
          <w:rPrChange w:id="18624" w:author="Caree2" w:date="2017-04-02T07:58:00Z">
            <w:rPr>
              <w:ins w:id="18625" w:author="Caree2" w:date="2017-04-02T07:02:00Z"/>
            </w:rPr>
          </w:rPrChange>
        </w:rPr>
        <w:pPrChange w:id="18626" w:author="Caree2" w:date="2017-04-02T07:24:00Z">
          <w:pPr>
            <w:autoSpaceDE w:val="0"/>
            <w:autoSpaceDN w:val="0"/>
            <w:adjustRightInd w:val="0"/>
          </w:pPr>
        </w:pPrChange>
      </w:pPr>
      <w:ins w:id="18627" w:author="Caree2" w:date="2017-04-02T07:02:00Z">
        <w:r w:rsidRPr="00880017">
          <w:rPr>
            <w:color w:val="008080"/>
            <w:rPrChange w:id="18628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629" w:author="Caree2" w:date="2017-04-02T07:02:00Z"/>
          <w:color w:val="008080"/>
          <w:rPrChange w:id="18630" w:author="Caree2" w:date="2017-04-02T07:58:00Z">
            <w:rPr>
              <w:ins w:id="18631" w:author="Caree2" w:date="2017-04-02T07:02:00Z"/>
            </w:rPr>
          </w:rPrChange>
        </w:rPr>
        <w:pPrChange w:id="18632" w:author="Caree2" w:date="2017-04-02T07:24:00Z">
          <w:pPr>
            <w:autoSpaceDE w:val="0"/>
            <w:autoSpaceDN w:val="0"/>
            <w:adjustRightInd w:val="0"/>
          </w:pPr>
        </w:pPrChange>
      </w:pPr>
      <w:ins w:id="18633" w:author="Caree2" w:date="2017-04-02T07:02:00Z">
        <w:r w:rsidRPr="00880017">
          <w:rPr>
            <w:color w:val="008080"/>
            <w:rPrChange w:id="18634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635" w:author="Caree2" w:date="2017-04-02T07:02:00Z"/>
          <w:color w:val="008080"/>
          <w:rPrChange w:id="18636" w:author="Caree2" w:date="2017-04-02T07:58:00Z">
            <w:rPr>
              <w:ins w:id="18637" w:author="Caree2" w:date="2017-04-02T07:02:00Z"/>
            </w:rPr>
          </w:rPrChange>
        </w:rPr>
        <w:pPrChange w:id="18638" w:author="Caree2" w:date="2017-04-02T07:24:00Z">
          <w:pPr>
            <w:autoSpaceDE w:val="0"/>
            <w:autoSpaceDN w:val="0"/>
            <w:adjustRightInd w:val="0"/>
          </w:pPr>
        </w:pPrChange>
      </w:pPr>
      <w:ins w:id="18639" w:author="Caree2" w:date="2017-04-02T07:02:00Z">
        <w:r w:rsidRPr="00880017">
          <w:rPr>
            <w:color w:val="008080"/>
            <w:rPrChange w:id="18640" w:author="Caree2" w:date="2017-04-02T07:58:00Z">
              <w:rPr/>
            </w:rPrChange>
          </w:rPr>
          <w:tab/>
          <w:t>private int age;</w:t>
        </w:r>
      </w:ins>
    </w:p>
    <w:p w:rsidR="006C7EC5" w:rsidRPr="00880017" w:rsidRDefault="006C7EC5" w:rsidP="00556719">
      <w:pPr>
        <w:rPr>
          <w:ins w:id="18641" w:author="Caree2" w:date="2017-04-02T07:02:00Z"/>
          <w:color w:val="008080"/>
          <w:rPrChange w:id="18642" w:author="Caree2" w:date="2017-04-02T07:58:00Z">
            <w:rPr>
              <w:ins w:id="18643" w:author="Caree2" w:date="2017-04-02T07:02:00Z"/>
            </w:rPr>
          </w:rPrChange>
        </w:rPr>
        <w:pPrChange w:id="18644" w:author="Caree2" w:date="2017-04-02T07:24:00Z">
          <w:pPr>
            <w:autoSpaceDE w:val="0"/>
            <w:autoSpaceDN w:val="0"/>
            <w:adjustRightInd w:val="0"/>
          </w:pPr>
        </w:pPrChange>
      </w:pPr>
      <w:ins w:id="18645" w:author="Caree2" w:date="2017-04-02T07:02:00Z">
        <w:r w:rsidRPr="00880017">
          <w:rPr>
            <w:color w:val="008080"/>
            <w:rPrChange w:id="18646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647" w:author="Caree2" w:date="2017-04-02T07:02:00Z"/>
          <w:color w:val="008080"/>
          <w:rPrChange w:id="18648" w:author="Caree2" w:date="2017-04-02T07:58:00Z">
            <w:rPr>
              <w:ins w:id="18649" w:author="Caree2" w:date="2017-04-02T07:02:00Z"/>
            </w:rPr>
          </w:rPrChange>
        </w:rPr>
        <w:pPrChange w:id="18650" w:author="Caree2" w:date="2017-04-02T07:24:00Z">
          <w:pPr>
            <w:autoSpaceDE w:val="0"/>
            <w:autoSpaceDN w:val="0"/>
            <w:adjustRightInd w:val="0"/>
          </w:pPr>
        </w:pPrChange>
      </w:pPr>
      <w:ins w:id="18651" w:author="Caree2" w:date="2017-04-02T07:02:00Z">
        <w:r w:rsidRPr="00880017">
          <w:rPr>
            <w:color w:val="008080"/>
            <w:rPrChange w:id="18652" w:author="Caree2" w:date="2017-04-02T07:58:00Z">
              <w:rPr/>
            </w:rPrChange>
          </w:rPr>
          <w:tab/>
          <w:t>private String sex;</w:t>
        </w:r>
      </w:ins>
    </w:p>
    <w:p w:rsidR="006C7EC5" w:rsidRPr="00880017" w:rsidRDefault="006C7EC5" w:rsidP="00556719">
      <w:pPr>
        <w:rPr>
          <w:ins w:id="18653" w:author="Caree2" w:date="2017-04-02T07:02:00Z"/>
          <w:color w:val="008080"/>
          <w:rPrChange w:id="18654" w:author="Caree2" w:date="2017-04-02T07:58:00Z">
            <w:rPr>
              <w:ins w:id="18655" w:author="Caree2" w:date="2017-04-02T07:02:00Z"/>
            </w:rPr>
          </w:rPrChange>
        </w:rPr>
        <w:pPrChange w:id="18656" w:author="Caree2" w:date="2017-04-02T07:24:00Z">
          <w:pPr>
            <w:autoSpaceDE w:val="0"/>
            <w:autoSpaceDN w:val="0"/>
            <w:adjustRightInd w:val="0"/>
          </w:pPr>
        </w:pPrChange>
      </w:pPr>
      <w:ins w:id="18657" w:author="Caree2" w:date="2017-04-02T07:02:00Z">
        <w:r w:rsidRPr="00880017">
          <w:rPr>
            <w:color w:val="008080"/>
            <w:rPrChange w:id="18658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659" w:author="Caree2" w:date="2017-04-02T07:02:00Z"/>
          <w:color w:val="008080"/>
          <w:rPrChange w:id="18660" w:author="Caree2" w:date="2017-04-02T07:58:00Z">
            <w:rPr>
              <w:ins w:id="18661" w:author="Caree2" w:date="2017-04-02T07:02:00Z"/>
            </w:rPr>
          </w:rPrChange>
        </w:rPr>
        <w:pPrChange w:id="18662" w:author="Caree2" w:date="2017-04-02T07:24:00Z">
          <w:pPr>
            <w:autoSpaceDE w:val="0"/>
            <w:autoSpaceDN w:val="0"/>
            <w:adjustRightInd w:val="0"/>
          </w:pPr>
        </w:pPrChange>
      </w:pPr>
      <w:ins w:id="18663" w:author="Caree2" w:date="2017-04-02T07:02:00Z">
        <w:r w:rsidRPr="00880017">
          <w:rPr>
            <w:color w:val="008080"/>
            <w:rPrChange w:id="18664" w:author="Caree2" w:date="2017-04-02T07:58:00Z">
              <w:rPr/>
            </w:rPrChange>
          </w:rPr>
          <w:tab/>
          <w:t>private int flyingHours;</w:t>
        </w:r>
      </w:ins>
    </w:p>
    <w:p w:rsidR="006C7EC5" w:rsidRPr="00880017" w:rsidRDefault="006C7EC5" w:rsidP="00556719">
      <w:pPr>
        <w:rPr>
          <w:ins w:id="18665" w:author="Caree2" w:date="2017-04-02T07:02:00Z"/>
          <w:color w:val="008080"/>
          <w:rPrChange w:id="18666" w:author="Caree2" w:date="2017-04-02T07:58:00Z">
            <w:rPr>
              <w:ins w:id="18667" w:author="Caree2" w:date="2017-04-02T07:02:00Z"/>
            </w:rPr>
          </w:rPrChange>
        </w:rPr>
        <w:pPrChange w:id="18668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669" w:author="Caree2" w:date="2017-04-02T07:02:00Z"/>
          <w:color w:val="008080"/>
          <w:rPrChange w:id="18670" w:author="Caree2" w:date="2017-04-02T07:58:00Z">
            <w:rPr>
              <w:ins w:id="18671" w:author="Caree2" w:date="2017-04-02T07:02:00Z"/>
            </w:rPr>
          </w:rPrChange>
        </w:rPr>
        <w:pPrChange w:id="18672" w:author="Caree2" w:date="2017-04-02T07:24:00Z">
          <w:pPr>
            <w:autoSpaceDE w:val="0"/>
            <w:autoSpaceDN w:val="0"/>
            <w:adjustRightInd w:val="0"/>
          </w:pPr>
        </w:pPrChange>
      </w:pPr>
      <w:ins w:id="18673" w:author="Caree2" w:date="2017-04-02T07:02:00Z">
        <w:r w:rsidRPr="00880017">
          <w:rPr>
            <w:color w:val="008080"/>
            <w:rPrChange w:id="18674" w:author="Caree2" w:date="2017-04-02T07:58:00Z">
              <w:rPr/>
            </w:rPrChange>
          </w:rPr>
          <w:tab/>
          <w:t>public long getPilotID() {</w:t>
        </w:r>
      </w:ins>
    </w:p>
    <w:p w:rsidR="006C7EC5" w:rsidRPr="00880017" w:rsidRDefault="006C7EC5" w:rsidP="00556719">
      <w:pPr>
        <w:rPr>
          <w:ins w:id="18675" w:author="Caree2" w:date="2017-04-02T07:02:00Z"/>
          <w:color w:val="008080"/>
          <w:rPrChange w:id="18676" w:author="Caree2" w:date="2017-04-02T07:58:00Z">
            <w:rPr>
              <w:ins w:id="18677" w:author="Caree2" w:date="2017-04-02T07:02:00Z"/>
            </w:rPr>
          </w:rPrChange>
        </w:rPr>
        <w:pPrChange w:id="18678" w:author="Caree2" w:date="2017-04-02T07:24:00Z">
          <w:pPr>
            <w:autoSpaceDE w:val="0"/>
            <w:autoSpaceDN w:val="0"/>
            <w:adjustRightInd w:val="0"/>
          </w:pPr>
        </w:pPrChange>
      </w:pPr>
      <w:ins w:id="18679" w:author="Caree2" w:date="2017-04-02T07:02:00Z">
        <w:r w:rsidRPr="00880017">
          <w:rPr>
            <w:color w:val="008080"/>
            <w:rPrChange w:id="18680" w:author="Caree2" w:date="2017-04-02T07:58:00Z">
              <w:rPr/>
            </w:rPrChange>
          </w:rPr>
          <w:tab/>
        </w:r>
        <w:r w:rsidRPr="00880017">
          <w:rPr>
            <w:color w:val="008080"/>
            <w:rPrChange w:id="18681" w:author="Caree2" w:date="2017-04-02T07:58:00Z">
              <w:rPr/>
            </w:rPrChange>
          </w:rPr>
          <w:tab/>
          <w:t>return pilotID;</w:t>
        </w:r>
      </w:ins>
    </w:p>
    <w:p w:rsidR="006C7EC5" w:rsidRPr="00880017" w:rsidRDefault="006C7EC5" w:rsidP="00556719">
      <w:pPr>
        <w:rPr>
          <w:ins w:id="18682" w:author="Caree2" w:date="2017-04-02T07:02:00Z"/>
          <w:color w:val="008080"/>
          <w:rPrChange w:id="18683" w:author="Caree2" w:date="2017-04-02T07:58:00Z">
            <w:rPr>
              <w:ins w:id="18684" w:author="Caree2" w:date="2017-04-02T07:02:00Z"/>
            </w:rPr>
          </w:rPrChange>
        </w:rPr>
        <w:pPrChange w:id="18685" w:author="Caree2" w:date="2017-04-02T07:24:00Z">
          <w:pPr>
            <w:autoSpaceDE w:val="0"/>
            <w:autoSpaceDN w:val="0"/>
            <w:adjustRightInd w:val="0"/>
          </w:pPr>
        </w:pPrChange>
      </w:pPr>
      <w:ins w:id="18686" w:author="Caree2" w:date="2017-04-02T07:02:00Z">
        <w:r w:rsidRPr="00880017">
          <w:rPr>
            <w:color w:val="008080"/>
            <w:rPrChange w:id="18687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688" w:author="Caree2" w:date="2017-04-02T07:02:00Z"/>
          <w:color w:val="008080"/>
          <w:rPrChange w:id="18689" w:author="Caree2" w:date="2017-04-02T07:58:00Z">
            <w:rPr>
              <w:ins w:id="18690" w:author="Caree2" w:date="2017-04-02T07:02:00Z"/>
            </w:rPr>
          </w:rPrChange>
        </w:rPr>
        <w:pPrChange w:id="18691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692" w:author="Caree2" w:date="2017-04-02T07:02:00Z"/>
          <w:color w:val="008080"/>
          <w:rPrChange w:id="18693" w:author="Caree2" w:date="2017-04-02T07:58:00Z">
            <w:rPr>
              <w:ins w:id="18694" w:author="Caree2" w:date="2017-04-02T07:02:00Z"/>
            </w:rPr>
          </w:rPrChange>
        </w:rPr>
        <w:pPrChange w:id="18695" w:author="Caree2" w:date="2017-04-02T07:24:00Z">
          <w:pPr>
            <w:autoSpaceDE w:val="0"/>
            <w:autoSpaceDN w:val="0"/>
            <w:adjustRightInd w:val="0"/>
          </w:pPr>
        </w:pPrChange>
      </w:pPr>
      <w:ins w:id="18696" w:author="Caree2" w:date="2017-04-02T07:02:00Z">
        <w:r w:rsidRPr="00880017">
          <w:rPr>
            <w:color w:val="008080"/>
            <w:rPrChange w:id="18697" w:author="Caree2" w:date="2017-04-02T07:58:00Z">
              <w:rPr/>
            </w:rPrChange>
          </w:rPr>
          <w:tab/>
          <w:t>public void setPilotID(long pilotID) {</w:t>
        </w:r>
      </w:ins>
    </w:p>
    <w:p w:rsidR="006C7EC5" w:rsidRPr="00880017" w:rsidRDefault="006C7EC5" w:rsidP="00556719">
      <w:pPr>
        <w:rPr>
          <w:ins w:id="18698" w:author="Caree2" w:date="2017-04-02T07:02:00Z"/>
          <w:color w:val="008080"/>
          <w:rPrChange w:id="18699" w:author="Caree2" w:date="2017-04-02T07:58:00Z">
            <w:rPr>
              <w:ins w:id="18700" w:author="Caree2" w:date="2017-04-02T07:02:00Z"/>
            </w:rPr>
          </w:rPrChange>
        </w:rPr>
        <w:pPrChange w:id="18701" w:author="Caree2" w:date="2017-04-02T07:24:00Z">
          <w:pPr>
            <w:autoSpaceDE w:val="0"/>
            <w:autoSpaceDN w:val="0"/>
            <w:adjustRightInd w:val="0"/>
          </w:pPr>
        </w:pPrChange>
      </w:pPr>
      <w:ins w:id="18702" w:author="Caree2" w:date="2017-04-02T07:02:00Z">
        <w:r w:rsidRPr="00880017">
          <w:rPr>
            <w:color w:val="008080"/>
            <w:rPrChange w:id="18703" w:author="Caree2" w:date="2017-04-02T07:58:00Z">
              <w:rPr/>
            </w:rPrChange>
          </w:rPr>
          <w:tab/>
        </w:r>
        <w:r w:rsidRPr="00880017">
          <w:rPr>
            <w:color w:val="008080"/>
            <w:rPrChange w:id="18704" w:author="Caree2" w:date="2017-04-02T07:58:00Z">
              <w:rPr/>
            </w:rPrChange>
          </w:rPr>
          <w:tab/>
          <w:t>this.pilotID = pilotID;</w:t>
        </w:r>
      </w:ins>
    </w:p>
    <w:p w:rsidR="006C7EC5" w:rsidRPr="00880017" w:rsidRDefault="006C7EC5" w:rsidP="00556719">
      <w:pPr>
        <w:rPr>
          <w:ins w:id="18705" w:author="Caree2" w:date="2017-04-02T07:02:00Z"/>
          <w:color w:val="008080"/>
          <w:rPrChange w:id="18706" w:author="Caree2" w:date="2017-04-02T07:58:00Z">
            <w:rPr>
              <w:ins w:id="18707" w:author="Caree2" w:date="2017-04-02T07:02:00Z"/>
            </w:rPr>
          </w:rPrChange>
        </w:rPr>
        <w:pPrChange w:id="18708" w:author="Caree2" w:date="2017-04-02T07:24:00Z">
          <w:pPr>
            <w:autoSpaceDE w:val="0"/>
            <w:autoSpaceDN w:val="0"/>
            <w:adjustRightInd w:val="0"/>
          </w:pPr>
        </w:pPrChange>
      </w:pPr>
      <w:ins w:id="18709" w:author="Caree2" w:date="2017-04-02T07:02:00Z">
        <w:r w:rsidRPr="00880017">
          <w:rPr>
            <w:color w:val="008080"/>
            <w:rPrChange w:id="18710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711" w:author="Caree2" w:date="2017-04-02T07:02:00Z"/>
          <w:color w:val="008080"/>
          <w:rPrChange w:id="18712" w:author="Caree2" w:date="2017-04-02T07:58:00Z">
            <w:rPr>
              <w:ins w:id="18713" w:author="Caree2" w:date="2017-04-02T07:02:00Z"/>
            </w:rPr>
          </w:rPrChange>
        </w:rPr>
        <w:pPrChange w:id="18714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715" w:author="Caree2" w:date="2017-04-02T07:02:00Z"/>
          <w:color w:val="008080"/>
          <w:rPrChange w:id="18716" w:author="Caree2" w:date="2017-04-02T07:58:00Z">
            <w:rPr>
              <w:ins w:id="18717" w:author="Caree2" w:date="2017-04-02T07:02:00Z"/>
            </w:rPr>
          </w:rPrChange>
        </w:rPr>
        <w:pPrChange w:id="18718" w:author="Caree2" w:date="2017-04-02T07:24:00Z">
          <w:pPr>
            <w:autoSpaceDE w:val="0"/>
            <w:autoSpaceDN w:val="0"/>
            <w:adjustRightInd w:val="0"/>
          </w:pPr>
        </w:pPrChange>
      </w:pPr>
      <w:ins w:id="18719" w:author="Caree2" w:date="2017-04-02T07:02:00Z">
        <w:r w:rsidRPr="00880017">
          <w:rPr>
            <w:color w:val="008080"/>
            <w:rPrChange w:id="18720" w:author="Caree2" w:date="2017-04-02T07:58:00Z">
              <w:rPr/>
            </w:rPrChange>
          </w:rPr>
          <w:tab/>
          <w:t>public String getFirstName() {</w:t>
        </w:r>
      </w:ins>
    </w:p>
    <w:p w:rsidR="006C7EC5" w:rsidRPr="00880017" w:rsidRDefault="006C7EC5" w:rsidP="00556719">
      <w:pPr>
        <w:rPr>
          <w:ins w:id="18721" w:author="Caree2" w:date="2017-04-02T07:02:00Z"/>
          <w:color w:val="008080"/>
          <w:rPrChange w:id="18722" w:author="Caree2" w:date="2017-04-02T07:58:00Z">
            <w:rPr>
              <w:ins w:id="18723" w:author="Caree2" w:date="2017-04-02T07:02:00Z"/>
            </w:rPr>
          </w:rPrChange>
        </w:rPr>
        <w:pPrChange w:id="18724" w:author="Caree2" w:date="2017-04-02T07:24:00Z">
          <w:pPr>
            <w:autoSpaceDE w:val="0"/>
            <w:autoSpaceDN w:val="0"/>
            <w:adjustRightInd w:val="0"/>
          </w:pPr>
        </w:pPrChange>
      </w:pPr>
      <w:ins w:id="18725" w:author="Caree2" w:date="2017-04-02T07:02:00Z">
        <w:r w:rsidRPr="00880017">
          <w:rPr>
            <w:color w:val="008080"/>
            <w:rPrChange w:id="18726" w:author="Caree2" w:date="2017-04-02T07:58:00Z">
              <w:rPr/>
            </w:rPrChange>
          </w:rPr>
          <w:tab/>
        </w:r>
        <w:r w:rsidRPr="00880017">
          <w:rPr>
            <w:color w:val="008080"/>
            <w:rPrChange w:id="18727" w:author="Caree2" w:date="2017-04-02T07:58:00Z">
              <w:rPr/>
            </w:rPrChange>
          </w:rPr>
          <w:tab/>
          <w:t>return firstName;</w:t>
        </w:r>
      </w:ins>
    </w:p>
    <w:p w:rsidR="006C7EC5" w:rsidRPr="00880017" w:rsidRDefault="006C7EC5" w:rsidP="00556719">
      <w:pPr>
        <w:rPr>
          <w:ins w:id="18728" w:author="Caree2" w:date="2017-04-02T07:02:00Z"/>
          <w:color w:val="008080"/>
          <w:rPrChange w:id="18729" w:author="Caree2" w:date="2017-04-02T07:58:00Z">
            <w:rPr>
              <w:ins w:id="18730" w:author="Caree2" w:date="2017-04-02T07:02:00Z"/>
            </w:rPr>
          </w:rPrChange>
        </w:rPr>
        <w:pPrChange w:id="18731" w:author="Caree2" w:date="2017-04-02T07:24:00Z">
          <w:pPr>
            <w:autoSpaceDE w:val="0"/>
            <w:autoSpaceDN w:val="0"/>
            <w:adjustRightInd w:val="0"/>
          </w:pPr>
        </w:pPrChange>
      </w:pPr>
      <w:ins w:id="18732" w:author="Caree2" w:date="2017-04-02T07:02:00Z">
        <w:r w:rsidRPr="00880017">
          <w:rPr>
            <w:color w:val="008080"/>
            <w:rPrChange w:id="18733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734" w:author="Caree2" w:date="2017-04-02T07:02:00Z"/>
          <w:color w:val="008080"/>
          <w:rPrChange w:id="18735" w:author="Caree2" w:date="2017-04-02T07:58:00Z">
            <w:rPr>
              <w:ins w:id="18736" w:author="Caree2" w:date="2017-04-02T07:02:00Z"/>
            </w:rPr>
          </w:rPrChange>
        </w:rPr>
        <w:pPrChange w:id="18737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738" w:author="Caree2" w:date="2017-04-02T07:02:00Z"/>
          <w:color w:val="008080"/>
          <w:rPrChange w:id="18739" w:author="Caree2" w:date="2017-04-02T07:58:00Z">
            <w:rPr>
              <w:ins w:id="18740" w:author="Caree2" w:date="2017-04-02T07:02:00Z"/>
            </w:rPr>
          </w:rPrChange>
        </w:rPr>
        <w:pPrChange w:id="18741" w:author="Caree2" w:date="2017-04-02T07:24:00Z">
          <w:pPr>
            <w:autoSpaceDE w:val="0"/>
            <w:autoSpaceDN w:val="0"/>
            <w:adjustRightInd w:val="0"/>
          </w:pPr>
        </w:pPrChange>
      </w:pPr>
      <w:ins w:id="18742" w:author="Caree2" w:date="2017-04-02T07:02:00Z">
        <w:r w:rsidRPr="00880017">
          <w:rPr>
            <w:color w:val="008080"/>
            <w:rPrChange w:id="18743" w:author="Caree2" w:date="2017-04-02T07:58:00Z">
              <w:rPr/>
            </w:rPrChange>
          </w:rPr>
          <w:tab/>
          <w:t>public void setFirstName(String firstName) {</w:t>
        </w:r>
      </w:ins>
    </w:p>
    <w:p w:rsidR="006C7EC5" w:rsidRPr="00880017" w:rsidRDefault="006C7EC5" w:rsidP="00556719">
      <w:pPr>
        <w:rPr>
          <w:ins w:id="18744" w:author="Caree2" w:date="2017-04-02T07:02:00Z"/>
          <w:color w:val="008080"/>
          <w:rPrChange w:id="18745" w:author="Caree2" w:date="2017-04-02T07:58:00Z">
            <w:rPr>
              <w:ins w:id="18746" w:author="Caree2" w:date="2017-04-02T07:02:00Z"/>
            </w:rPr>
          </w:rPrChange>
        </w:rPr>
        <w:pPrChange w:id="18747" w:author="Caree2" w:date="2017-04-02T07:24:00Z">
          <w:pPr>
            <w:autoSpaceDE w:val="0"/>
            <w:autoSpaceDN w:val="0"/>
            <w:adjustRightInd w:val="0"/>
          </w:pPr>
        </w:pPrChange>
      </w:pPr>
      <w:ins w:id="18748" w:author="Caree2" w:date="2017-04-02T07:02:00Z">
        <w:r w:rsidRPr="00880017">
          <w:rPr>
            <w:color w:val="008080"/>
            <w:rPrChange w:id="18749" w:author="Caree2" w:date="2017-04-02T07:58:00Z">
              <w:rPr/>
            </w:rPrChange>
          </w:rPr>
          <w:tab/>
        </w:r>
        <w:r w:rsidRPr="00880017">
          <w:rPr>
            <w:color w:val="008080"/>
            <w:rPrChange w:id="18750" w:author="Caree2" w:date="2017-04-02T07:58:00Z">
              <w:rPr/>
            </w:rPrChange>
          </w:rPr>
          <w:tab/>
          <w:t>this.firstName = firstName;</w:t>
        </w:r>
      </w:ins>
    </w:p>
    <w:p w:rsidR="006C7EC5" w:rsidRPr="00880017" w:rsidRDefault="006C7EC5" w:rsidP="00556719">
      <w:pPr>
        <w:rPr>
          <w:ins w:id="18751" w:author="Caree2" w:date="2017-04-02T07:02:00Z"/>
          <w:color w:val="008080"/>
          <w:rPrChange w:id="18752" w:author="Caree2" w:date="2017-04-02T07:58:00Z">
            <w:rPr>
              <w:ins w:id="18753" w:author="Caree2" w:date="2017-04-02T07:02:00Z"/>
            </w:rPr>
          </w:rPrChange>
        </w:rPr>
        <w:pPrChange w:id="18754" w:author="Caree2" w:date="2017-04-02T07:24:00Z">
          <w:pPr>
            <w:autoSpaceDE w:val="0"/>
            <w:autoSpaceDN w:val="0"/>
            <w:adjustRightInd w:val="0"/>
          </w:pPr>
        </w:pPrChange>
      </w:pPr>
      <w:ins w:id="18755" w:author="Caree2" w:date="2017-04-02T07:02:00Z">
        <w:r w:rsidRPr="00880017">
          <w:rPr>
            <w:color w:val="008080"/>
            <w:rPrChange w:id="18756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757" w:author="Caree2" w:date="2017-04-02T07:02:00Z"/>
          <w:color w:val="008080"/>
          <w:rPrChange w:id="18758" w:author="Caree2" w:date="2017-04-02T07:58:00Z">
            <w:rPr>
              <w:ins w:id="18759" w:author="Caree2" w:date="2017-04-02T07:02:00Z"/>
            </w:rPr>
          </w:rPrChange>
        </w:rPr>
        <w:pPrChange w:id="18760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761" w:author="Caree2" w:date="2017-04-02T07:02:00Z"/>
          <w:color w:val="008080"/>
          <w:rPrChange w:id="18762" w:author="Caree2" w:date="2017-04-02T07:58:00Z">
            <w:rPr>
              <w:ins w:id="18763" w:author="Caree2" w:date="2017-04-02T07:02:00Z"/>
            </w:rPr>
          </w:rPrChange>
        </w:rPr>
        <w:pPrChange w:id="18764" w:author="Caree2" w:date="2017-04-02T07:24:00Z">
          <w:pPr>
            <w:autoSpaceDE w:val="0"/>
            <w:autoSpaceDN w:val="0"/>
            <w:adjustRightInd w:val="0"/>
          </w:pPr>
        </w:pPrChange>
      </w:pPr>
      <w:ins w:id="18765" w:author="Caree2" w:date="2017-04-02T07:02:00Z">
        <w:r w:rsidRPr="00880017">
          <w:rPr>
            <w:color w:val="008080"/>
            <w:rPrChange w:id="18766" w:author="Caree2" w:date="2017-04-02T07:58:00Z">
              <w:rPr/>
            </w:rPrChange>
          </w:rPr>
          <w:tab/>
          <w:t>public String getLastName() {</w:t>
        </w:r>
      </w:ins>
    </w:p>
    <w:p w:rsidR="006C7EC5" w:rsidRPr="00880017" w:rsidRDefault="006C7EC5" w:rsidP="00556719">
      <w:pPr>
        <w:rPr>
          <w:ins w:id="18767" w:author="Caree2" w:date="2017-04-02T07:02:00Z"/>
          <w:color w:val="008080"/>
          <w:rPrChange w:id="18768" w:author="Caree2" w:date="2017-04-02T07:58:00Z">
            <w:rPr>
              <w:ins w:id="18769" w:author="Caree2" w:date="2017-04-02T07:02:00Z"/>
            </w:rPr>
          </w:rPrChange>
        </w:rPr>
        <w:pPrChange w:id="18770" w:author="Caree2" w:date="2017-04-02T07:24:00Z">
          <w:pPr>
            <w:autoSpaceDE w:val="0"/>
            <w:autoSpaceDN w:val="0"/>
            <w:adjustRightInd w:val="0"/>
          </w:pPr>
        </w:pPrChange>
      </w:pPr>
      <w:ins w:id="18771" w:author="Caree2" w:date="2017-04-02T07:02:00Z">
        <w:r w:rsidRPr="00880017">
          <w:rPr>
            <w:color w:val="008080"/>
            <w:rPrChange w:id="18772" w:author="Caree2" w:date="2017-04-02T07:58:00Z">
              <w:rPr/>
            </w:rPrChange>
          </w:rPr>
          <w:tab/>
        </w:r>
        <w:r w:rsidRPr="00880017">
          <w:rPr>
            <w:color w:val="008080"/>
            <w:rPrChange w:id="18773" w:author="Caree2" w:date="2017-04-02T07:58:00Z">
              <w:rPr/>
            </w:rPrChange>
          </w:rPr>
          <w:tab/>
          <w:t>return lastName;</w:t>
        </w:r>
      </w:ins>
    </w:p>
    <w:p w:rsidR="006C7EC5" w:rsidRPr="00880017" w:rsidRDefault="006C7EC5" w:rsidP="00556719">
      <w:pPr>
        <w:rPr>
          <w:ins w:id="18774" w:author="Caree2" w:date="2017-04-02T07:02:00Z"/>
          <w:color w:val="008080"/>
          <w:rPrChange w:id="18775" w:author="Caree2" w:date="2017-04-02T07:58:00Z">
            <w:rPr>
              <w:ins w:id="18776" w:author="Caree2" w:date="2017-04-02T07:02:00Z"/>
            </w:rPr>
          </w:rPrChange>
        </w:rPr>
        <w:pPrChange w:id="18777" w:author="Caree2" w:date="2017-04-02T07:24:00Z">
          <w:pPr>
            <w:autoSpaceDE w:val="0"/>
            <w:autoSpaceDN w:val="0"/>
            <w:adjustRightInd w:val="0"/>
          </w:pPr>
        </w:pPrChange>
      </w:pPr>
      <w:ins w:id="18778" w:author="Caree2" w:date="2017-04-02T07:02:00Z">
        <w:r w:rsidRPr="00880017">
          <w:rPr>
            <w:color w:val="008080"/>
            <w:rPrChange w:id="18779" w:author="Caree2" w:date="2017-04-02T07:58:00Z">
              <w:rPr/>
            </w:rPrChange>
          </w:rPr>
          <w:lastRenderedPageBreak/>
          <w:tab/>
          <w:t>}</w:t>
        </w:r>
      </w:ins>
    </w:p>
    <w:p w:rsidR="006C7EC5" w:rsidRPr="00880017" w:rsidRDefault="006C7EC5" w:rsidP="00556719">
      <w:pPr>
        <w:rPr>
          <w:ins w:id="18780" w:author="Caree2" w:date="2017-04-02T07:02:00Z"/>
          <w:color w:val="008080"/>
          <w:rPrChange w:id="18781" w:author="Caree2" w:date="2017-04-02T07:58:00Z">
            <w:rPr>
              <w:ins w:id="18782" w:author="Caree2" w:date="2017-04-02T07:02:00Z"/>
            </w:rPr>
          </w:rPrChange>
        </w:rPr>
        <w:pPrChange w:id="18783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784" w:author="Caree2" w:date="2017-04-02T07:02:00Z"/>
          <w:color w:val="008080"/>
          <w:rPrChange w:id="18785" w:author="Caree2" w:date="2017-04-02T07:58:00Z">
            <w:rPr>
              <w:ins w:id="18786" w:author="Caree2" w:date="2017-04-02T07:02:00Z"/>
            </w:rPr>
          </w:rPrChange>
        </w:rPr>
        <w:pPrChange w:id="18787" w:author="Caree2" w:date="2017-04-02T07:24:00Z">
          <w:pPr>
            <w:autoSpaceDE w:val="0"/>
            <w:autoSpaceDN w:val="0"/>
            <w:adjustRightInd w:val="0"/>
          </w:pPr>
        </w:pPrChange>
      </w:pPr>
      <w:ins w:id="18788" w:author="Caree2" w:date="2017-04-02T07:02:00Z">
        <w:r w:rsidRPr="00880017">
          <w:rPr>
            <w:color w:val="008080"/>
            <w:rPrChange w:id="18789" w:author="Caree2" w:date="2017-04-02T07:58:00Z">
              <w:rPr/>
            </w:rPrChange>
          </w:rPr>
          <w:tab/>
          <w:t>public void setLastName(String lastName) {</w:t>
        </w:r>
      </w:ins>
    </w:p>
    <w:p w:rsidR="006C7EC5" w:rsidRPr="00880017" w:rsidRDefault="006C7EC5" w:rsidP="00556719">
      <w:pPr>
        <w:rPr>
          <w:ins w:id="18790" w:author="Caree2" w:date="2017-04-02T07:02:00Z"/>
          <w:color w:val="008080"/>
          <w:rPrChange w:id="18791" w:author="Caree2" w:date="2017-04-02T07:58:00Z">
            <w:rPr>
              <w:ins w:id="18792" w:author="Caree2" w:date="2017-04-02T07:02:00Z"/>
            </w:rPr>
          </w:rPrChange>
        </w:rPr>
        <w:pPrChange w:id="18793" w:author="Caree2" w:date="2017-04-02T07:24:00Z">
          <w:pPr>
            <w:autoSpaceDE w:val="0"/>
            <w:autoSpaceDN w:val="0"/>
            <w:adjustRightInd w:val="0"/>
          </w:pPr>
        </w:pPrChange>
      </w:pPr>
      <w:ins w:id="18794" w:author="Caree2" w:date="2017-04-02T07:02:00Z">
        <w:r w:rsidRPr="00880017">
          <w:rPr>
            <w:color w:val="008080"/>
            <w:rPrChange w:id="18795" w:author="Caree2" w:date="2017-04-02T07:58:00Z">
              <w:rPr/>
            </w:rPrChange>
          </w:rPr>
          <w:tab/>
        </w:r>
        <w:r w:rsidRPr="00880017">
          <w:rPr>
            <w:color w:val="008080"/>
            <w:rPrChange w:id="18796" w:author="Caree2" w:date="2017-04-02T07:58:00Z">
              <w:rPr/>
            </w:rPrChange>
          </w:rPr>
          <w:tab/>
          <w:t>this.lastName = lastName;</w:t>
        </w:r>
      </w:ins>
    </w:p>
    <w:p w:rsidR="006C7EC5" w:rsidRPr="00880017" w:rsidRDefault="006C7EC5" w:rsidP="00556719">
      <w:pPr>
        <w:rPr>
          <w:ins w:id="18797" w:author="Caree2" w:date="2017-04-02T07:02:00Z"/>
          <w:color w:val="008080"/>
          <w:rPrChange w:id="18798" w:author="Caree2" w:date="2017-04-02T07:58:00Z">
            <w:rPr>
              <w:ins w:id="18799" w:author="Caree2" w:date="2017-04-02T07:02:00Z"/>
            </w:rPr>
          </w:rPrChange>
        </w:rPr>
        <w:pPrChange w:id="18800" w:author="Caree2" w:date="2017-04-02T07:24:00Z">
          <w:pPr>
            <w:autoSpaceDE w:val="0"/>
            <w:autoSpaceDN w:val="0"/>
            <w:adjustRightInd w:val="0"/>
          </w:pPr>
        </w:pPrChange>
      </w:pPr>
      <w:ins w:id="18801" w:author="Caree2" w:date="2017-04-02T07:02:00Z">
        <w:r w:rsidRPr="00880017">
          <w:rPr>
            <w:color w:val="008080"/>
            <w:rPrChange w:id="18802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803" w:author="Caree2" w:date="2017-04-02T07:02:00Z"/>
          <w:color w:val="008080"/>
          <w:rPrChange w:id="18804" w:author="Caree2" w:date="2017-04-02T07:58:00Z">
            <w:rPr>
              <w:ins w:id="18805" w:author="Caree2" w:date="2017-04-02T07:02:00Z"/>
            </w:rPr>
          </w:rPrChange>
        </w:rPr>
        <w:pPrChange w:id="18806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807" w:author="Caree2" w:date="2017-04-02T07:02:00Z"/>
          <w:color w:val="008080"/>
          <w:rPrChange w:id="18808" w:author="Caree2" w:date="2017-04-02T07:58:00Z">
            <w:rPr>
              <w:ins w:id="18809" w:author="Caree2" w:date="2017-04-02T07:02:00Z"/>
            </w:rPr>
          </w:rPrChange>
        </w:rPr>
        <w:pPrChange w:id="18810" w:author="Caree2" w:date="2017-04-02T07:24:00Z">
          <w:pPr>
            <w:autoSpaceDE w:val="0"/>
            <w:autoSpaceDN w:val="0"/>
            <w:adjustRightInd w:val="0"/>
          </w:pPr>
        </w:pPrChange>
      </w:pPr>
      <w:ins w:id="18811" w:author="Caree2" w:date="2017-04-02T07:02:00Z">
        <w:r w:rsidRPr="00880017">
          <w:rPr>
            <w:color w:val="008080"/>
            <w:rPrChange w:id="18812" w:author="Caree2" w:date="2017-04-02T07:58:00Z">
              <w:rPr/>
            </w:rPrChange>
          </w:rPr>
          <w:tab/>
          <w:t>public String getMiddleName() {</w:t>
        </w:r>
      </w:ins>
    </w:p>
    <w:p w:rsidR="006C7EC5" w:rsidRPr="00880017" w:rsidRDefault="006C7EC5" w:rsidP="00556719">
      <w:pPr>
        <w:rPr>
          <w:ins w:id="18813" w:author="Caree2" w:date="2017-04-02T07:02:00Z"/>
          <w:color w:val="008080"/>
          <w:rPrChange w:id="18814" w:author="Caree2" w:date="2017-04-02T07:58:00Z">
            <w:rPr>
              <w:ins w:id="18815" w:author="Caree2" w:date="2017-04-02T07:02:00Z"/>
            </w:rPr>
          </w:rPrChange>
        </w:rPr>
        <w:pPrChange w:id="18816" w:author="Caree2" w:date="2017-04-02T07:24:00Z">
          <w:pPr>
            <w:autoSpaceDE w:val="0"/>
            <w:autoSpaceDN w:val="0"/>
            <w:adjustRightInd w:val="0"/>
          </w:pPr>
        </w:pPrChange>
      </w:pPr>
      <w:ins w:id="18817" w:author="Caree2" w:date="2017-04-02T07:02:00Z">
        <w:r w:rsidRPr="00880017">
          <w:rPr>
            <w:color w:val="008080"/>
            <w:rPrChange w:id="18818" w:author="Caree2" w:date="2017-04-02T07:58:00Z">
              <w:rPr/>
            </w:rPrChange>
          </w:rPr>
          <w:tab/>
        </w:r>
        <w:r w:rsidRPr="00880017">
          <w:rPr>
            <w:color w:val="008080"/>
            <w:rPrChange w:id="18819" w:author="Caree2" w:date="2017-04-02T07:58:00Z">
              <w:rPr/>
            </w:rPrChange>
          </w:rPr>
          <w:tab/>
          <w:t>return middleName;</w:t>
        </w:r>
      </w:ins>
    </w:p>
    <w:p w:rsidR="006C7EC5" w:rsidRPr="00880017" w:rsidRDefault="006C7EC5" w:rsidP="00556719">
      <w:pPr>
        <w:rPr>
          <w:ins w:id="18820" w:author="Caree2" w:date="2017-04-02T07:02:00Z"/>
          <w:color w:val="008080"/>
          <w:rPrChange w:id="18821" w:author="Caree2" w:date="2017-04-02T07:58:00Z">
            <w:rPr>
              <w:ins w:id="18822" w:author="Caree2" w:date="2017-04-02T07:02:00Z"/>
            </w:rPr>
          </w:rPrChange>
        </w:rPr>
        <w:pPrChange w:id="18823" w:author="Caree2" w:date="2017-04-02T07:24:00Z">
          <w:pPr>
            <w:autoSpaceDE w:val="0"/>
            <w:autoSpaceDN w:val="0"/>
            <w:adjustRightInd w:val="0"/>
          </w:pPr>
        </w:pPrChange>
      </w:pPr>
      <w:ins w:id="18824" w:author="Caree2" w:date="2017-04-02T07:02:00Z">
        <w:r w:rsidRPr="00880017">
          <w:rPr>
            <w:color w:val="008080"/>
            <w:rPrChange w:id="18825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826" w:author="Caree2" w:date="2017-04-02T07:02:00Z"/>
          <w:color w:val="008080"/>
          <w:rPrChange w:id="18827" w:author="Caree2" w:date="2017-04-02T07:58:00Z">
            <w:rPr>
              <w:ins w:id="18828" w:author="Caree2" w:date="2017-04-02T07:02:00Z"/>
            </w:rPr>
          </w:rPrChange>
        </w:rPr>
        <w:pPrChange w:id="18829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830" w:author="Caree2" w:date="2017-04-02T07:02:00Z"/>
          <w:color w:val="008080"/>
          <w:rPrChange w:id="18831" w:author="Caree2" w:date="2017-04-02T07:58:00Z">
            <w:rPr>
              <w:ins w:id="18832" w:author="Caree2" w:date="2017-04-02T07:02:00Z"/>
            </w:rPr>
          </w:rPrChange>
        </w:rPr>
        <w:pPrChange w:id="18833" w:author="Caree2" w:date="2017-04-02T07:24:00Z">
          <w:pPr>
            <w:autoSpaceDE w:val="0"/>
            <w:autoSpaceDN w:val="0"/>
            <w:adjustRightInd w:val="0"/>
          </w:pPr>
        </w:pPrChange>
      </w:pPr>
      <w:ins w:id="18834" w:author="Caree2" w:date="2017-04-02T07:02:00Z">
        <w:r w:rsidRPr="00880017">
          <w:rPr>
            <w:color w:val="008080"/>
            <w:rPrChange w:id="18835" w:author="Caree2" w:date="2017-04-02T07:58:00Z">
              <w:rPr/>
            </w:rPrChange>
          </w:rPr>
          <w:tab/>
          <w:t>public void setMiddleName(String middleName) {</w:t>
        </w:r>
      </w:ins>
    </w:p>
    <w:p w:rsidR="006C7EC5" w:rsidRPr="00880017" w:rsidRDefault="006C7EC5" w:rsidP="00556719">
      <w:pPr>
        <w:rPr>
          <w:ins w:id="18836" w:author="Caree2" w:date="2017-04-02T07:02:00Z"/>
          <w:color w:val="008080"/>
          <w:rPrChange w:id="18837" w:author="Caree2" w:date="2017-04-02T07:58:00Z">
            <w:rPr>
              <w:ins w:id="18838" w:author="Caree2" w:date="2017-04-02T07:02:00Z"/>
            </w:rPr>
          </w:rPrChange>
        </w:rPr>
        <w:pPrChange w:id="18839" w:author="Caree2" w:date="2017-04-02T07:24:00Z">
          <w:pPr>
            <w:autoSpaceDE w:val="0"/>
            <w:autoSpaceDN w:val="0"/>
            <w:adjustRightInd w:val="0"/>
          </w:pPr>
        </w:pPrChange>
      </w:pPr>
      <w:ins w:id="18840" w:author="Caree2" w:date="2017-04-02T07:02:00Z">
        <w:r w:rsidRPr="00880017">
          <w:rPr>
            <w:color w:val="008080"/>
            <w:rPrChange w:id="18841" w:author="Caree2" w:date="2017-04-02T07:58:00Z">
              <w:rPr/>
            </w:rPrChange>
          </w:rPr>
          <w:tab/>
        </w:r>
        <w:r w:rsidRPr="00880017">
          <w:rPr>
            <w:color w:val="008080"/>
            <w:rPrChange w:id="18842" w:author="Caree2" w:date="2017-04-02T07:58:00Z">
              <w:rPr/>
            </w:rPrChange>
          </w:rPr>
          <w:tab/>
          <w:t>this.middleName = middleName;</w:t>
        </w:r>
      </w:ins>
    </w:p>
    <w:p w:rsidR="006C7EC5" w:rsidRPr="00880017" w:rsidRDefault="006C7EC5" w:rsidP="00556719">
      <w:pPr>
        <w:rPr>
          <w:ins w:id="18843" w:author="Caree2" w:date="2017-04-02T07:02:00Z"/>
          <w:color w:val="008080"/>
          <w:rPrChange w:id="18844" w:author="Caree2" w:date="2017-04-02T07:58:00Z">
            <w:rPr>
              <w:ins w:id="18845" w:author="Caree2" w:date="2017-04-02T07:02:00Z"/>
            </w:rPr>
          </w:rPrChange>
        </w:rPr>
        <w:pPrChange w:id="18846" w:author="Caree2" w:date="2017-04-02T07:24:00Z">
          <w:pPr>
            <w:autoSpaceDE w:val="0"/>
            <w:autoSpaceDN w:val="0"/>
            <w:adjustRightInd w:val="0"/>
          </w:pPr>
        </w:pPrChange>
      </w:pPr>
      <w:ins w:id="18847" w:author="Caree2" w:date="2017-04-02T07:02:00Z">
        <w:r w:rsidRPr="00880017">
          <w:rPr>
            <w:color w:val="008080"/>
            <w:rPrChange w:id="18848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849" w:author="Caree2" w:date="2017-04-02T07:02:00Z"/>
          <w:color w:val="008080"/>
          <w:rPrChange w:id="18850" w:author="Caree2" w:date="2017-04-02T07:58:00Z">
            <w:rPr>
              <w:ins w:id="18851" w:author="Caree2" w:date="2017-04-02T07:02:00Z"/>
            </w:rPr>
          </w:rPrChange>
        </w:rPr>
        <w:pPrChange w:id="18852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853" w:author="Caree2" w:date="2017-04-02T07:02:00Z"/>
          <w:color w:val="008080"/>
          <w:rPrChange w:id="18854" w:author="Caree2" w:date="2017-04-02T07:58:00Z">
            <w:rPr>
              <w:ins w:id="18855" w:author="Caree2" w:date="2017-04-02T07:02:00Z"/>
            </w:rPr>
          </w:rPrChange>
        </w:rPr>
        <w:pPrChange w:id="18856" w:author="Caree2" w:date="2017-04-02T07:24:00Z">
          <w:pPr>
            <w:autoSpaceDE w:val="0"/>
            <w:autoSpaceDN w:val="0"/>
            <w:adjustRightInd w:val="0"/>
          </w:pPr>
        </w:pPrChange>
      </w:pPr>
      <w:ins w:id="18857" w:author="Caree2" w:date="2017-04-02T07:02:00Z">
        <w:r w:rsidRPr="00880017">
          <w:rPr>
            <w:color w:val="008080"/>
            <w:rPrChange w:id="18858" w:author="Caree2" w:date="2017-04-02T07:58:00Z">
              <w:rPr/>
            </w:rPrChange>
          </w:rPr>
          <w:tab/>
          <w:t>public String getSocialSecurityNumber() {</w:t>
        </w:r>
      </w:ins>
    </w:p>
    <w:p w:rsidR="006C7EC5" w:rsidRPr="00880017" w:rsidRDefault="006C7EC5" w:rsidP="00556719">
      <w:pPr>
        <w:rPr>
          <w:ins w:id="18859" w:author="Caree2" w:date="2017-04-02T07:02:00Z"/>
          <w:color w:val="008080"/>
          <w:rPrChange w:id="18860" w:author="Caree2" w:date="2017-04-02T07:58:00Z">
            <w:rPr>
              <w:ins w:id="18861" w:author="Caree2" w:date="2017-04-02T07:02:00Z"/>
            </w:rPr>
          </w:rPrChange>
        </w:rPr>
        <w:pPrChange w:id="18862" w:author="Caree2" w:date="2017-04-02T07:24:00Z">
          <w:pPr>
            <w:autoSpaceDE w:val="0"/>
            <w:autoSpaceDN w:val="0"/>
            <w:adjustRightInd w:val="0"/>
          </w:pPr>
        </w:pPrChange>
      </w:pPr>
      <w:ins w:id="18863" w:author="Caree2" w:date="2017-04-02T07:02:00Z">
        <w:r w:rsidRPr="00880017">
          <w:rPr>
            <w:color w:val="008080"/>
            <w:rPrChange w:id="18864" w:author="Caree2" w:date="2017-04-02T07:58:00Z">
              <w:rPr/>
            </w:rPrChange>
          </w:rPr>
          <w:tab/>
        </w:r>
        <w:r w:rsidRPr="00880017">
          <w:rPr>
            <w:color w:val="008080"/>
            <w:rPrChange w:id="18865" w:author="Caree2" w:date="2017-04-02T07:58:00Z">
              <w:rPr/>
            </w:rPrChange>
          </w:rPr>
          <w:tab/>
          <w:t>return socialSecurityNumber;</w:t>
        </w:r>
      </w:ins>
    </w:p>
    <w:p w:rsidR="006C7EC5" w:rsidRPr="00880017" w:rsidRDefault="006C7EC5" w:rsidP="00556719">
      <w:pPr>
        <w:rPr>
          <w:ins w:id="18866" w:author="Caree2" w:date="2017-04-02T07:02:00Z"/>
          <w:color w:val="008080"/>
          <w:rPrChange w:id="18867" w:author="Caree2" w:date="2017-04-02T07:58:00Z">
            <w:rPr>
              <w:ins w:id="18868" w:author="Caree2" w:date="2017-04-02T07:02:00Z"/>
            </w:rPr>
          </w:rPrChange>
        </w:rPr>
        <w:pPrChange w:id="18869" w:author="Caree2" w:date="2017-04-02T07:24:00Z">
          <w:pPr>
            <w:autoSpaceDE w:val="0"/>
            <w:autoSpaceDN w:val="0"/>
            <w:adjustRightInd w:val="0"/>
          </w:pPr>
        </w:pPrChange>
      </w:pPr>
      <w:ins w:id="18870" w:author="Caree2" w:date="2017-04-02T07:02:00Z">
        <w:r w:rsidRPr="00880017">
          <w:rPr>
            <w:color w:val="008080"/>
            <w:rPrChange w:id="18871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872" w:author="Caree2" w:date="2017-04-02T07:02:00Z"/>
          <w:color w:val="008080"/>
          <w:rPrChange w:id="18873" w:author="Caree2" w:date="2017-04-02T07:58:00Z">
            <w:rPr>
              <w:ins w:id="18874" w:author="Caree2" w:date="2017-04-02T07:02:00Z"/>
            </w:rPr>
          </w:rPrChange>
        </w:rPr>
        <w:pPrChange w:id="18875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876" w:author="Caree2" w:date="2017-04-02T07:02:00Z"/>
          <w:color w:val="008080"/>
          <w:rPrChange w:id="18877" w:author="Caree2" w:date="2017-04-02T07:58:00Z">
            <w:rPr>
              <w:ins w:id="18878" w:author="Caree2" w:date="2017-04-02T07:02:00Z"/>
            </w:rPr>
          </w:rPrChange>
        </w:rPr>
        <w:pPrChange w:id="18879" w:author="Caree2" w:date="2017-04-02T07:24:00Z">
          <w:pPr>
            <w:autoSpaceDE w:val="0"/>
            <w:autoSpaceDN w:val="0"/>
            <w:adjustRightInd w:val="0"/>
          </w:pPr>
        </w:pPrChange>
      </w:pPr>
      <w:ins w:id="18880" w:author="Caree2" w:date="2017-04-02T07:02:00Z">
        <w:r w:rsidRPr="00880017">
          <w:rPr>
            <w:color w:val="008080"/>
            <w:rPrChange w:id="18881" w:author="Caree2" w:date="2017-04-02T07:58:00Z">
              <w:rPr/>
            </w:rPrChange>
          </w:rPr>
          <w:tab/>
          <w:t>public void setSocialSecurityNumber(String socialSecurityNumber) {</w:t>
        </w:r>
      </w:ins>
    </w:p>
    <w:p w:rsidR="006C7EC5" w:rsidRPr="00880017" w:rsidRDefault="006C7EC5" w:rsidP="00556719">
      <w:pPr>
        <w:rPr>
          <w:ins w:id="18882" w:author="Caree2" w:date="2017-04-02T07:02:00Z"/>
          <w:color w:val="008080"/>
          <w:rPrChange w:id="18883" w:author="Caree2" w:date="2017-04-02T07:58:00Z">
            <w:rPr>
              <w:ins w:id="18884" w:author="Caree2" w:date="2017-04-02T07:02:00Z"/>
            </w:rPr>
          </w:rPrChange>
        </w:rPr>
        <w:pPrChange w:id="18885" w:author="Caree2" w:date="2017-04-02T07:24:00Z">
          <w:pPr>
            <w:autoSpaceDE w:val="0"/>
            <w:autoSpaceDN w:val="0"/>
            <w:adjustRightInd w:val="0"/>
          </w:pPr>
        </w:pPrChange>
      </w:pPr>
      <w:ins w:id="18886" w:author="Caree2" w:date="2017-04-02T07:02:00Z">
        <w:r w:rsidRPr="00880017">
          <w:rPr>
            <w:color w:val="008080"/>
            <w:rPrChange w:id="18887" w:author="Caree2" w:date="2017-04-02T07:58:00Z">
              <w:rPr/>
            </w:rPrChange>
          </w:rPr>
          <w:tab/>
        </w:r>
        <w:r w:rsidRPr="00880017">
          <w:rPr>
            <w:color w:val="008080"/>
            <w:rPrChange w:id="18888" w:author="Caree2" w:date="2017-04-02T07:58:00Z">
              <w:rPr/>
            </w:rPrChange>
          </w:rPr>
          <w:tab/>
          <w:t>this.socialSecurityNumber = socialSecurityNumber;</w:t>
        </w:r>
      </w:ins>
    </w:p>
    <w:p w:rsidR="006C7EC5" w:rsidRPr="00880017" w:rsidRDefault="006C7EC5" w:rsidP="00556719">
      <w:pPr>
        <w:rPr>
          <w:ins w:id="18889" w:author="Caree2" w:date="2017-04-02T07:02:00Z"/>
          <w:color w:val="008080"/>
          <w:rPrChange w:id="18890" w:author="Caree2" w:date="2017-04-02T07:58:00Z">
            <w:rPr>
              <w:ins w:id="18891" w:author="Caree2" w:date="2017-04-02T07:02:00Z"/>
            </w:rPr>
          </w:rPrChange>
        </w:rPr>
        <w:pPrChange w:id="18892" w:author="Caree2" w:date="2017-04-02T07:24:00Z">
          <w:pPr>
            <w:autoSpaceDE w:val="0"/>
            <w:autoSpaceDN w:val="0"/>
            <w:adjustRightInd w:val="0"/>
          </w:pPr>
        </w:pPrChange>
      </w:pPr>
      <w:ins w:id="18893" w:author="Caree2" w:date="2017-04-02T07:02:00Z">
        <w:r w:rsidRPr="00880017">
          <w:rPr>
            <w:color w:val="008080"/>
            <w:rPrChange w:id="18894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895" w:author="Caree2" w:date="2017-04-02T07:02:00Z"/>
          <w:color w:val="008080"/>
          <w:rPrChange w:id="18896" w:author="Caree2" w:date="2017-04-02T07:58:00Z">
            <w:rPr>
              <w:ins w:id="18897" w:author="Caree2" w:date="2017-04-02T07:02:00Z"/>
            </w:rPr>
          </w:rPrChange>
        </w:rPr>
        <w:pPrChange w:id="18898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899" w:author="Caree2" w:date="2017-04-02T07:02:00Z"/>
          <w:color w:val="008080"/>
          <w:rPrChange w:id="18900" w:author="Caree2" w:date="2017-04-02T07:58:00Z">
            <w:rPr>
              <w:ins w:id="18901" w:author="Caree2" w:date="2017-04-02T07:02:00Z"/>
            </w:rPr>
          </w:rPrChange>
        </w:rPr>
        <w:pPrChange w:id="18902" w:author="Caree2" w:date="2017-04-02T07:24:00Z">
          <w:pPr>
            <w:autoSpaceDE w:val="0"/>
            <w:autoSpaceDN w:val="0"/>
            <w:adjustRightInd w:val="0"/>
          </w:pPr>
        </w:pPrChange>
      </w:pPr>
      <w:ins w:id="18903" w:author="Caree2" w:date="2017-04-02T07:02:00Z">
        <w:r w:rsidRPr="00880017">
          <w:rPr>
            <w:color w:val="008080"/>
            <w:rPrChange w:id="18904" w:author="Caree2" w:date="2017-04-02T07:58:00Z">
              <w:rPr/>
            </w:rPrChange>
          </w:rPr>
          <w:tab/>
          <w:t>public LocalDate getDateOfBirth() {</w:t>
        </w:r>
      </w:ins>
    </w:p>
    <w:p w:rsidR="006C7EC5" w:rsidRPr="00880017" w:rsidRDefault="006C7EC5" w:rsidP="00556719">
      <w:pPr>
        <w:rPr>
          <w:ins w:id="18905" w:author="Caree2" w:date="2017-04-02T07:02:00Z"/>
          <w:color w:val="008080"/>
          <w:rPrChange w:id="18906" w:author="Caree2" w:date="2017-04-02T07:58:00Z">
            <w:rPr>
              <w:ins w:id="18907" w:author="Caree2" w:date="2017-04-02T07:02:00Z"/>
            </w:rPr>
          </w:rPrChange>
        </w:rPr>
        <w:pPrChange w:id="18908" w:author="Caree2" w:date="2017-04-02T07:24:00Z">
          <w:pPr>
            <w:autoSpaceDE w:val="0"/>
            <w:autoSpaceDN w:val="0"/>
            <w:adjustRightInd w:val="0"/>
          </w:pPr>
        </w:pPrChange>
      </w:pPr>
      <w:ins w:id="18909" w:author="Caree2" w:date="2017-04-02T07:02:00Z">
        <w:r w:rsidRPr="00880017">
          <w:rPr>
            <w:color w:val="008080"/>
            <w:rPrChange w:id="18910" w:author="Caree2" w:date="2017-04-02T07:58:00Z">
              <w:rPr/>
            </w:rPrChange>
          </w:rPr>
          <w:tab/>
        </w:r>
        <w:r w:rsidRPr="00880017">
          <w:rPr>
            <w:color w:val="008080"/>
            <w:rPrChange w:id="18911" w:author="Caree2" w:date="2017-04-02T07:58:00Z">
              <w:rPr/>
            </w:rPrChange>
          </w:rPr>
          <w:tab/>
          <w:t>return dateOfBirth;</w:t>
        </w:r>
      </w:ins>
    </w:p>
    <w:p w:rsidR="006C7EC5" w:rsidRPr="00880017" w:rsidRDefault="006C7EC5" w:rsidP="00556719">
      <w:pPr>
        <w:rPr>
          <w:ins w:id="18912" w:author="Caree2" w:date="2017-04-02T07:02:00Z"/>
          <w:color w:val="008080"/>
          <w:rPrChange w:id="18913" w:author="Caree2" w:date="2017-04-02T07:58:00Z">
            <w:rPr>
              <w:ins w:id="18914" w:author="Caree2" w:date="2017-04-02T07:02:00Z"/>
            </w:rPr>
          </w:rPrChange>
        </w:rPr>
        <w:pPrChange w:id="18915" w:author="Caree2" w:date="2017-04-02T07:24:00Z">
          <w:pPr>
            <w:autoSpaceDE w:val="0"/>
            <w:autoSpaceDN w:val="0"/>
            <w:adjustRightInd w:val="0"/>
          </w:pPr>
        </w:pPrChange>
      </w:pPr>
      <w:ins w:id="18916" w:author="Caree2" w:date="2017-04-02T07:02:00Z">
        <w:r w:rsidRPr="00880017">
          <w:rPr>
            <w:color w:val="008080"/>
            <w:rPrChange w:id="18917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918" w:author="Caree2" w:date="2017-04-02T07:02:00Z"/>
          <w:color w:val="008080"/>
          <w:rPrChange w:id="18919" w:author="Caree2" w:date="2017-04-02T07:58:00Z">
            <w:rPr>
              <w:ins w:id="18920" w:author="Caree2" w:date="2017-04-02T07:02:00Z"/>
            </w:rPr>
          </w:rPrChange>
        </w:rPr>
        <w:pPrChange w:id="18921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922" w:author="Caree2" w:date="2017-04-02T07:02:00Z"/>
          <w:color w:val="008080"/>
          <w:rPrChange w:id="18923" w:author="Caree2" w:date="2017-04-02T07:58:00Z">
            <w:rPr>
              <w:ins w:id="18924" w:author="Caree2" w:date="2017-04-02T07:02:00Z"/>
            </w:rPr>
          </w:rPrChange>
        </w:rPr>
        <w:pPrChange w:id="18925" w:author="Caree2" w:date="2017-04-02T07:24:00Z">
          <w:pPr>
            <w:autoSpaceDE w:val="0"/>
            <w:autoSpaceDN w:val="0"/>
            <w:adjustRightInd w:val="0"/>
          </w:pPr>
        </w:pPrChange>
      </w:pPr>
      <w:ins w:id="18926" w:author="Caree2" w:date="2017-04-02T07:02:00Z">
        <w:r w:rsidRPr="00880017">
          <w:rPr>
            <w:color w:val="008080"/>
            <w:rPrChange w:id="18927" w:author="Caree2" w:date="2017-04-02T07:58:00Z">
              <w:rPr/>
            </w:rPrChange>
          </w:rPr>
          <w:tab/>
          <w:t>public void setDateOfBirth(LocalDate dateOfBirth) {</w:t>
        </w:r>
      </w:ins>
    </w:p>
    <w:p w:rsidR="006C7EC5" w:rsidRPr="00880017" w:rsidRDefault="006C7EC5" w:rsidP="00556719">
      <w:pPr>
        <w:rPr>
          <w:ins w:id="18928" w:author="Caree2" w:date="2017-04-02T07:02:00Z"/>
          <w:color w:val="008080"/>
          <w:rPrChange w:id="18929" w:author="Caree2" w:date="2017-04-02T07:58:00Z">
            <w:rPr>
              <w:ins w:id="18930" w:author="Caree2" w:date="2017-04-02T07:02:00Z"/>
            </w:rPr>
          </w:rPrChange>
        </w:rPr>
        <w:pPrChange w:id="18931" w:author="Caree2" w:date="2017-04-02T07:24:00Z">
          <w:pPr>
            <w:autoSpaceDE w:val="0"/>
            <w:autoSpaceDN w:val="0"/>
            <w:adjustRightInd w:val="0"/>
          </w:pPr>
        </w:pPrChange>
      </w:pPr>
      <w:ins w:id="18932" w:author="Caree2" w:date="2017-04-02T07:02:00Z">
        <w:r w:rsidRPr="00880017">
          <w:rPr>
            <w:color w:val="008080"/>
            <w:rPrChange w:id="18933" w:author="Caree2" w:date="2017-04-02T07:58:00Z">
              <w:rPr/>
            </w:rPrChange>
          </w:rPr>
          <w:tab/>
        </w:r>
        <w:r w:rsidRPr="00880017">
          <w:rPr>
            <w:color w:val="008080"/>
            <w:rPrChange w:id="18934" w:author="Caree2" w:date="2017-04-02T07:58:00Z">
              <w:rPr/>
            </w:rPrChange>
          </w:rPr>
          <w:tab/>
          <w:t>this.dateOfBirth = dateOfBirth;</w:t>
        </w:r>
      </w:ins>
    </w:p>
    <w:p w:rsidR="006C7EC5" w:rsidRPr="00880017" w:rsidRDefault="006C7EC5" w:rsidP="00556719">
      <w:pPr>
        <w:rPr>
          <w:ins w:id="18935" w:author="Caree2" w:date="2017-04-02T07:02:00Z"/>
          <w:color w:val="008080"/>
          <w:rPrChange w:id="18936" w:author="Caree2" w:date="2017-04-02T07:58:00Z">
            <w:rPr>
              <w:ins w:id="18937" w:author="Caree2" w:date="2017-04-02T07:02:00Z"/>
            </w:rPr>
          </w:rPrChange>
        </w:rPr>
        <w:pPrChange w:id="18938" w:author="Caree2" w:date="2017-04-02T07:24:00Z">
          <w:pPr>
            <w:autoSpaceDE w:val="0"/>
            <w:autoSpaceDN w:val="0"/>
            <w:adjustRightInd w:val="0"/>
          </w:pPr>
        </w:pPrChange>
      </w:pPr>
      <w:ins w:id="18939" w:author="Caree2" w:date="2017-04-02T07:02:00Z">
        <w:r w:rsidRPr="00880017">
          <w:rPr>
            <w:color w:val="008080"/>
            <w:rPrChange w:id="18940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941" w:author="Caree2" w:date="2017-04-02T07:02:00Z"/>
          <w:color w:val="008080"/>
          <w:rPrChange w:id="18942" w:author="Caree2" w:date="2017-04-02T07:58:00Z">
            <w:rPr>
              <w:ins w:id="18943" w:author="Caree2" w:date="2017-04-02T07:02:00Z"/>
            </w:rPr>
          </w:rPrChange>
        </w:rPr>
        <w:pPrChange w:id="18944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945" w:author="Caree2" w:date="2017-04-02T07:02:00Z"/>
          <w:color w:val="008080"/>
          <w:rPrChange w:id="18946" w:author="Caree2" w:date="2017-04-02T07:58:00Z">
            <w:rPr>
              <w:ins w:id="18947" w:author="Caree2" w:date="2017-04-02T07:02:00Z"/>
            </w:rPr>
          </w:rPrChange>
        </w:rPr>
        <w:pPrChange w:id="18948" w:author="Caree2" w:date="2017-04-02T07:24:00Z">
          <w:pPr>
            <w:autoSpaceDE w:val="0"/>
            <w:autoSpaceDN w:val="0"/>
            <w:adjustRightInd w:val="0"/>
          </w:pPr>
        </w:pPrChange>
      </w:pPr>
      <w:ins w:id="18949" w:author="Caree2" w:date="2017-04-02T07:02:00Z">
        <w:r w:rsidRPr="00880017">
          <w:rPr>
            <w:color w:val="008080"/>
            <w:rPrChange w:id="18950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8951" w:author="Caree2" w:date="2017-04-02T07:02:00Z"/>
          <w:color w:val="008080"/>
          <w:rPrChange w:id="18952" w:author="Caree2" w:date="2017-04-02T07:58:00Z">
            <w:rPr>
              <w:ins w:id="18953" w:author="Caree2" w:date="2017-04-02T07:02:00Z"/>
            </w:rPr>
          </w:rPrChange>
        </w:rPr>
        <w:pPrChange w:id="18954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955" w:author="Caree2" w:date="2017-04-02T07:02:00Z"/>
          <w:color w:val="008080"/>
          <w:rPrChange w:id="18956" w:author="Caree2" w:date="2017-04-02T07:58:00Z">
            <w:rPr>
              <w:ins w:id="18957" w:author="Caree2" w:date="2017-04-02T07:02:00Z"/>
            </w:rPr>
          </w:rPrChange>
        </w:rPr>
        <w:pPrChange w:id="18958" w:author="Caree2" w:date="2017-04-02T07:24:00Z">
          <w:pPr>
            <w:autoSpaceDE w:val="0"/>
            <w:autoSpaceDN w:val="0"/>
            <w:adjustRightInd w:val="0"/>
          </w:pPr>
        </w:pPrChange>
      </w:pPr>
      <w:ins w:id="18959" w:author="Caree2" w:date="2017-04-02T07:02:00Z">
        <w:r w:rsidRPr="00880017">
          <w:rPr>
            <w:color w:val="008080"/>
            <w:rPrChange w:id="18960" w:author="Caree2" w:date="2017-04-02T07:58:00Z">
              <w:rPr/>
            </w:rPrChange>
          </w:rPr>
          <w:tab/>
          <w:t>public int getAge() {</w:t>
        </w:r>
      </w:ins>
    </w:p>
    <w:p w:rsidR="006C7EC5" w:rsidRPr="00880017" w:rsidRDefault="006C7EC5" w:rsidP="00556719">
      <w:pPr>
        <w:rPr>
          <w:ins w:id="18961" w:author="Caree2" w:date="2017-04-02T07:02:00Z"/>
          <w:color w:val="008080"/>
          <w:rPrChange w:id="18962" w:author="Caree2" w:date="2017-04-02T07:58:00Z">
            <w:rPr>
              <w:ins w:id="18963" w:author="Caree2" w:date="2017-04-02T07:02:00Z"/>
            </w:rPr>
          </w:rPrChange>
        </w:rPr>
        <w:pPrChange w:id="18964" w:author="Caree2" w:date="2017-04-02T07:24:00Z">
          <w:pPr>
            <w:autoSpaceDE w:val="0"/>
            <w:autoSpaceDN w:val="0"/>
            <w:adjustRightInd w:val="0"/>
          </w:pPr>
        </w:pPrChange>
      </w:pPr>
      <w:ins w:id="18965" w:author="Caree2" w:date="2017-04-02T07:02:00Z">
        <w:r w:rsidRPr="00880017">
          <w:rPr>
            <w:color w:val="008080"/>
            <w:rPrChange w:id="18966" w:author="Caree2" w:date="2017-04-02T07:58:00Z">
              <w:rPr/>
            </w:rPrChange>
          </w:rPr>
          <w:tab/>
        </w:r>
        <w:r w:rsidRPr="00880017">
          <w:rPr>
            <w:color w:val="008080"/>
            <w:rPrChange w:id="18967" w:author="Caree2" w:date="2017-04-02T07:58:00Z">
              <w:rPr/>
            </w:rPrChange>
          </w:rPr>
          <w:tab/>
          <w:t>return age;</w:t>
        </w:r>
      </w:ins>
    </w:p>
    <w:p w:rsidR="006C7EC5" w:rsidRPr="00880017" w:rsidRDefault="006C7EC5" w:rsidP="00556719">
      <w:pPr>
        <w:rPr>
          <w:ins w:id="18968" w:author="Caree2" w:date="2017-04-02T07:02:00Z"/>
          <w:color w:val="008080"/>
          <w:rPrChange w:id="18969" w:author="Caree2" w:date="2017-04-02T07:58:00Z">
            <w:rPr>
              <w:ins w:id="18970" w:author="Caree2" w:date="2017-04-02T07:02:00Z"/>
            </w:rPr>
          </w:rPrChange>
        </w:rPr>
        <w:pPrChange w:id="18971" w:author="Caree2" w:date="2017-04-02T07:24:00Z">
          <w:pPr>
            <w:autoSpaceDE w:val="0"/>
            <w:autoSpaceDN w:val="0"/>
            <w:adjustRightInd w:val="0"/>
          </w:pPr>
        </w:pPrChange>
      </w:pPr>
      <w:ins w:id="18972" w:author="Caree2" w:date="2017-04-02T07:02:00Z">
        <w:r w:rsidRPr="00880017">
          <w:rPr>
            <w:color w:val="008080"/>
            <w:rPrChange w:id="18973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974" w:author="Caree2" w:date="2017-04-02T07:02:00Z"/>
          <w:color w:val="008080"/>
          <w:rPrChange w:id="18975" w:author="Caree2" w:date="2017-04-02T07:58:00Z">
            <w:rPr>
              <w:ins w:id="18976" w:author="Caree2" w:date="2017-04-02T07:02:00Z"/>
            </w:rPr>
          </w:rPrChange>
        </w:rPr>
        <w:pPrChange w:id="18977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8978" w:author="Caree2" w:date="2017-04-02T07:02:00Z"/>
          <w:color w:val="008080"/>
          <w:rPrChange w:id="18979" w:author="Caree2" w:date="2017-04-02T07:58:00Z">
            <w:rPr>
              <w:ins w:id="18980" w:author="Caree2" w:date="2017-04-02T07:02:00Z"/>
            </w:rPr>
          </w:rPrChange>
        </w:rPr>
        <w:pPrChange w:id="18981" w:author="Caree2" w:date="2017-04-02T07:24:00Z">
          <w:pPr>
            <w:autoSpaceDE w:val="0"/>
            <w:autoSpaceDN w:val="0"/>
            <w:adjustRightInd w:val="0"/>
          </w:pPr>
        </w:pPrChange>
      </w:pPr>
      <w:ins w:id="18982" w:author="Caree2" w:date="2017-04-02T07:02:00Z">
        <w:r w:rsidRPr="00880017">
          <w:rPr>
            <w:color w:val="008080"/>
            <w:rPrChange w:id="18983" w:author="Caree2" w:date="2017-04-02T07:58:00Z">
              <w:rPr/>
            </w:rPrChange>
          </w:rPr>
          <w:tab/>
          <w:t>public void setAge(int age) {</w:t>
        </w:r>
      </w:ins>
    </w:p>
    <w:p w:rsidR="006C7EC5" w:rsidRPr="00880017" w:rsidRDefault="006C7EC5" w:rsidP="00556719">
      <w:pPr>
        <w:rPr>
          <w:ins w:id="18984" w:author="Caree2" w:date="2017-04-02T07:02:00Z"/>
          <w:color w:val="008080"/>
          <w:rPrChange w:id="18985" w:author="Caree2" w:date="2017-04-02T07:58:00Z">
            <w:rPr>
              <w:ins w:id="18986" w:author="Caree2" w:date="2017-04-02T07:02:00Z"/>
            </w:rPr>
          </w:rPrChange>
        </w:rPr>
        <w:pPrChange w:id="18987" w:author="Caree2" w:date="2017-04-02T07:24:00Z">
          <w:pPr>
            <w:autoSpaceDE w:val="0"/>
            <w:autoSpaceDN w:val="0"/>
            <w:adjustRightInd w:val="0"/>
          </w:pPr>
        </w:pPrChange>
      </w:pPr>
      <w:ins w:id="18988" w:author="Caree2" w:date="2017-04-02T07:02:00Z">
        <w:r w:rsidRPr="00880017">
          <w:rPr>
            <w:color w:val="008080"/>
            <w:rPrChange w:id="18989" w:author="Caree2" w:date="2017-04-02T07:58:00Z">
              <w:rPr/>
            </w:rPrChange>
          </w:rPr>
          <w:tab/>
        </w:r>
        <w:r w:rsidRPr="00880017">
          <w:rPr>
            <w:color w:val="008080"/>
            <w:rPrChange w:id="18990" w:author="Caree2" w:date="2017-04-02T07:58:00Z">
              <w:rPr/>
            </w:rPrChange>
          </w:rPr>
          <w:tab/>
          <w:t>this.age = age;</w:t>
        </w:r>
      </w:ins>
    </w:p>
    <w:p w:rsidR="006C7EC5" w:rsidRPr="00880017" w:rsidRDefault="006C7EC5" w:rsidP="00556719">
      <w:pPr>
        <w:rPr>
          <w:ins w:id="18991" w:author="Caree2" w:date="2017-04-02T07:02:00Z"/>
          <w:color w:val="008080"/>
          <w:rPrChange w:id="18992" w:author="Caree2" w:date="2017-04-02T07:58:00Z">
            <w:rPr>
              <w:ins w:id="18993" w:author="Caree2" w:date="2017-04-02T07:02:00Z"/>
            </w:rPr>
          </w:rPrChange>
        </w:rPr>
        <w:pPrChange w:id="18994" w:author="Caree2" w:date="2017-04-02T07:24:00Z">
          <w:pPr>
            <w:autoSpaceDE w:val="0"/>
            <w:autoSpaceDN w:val="0"/>
            <w:adjustRightInd w:val="0"/>
          </w:pPr>
        </w:pPrChange>
      </w:pPr>
      <w:ins w:id="18995" w:author="Caree2" w:date="2017-04-02T07:02:00Z">
        <w:r w:rsidRPr="00880017">
          <w:rPr>
            <w:color w:val="008080"/>
            <w:rPrChange w:id="18996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8997" w:author="Caree2" w:date="2017-04-02T07:02:00Z"/>
          <w:color w:val="008080"/>
          <w:rPrChange w:id="18998" w:author="Caree2" w:date="2017-04-02T07:58:00Z">
            <w:rPr>
              <w:ins w:id="18999" w:author="Caree2" w:date="2017-04-02T07:02:00Z"/>
            </w:rPr>
          </w:rPrChange>
        </w:rPr>
        <w:pPrChange w:id="19000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9001" w:author="Caree2" w:date="2017-04-02T07:02:00Z"/>
          <w:color w:val="008080"/>
          <w:rPrChange w:id="19002" w:author="Caree2" w:date="2017-04-02T07:58:00Z">
            <w:rPr>
              <w:ins w:id="19003" w:author="Caree2" w:date="2017-04-02T07:02:00Z"/>
            </w:rPr>
          </w:rPrChange>
        </w:rPr>
        <w:pPrChange w:id="19004" w:author="Caree2" w:date="2017-04-02T07:24:00Z">
          <w:pPr>
            <w:autoSpaceDE w:val="0"/>
            <w:autoSpaceDN w:val="0"/>
            <w:adjustRightInd w:val="0"/>
          </w:pPr>
        </w:pPrChange>
      </w:pPr>
      <w:ins w:id="19005" w:author="Caree2" w:date="2017-04-02T07:02:00Z">
        <w:r w:rsidRPr="00880017">
          <w:rPr>
            <w:color w:val="008080"/>
            <w:rPrChange w:id="19006" w:author="Caree2" w:date="2017-04-02T07:58:00Z">
              <w:rPr/>
            </w:rPrChange>
          </w:rPr>
          <w:tab/>
          <w:t>public String getSex() {</w:t>
        </w:r>
      </w:ins>
    </w:p>
    <w:p w:rsidR="006C7EC5" w:rsidRPr="00880017" w:rsidRDefault="006C7EC5" w:rsidP="00556719">
      <w:pPr>
        <w:rPr>
          <w:ins w:id="19007" w:author="Caree2" w:date="2017-04-02T07:02:00Z"/>
          <w:color w:val="008080"/>
          <w:rPrChange w:id="19008" w:author="Caree2" w:date="2017-04-02T07:58:00Z">
            <w:rPr>
              <w:ins w:id="19009" w:author="Caree2" w:date="2017-04-02T07:02:00Z"/>
            </w:rPr>
          </w:rPrChange>
        </w:rPr>
        <w:pPrChange w:id="19010" w:author="Caree2" w:date="2017-04-02T07:24:00Z">
          <w:pPr>
            <w:autoSpaceDE w:val="0"/>
            <w:autoSpaceDN w:val="0"/>
            <w:adjustRightInd w:val="0"/>
          </w:pPr>
        </w:pPrChange>
      </w:pPr>
      <w:ins w:id="19011" w:author="Caree2" w:date="2017-04-02T07:02:00Z">
        <w:r w:rsidRPr="00880017">
          <w:rPr>
            <w:color w:val="008080"/>
            <w:rPrChange w:id="19012" w:author="Caree2" w:date="2017-04-02T07:58:00Z">
              <w:rPr/>
            </w:rPrChange>
          </w:rPr>
          <w:tab/>
        </w:r>
        <w:r w:rsidRPr="00880017">
          <w:rPr>
            <w:color w:val="008080"/>
            <w:rPrChange w:id="19013" w:author="Caree2" w:date="2017-04-02T07:58:00Z">
              <w:rPr/>
            </w:rPrChange>
          </w:rPr>
          <w:tab/>
          <w:t>return sex;</w:t>
        </w:r>
      </w:ins>
    </w:p>
    <w:p w:rsidR="006C7EC5" w:rsidRPr="00880017" w:rsidRDefault="006C7EC5" w:rsidP="00556719">
      <w:pPr>
        <w:rPr>
          <w:ins w:id="19014" w:author="Caree2" w:date="2017-04-02T07:02:00Z"/>
          <w:color w:val="008080"/>
          <w:rPrChange w:id="19015" w:author="Caree2" w:date="2017-04-02T07:58:00Z">
            <w:rPr>
              <w:ins w:id="19016" w:author="Caree2" w:date="2017-04-02T07:02:00Z"/>
            </w:rPr>
          </w:rPrChange>
        </w:rPr>
        <w:pPrChange w:id="19017" w:author="Caree2" w:date="2017-04-02T07:24:00Z">
          <w:pPr>
            <w:autoSpaceDE w:val="0"/>
            <w:autoSpaceDN w:val="0"/>
            <w:adjustRightInd w:val="0"/>
          </w:pPr>
        </w:pPrChange>
      </w:pPr>
      <w:ins w:id="19018" w:author="Caree2" w:date="2017-04-02T07:02:00Z">
        <w:r w:rsidRPr="00880017">
          <w:rPr>
            <w:color w:val="008080"/>
            <w:rPrChange w:id="19019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9020" w:author="Caree2" w:date="2017-04-02T07:02:00Z"/>
          <w:color w:val="008080"/>
          <w:rPrChange w:id="19021" w:author="Caree2" w:date="2017-04-02T07:58:00Z">
            <w:rPr>
              <w:ins w:id="19022" w:author="Caree2" w:date="2017-04-02T07:02:00Z"/>
            </w:rPr>
          </w:rPrChange>
        </w:rPr>
        <w:pPrChange w:id="19023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9024" w:author="Caree2" w:date="2017-04-02T07:02:00Z"/>
          <w:color w:val="008080"/>
          <w:rPrChange w:id="19025" w:author="Caree2" w:date="2017-04-02T07:58:00Z">
            <w:rPr>
              <w:ins w:id="19026" w:author="Caree2" w:date="2017-04-02T07:02:00Z"/>
            </w:rPr>
          </w:rPrChange>
        </w:rPr>
        <w:pPrChange w:id="19027" w:author="Caree2" w:date="2017-04-02T07:24:00Z">
          <w:pPr>
            <w:autoSpaceDE w:val="0"/>
            <w:autoSpaceDN w:val="0"/>
            <w:adjustRightInd w:val="0"/>
          </w:pPr>
        </w:pPrChange>
      </w:pPr>
      <w:ins w:id="19028" w:author="Caree2" w:date="2017-04-02T07:02:00Z">
        <w:r w:rsidRPr="00880017">
          <w:rPr>
            <w:color w:val="008080"/>
            <w:rPrChange w:id="19029" w:author="Caree2" w:date="2017-04-02T07:58:00Z">
              <w:rPr/>
            </w:rPrChange>
          </w:rPr>
          <w:tab/>
          <w:t>public void setSex(String sex) {</w:t>
        </w:r>
      </w:ins>
    </w:p>
    <w:p w:rsidR="006C7EC5" w:rsidRPr="00880017" w:rsidRDefault="006C7EC5" w:rsidP="00556719">
      <w:pPr>
        <w:rPr>
          <w:ins w:id="19030" w:author="Caree2" w:date="2017-04-02T07:02:00Z"/>
          <w:color w:val="008080"/>
          <w:rPrChange w:id="19031" w:author="Caree2" w:date="2017-04-02T07:58:00Z">
            <w:rPr>
              <w:ins w:id="19032" w:author="Caree2" w:date="2017-04-02T07:02:00Z"/>
            </w:rPr>
          </w:rPrChange>
        </w:rPr>
        <w:pPrChange w:id="19033" w:author="Caree2" w:date="2017-04-02T07:24:00Z">
          <w:pPr>
            <w:autoSpaceDE w:val="0"/>
            <w:autoSpaceDN w:val="0"/>
            <w:adjustRightInd w:val="0"/>
          </w:pPr>
        </w:pPrChange>
      </w:pPr>
      <w:ins w:id="19034" w:author="Caree2" w:date="2017-04-02T07:02:00Z">
        <w:r w:rsidRPr="00880017">
          <w:rPr>
            <w:color w:val="008080"/>
            <w:rPrChange w:id="19035" w:author="Caree2" w:date="2017-04-02T07:58:00Z">
              <w:rPr/>
            </w:rPrChange>
          </w:rPr>
          <w:lastRenderedPageBreak/>
          <w:tab/>
        </w:r>
        <w:r w:rsidRPr="00880017">
          <w:rPr>
            <w:color w:val="008080"/>
            <w:rPrChange w:id="19036" w:author="Caree2" w:date="2017-04-02T07:58:00Z">
              <w:rPr/>
            </w:rPrChange>
          </w:rPr>
          <w:tab/>
          <w:t>this.sex = sex;</w:t>
        </w:r>
      </w:ins>
    </w:p>
    <w:p w:rsidR="006C7EC5" w:rsidRPr="00880017" w:rsidRDefault="006C7EC5" w:rsidP="00556719">
      <w:pPr>
        <w:rPr>
          <w:ins w:id="19037" w:author="Caree2" w:date="2017-04-02T07:02:00Z"/>
          <w:color w:val="008080"/>
          <w:rPrChange w:id="19038" w:author="Caree2" w:date="2017-04-02T07:58:00Z">
            <w:rPr>
              <w:ins w:id="19039" w:author="Caree2" w:date="2017-04-02T07:02:00Z"/>
            </w:rPr>
          </w:rPrChange>
        </w:rPr>
        <w:pPrChange w:id="19040" w:author="Caree2" w:date="2017-04-02T07:24:00Z">
          <w:pPr>
            <w:autoSpaceDE w:val="0"/>
            <w:autoSpaceDN w:val="0"/>
            <w:adjustRightInd w:val="0"/>
          </w:pPr>
        </w:pPrChange>
      </w:pPr>
      <w:ins w:id="19041" w:author="Caree2" w:date="2017-04-02T07:02:00Z">
        <w:r w:rsidRPr="00880017">
          <w:rPr>
            <w:color w:val="008080"/>
            <w:rPrChange w:id="19042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9043" w:author="Caree2" w:date="2017-04-02T07:02:00Z"/>
          <w:color w:val="008080"/>
          <w:rPrChange w:id="19044" w:author="Caree2" w:date="2017-04-02T07:58:00Z">
            <w:rPr>
              <w:ins w:id="19045" w:author="Caree2" w:date="2017-04-02T07:02:00Z"/>
            </w:rPr>
          </w:rPrChange>
        </w:rPr>
        <w:pPrChange w:id="19046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9047" w:author="Caree2" w:date="2017-04-02T07:02:00Z"/>
          <w:color w:val="008080"/>
          <w:rPrChange w:id="19048" w:author="Caree2" w:date="2017-04-02T07:58:00Z">
            <w:rPr>
              <w:ins w:id="19049" w:author="Caree2" w:date="2017-04-02T07:02:00Z"/>
            </w:rPr>
          </w:rPrChange>
        </w:rPr>
        <w:pPrChange w:id="19050" w:author="Caree2" w:date="2017-04-02T07:24:00Z">
          <w:pPr>
            <w:autoSpaceDE w:val="0"/>
            <w:autoSpaceDN w:val="0"/>
            <w:adjustRightInd w:val="0"/>
          </w:pPr>
        </w:pPrChange>
      </w:pPr>
      <w:ins w:id="19051" w:author="Caree2" w:date="2017-04-02T07:02:00Z">
        <w:r w:rsidRPr="00880017">
          <w:rPr>
            <w:color w:val="008080"/>
            <w:rPrChange w:id="19052" w:author="Caree2" w:date="2017-04-02T07:58:00Z">
              <w:rPr/>
            </w:rPrChange>
          </w:rPr>
          <w:tab/>
          <w:t>public int getFlyingHours() {</w:t>
        </w:r>
      </w:ins>
    </w:p>
    <w:p w:rsidR="006C7EC5" w:rsidRPr="00880017" w:rsidRDefault="006C7EC5" w:rsidP="00556719">
      <w:pPr>
        <w:rPr>
          <w:ins w:id="19053" w:author="Caree2" w:date="2017-04-02T07:02:00Z"/>
          <w:color w:val="008080"/>
          <w:rPrChange w:id="19054" w:author="Caree2" w:date="2017-04-02T07:58:00Z">
            <w:rPr>
              <w:ins w:id="19055" w:author="Caree2" w:date="2017-04-02T07:02:00Z"/>
            </w:rPr>
          </w:rPrChange>
        </w:rPr>
        <w:pPrChange w:id="19056" w:author="Caree2" w:date="2017-04-02T07:24:00Z">
          <w:pPr>
            <w:autoSpaceDE w:val="0"/>
            <w:autoSpaceDN w:val="0"/>
            <w:adjustRightInd w:val="0"/>
          </w:pPr>
        </w:pPrChange>
      </w:pPr>
      <w:ins w:id="19057" w:author="Caree2" w:date="2017-04-02T07:02:00Z">
        <w:r w:rsidRPr="00880017">
          <w:rPr>
            <w:color w:val="008080"/>
            <w:rPrChange w:id="19058" w:author="Caree2" w:date="2017-04-02T07:58:00Z">
              <w:rPr/>
            </w:rPrChange>
          </w:rPr>
          <w:tab/>
        </w:r>
        <w:r w:rsidRPr="00880017">
          <w:rPr>
            <w:color w:val="008080"/>
            <w:rPrChange w:id="19059" w:author="Caree2" w:date="2017-04-02T07:58:00Z">
              <w:rPr/>
            </w:rPrChange>
          </w:rPr>
          <w:tab/>
          <w:t>return flyingHours;</w:t>
        </w:r>
      </w:ins>
    </w:p>
    <w:p w:rsidR="006C7EC5" w:rsidRPr="00880017" w:rsidRDefault="006C7EC5" w:rsidP="00556719">
      <w:pPr>
        <w:rPr>
          <w:ins w:id="19060" w:author="Caree2" w:date="2017-04-02T07:02:00Z"/>
          <w:color w:val="008080"/>
          <w:rPrChange w:id="19061" w:author="Caree2" w:date="2017-04-02T07:58:00Z">
            <w:rPr>
              <w:ins w:id="19062" w:author="Caree2" w:date="2017-04-02T07:02:00Z"/>
            </w:rPr>
          </w:rPrChange>
        </w:rPr>
        <w:pPrChange w:id="19063" w:author="Caree2" w:date="2017-04-02T07:24:00Z">
          <w:pPr>
            <w:autoSpaceDE w:val="0"/>
            <w:autoSpaceDN w:val="0"/>
            <w:adjustRightInd w:val="0"/>
          </w:pPr>
        </w:pPrChange>
      </w:pPr>
      <w:ins w:id="19064" w:author="Caree2" w:date="2017-04-02T07:02:00Z">
        <w:r w:rsidRPr="00880017">
          <w:rPr>
            <w:color w:val="008080"/>
            <w:rPrChange w:id="19065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9066" w:author="Caree2" w:date="2017-04-02T07:02:00Z"/>
          <w:color w:val="008080"/>
          <w:rPrChange w:id="19067" w:author="Caree2" w:date="2017-04-02T07:58:00Z">
            <w:rPr>
              <w:ins w:id="19068" w:author="Caree2" w:date="2017-04-02T07:02:00Z"/>
            </w:rPr>
          </w:rPrChange>
        </w:rPr>
        <w:pPrChange w:id="19069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9070" w:author="Caree2" w:date="2017-04-02T07:02:00Z"/>
          <w:color w:val="008080"/>
          <w:rPrChange w:id="19071" w:author="Caree2" w:date="2017-04-02T07:58:00Z">
            <w:rPr>
              <w:ins w:id="19072" w:author="Caree2" w:date="2017-04-02T07:02:00Z"/>
            </w:rPr>
          </w:rPrChange>
        </w:rPr>
        <w:pPrChange w:id="19073" w:author="Caree2" w:date="2017-04-02T07:24:00Z">
          <w:pPr>
            <w:autoSpaceDE w:val="0"/>
            <w:autoSpaceDN w:val="0"/>
            <w:adjustRightInd w:val="0"/>
          </w:pPr>
        </w:pPrChange>
      </w:pPr>
      <w:ins w:id="19074" w:author="Caree2" w:date="2017-04-02T07:02:00Z">
        <w:r w:rsidRPr="00880017">
          <w:rPr>
            <w:color w:val="008080"/>
            <w:rPrChange w:id="19075" w:author="Caree2" w:date="2017-04-02T07:58:00Z">
              <w:rPr/>
            </w:rPrChange>
          </w:rPr>
          <w:tab/>
          <w:t>public void setFlyingHours(int flyingHours) {</w:t>
        </w:r>
      </w:ins>
    </w:p>
    <w:p w:rsidR="006C7EC5" w:rsidRPr="00880017" w:rsidRDefault="006C7EC5" w:rsidP="00556719">
      <w:pPr>
        <w:rPr>
          <w:ins w:id="19076" w:author="Caree2" w:date="2017-04-02T07:02:00Z"/>
          <w:color w:val="008080"/>
          <w:rPrChange w:id="19077" w:author="Caree2" w:date="2017-04-02T07:58:00Z">
            <w:rPr>
              <w:ins w:id="19078" w:author="Caree2" w:date="2017-04-02T07:02:00Z"/>
            </w:rPr>
          </w:rPrChange>
        </w:rPr>
        <w:pPrChange w:id="19079" w:author="Caree2" w:date="2017-04-02T07:24:00Z">
          <w:pPr>
            <w:autoSpaceDE w:val="0"/>
            <w:autoSpaceDN w:val="0"/>
            <w:adjustRightInd w:val="0"/>
          </w:pPr>
        </w:pPrChange>
      </w:pPr>
      <w:ins w:id="19080" w:author="Caree2" w:date="2017-04-02T07:02:00Z">
        <w:r w:rsidRPr="00880017">
          <w:rPr>
            <w:color w:val="008080"/>
            <w:rPrChange w:id="19081" w:author="Caree2" w:date="2017-04-02T07:58:00Z">
              <w:rPr/>
            </w:rPrChange>
          </w:rPr>
          <w:tab/>
        </w:r>
        <w:r w:rsidRPr="00880017">
          <w:rPr>
            <w:color w:val="008080"/>
            <w:rPrChange w:id="19082" w:author="Caree2" w:date="2017-04-02T07:58:00Z">
              <w:rPr/>
            </w:rPrChange>
          </w:rPr>
          <w:tab/>
          <w:t>this.flyingHours = flyingHours;</w:t>
        </w:r>
      </w:ins>
    </w:p>
    <w:p w:rsidR="006C7EC5" w:rsidRPr="00880017" w:rsidRDefault="006C7EC5" w:rsidP="00556719">
      <w:pPr>
        <w:rPr>
          <w:ins w:id="19083" w:author="Caree2" w:date="2017-04-02T07:02:00Z"/>
          <w:color w:val="008080"/>
          <w:rPrChange w:id="19084" w:author="Caree2" w:date="2017-04-02T07:58:00Z">
            <w:rPr>
              <w:ins w:id="19085" w:author="Caree2" w:date="2017-04-02T07:02:00Z"/>
            </w:rPr>
          </w:rPrChange>
        </w:rPr>
        <w:pPrChange w:id="19086" w:author="Caree2" w:date="2017-04-02T07:24:00Z">
          <w:pPr>
            <w:autoSpaceDE w:val="0"/>
            <w:autoSpaceDN w:val="0"/>
            <w:adjustRightInd w:val="0"/>
          </w:pPr>
        </w:pPrChange>
      </w:pPr>
      <w:ins w:id="19087" w:author="Caree2" w:date="2017-04-02T07:02:00Z">
        <w:r w:rsidRPr="00880017">
          <w:rPr>
            <w:color w:val="008080"/>
            <w:rPrChange w:id="19088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9089" w:author="Caree2" w:date="2017-04-02T07:02:00Z"/>
          <w:color w:val="008080"/>
          <w:rPrChange w:id="19090" w:author="Caree2" w:date="2017-04-02T07:58:00Z">
            <w:rPr>
              <w:ins w:id="19091" w:author="Caree2" w:date="2017-04-02T07:02:00Z"/>
            </w:rPr>
          </w:rPrChange>
        </w:rPr>
        <w:pPrChange w:id="19092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9093" w:author="Caree2" w:date="2017-04-02T07:02:00Z"/>
          <w:color w:val="008080"/>
          <w:rPrChange w:id="19094" w:author="Caree2" w:date="2017-04-02T07:58:00Z">
            <w:rPr>
              <w:ins w:id="19095" w:author="Caree2" w:date="2017-04-02T07:02:00Z"/>
            </w:rPr>
          </w:rPrChange>
        </w:rPr>
        <w:pPrChange w:id="19096" w:author="Caree2" w:date="2017-04-02T07:24:00Z">
          <w:pPr>
            <w:autoSpaceDE w:val="0"/>
            <w:autoSpaceDN w:val="0"/>
            <w:adjustRightInd w:val="0"/>
          </w:pPr>
        </w:pPrChange>
      </w:pPr>
      <w:ins w:id="19097" w:author="Caree2" w:date="2017-04-02T07:02:00Z">
        <w:r w:rsidRPr="00880017">
          <w:rPr>
            <w:color w:val="008080"/>
            <w:rPrChange w:id="19098" w:author="Caree2" w:date="2017-04-02T07:58:00Z">
              <w:rPr/>
            </w:rPrChange>
          </w:rPr>
          <w:tab/>
          <w:t>public Pilot(long pilotID, String firstName, String lastName, String middleName, String socialSecurityNumber,</w:t>
        </w:r>
      </w:ins>
    </w:p>
    <w:p w:rsidR="006C7EC5" w:rsidRPr="00880017" w:rsidRDefault="006C7EC5" w:rsidP="00556719">
      <w:pPr>
        <w:rPr>
          <w:ins w:id="19099" w:author="Caree2" w:date="2017-04-02T07:02:00Z"/>
          <w:color w:val="008080"/>
          <w:rPrChange w:id="19100" w:author="Caree2" w:date="2017-04-02T07:58:00Z">
            <w:rPr>
              <w:ins w:id="19101" w:author="Caree2" w:date="2017-04-02T07:02:00Z"/>
            </w:rPr>
          </w:rPrChange>
        </w:rPr>
        <w:pPrChange w:id="19102" w:author="Caree2" w:date="2017-04-02T07:24:00Z">
          <w:pPr>
            <w:autoSpaceDE w:val="0"/>
            <w:autoSpaceDN w:val="0"/>
            <w:adjustRightInd w:val="0"/>
          </w:pPr>
        </w:pPrChange>
      </w:pPr>
      <w:ins w:id="19103" w:author="Caree2" w:date="2017-04-02T07:02:00Z">
        <w:r w:rsidRPr="00880017">
          <w:rPr>
            <w:color w:val="008080"/>
            <w:rPrChange w:id="19104" w:author="Caree2" w:date="2017-04-02T07:58:00Z">
              <w:rPr/>
            </w:rPrChange>
          </w:rPr>
          <w:tab/>
        </w:r>
        <w:r w:rsidRPr="00880017">
          <w:rPr>
            <w:color w:val="008080"/>
            <w:rPrChange w:id="19105" w:author="Caree2" w:date="2017-04-02T07:58:00Z">
              <w:rPr/>
            </w:rPrChange>
          </w:rPr>
          <w:tab/>
        </w:r>
        <w:r w:rsidRPr="00880017">
          <w:rPr>
            <w:color w:val="008080"/>
            <w:rPrChange w:id="19106" w:author="Caree2" w:date="2017-04-02T07:58:00Z">
              <w:rPr/>
            </w:rPrChange>
          </w:rPr>
          <w:tab/>
          <w:t>LocalDate dateOfBirth,  int age,</w:t>
        </w:r>
      </w:ins>
    </w:p>
    <w:p w:rsidR="006C7EC5" w:rsidRPr="00880017" w:rsidRDefault="006C7EC5" w:rsidP="00556719">
      <w:pPr>
        <w:rPr>
          <w:ins w:id="19107" w:author="Caree2" w:date="2017-04-02T07:02:00Z"/>
          <w:color w:val="008080"/>
          <w:rPrChange w:id="19108" w:author="Caree2" w:date="2017-04-02T07:58:00Z">
            <w:rPr>
              <w:ins w:id="19109" w:author="Caree2" w:date="2017-04-02T07:02:00Z"/>
            </w:rPr>
          </w:rPrChange>
        </w:rPr>
        <w:pPrChange w:id="19110" w:author="Caree2" w:date="2017-04-02T07:24:00Z">
          <w:pPr>
            <w:autoSpaceDE w:val="0"/>
            <w:autoSpaceDN w:val="0"/>
            <w:adjustRightInd w:val="0"/>
          </w:pPr>
        </w:pPrChange>
      </w:pPr>
      <w:ins w:id="19111" w:author="Caree2" w:date="2017-04-02T07:02:00Z">
        <w:r w:rsidRPr="00880017">
          <w:rPr>
            <w:color w:val="008080"/>
            <w:rPrChange w:id="19112" w:author="Caree2" w:date="2017-04-02T07:58:00Z">
              <w:rPr/>
            </w:rPrChange>
          </w:rPr>
          <w:tab/>
        </w:r>
        <w:r w:rsidRPr="00880017">
          <w:rPr>
            <w:color w:val="008080"/>
            <w:rPrChange w:id="19113" w:author="Caree2" w:date="2017-04-02T07:58:00Z">
              <w:rPr/>
            </w:rPrChange>
          </w:rPr>
          <w:tab/>
        </w:r>
        <w:r w:rsidRPr="00880017">
          <w:rPr>
            <w:color w:val="008080"/>
            <w:rPrChange w:id="19114" w:author="Caree2" w:date="2017-04-02T07:58:00Z">
              <w:rPr/>
            </w:rPrChange>
          </w:rPr>
          <w:tab/>
          <w:t>String sex, int flyingHours) {</w:t>
        </w:r>
      </w:ins>
    </w:p>
    <w:p w:rsidR="006C7EC5" w:rsidRPr="00880017" w:rsidRDefault="006C7EC5" w:rsidP="00556719">
      <w:pPr>
        <w:rPr>
          <w:ins w:id="19115" w:author="Caree2" w:date="2017-04-02T07:02:00Z"/>
          <w:color w:val="008080"/>
          <w:rPrChange w:id="19116" w:author="Caree2" w:date="2017-04-02T07:58:00Z">
            <w:rPr>
              <w:ins w:id="19117" w:author="Caree2" w:date="2017-04-02T07:02:00Z"/>
            </w:rPr>
          </w:rPrChange>
        </w:rPr>
        <w:pPrChange w:id="19118" w:author="Caree2" w:date="2017-04-02T07:24:00Z">
          <w:pPr>
            <w:autoSpaceDE w:val="0"/>
            <w:autoSpaceDN w:val="0"/>
            <w:adjustRightInd w:val="0"/>
          </w:pPr>
        </w:pPrChange>
      </w:pPr>
      <w:ins w:id="19119" w:author="Caree2" w:date="2017-04-02T07:02:00Z">
        <w:r w:rsidRPr="00880017">
          <w:rPr>
            <w:color w:val="008080"/>
            <w:rPrChange w:id="19120" w:author="Caree2" w:date="2017-04-02T07:58:00Z">
              <w:rPr/>
            </w:rPrChange>
          </w:rPr>
          <w:tab/>
        </w:r>
        <w:r w:rsidRPr="00880017">
          <w:rPr>
            <w:color w:val="008080"/>
            <w:rPrChange w:id="19121" w:author="Caree2" w:date="2017-04-02T07:58:00Z">
              <w:rPr/>
            </w:rPrChange>
          </w:rPr>
          <w:tab/>
          <w:t>super();</w:t>
        </w:r>
      </w:ins>
    </w:p>
    <w:p w:rsidR="006C7EC5" w:rsidRPr="00880017" w:rsidRDefault="006C7EC5" w:rsidP="00556719">
      <w:pPr>
        <w:rPr>
          <w:ins w:id="19122" w:author="Caree2" w:date="2017-04-02T07:02:00Z"/>
          <w:color w:val="008080"/>
          <w:rPrChange w:id="19123" w:author="Caree2" w:date="2017-04-02T07:58:00Z">
            <w:rPr>
              <w:ins w:id="19124" w:author="Caree2" w:date="2017-04-02T07:02:00Z"/>
            </w:rPr>
          </w:rPrChange>
        </w:rPr>
        <w:pPrChange w:id="19125" w:author="Caree2" w:date="2017-04-02T07:24:00Z">
          <w:pPr>
            <w:autoSpaceDE w:val="0"/>
            <w:autoSpaceDN w:val="0"/>
            <w:adjustRightInd w:val="0"/>
          </w:pPr>
        </w:pPrChange>
      </w:pPr>
      <w:ins w:id="19126" w:author="Caree2" w:date="2017-04-02T07:02:00Z">
        <w:r w:rsidRPr="00880017">
          <w:rPr>
            <w:color w:val="008080"/>
            <w:rPrChange w:id="19127" w:author="Caree2" w:date="2017-04-02T07:58:00Z">
              <w:rPr/>
            </w:rPrChange>
          </w:rPr>
          <w:tab/>
        </w:r>
        <w:r w:rsidRPr="00880017">
          <w:rPr>
            <w:color w:val="008080"/>
            <w:rPrChange w:id="19128" w:author="Caree2" w:date="2017-04-02T07:58:00Z">
              <w:rPr/>
            </w:rPrChange>
          </w:rPr>
          <w:tab/>
          <w:t>this.pilotID = pilotID;</w:t>
        </w:r>
      </w:ins>
    </w:p>
    <w:p w:rsidR="006C7EC5" w:rsidRPr="00880017" w:rsidRDefault="006C7EC5" w:rsidP="00556719">
      <w:pPr>
        <w:rPr>
          <w:ins w:id="19129" w:author="Caree2" w:date="2017-04-02T07:02:00Z"/>
          <w:color w:val="008080"/>
          <w:rPrChange w:id="19130" w:author="Caree2" w:date="2017-04-02T07:58:00Z">
            <w:rPr>
              <w:ins w:id="19131" w:author="Caree2" w:date="2017-04-02T07:02:00Z"/>
            </w:rPr>
          </w:rPrChange>
        </w:rPr>
        <w:pPrChange w:id="19132" w:author="Caree2" w:date="2017-04-02T07:24:00Z">
          <w:pPr>
            <w:autoSpaceDE w:val="0"/>
            <w:autoSpaceDN w:val="0"/>
            <w:adjustRightInd w:val="0"/>
          </w:pPr>
        </w:pPrChange>
      </w:pPr>
      <w:ins w:id="19133" w:author="Caree2" w:date="2017-04-02T07:02:00Z">
        <w:r w:rsidRPr="00880017">
          <w:rPr>
            <w:color w:val="008080"/>
            <w:rPrChange w:id="19134" w:author="Caree2" w:date="2017-04-02T07:58:00Z">
              <w:rPr/>
            </w:rPrChange>
          </w:rPr>
          <w:tab/>
        </w:r>
        <w:r w:rsidRPr="00880017">
          <w:rPr>
            <w:color w:val="008080"/>
            <w:rPrChange w:id="19135" w:author="Caree2" w:date="2017-04-02T07:58:00Z">
              <w:rPr/>
            </w:rPrChange>
          </w:rPr>
          <w:tab/>
          <w:t>this.firstName = firstName;</w:t>
        </w:r>
      </w:ins>
    </w:p>
    <w:p w:rsidR="006C7EC5" w:rsidRPr="00880017" w:rsidRDefault="006C7EC5" w:rsidP="00556719">
      <w:pPr>
        <w:rPr>
          <w:ins w:id="19136" w:author="Caree2" w:date="2017-04-02T07:02:00Z"/>
          <w:color w:val="008080"/>
          <w:rPrChange w:id="19137" w:author="Caree2" w:date="2017-04-02T07:58:00Z">
            <w:rPr>
              <w:ins w:id="19138" w:author="Caree2" w:date="2017-04-02T07:02:00Z"/>
            </w:rPr>
          </w:rPrChange>
        </w:rPr>
        <w:pPrChange w:id="19139" w:author="Caree2" w:date="2017-04-02T07:24:00Z">
          <w:pPr>
            <w:autoSpaceDE w:val="0"/>
            <w:autoSpaceDN w:val="0"/>
            <w:adjustRightInd w:val="0"/>
          </w:pPr>
        </w:pPrChange>
      </w:pPr>
      <w:ins w:id="19140" w:author="Caree2" w:date="2017-04-02T07:02:00Z">
        <w:r w:rsidRPr="00880017">
          <w:rPr>
            <w:color w:val="008080"/>
            <w:rPrChange w:id="19141" w:author="Caree2" w:date="2017-04-02T07:58:00Z">
              <w:rPr/>
            </w:rPrChange>
          </w:rPr>
          <w:tab/>
        </w:r>
        <w:r w:rsidRPr="00880017">
          <w:rPr>
            <w:color w:val="008080"/>
            <w:rPrChange w:id="19142" w:author="Caree2" w:date="2017-04-02T07:58:00Z">
              <w:rPr/>
            </w:rPrChange>
          </w:rPr>
          <w:tab/>
          <w:t>this.lastName = lastName;</w:t>
        </w:r>
      </w:ins>
    </w:p>
    <w:p w:rsidR="006C7EC5" w:rsidRPr="00880017" w:rsidRDefault="006C7EC5" w:rsidP="00556719">
      <w:pPr>
        <w:rPr>
          <w:ins w:id="19143" w:author="Caree2" w:date="2017-04-02T07:02:00Z"/>
          <w:color w:val="008080"/>
          <w:rPrChange w:id="19144" w:author="Caree2" w:date="2017-04-02T07:58:00Z">
            <w:rPr>
              <w:ins w:id="19145" w:author="Caree2" w:date="2017-04-02T07:02:00Z"/>
            </w:rPr>
          </w:rPrChange>
        </w:rPr>
        <w:pPrChange w:id="19146" w:author="Caree2" w:date="2017-04-02T07:24:00Z">
          <w:pPr>
            <w:autoSpaceDE w:val="0"/>
            <w:autoSpaceDN w:val="0"/>
            <w:adjustRightInd w:val="0"/>
          </w:pPr>
        </w:pPrChange>
      </w:pPr>
      <w:ins w:id="19147" w:author="Caree2" w:date="2017-04-02T07:02:00Z">
        <w:r w:rsidRPr="00880017">
          <w:rPr>
            <w:color w:val="008080"/>
            <w:rPrChange w:id="19148" w:author="Caree2" w:date="2017-04-02T07:58:00Z">
              <w:rPr/>
            </w:rPrChange>
          </w:rPr>
          <w:tab/>
        </w:r>
        <w:r w:rsidRPr="00880017">
          <w:rPr>
            <w:color w:val="008080"/>
            <w:rPrChange w:id="19149" w:author="Caree2" w:date="2017-04-02T07:58:00Z">
              <w:rPr/>
            </w:rPrChange>
          </w:rPr>
          <w:tab/>
          <w:t>this.middleName = middleName;</w:t>
        </w:r>
      </w:ins>
    </w:p>
    <w:p w:rsidR="006C7EC5" w:rsidRPr="00880017" w:rsidRDefault="006C7EC5" w:rsidP="00556719">
      <w:pPr>
        <w:rPr>
          <w:ins w:id="19150" w:author="Caree2" w:date="2017-04-02T07:02:00Z"/>
          <w:color w:val="008080"/>
          <w:rPrChange w:id="19151" w:author="Caree2" w:date="2017-04-02T07:58:00Z">
            <w:rPr>
              <w:ins w:id="19152" w:author="Caree2" w:date="2017-04-02T07:02:00Z"/>
            </w:rPr>
          </w:rPrChange>
        </w:rPr>
        <w:pPrChange w:id="19153" w:author="Caree2" w:date="2017-04-02T07:24:00Z">
          <w:pPr>
            <w:autoSpaceDE w:val="0"/>
            <w:autoSpaceDN w:val="0"/>
            <w:adjustRightInd w:val="0"/>
          </w:pPr>
        </w:pPrChange>
      </w:pPr>
      <w:ins w:id="19154" w:author="Caree2" w:date="2017-04-02T07:02:00Z">
        <w:r w:rsidRPr="00880017">
          <w:rPr>
            <w:color w:val="008080"/>
            <w:rPrChange w:id="19155" w:author="Caree2" w:date="2017-04-02T07:58:00Z">
              <w:rPr/>
            </w:rPrChange>
          </w:rPr>
          <w:tab/>
        </w:r>
        <w:r w:rsidRPr="00880017">
          <w:rPr>
            <w:color w:val="008080"/>
            <w:rPrChange w:id="19156" w:author="Caree2" w:date="2017-04-02T07:58:00Z">
              <w:rPr/>
            </w:rPrChange>
          </w:rPr>
          <w:tab/>
          <w:t>this.socialSecurityNumber = socialSecurityNumber;</w:t>
        </w:r>
      </w:ins>
    </w:p>
    <w:p w:rsidR="006C7EC5" w:rsidRPr="00880017" w:rsidRDefault="006C7EC5" w:rsidP="00556719">
      <w:pPr>
        <w:rPr>
          <w:ins w:id="19157" w:author="Caree2" w:date="2017-04-02T07:02:00Z"/>
          <w:color w:val="008080"/>
          <w:rPrChange w:id="19158" w:author="Caree2" w:date="2017-04-02T07:58:00Z">
            <w:rPr>
              <w:ins w:id="19159" w:author="Caree2" w:date="2017-04-02T07:02:00Z"/>
            </w:rPr>
          </w:rPrChange>
        </w:rPr>
        <w:pPrChange w:id="19160" w:author="Caree2" w:date="2017-04-02T07:24:00Z">
          <w:pPr>
            <w:autoSpaceDE w:val="0"/>
            <w:autoSpaceDN w:val="0"/>
            <w:adjustRightInd w:val="0"/>
          </w:pPr>
        </w:pPrChange>
      </w:pPr>
      <w:ins w:id="19161" w:author="Caree2" w:date="2017-04-02T07:02:00Z">
        <w:r w:rsidRPr="00880017">
          <w:rPr>
            <w:color w:val="008080"/>
            <w:rPrChange w:id="19162" w:author="Caree2" w:date="2017-04-02T07:58:00Z">
              <w:rPr/>
            </w:rPrChange>
          </w:rPr>
          <w:tab/>
        </w:r>
        <w:r w:rsidRPr="00880017">
          <w:rPr>
            <w:color w:val="008080"/>
            <w:rPrChange w:id="19163" w:author="Caree2" w:date="2017-04-02T07:58:00Z">
              <w:rPr/>
            </w:rPrChange>
          </w:rPr>
          <w:tab/>
          <w:t>this.dateOfBirth = dateOfBirth;</w:t>
        </w:r>
      </w:ins>
    </w:p>
    <w:p w:rsidR="006C7EC5" w:rsidRPr="00880017" w:rsidRDefault="006C7EC5" w:rsidP="00556719">
      <w:pPr>
        <w:rPr>
          <w:ins w:id="19164" w:author="Caree2" w:date="2017-04-02T07:02:00Z"/>
          <w:color w:val="008080"/>
          <w:rPrChange w:id="19165" w:author="Caree2" w:date="2017-04-02T07:58:00Z">
            <w:rPr>
              <w:ins w:id="19166" w:author="Caree2" w:date="2017-04-02T07:02:00Z"/>
            </w:rPr>
          </w:rPrChange>
        </w:rPr>
        <w:pPrChange w:id="19167" w:author="Caree2" w:date="2017-04-02T07:24:00Z">
          <w:pPr>
            <w:autoSpaceDE w:val="0"/>
            <w:autoSpaceDN w:val="0"/>
            <w:adjustRightInd w:val="0"/>
          </w:pPr>
        </w:pPrChange>
      </w:pPr>
      <w:ins w:id="19168" w:author="Caree2" w:date="2017-04-02T07:02:00Z">
        <w:r w:rsidRPr="00880017">
          <w:rPr>
            <w:color w:val="008080"/>
            <w:rPrChange w:id="19169" w:author="Caree2" w:date="2017-04-02T07:58:00Z">
              <w:rPr/>
            </w:rPrChange>
          </w:rPr>
          <w:tab/>
        </w:r>
        <w:r w:rsidRPr="00880017">
          <w:rPr>
            <w:color w:val="008080"/>
            <w:rPrChange w:id="19170" w:author="Caree2" w:date="2017-04-02T07:58:00Z">
              <w:rPr/>
            </w:rPrChange>
          </w:rPr>
          <w:tab/>
          <w:t>this.age = age;</w:t>
        </w:r>
      </w:ins>
    </w:p>
    <w:p w:rsidR="006C7EC5" w:rsidRPr="00880017" w:rsidRDefault="006C7EC5" w:rsidP="00556719">
      <w:pPr>
        <w:rPr>
          <w:ins w:id="19171" w:author="Caree2" w:date="2017-04-02T07:02:00Z"/>
          <w:color w:val="008080"/>
          <w:rPrChange w:id="19172" w:author="Caree2" w:date="2017-04-02T07:58:00Z">
            <w:rPr>
              <w:ins w:id="19173" w:author="Caree2" w:date="2017-04-02T07:02:00Z"/>
            </w:rPr>
          </w:rPrChange>
        </w:rPr>
        <w:pPrChange w:id="19174" w:author="Caree2" w:date="2017-04-02T07:24:00Z">
          <w:pPr>
            <w:autoSpaceDE w:val="0"/>
            <w:autoSpaceDN w:val="0"/>
            <w:adjustRightInd w:val="0"/>
          </w:pPr>
        </w:pPrChange>
      </w:pPr>
      <w:ins w:id="19175" w:author="Caree2" w:date="2017-04-02T07:02:00Z">
        <w:r w:rsidRPr="00880017">
          <w:rPr>
            <w:color w:val="008080"/>
            <w:rPrChange w:id="19176" w:author="Caree2" w:date="2017-04-02T07:58:00Z">
              <w:rPr/>
            </w:rPrChange>
          </w:rPr>
          <w:tab/>
        </w:r>
        <w:r w:rsidRPr="00880017">
          <w:rPr>
            <w:color w:val="008080"/>
            <w:rPrChange w:id="19177" w:author="Caree2" w:date="2017-04-02T07:58:00Z">
              <w:rPr/>
            </w:rPrChange>
          </w:rPr>
          <w:tab/>
          <w:t>this.sex = sex;</w:t>
        </w:r>
      </w:ins>
    </w:p>
    <w:p w:rsidR="006C7EC5" w:rsidRPr="00880017" w:rsidRDefault="006C7EC5" w:rsidP="00556719">
      <w:pPr>
        <w:rPr>
          <w:ins w:id="19178" w:author="Caree2" w:date="2017-04-02T07:02:00Z"/>
          <w:color w:val="008080"/>
          <w:rPrChange w:id="19179" w:author="Caree2" w:date="2017-04-02T07:58:00Z">
            <w:rPr>
              <w:ins w:id="19180" w:author="Caree2" w:date="2017-04-02T07:02:00Z"/>
            </w:rPr>
          </w:rPrChange>
        </w:rPr>
        <w:pPrChange w:id="19181" w:author="Caree2" w:date="2017-04-02T07:24:00Z">
          <w:pPr>
            <w:autoSpaceDE w:val="0"/>
            <w:autoSpaceDN w:val="0"/>
            <w:adjustRightInd w:val="0"/>
          </w:pPr>
        </w:pPrChange>
      </w:pPr>
      <w:ins w:id="19182" w:author="Caree2" w:date="2017-04-02T07:02:00Z">
        <w:r w:rsidRPr="00880017">
          <w:rPr>
            <w:color w:val="008080"/>
            <w:rPrChange w:id="19183" w:author="Caree2" w:date="2017-04-02T07:58:00Z">
              <w:rPr/>
            </w:rPrChange>
          </w:rPr>
          <w:tab/>
        </w:r>
        <w:r w:rsidRPr="00880017">
          <w:rPr>
            <w:color w:val="008080"/>
            <w:rPrChange w:id="19184" w:author="Caree2" w:date="2017-04-02T07:58:00Z">
              <w:rPr/>
            </w:rPrChange>
          </w:rPr>
          <w:tab/>
          <w:t>this.flyingHours = flyingHours;</w:t>
        </w:r>
      </w:ins>
    </w:p>
    <w:p w:rsidR="006C7EC5" w:rsidRPr="00880017" w:rsidRDefault="006C7EC5" w:rsidP="00556719">
      <w:pPr>
        <w:rPr>
          <w:ins w:id="19185" w:author="Caree2" w:date="2017-04-02T07:02:00Z"/>
          <w:color w:val="008080"/>
          <w:rPrChange w:id="19186" w:author="Caree2" w:date="2017-04-02T07:58:00Z">
            <w:rPr>
              <w:ins w:id="19187" w:author="Caree2" w:date="2017-04-02T07:02:00Z"/>
            </w:rPr>
          </w:rPrChange>
        </w:rPr>
        <w:pPrChange w:id="19188" w:author="Caree2" w:date="2017-04-02T07:24:00Z">
          <w:pPr>
            <w:autoSpaceDE w:val="0"/>
            <w:autoSpaceDN w:val="0"/>
            <w:adjustRightInd w:val="0"/>
          </w:pPr>
        </w:pPrChange>
      </w:pPr>
      <w:ins w:id="19189" w:author="Caree2" w:date="2017-04-02T07:02:00Z">
        <w:r w:rsidRPr="00880017">
          <w:rPr>
            <w:color w:val="008080"/>
            <w:rPrChange w:id="19190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9191" w:author="Caree2" w:date="2017-04-02T07:02:00Z"/>
          <w:color w:val="008080"/>
          <w:rPrChange w:id="19192" w:author="Caree2" w:date="2017-04-02T07:58:00Z">
            <w:rPr>
              <w:ins w:id="19193" w:author="Caree2" w:date="2017-04-02T07:02:00Z"/>
            </w:rPr>
          </w:rPrChange>
        </w:rPr>
        <w:pPrChange w:id="19194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9195" w:author="Caree2" w:date="2017-04-02T07:02:00Z"/>
          <w:color w:val="008080"/>
          <w:rPrChange w:id="19196" w:author="Caree2" w:date="2017-04-02T07:58:00Z">
            <w:rPr>
              <w:ins w:id="19197" w:author="Caree2" w:date="2017-04-02T07:02:00Z"/>
            </w:rPr>
          </w:rPrChange>
        </w:rPr>
        <w:pPrChange w:id="19198" w:author="Caree2" w:date="2017-04-02T07:24:00Z">
          <w:pPr>
            <w:autoSpaceDE w:val="0"/>
            <w:autoSpaceDN w:val="0"/>
            <w:adjustRightInd w:val="0"/>
          </w:pPr>
        </w:pPrChange>
      </w:pPr>
      <w:ins w:id="19199" w:author="Caree2" w:date="2017-04-02T07:02:00Z">
        <w:r w:rsidRPr="00880017">
          <w:rPr>
            <w:color w:val="008080"/>
            <w:rPrChange w:id="19200" w:author="Caree2" w:date="2017-04-02T07:58:00Z">
              <w:rPr/>
            </w:rPrChange>
          </w:rPr>
          <w:tab/>
          <w:t>public Pilot() {</w:t>
        </w:r>
      </w:ins>
    </w:p>
    <w:p w:rsidR="006C7EC5" w:rsidRPr="00880017" w:rsidRDefault="006C7EC5" w:rsidP="00556719">
      <w:pPr>
        <w:rPr>
          <w:ins w:id="19201" w:author="Caree2" w:date="2017-04-02T07:02:00Z"/>
          <w:color w:val="008080"/>
          <w:rPrChange w:id="19202" w:author="Caree2" w:date="2017-04-02T07:58:00Z">
            <w:rPr>
              <w:ins w:id="19203" w:author="Caree2" w:date="2017-04-02T07:02:00Z"/>
            </w:rPr>
          </w:rPrChange>
        </w:rPr>
        <w:pPrChange w:id="19204" w:author="Caree2" w:date="2017-04-02T07:24:00Z">
          <w:pPr>
            <w:autoSpaceDE w:val="0"/>
            <w:autoSpaceDN w:val="0"/>
            <w:adjustRightInd w:val="0"/>
          </w:pPr>
        </w:pPrChange>
      </w:pPr>
      <w:ins w:id="19205" w:author="Caree2" w:date="2017-04-02T07:02:00Z">
        <w:r w:rsidRPr="00880017">
          <w:rPr>
            <w:color w:val="008080"/>
            <w:rPrChange w:id="19206" w:author="Caree2" w:date="2017-04-02T07:58:00Z">
              <w:rPr/>
            </w:rPrChange>
          </w:rPr>
          <w:tab/>
        </w:r>
        <w:r w:rsidRPr="00880017">
          <w:rPr>
            <w:color w:val="008080"/>
            <w:rPrChange w:id="19207" w:author="Caree2" w:date="2017-04-02T07:58:00Z">
              <w:rPr/>
            </w:rPrChange>
          </w:rPr>
          <w:tab/>
          <w:t>super();</w:t>
        </w:r>
      </w:ins>
    </w:p>
    <w:p w:rsidR="006C7EC5" w:rsidRPr="00880017" w:rsidRDefault="006C7EC5" w:rsidP="00556719">
      <w:pPr>
        <w:rPr>
          <w:ins w:id="19208" w:author="Caree2" w:date="2017-04-02T07:02:00Z"/>
          <w:color w:val="008080"/>
          <w:rPrChange w:id="19209" w:author="Caree2" w:date="2017-04-02T07:58:00Z">
            <w:rPr>
              <w:ins w:id="19210" w:author="Caree2" w:date="2017-04-02T07:02:00Z"/>
            </w:rPr>
          </w:rPrChange>
        </w:rPr>
        <w:pPrChange w:id="19211" w:author="Caree2" w:date="2017-04-02T07:24:00Z">
          <w:pPr>
            <w:autoSpaceDE w:val="0"/>
            <w:autoSpaceDN w:val="0"/>
            <w:adjustRightInd w:val="0"/>
          </w:pPr>
        </w:pPrChange>
      </w:pPr>
      <w:ins w:id="19212" w:author="Caree2" w:date="2017-04-02T07:02:00Z">
        <w:r w:rsidRPr="00880017">
          <w:rPr>
            <w:color w:val="008080"/>
            <w:rPrChange w:id="19213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9214" w:author="Caree2" w:date="2017-04-02T07:02:00Z"/>
          <w:color w:val="008080"/>
          <w:rPrChange w:id="19215" w:author="Caree2" w:date="2017-04-02T07:58:00Z">
            <w:rPr>
              <w:ins w:id="19216" w:author="Caree2" w:date="2017-04-02T07:02:00Z"/>
            </w:rPr>
          </w:rPrChange>
        </w:rPr>
        <w:pPrChange w:id="19217" w:author="Caree2" w:date="2017-04-02T07:24:00Z">
          <w:pPr>
            <w:autoSpaceDE w:val="0"/>
            <w:autoSpaceDN w:val="0"/>
            <w:adjustRightInd w:val="0"/>
          </w:pPr>
        </w:pPrChange>
      </w:pPr>
    </w:p>
    <w:p w:rsidR="006C7EC5" w:rsidRPr="00880017" w:rsidRDefault="006C7EC5" w:rsidP="00556719">
      <w:pPr>
        <w:rPr>
          <w:ins w:id="19218" w:author="Caree2" w:date="2017-04-02T07:02:00Z"/>
          <w:color w:val="008080"/>
          <w:rPrChange w:id="19219" w:author="Caree2" w:date="2017-04-02T07:58:00Z">
            <w:rPr>
              <w:ins w:id="19220" w:author="Caree2" w:date="2017-04-02T07:02:00Z"/>
            </w:rPr>
          </w:rPrChange>
        </w:rPr>
        <w:pPrChange w:id="19221" w:author="Caree2" w:date="2017-04-02T07:24:00Z">
          <w:pPr>
            <w:autoSpaceDE w:val="0"/>
            <w:autoSpaceDN w:val="0"/>
            <w:adjustRightInd w:val="0"/>
          </w:pPr>
        </w:pPrChange>
      </w:pPr>
      <w:ins w:id="19222" w:author="Caree2" w:date="2017-04-02T07:02:00Z">
        <w:r w:rsidRPr="00880017">
          <w:rPr>
            <w:color w:val="008080"/>
            <w:rPrChange w:id="19223" w:author="Caree2" w:date="2017-04-02T07:58:00Z">
              <w:rPr/>
            </w:rPrChange>
          </w:rPr>
          <w:tab/>
          <w:t>@Override</w:t>
        </w:r>
      </w:ins>
    </w:p>
    <w:p w:rsidR="006C7EC5" w:rsidRPr="00880017" w:rsidRDefault="006C7EC5" w:rsidP="00556719">
      <w:pPr>
        <w:rPr>
          <w:ins w:id="19224" w:author="Caree2" w:date="2017-04-02T07:02:00Z"/>
          <w:color w:val="008080"/>
          <w:rPrChange w:id="19225" w:author="Caree2" w:date="2017-04-02T07:58:00Z">
            <w:rPr>
              <w:ins w:id="19226" w:author="Caree2" w:date="2017-04-02T07:02:00Z"/>
            </w:rPr>
          </w:rPrChange>
        </w:rPr>
        <w:pPrChange w:id="19227" w:author="Caree2" w:date="2017-04-02T07:24:00Z">
          <w:pPr>
            <w:autoSpaceDE w:val="0"/>
            <w:autoSpaceDN w:val="0"/>
            <w:adjustRightInd w:val="0"/>
          </w:pPr>
        </w:pPrChange>
      </w:pPr>
      <w:ins w:id="19228" w:author="Caree2" w:date="2017-04-02T07:02:00Z">
        <w:r w:rsidRPr="00880017">
          <w:rPr>
            <w:color w:val="008080"/>
            <w:rPrChange w:id="19229" w:author="Caree2" w:date="2017-04-02T07:58:00Z">
              <w:rPr/>
            </w:rPrChange>
          </w:rPr>
          <w:tab/>
          <w:t>public String toString() {</w:t>
        </w:r>
      </w:ins>
    </w:p>
    <w:p w:rsidR="006C7EC5" w:rsidRPr="00880017" w:rsidRDefault="006C7EC5" w:rsidP="00556719">
      <w:pPr>
        <w:rPr>
          <w:ins w:id="19230" w:author="Caree2" w:date="2017-04-02T07:02:00Z"/>
          <w:color w:val="008080"/>
          <w:rPrChange w:id="19231" w:author="Caree2" w:date="2017-04-02T07:58:00Z">
            <w:rPr>
              <w:ins w:id="19232" w:author="Caree2" w:date="2017-04-02T07:02:00Z"/>
            </w:rPr>
          </w:rPrChange>
        </w:rPr>
        <w:pPrChange w:id="19233" w:author="Caree2" w:date="2017-04-02T07:24:00Z">
          <w:pPr>
            <w:autoSpaceDE w:val="0"/>
            <w:autoSpaceDN w:val="0"/>
            <w:adjustRightInd w:val="0"/>
          </w:pPr>
        </w:pPrChange>
      </w:pPr>
      <w:ins w:id="19234" w:author="Caree2" w:date="2017-04-02T07:02:00Z">
        <w:r w:rsidRPr="00880017">
          <w:rPr>
            <w:color w:val="008080"/>
            <w:rPrChange w:id="19235" w:author="Caree2" w:date="2017-04-02T07:58:00Z">
              <w:rPr/>
            </w:rPrChange>
          </w:rPr>
          <w:tab/>
        </w:r>
        <w:r w:rsidRPr="00880017">
          <w:rPr>
            <w:color w:val="008080"/>
            <w:rPrChange w:id="19236" w:author="Caree2" w:date="2017-04-02T07:58:00Z">
              <w:rPr/>
            </w:rPrChange>
          </w:rPr>
          <w:tab/>
          <w:t>return "Pilot [pilotID=" + pilotID + ", firstName=" + firstName + ", lastName=" + lastName + ", middleName="</w:t>
        </w:r>
      </w:ins>
    </w:p>
    <w:p w:rsidR="006C7EC5" w:rsidRPr="00880017" w:rsidRDefault="006C7EC5" w:rsidP="00556719">
      <w:pPr>
        <w:rPr>
          <w:ins w:id="19237" w:author="Caree2" w:date="2017-04-02T07:02:00Z"/>
          <w:color w:val="008080"/>
          <w:rPrChange w:id="19238" w:author="Caree2" w:date="2017-04-02T07:58:00Z">
            <w:rPr>
              <w:ins w:id="19239" w:author="Caree2" w:date="2017-04-02T07:02:00Z"/>
            </w:rPr>
          </w:rPrChange>
        </w:rPr>
        <w:pPrChange w:id="19240" w:author="Caree2" w:date="2017-04-02T07:24:00Z">
          <w:pPr>
            <w:autoSpaceDE w:val="0"/>
            <w:autoSpaceDN w:val="0"/>
            <w:adjustRightInd w:val="0"/>
          </w:pPr>
        </w:pPrChange>
      </w:pPr>
      <w:ins w:id="19241" w:author="Caree2" w:date="2017-04-02T07:02:00Z">
        <w:r w:rsidRPr="00880017">
          <w:rPr>
            <w:color w:val="008080"/>
            <w:rPrChange w:id="19242" w:author="Caree2" w:date="2017-04-02T07:58:00Z">
              <w:rPr/>
            </w:rPrChange>
          </w:rPr>
          <w:tab/>
        </w:r>
        <w:r w:rsidRPr="00880017">
          <w:rPr>
            <w:color w:val="008080"/>
            <w:rPrChange w:id="19243" w:author="Caree2" w:date="2017-04-02T07:58:00Z">
              <w:rPr/>
            </w:rPrChange>
          </w:rPr>
          <w:tab/>
        </w:r>
        <w:r w:rsidRPr="00880017">
          <w:rPr>
            <w:color w:val="008080"/>
            <w:rPrChange w:id="19244" w:author="Caree2" w:date="2017-04-02T07:58:00Z">
              <w:rPr/>
            </w:rPrChange>
          </w:rPr>
          <w:tab/>
        </w:r>
        <w:r w:rsidRPr="00880017">
          <w:rPr>
            <w:color w:val="008080"/>
            <w:rPrChange w:id="19245" w:author="Caree2" w:date="2017-04-02T07:58:00Z">
              <w:rPr/>
            </w:rPrChange>
          </w:rPr>
          <w:tab/>
          <w:t>+ middleName + ", socialSecurityNumber=" + socialSecurityNumber + ", dateOfBirth=" + dateOfBirth</w:t>
        </w:r>
      </w:ins>
    </w:p>
    <w:p w:rsidR="006C7EC5" w:rsidRPr="00880017" w:rsidRDefault="006C7EC5" w:rsidP="00556719">
      <w:pPr>
        <w:rPr>
          <w:ins w:id="19246" w:author="Caree2" w:date="2017-04-02T07:02:00Z"/>
          <w:color w:val="008080"/>
          <w:rPrChange w:id="19247" w:author="Caree2" w:date="2017-04-02T07:58:00Z">
            <w:rPr>
              <w:ins w:id="19248" w:author="Caree2" w:date="2017-04-02T07:02:00Z"/>
            </w:rPr>
          </w:rPrChange>
        </w:rPr>
        <w:pPrChange w:id="19249" w:author="Caree2" w:date="2017-04-02T07:24:00Z">
          <w:pPr>
            <w:autoSpaceDE w:val="0"/>
            <w:autoSpaceDN w:val="0"/>
            <w:adjustRightInd w:val="0"/>
          </w:pPr>
        </w:pPrChange>
      </w:pPr>
      <w:ins w:id="19250" w:author="Caree2" w:date="2017-04-02T07:02:00Z">
        <w:r w:rsidRPr="00880017">
          <w:rPr>
            <w:color w:val="008080"/>
            <w:rPrChange w:id="19251" w:author="Caree2" w:date="2017-04-02T07:58:00Z">
              <w:rPr/>
            </w:rPrChange>
          </w:rPr>
          <w:tab/>
        </w:r>
        <w:r w:rsidRPr="00880017">
          <w:rPr>
            <w:color w:val="008080"/>
            <w:rPrChange w:id="19252" w:author="Caree2" w:date="2017-04-02T07:58:00Z">
              <w:rPr/>
            </w:rPrChange>
          </w:rPr>
          <w:tab/>
        </w:r>
        <w:r w:rsidRPr="00880017">
          <w:rPr>
            <w:color w:val="008080"/>
            <w:rPrChange w:id="19253" w:author="Caree2" w:date="2017-04-02T07:58:00Z">
              <w:rPr/>
            </w:rPrChange>
          </w:rPr>
          <w:tab/>
        </w:r>
        <w:r w:rsidRPr="00880017">
          <w:rPr>
            <w:color w:val="008080"/>
            <w:rPrChange w:id="19254" w:author="Caree2" w:date="2017-04-02T07:58:00Z">
              <w:rPr/>
            </w:rPrChange>
          </w:rPr>
          <w:tab/>
          <w:t>+ ", age=" + age + ", sex=" + sex + ", flyingHours=" + flyingHours + "]";</w:t>
        </w:r>
      </w:ins>
    </w:p>
    <w:p w:rsidR="006C7EC5" w:rsidRPr="00880017" w:rsidRDefault="006C7EC5" w:rsidP="00556719">
      <w:pPr>
        <w:rPr>
          <w:ins w:id="19255" w:author="Caree2" w:date="2017-04-02T07:02:00Z"/>
          <w:color w:val="008080"/>
          <w:rPrChange w:id="19256" w:author="Caree2" w:date="2017-04-02T07:58:00Z">
            <w:rPr>
              <w:ins w:id="19257" w:author="Caree2" w:date="2017-04-02T07:02:00Z"/>
            </w:rPr>
          </w:rPrChange>
        </w:rPr>
        <w:pPrChange w:id="19258" w:author="Caree2" w:date="2017-04-02T07:24:00Z">
          <w:pPr>
            <w:autoSpaceDE w:val="0"/>
            <w:autoSpaceDN w:val="0"/>
            <w:adjustRightInd w:val="0"/>
          </w:pPr>
        </w:pPrChange>
      </w:pPr>
      <w:ins w:id="19259" w:author="Caree2" w:date="2017-04-02T07:02:00Z">
        <w:r w:rsidRPr="00880017">
          <w:rPr>
            <w:color w:val="008080"/>
            <w:rPrChange w:id="19260" w:author="Caree2" w:date="2017-04-02T07:58:00Z">
              <w:rPr/>
            </w:rPrChange>
          </w:rPr>
          <w:tab/>
          <w:t>}</w:t>
        </w:r>
      </w:ins>
    </w:p>
    <w:p w:rsidR="006C7EC5" w:rsidRPr="00880017" w:rsidRDefault="006C7EC5" w:rsidP="00556719">
      <w:pPr>
        <w:rPr>
          <w:ins w:id="19261" w:author="Caree2" w:date="2017-04-02T07:02:00Z"/>
          <w:color w:val="008080"/>
          <w:rPrChange w:id="19262" w:author="Caree2" w:date="2017-04-02T07:58:00Z">
            <w:rPr>
              <w:ins w:id="19263" w:author="Caree2" w:date="2017-04-02T07:02:00Z"/>
            </w:rPr>
          </w:rPrChange>
        </w:rPr>
        <w:pPrChange w:id="19264" w:author="Caree2" w:date="2017-04-02T07:24:00Z">
          <w:pPr>
            <w:autoSpaceDE w:val="0"/>
            <w:autoSpaceDN w:val="0"/>
            <w:adjustRightInd w:val="0"/>
          </w:pPr>
        </w:pPrChange>
      </w:pPr>
      <w:ins w:id="19265" w:author="Caree2" w:date="2017-04-02T07:02:00Z">
        <w:r w:rsidRPr="00880017">
          <w:rPr>
            <w:color w:val="008080"/>
            <w:rPrChange w:id="19266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9267" w:author="Caree2" w:date="2017-04-02T07:02:00Z"/>
          <w:color w:val="008080"/>
          <w:rPrChange w:id="19268" w:author="Caree2" w:date="2017-04-02T07:58:00Z">
            <w:rPr>
              <w:ins w:id="19269" w:author="Caree2" w:date="2017-04-02T07:02:00Z"/>
            </w:rPr>
          </w:rPrChange>
        </w:rPr>
        <w:pPrChange w:id="19270" w:author="Caree2" w:date="2017-04-02T07:24:00Z">
          <w:pPr>
            <w:autoSpaceDE w:val="0"/>
            <w:autoSpaceDN w:val="0"/>
            <w:adjustRightInd w:val="0"/>
          </w:pPr>
        </w:pPrChange>
      </w:pPr>
      <w:ins w:id="19271" w:author="Caree2" w:date="2017-04-02T07:02:00Z">
        <w:r w:rsidRPr="00880017">
          <w:rPr>
            <w:color w:val="008080"/>
            <w:rPrChange w:id="19272" w:author="Caree2" w:date="2017-04-02T07:58:00Z">
              <w:rPr/>
            </w:rPrChange>
          </w:rPr>
          <w:tab/>
        </w:r>
      </w:ins>
    </w:p>
    <w:p w:rsidR="006C7EC5" w:rsidRPr="00880017" w:rsidRDefault="006C7EC5" w:rsidP="00556719">
      <w:pPr>
        <w:rPr>
          <w:ins w:id="19273" w:author="Caree2" w:date="2017-04-02T07:02:00Z"/>
          <w:color w:val="008080"/>
          <w:rPrChange w:id="19274" w:author="Caree2" w:date="2017-04-02T07:58:00Z">
            <w:rPr>
              <w:ins w:id="19275" w:author="Caree2" w:date="2017-04-02T07:02:00Z"/>
            </w:rPr>
          </w:rPrChange>
        </w:rPr>
        <w:pPrChange w:id="19276" w:author="Caree2" w:date="2017-04-02T07:24:00Z">
          <w:pPr>
            <w:autoSpaceDE w:val="0"/>
            <w:autoSpaceDN w:val="0"/>
            <w:adjustRightInd w:val="0"/>
          </w:pPr>
        </w:pPrChange>
      </w:pPr>
      <w:ins w:id="19277" w:author="Caree2" w:date="2017-04-02T07:02:00Z">
        <w:r w:rsidRPr="00880017">
          <w:rPr>
            <w:color w:val="008080"/>
            <w:rPrChange w:id="19278" w:author="Caree2" w:date="2017-04-02T07:58:00Z">
              <w:rPr/>
            </w:rPrChange>
          </w:rPr>
          <w:t>}</w:t>
        </w:r>
      </w:ins>
    </w:p>
    <w:p w:rsidR="006C7EC5" w:rsidRPr="00556719" w:rsidRDefault="006C7EC5" w:rsidP="00556719">
      <w:pPr>
        <w:rPr>
          <w:ins w:id="19279" w:author="Caree2" w:date="2017-04-02T07:00:00Z"/>
          <w:rPrChange w:id="19280" w:author="Caree2" w:date="2017-04-02T07:24:00Z">
            <w:rPr>
              <w:ins w:id="19281" w:author="Caree2" w:date="2017-04-02T07:00:00Z"/>
            </w:rPr>
          </w:rPrChange>
        </w:rPr>
        <w:pPrChange w:id="19282" w:author="Caree2" w:date="2017-04-02T07:24:00Z">
          <w:pPr>
            <w:pStyle w:val="StyleHeading114ptBoldUnderlineLeft"/>
          </w:pPr>
        </w:pPrChange>
      </w:pPr>
    </w:p>
    <w:p w:rsidR="006C7EC5" w:rsidRPr="00556719" w:rsidRDefault="006C7EC5" w:rsidP="00556719">
      <w:pPr>
        <w:rPr>
          <w:ins w:id="19283" w:author="Caree2" w:date="2017-04-02T07:00:00Z"/>
          <w:rPrChange w:id="19284" w:author="Caree2" w:date="2017-04-02T07:24:00Z">
            <w:rPr>
              <w:ins w:id="19285" w:author="Caree2" w:date="2017-04-02T07:00:00Z"/>
            </w:rPr>
          </w:rPrChange>
        </w:rPr>
        <w:pPrChange w:id="19286" w:author="Caree2" w:date="2017-04-02T07:24:00Z">
          <w:pPr>
            <w:pStyle w:val="StyleHeading114ptBoldUnderlineLeft"/>
          </w:pPr>
        </w:pPrChange>
      </w:pPr>
    </w:p>
    <w:p w:rsidR="006C7EC5" w:rsidRDefault="006C7EC5">
      <w:pPr>
        <w:rPr>
          <w:ins w:id="19287" w:author="Caree2" w:date="2017-04-02T07:02:00Z"/>
          <w:rFonts w:ascii="Times New Roman" w:hAnsi="Times New Roman"/>
          <w:b/>
          <w:bCs/>
          <w:color w:val="000000"/>
          <w:sz w:val="28"/>
          <w:szCs w:val="20"/>
        </w:rPr>
      </w:pPr>
      <w:ins w:id="19288" w:author="Caree2" w:date="2017-04-02T07:02:00Z">
        <w:r>
          <w:br w:type="page"/>
        </w:r>
      </w:ins>
    </w:p>
    <w:p w:rsidR="006C7EC5" w:rsidRDefault="006C7EC5" w:rsidP="006C7EC5">
      <w:pPr>
        <w:pStyle w:val="StyleHeading114ptBoldUnderlineLeft"/>
        <w:rPr>
          <w:ins w:id="19289" w:author="Caree2" w:date="2017-04-02T07:02:00Z"/>
        </w:rPr>
      </w:pPr>
      <w:bookmarkStart w:id="19290" w:name="_Toc478888090"/>
      <w:ins w:id="19291" w:author="Caree2" w:date="2017-04-02T07:00:00Z">
        <w:r w:rsidRPr="00EA03DE">
          <w:lastRenderedPageBreak/>
          <w:t>1.</w:t>
        </w:r>
      </w:ins>
      <w:ins w:id="19292" w:author="Caree2" w:date="2017-04-02T07:49:00Z">
        <w:r w:rsidR="00C547DB">
          <w:t>48</w:t>
        </w:r>
      </w:ins>
      <w:ins w:id="19293" w:author="Caree2" w:date="2017-04-02T07:00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19294" w:author="Caree2" w:date="2017-04-02T07:24:00Z">
        <w:r w:rsidR="00556719">
          <w:t xml:space="preserve">Create the </w:t>
        </w:r>
      </w:ins>
      <w:ins w:id="19295" w:author="Caree2" w:date="2017-04-02T07:25:00Z">
        <w:r w:rsidR="00556719" w:rsidRPr="00556719">
          <w:rPr>
            <w:rPrChange w:id="19296" w:author="Caree2" w:date="2017-04-02T07:25:00Z">
              <w:rPr>
                <w:rFonts w:ascii="Consolas" w:hAnsi="Consolas" w:cs="Consolas"/>
                <w:sz w:val="20"/>
              </w:rPr>
            </w:rPrChange>
          </w:rPr>
          <w:t xml:space="preserve">SecurityOfficer </w:t>
        </w:r>
      </w:ins>
      <w:ins w:id="19297" w:author="Caree2" w:date="2017-04-02T07:24:00Z">
        <w:r w:rsidR="00556719">
          <w:t>class in the package Fifth</w:t>
        </w:r>
      </w:ins>
      <w:bookmarkEnd w:id="19290"/>
    </w:p>
    <w:p w:rsidR="006C7EC5" w:rsidRDefault="006C7EC5" w:rsidP="006C7EC5">
      <w:pPr>
        <w:pStyle w:val="StyleHeading114ptBoldUnderlineLeft"/>
        <w:rPr>
          <w:ins w:id="19298" w:author="Caree2" w:date="2017-04-02T07:02:00Z"/>
        </w:rPr>
      </w:pPr>
    </w:p>
    <w:p w:rsidR="006C7EC5" w:rsidRPr="00910D57" w:rsidRDefault="006C7EC5" w:rsidP="00556719">
      <w:pPr>
        <w:rPr>
          <w:ins w:id="19299" w:author="Caree2" w:date="2017-04-02T07:02:00Z"/>
          <w:rPrChange w:id="19300" w:author="Caree2" w:date="2017-04-02T08:00:00Z">
            <w:rPr>
              <w:ins w:id="19301" w:author="Caree2" w:date="2017-04-02T07:02:00Z"/>
            </w:rPr>
          </w:rPrChange>
        </w:rPr>
        <w:pPrChange w:id="19302" w:author="Caree2" w:date="2017-04-02T07:25:00Z">
          <w:pPr>
            <w:autoSpaceDE w:val="0"/>
            <w:autoSpaceDN w:val="0"/>
            <w:adjustRightInd w:val="0"/>
          </w:pPr>
        </w:pPrChange>
      </w:pPr>
      <w:ins w:id="19303" w:author="Caree2" w:date="2017-04-02T07:02:00Z">
        <w:r w:rsidRPr="00910D57">
          <w:rPr>
            <w:bCs/>
            <w:rPrChange w:id="19304" w:author="Caree2" w:date="2017-04-02T08:00:00Z">
              <w:rPr>
                <w:b/>
                <w:bCs/>
                <w:color w:val="7F0055"/>
              </w:rPr>
            </w:rPrChange>
          </w:rPr>
          <w:t>package</w:t>
        </w:r>
        <w:r w:rsidRPr="00910D57">
          <w:rPr>
            <w:rPrChange w:id="19305" w:author="Caree2" w:date="2017-04-02T08:00:00Z">
              <w:rPr/>
            </w:rPrChange>
          </w:rPr>
          <w:t xml:space="preserve"> com.rollingstone.springframework.aop.example.fifth;</w:t>
        </w:r>
      </w:ins>
    </w:p>
    <w:p w:rsidR="006C7EC5" w:rsidRPr="00910D57" w:rsidRDefault="006C7EC5" w:rsidP="00556719">
      <w:pPr>
        <w:rPr>
          <w:ins w:id="19306" w:author="Caree2" w:date="2017-04-02T07:02:00Z"/>
          <w:rPrChange w:id="19307" w:author="Caree2" w:date="2017-04-02T08:00:00Z">
            <w:rPr>
              <w:ins w:id="19308" w:author="Caree2" w:date="2017-04-02T07:02:00Z"/>
            </w:rPr>
          </w:rPrChange>
        </w:rPr>
        <w:pPrChange w:id="19309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310" w:author="Caree2" w:date="2017-04-02T07:02:00Z"/>
          <w:rPrChange w:id="19311" w:author="Caree2" w:date="2017-04-02T08:00:00Z">
            <w:rPr>
              <w:ins w:id="19312" w:author="Caree2" w:date="2017-04-02T07:02:00Z"/>
            </w:rPr>
          </w:rPrChange>
        </w:rPr>
        <w:pPrChange w:id="19313" w:author="Caree2" w:date="2017-04-02T07:25:00Z">
          <w:pPr>
            <w:autoSpaceDE w:val="0"/>
            <w:autoSpaceDN w:val="0"/>
            <w:adjustRightInd w:val="0"/>
          </w:pPr>
        </w:pPrChange>
      </w:pPr>
      <w:ins w:id="19314" w:author="Caree2" w:date="2017-04-02T07:02:00Z">
        <w:r w:rsidRPr="00910D57">
          <w:rPr>
            <w:bCs/>
            <w:rPrChange w:id="19315" w:author="Caree2" w:date="2017-04-02T08:00:00Z">
              <w:rPr>
                <w:b/>
                <w:bCs/>
                <w:color w:val="7F0055"/>
              </w:rPr>
            </w:rPrChange>
          </w:rPr>
          <w:t>import</w:t>
        </w:r>
        <w:r w:rsidRPr="00910D57">
          <w:rPr>
            <w:rPrChange w:id="19316" w:author="Caree2" w:date="2017-04-02T08:00:00Z">
              <w:rPr/>
            </w:rPrChange>
          </w:rPr>
          <w:t xml:space="preserve"> java.time.LocalDate;</w:t>
        </w:r>
      </w:ins>
    </w:p>
    <w:p w:rsidR="006C7EC5" w:rsidRPr="00910D57" w:rsidRDefault="006C7EC5" w:rsidP="00556719">
      <w:pPr>
        <w:rPr>
          <w:ins w:id="19317" w:author="Caree2" w:date="2017-04-02T07:02:00Z"/>
          <w:rPrChange w:id="19318" w:author="Caree2" w:date="2017-04-02T08:00:00Z">
            <w:rPr>
              <w:ins w:id="19319" w:author="Caree2" w:date="2017-04-02T07:02:00Z"/>
            </w:rPr>
          </w:rPrChange>
        </w:rPr>
        <w:pPrChange w:id="19320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321" w:author="Caree2" w:date="2017-04-02T07:02:00Z"/>
          <w:rPrChange w:id="19322" w:author="Caree2" w:date="2017-04-02T08:00:00Z">
            <w:rPr>
              <w:ins w:id="19323" w:author="Caree2" w:date="2017-04-02T07:02:00Z"/>
            </w:rPr>
          </w:rPrChange>
        </w:rPr>
        <w:pPrChange w:id="19324" w:author="Caree2" w:date="2017-04-02T07:25:00Z">
          <w:pPr>
            <w:autoSpaceDE w:val="0"/>
            <w:autoSpaceDN w:val="0"/>
            <w:adjustRightInd w:val="0"/>
          </w:pPr>
        </w:pPrChange>
      </w:pPr>
      <w:ins w:id="19325" w:author="Caree2" w:date="2017-04-02T07:02:00Z">
        <w:r w:rsidRPr="00910D57">
          <w:rPr>
            <w:bCs/>
            <w:rPrChange w:id="19326" w:author="Caree2" w:date="2017-04-02T08:00:00Z">
              <w:rPr>
                <w:b/>
                <w:bCs/>
                <w:color w:val="7F0055"/>
              </w:rPr>
            </w:rPrChange>
          </w:rPr>
          <w:t>public</w:t>
        </w:r>
        <w:r w:rsidRPr="00910D57">
          <w:rPr>
            <w:rPrChange w:id="19327" w:author="Caree2" w:date="2017-04-02T08:00:00Z">
              <w:rPr/>
            </w:rPrChange>
          </w:rPr>
          <w:t xml:space="preserve"> </w:t>
        </w:r>
        <w:r w:rsidRPr="00910D57">
          <w:rPr>
            <w:bCs/>
            <w:rPrChange w:id="19328" w:author="Caree2" w:date="2017-04-02T08:00:00Z">
              <w:rPr>
                <w:b/>
                <w:bCs/>
                <w:color w:val="7F0055"/>
              </w:rPr>
            </w:rPrChange>
          </w:rPr>
          <w:t>class</w:t>
        </w:r>
        <w:r w:rsidRPr="00910D57">
          <w:rPr>
            <w:rPrChange w:id="19329" w:author="Caree2" w:date="2017-04-02T08:00:00Z">
              <w:rPr/>
            </w:rPrChange>
          </w:rPr>
          <w:t xml:space="preserve"> SecurityOfficer {</w:t>
        </w:r>
      </w:ins>
    </w:p>
    <w:p w:rsidR="006C7EC5" w:rsidRPr="00910D57" w:rsidRDefault="006C7EC5" w:rsidP="00556719">
      <w:pPr>
        <w:rPr>
          <w:ins w:id="19330" w:author="Caree2" w:date="2017-04-02T07:02:00Z"/>
          <w:rPrChange w:id="19331" w:author="Caree2" w:date="2017-04-02T08:00:00Z">
            <w:rPr>
              <w:ins w:id="19332" w:author="Caree2" w:date="2017-04-02T07:02:00Z"/>
            </w:rPr>
          </w:rPrChange>
        </w:rPr>
        <w:pPrChange w:id="19333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334" w:author="Caree2" w:date="2017-04-02T07:02:00Z"/>
          <w:rPrChange w:id="19335" w:author="Caree2" w:date="2017-04-02T08:00:00Z">
            <w:rPr>
              <w:ins w:id="19336" w:author="Caree2" w:date="2017-04-02T07:02:00Z"/>
            </w:rPr>
          </w:rPrChange>
        </w:rPr>
        <w:pPrChange w:id="19337" w:author="Caree2" w:date="2017-04-02T07:25:00Z">
          <w:pPr>
            <w:autoSpaceDE w:val="0"/>
            <w:autoSpaceDN w:val="0"/>
            <w:adjustRightInd w:val="0"/>
          </w:pPr>
        </w:pPrChange>
      </w:pPr>
      <w:ins w:id="19338" w:author="Caree2" w:date="2017-04-02T07:02:00Z">
        <w:r w:rsidRPr="00910D57">
          <w:rPr>
            <w:bCs/>
            <w:rPrChange w:id="19339" w:author="Caree2" w:date="2017-04-02T08:00:00Z">
              <w:rPr>
                <w:b/>
                <w:bCs/>
                <w:color w:val="7F0055"/>
              </w:rPr>
            </w:rPrChange>
          </w:rPr>
          <w:t>private</w:t>
        </w:r>
        <w:r w:rsidRPr="00910D57">
          <w:rPr>
            <w:rPrChange w:id="19340" w:author="Caree2" w:date="2017-04-02T08:00:00Z">
              <w:rPr/>
            </w:rPrChange>
          </w:rPr>
          <w:t xml:space="preserve"> </w:t>
        </w:r>
        <w:r w:rsidRPr="00910D57">
          <w:rPr>
            <w:bCs/>
            <w:rPrChange w:id="19341" w:author="Caree2" w:date="2017-04-02T08:00:00Z">
              <w:rPr>
                <w:b/>
                <w:bCs/>
                <w:color w:val="7F0055"/>
              </w:rPr>
            </w:rPrChange>
          </w:rPr>
          <w:t>long</w:t>
        </w:r>
        <w:r w:rsidRPr="00910D57">
          <w:rPr>
            <w:rPrChange w:id="19342" w:author="Caree2" w:date="2017-04-02T08:00:00Z">
              <w:rPr/>
            </w:rPrChange>
          </w:rPr>
          <w:t xml:space="preserve"> officeID;</w:t>
        </w:r>
      </w:ins>
    </w:p>
    <w:p w:rsidR="006C7EC5" w:rsidRPr="00910D57" w:rsidRDefault="006C7EC5" w:rsidP="00556719">
      <w:pPr>
        <w:rPr>
          <w:ins w:id="19343" w:author="Caree2" w:date="2017-04-02T07:02:00Z"/>
          <w:rPrChange w:id="19344" w:author="Caree2" w:date="2017-04-02T08:00:00Z">
            <w:rPr>
              <w:ins w:id="19345" w:author="Caree2" w:date="2017-04-02T07:02:00Z"/>
            </w:rPr>
          </w:rPrChange>
        </w:rPr>
        <w:pPrChange w:id="19346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347" w:author="Caree2" w:date="2017-04-02T07:02:00Z"/>
          <w:rPrChange w:id="19348" w:author="Caree2" w:date="2017-04-02T08:00:00Z">
            <w:rPr>
              <w:ins w:id="19349" w:author="Caree2" w:date="2017-04-02T07:02:00Z"/>
            </w:rPr>
          </w:rPrChange>
        </w:rPr>
        <w:pPrChange w:id="19350" w:author="Caree2" w:date="2017-04-02T07:25:00Z">
          <w:pPr>
            <w:autoSpaceDE w:val="0"/>
            <w:autoSpaceDN w:val="0"/>
            <w:adjustRightInd w:val="0"/>
          </w:pPr>
        </w:pPrChange>
      </w:pPr>
      <w:ins w:id="19351" w:author="Caree2" w:date="2017-04-02T07:02:00Z">
        <w:r w:rsidRPr="00910D57">
          <w:rPr>
            <w:bCs/>
            <w:rPrChange w:id="19352" w:author="Caree2" w:date="2017-04-02T08:00:00Z">
              <w:rPr>
                <w:b/>
                <w:bCs/>
                <w:color w:val="7F0055"/>
              </w:rPr>
            </w:rPrChange>
          </w:rPr>
          <w:t>private</w:t>
        </w:r>
        <w:r w:rsidRPr="00910D57">
          <w:rPr>
            <w:rPrChange w:id="19353" w:author="Caree2" w:date="2017-04-02T08:00:00Z">
              <w:rPr/>
            </w:rPrChange>
          </w:rPr>
          <w:t xml:space="preserve"> String officercode;</w:t>
        </w:r>
      </w:ins>
    </w:p>
    <w:p w:rsidR="006C7EC5" w:rsidRPr="00910D57" w:rsidRDefault="006C7EC5" w:rsidP="00556719">
      <w:pPr>
        <w:rPr>
          <w:ins w:id="19354" w:author="Caree2" w:date="2017-04-02T07:02:00Z"/>
          <w:rPrChange w:id="19355" w:author="Caree2" w:date="2017-04-02T08:00:00Z">
            <w:rPr>
              <w:ins w:id="19356" w:author="Caree2" w:date="2017-04-02T07:02:00Z"/>
            </w:rPr>
          </w:rPrChange>
        </w:rPr>
        <w:pPrChange w:id="19357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Default="006C7EC5" w:rsidP="00556719">
      <w:pPr>
        <w:rPr>
          <w:ins w:id="19358" w:author="Caree2" w:date="2017-04-02T07:02:00Z"/>
        </w:rPr>
        <w:pPrChange w:id="19359" w:author="Caree2" w:date="2017-04-02T07:25:00Z">
          <w:pPr>
            <w:autoSpaceDE w:val="0"/>
            <w:autoSpaceDN w:val="0"/>
            <w:adjustRightInd w:val="0"/>
          </w:pPr>
        </w:pPrChange>
      </w:pPr>
      <w:ins w:id="19360" w:author="Caree2" w:date="2017-04-02T07:02:00Z">
        <w:r>
          <w:tab/>
        </w:r>
      </w:ins>
    </w:p>
    <w:p w:rsidR="006C7EC5" w:rsidRPr="00910D57" w:rsidRDefault="006C7EC5" w:rsidP="00556719">
      <w:pPr>
        <w:rPr>
          <w:ins w:id="19361" w:author="Caree2" w:date="2017-04-02T07:02:00Z"/>
          <w:bCs/>
          <w:rPrChange w:id="19362" w:author="Caree2" w:date="2017-04-02T08:00:00Z">
            <w:rPr>
              <w:ins w:id="19363" w:author="Caree2" w:date="2017-04-02T07:02:00Z"/>
            </w:rPr>
          </w:rPrChange>
        </w:rPr>
        <w:pPrChange w:id="19364" w:author="Caree2" w:date="2017-04-02T07:25:00Z">
          <w:pPr>
            <w:autoSpaceDE w:val="0"/>
            <w:autoSpaceDN w:val="0"/>
            <w:adjustRightInd w:val="0"/>
          </w:pPr>
        </w:pPrChange>
      </w:pPr>
      <w:ins w:id="19365" w:author="Caree2" w:date="2017-04-02T07:02:00Z">
        <w:r>
          <w:tab/>
        </w:r>
        <w:r w:rsidRPr="00910D57">
          <w:rPr>
            <w:bCs/>
            <w:rPrChange w:id="19366" w:author="Caree2" w:date="2017-04-02T08:00:00Z">
              <w:rPr>
                <w:b/>
                <w:bCs/>
                <w:color w:val="7F0055"/>
              </w:rPr>
            </w:rPrChange>
          </w:rPr>
          <w:t>private String firstName;</w:t>
        </w:r>
      </w:ins>
    </w:p>
    <w:p w:rsidR="006C7EC5" w:rsidRPr="00910D57" w:rsidRDefault="006C7EC5" w:rsidP="00556719">
      <w:pPr>
        <w:rPr>
          <w:ins w:id="19367" w:author="Caree2" w:date="2017-04-02T07:02:00Z"/>
          <w:bCs/>
          <w:rPrChange w:id="19368" w:author="Caree2" w:date="2017-04-02T08:00:00Z">
            <w:rPr>
              <w:ins w:id="19369" w:author="Caree2" w:date="2017-04-02T07:02:00Z"/>
            </w:rPr>
          </w:rPrChange>
        </w:rPr>
        <w:pPrChange w:id="19370" w:author="Caree2" w:date="2017-04-02T07:25:00Z">
          <w:pPr>
            <w:autoSpaceDE w:val="0"/>
            <w:autoSpaceDN w:val="0"/>
            <w:adjustRightInd w:val="0"/>
          </w:pPr>
        </w:pPrChange>
      </w:pPr>
      <w:ins w:id="19371" w:author="Caree2" w:date="2017-04-02T07:02:00Z">
        <w:r w:rsidRPr="00910D57">
          <w:rPr>
            <w:bCs/>
            <w:rPrChange w:id="19372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19373" w:author="Caree2" w:date="2017-04-02T07:02:00Z"/>
          <w:bCs/>
          <w:rPrChange w:id="19374" w:author="Caree2" w:date="2017-04-02T08:00:00Z">
            <w:rPr>
              <w:ins w:id="19375" w:author="Caree2" w:date="2017-04-02T07:02:00Z"/>
            </w:rPr>
          </w:rPrChange>
        </w:rPr>
        <w:pPrChange w:id="19376" w:author="Caree2" w:date="2017-04-02T07:25:00Z">
          <w:pPr>
            <w:autoSpaceDE w:val="0"/>
            <w:autoSpaceDN w:val="0"/>
            <w:adjustRightInd w:val="0"/>
          </w:pPr>
        </w:pPrChange>
      </w:pPr>
      <w:ins w:id="19377" w:author="Caree2" w:date="2017-04-02T07:02:00Z">
        <w:r w:rsidRPr="00910D57">
          <w:rPr>
            <w:bCs/>
            <w:rPrChange w:id="19378" w:author="Caree2" w:date="2017-04-02T08:00:00Z">
              <w:rPr/>
            </w:rPrChange>
          </w:rPr>
          <w:tab/>
          <w:t>private String lastName;</w:t>
        </w:r>
      </w:ins>
    </w:p>
    <w:p w:rsidR="006C7EC5" w:rsidRPr="00910D57" w:rsidRDefault="006C7EC5" w:rsidP="00556719">
      <w:pPr>
        <w:rPr>
          <w:ins w:id="19379" w:author="Caree2" w:date="2017-04-02T07:02:00Z"/>
          <w:bCs/>
          <w:rPrChange w:id="19380" w:author="Caree2" w:date="2017-04-02T08:00:00Z">
            <w:rPr>
              <w:ins w:id="19381" w:author="Caree2" w:date="2017-04-02T07:02:00Z"/>
            </w:rPr>
          </w:rPrChange>
        </w:rPr>
        <w:pPrChange w:id="19382" w:author="Caree2" w:date="2017-04-02T07:25:00Z">
          <w:pPr>
            <w:autoSpaceDE w:val="0"/>
            <w:autoSpaceDN w:val="0"/>
            <w:adjustRightInd w:val="0"/>
          </w:pPr>
        </w:pPrChange>
      </w:pPr>
      <w:ins w:id="19383" w:author="Caree2" w:date="2017-04-02T07:02:00Z">
        <w:r w:rsidRPr="00910D57">
          <w:rPr>
            <w:bCs/>
            <w:rPrChange w:id="19384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19385" w:author="Caree2" w:date="2017-04-02T07:02:00Z"/>
          <w:bCs/>
          <w:rPrChange w:id="19386" w:author="Caree2" w:date="2017-04-02T08:00:00Z">
            <w:rPr>
              <w:ins w:id="19387" w:author="Caree2" w:date="2017-04-02T07:02:00Z"/>
            </w:rPr>
          </w:rPrChange>
        </w:rPr>
        <w:pPrChange w:id="19388" w:author="Caree2" w:date="2017-04-02T07:25:00Z">
          <w:pPr>
            <w:autoSpaceDE w:val="0"/>
            <w:autoSpaceDN w:val="0"/>
            <w:adjustRightInd w:val="0"/>
          </w:pPr>
        </w:pPrChange>
      </w:pPr>
      <w:ins w:id="19389" w:author="Caree2" w:date="2017-04-02T07:02:00Z">
        <w:r w:rsidRPr="00910D57">
          <w:rPr>
            <w:bCs/>
            <w:rPrChange w:id="19390" w:author="Caree2" w:date="2017-04-02T08:00:00Z">
              <w:rPr/>
            </w:rPrChange>
          </w:rPr>
          <w:tab/>
          <w:t>private String middleName;</w:t>
        </w:r>
      </w:ins>
    </w:p>
    <w:p w:rsidR="006C7EC5" w:rsidRPr="00910D57" w:rsidRDefault="006C7EC5" w:rsidP="00556719">
      <w:pPr>
        <w:rPr>
          <w:ins w:id="19391" w:author="Caree2" w:date="2017-04-02T07:02:00Z"/>
          <w:bCs/>
          <w:rPrChange w:id="19392" w:author="Caree2" w:date="2017-04-02T08:00:00Z">
            <w:rPr>
              <w:ins w:id="19393" w:author="Caree2" w:date="2017-04-02T07:02:00Z"/>
            </w:rPr>
          </w:rPrChange>
        </w:rPr>
        <w:pPrChange w:id="19394" w:author="Caree2" w:date="2017-04-02T07:25:00Z">
          <w:pPr>
            <w:autoSpaceDE w:val="0"/>
            <w:autoSpaceDN w:val="0"/>
            <w:adjustRightInd w:val="0"/>
          </w:pPr>
        </w:pPrChange>
      </w:pPr>
      <w:ins w:id="19395" w:author="Caree2" w:date="2017-04-02T07:02:00Z">
        <w:r w:rsidRPr="00910D57">
          <w:rPr>
            <w:bCs/>
            <w:rPrChange w:id="19396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19397" w:author="Caree2" w:date="2017-04-02T07:02:00Z"/>
          <w:bCs/>
          <w:rPrChange w:id="19398" w:author="Caree2" w:date="2017-04-02T08:00:00Z">
            <w:rPr>
              <w:ins w:id="19399" w:author="Caree2" w:date="2017-04-02T07:02:00Z"/>
            </w:rPr>
          </w:rPrChange>
        </w:rPr>
        <w:pPrChange w:id="19400" w:author="Caree2" w:date="2017-04-02T07:25:00Z">
          <w:pPr>
            <w:autoSpaceDE w:val="0"/>
            <w:autoSpaceDN w:val="0"/>
            <w:adjustRightInd w:val="0"/>
          </w:pPr>
        </w:pPrChange>
      </w:pPr>
      <w:ins w:id="19401" w:author="Caree2" w:date="2017-04-02T07:02:00Z">
        <w:r w:rsidRPr="00910D57">
          <w:rPr>
            <w:bCs/>
            <w:rPrChange w:id="19402" w:author="Caree2" w:date="2017-04-02T08:00:00Z">
              <w:rPr/>
            </w:rPrChange>
          </w:rPr>
          <w:tab/>
          <w:t>private String socialSecurityNumber;</w:t>
        </w:r>
      </w:ins>
    </w:p>
    <w:p w:rsidR="006C7EC5" w:rsidRPr="00910D57" w:rsidRDefault="006C7EC5" w:rsidP="00556719">
      <w:pPr>
        <w:rPr>
          <w:ins w:id="19403" w:author="Caree2" w:date="2017-04-02T07:02:00Z"/>
          <w:bCs/>
          <w:rPrChange w:id="19404" w:author="Caree2" w:date="2017-04-02T08:00:00Z">
            <w:rPr>
              <w:ins w:id="19405" w:author="Caree2" w:date="2017-04-02T07:02:00Z"/>
            </w:rPr>
          </w:rPrChange>
        </w:rPr>
        <w:pPrChange w:id="19406" w:author="Caree2" w:date="2017-04-02T07:25:00Z">
          <w:pPr>
            <w:autoSpaceDE w:val="0"/>
            <w:autoSpaceDN w:val="0"/>
            <w:adjustRightInd w:val="0"/>
          </w:pPr>
        </w:pPrChange>
      </w:pPr>
      <w:ins w:id="19407" w:author="Caree2" w:date="2017-04-02T07:02:00Z">
        <w:r w:rsidRPr="00910D57">
          <w:rPr>
            <w:bCs/>
            <w:rPrChange w:id="19408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19409" w:author="Caree2" w:date="2017-04-02T07:02:00Z"/>
          <w:bCs/>
          <w:rPrChange w:id="19410" w:author="Caree2" w:date="2017-04-02T08:00:00Z">
            <w:rPr>
              <w:ins w:id="19411" w:author="Caree2" w:date="2017-04-02T07:02:00Z"/>
            </w:rPr>
          </w:rPrChange>
        </w:rPr>
        <w:pPrChange w:id="19412" w:author="Caree2" w:date="2017-04-02T07:25:00Z">
          <w:pPr>
            <w:autoSpaceDE w:val="0"/>
            <w:autoSpaceDN w:val="0"/>
            <w:adjustRightInd w:val="0"/>
          </w:pPr>
        </w:pPrChange>
      </w:pPr>
      <w:ins w:id="19413" w:author="Caree2" w:date="2017-04-02T07:02:00Z">
        <w:r w:rsidRPr="00910D57">
          <w:rPr>
            <w:bCs/>
            <w:rPrChange w:id="19414" w:author="Caree2" w:date="2017-04-02T08:00:00Z">
              <w:rPr/>
            </w:rPrChange>
          </w:rPr>
          <w:tab/>
          <w:t>private LocalDate dateOfBirth;</w:t>
        </w:r>
      </w:ins>
    </w:p>
    <w:p w:rsidR="006C7EC5" w:rsidRPr="00910D57" w:rsidRDefault="006C7EC5" w:rsidP="00556719">
      <w:pPr>
        <w:rPr>
          <w:ins w:id="19415" w:author="Caree2" w:date="2017-04-02T07:02:00Z"/>
          <w:bCs/>
          <w:rPrChange w:id="19416" w:author="Caree2" w:date="2017-04-02T08:00:00Z">
            <w:rPr>
              <w:ins w:id="19417" w:author="Caree2" w:date="2017-04-02T07:02:00Z"/>
            </w:rPr>
          </w:rPrChange>
        </w:rPr>
        <w:pPrChange w:id="19418" w:author="Caree2" w:date="2017-04-02T07:25:00Z">
          <w:pPr>
            <w:autoSpaceDE w:val="0"/>
            <w:autoSpaceDN w:val="0"/>
            <w:adjustRightInd w:val="0"/>
          </w:pPr>
        </w:pPrChange>
      </w:pPr>
      <w:ins w:id="19419" w:author="Caree2" w:date="2017-04-02T07:02:00Z">
        <w:r w:rsidRPr="00910D57">
          <w:rPr>
            <w:bCs/>
            <w:rPrChange w:id="19420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19421" w:author="Caree2" w:date="2017-04-02T07:02:00Z"/>
          <w:bCs/>
          <w:rPrChange w:id="19422" w:author="Caree2" w:date="2017-04-02T08:00:00Z">
            <w:rPr>
              <w:ins w:id="19423" w:author="Caree2" w:date="2017-04-02T07:02:00Z"/>
            </w:rPr>
          </w:rPrChange>
        </w:rPr>
        <w:pPrChange w:id="19424" w:author="Caree2" w:date="2017-04-02T07:25:00Z">
          <w:pPr>
            <w:autoSpaceDE w:val="0"/>
            <w:autoSpaceDN w:val="0"/>
            <w:adjustRightInd w:val="0"/>
          </w:pPr>
        </w:pPrChange>
      </w:pPr>
      <w:ins w:id="19425" w:author="Caree2" w:date="2017-04-02T07:02:00Z">
        <w:r w:rsidRPr="00910D57">
          <w:rPr>
            <w:bCs/>
            <w:rPrChange w:id="19426" w:author="Caree2" w:date="2017-04-02T08:00:00Z">
              <w:rPr/>
            </w:rPrChange>
          </w:rPr>
          <w:tab/>
          <w:t>Airport homeAirport;</w:t>
        </w:r>
      </w:ins>
    </w:p>
    <w:p w:rsidR="006C7EC5" w:rsidRPr="00910D57" w:rsidRDefault="006C7EC5" w:rsidP="00556719">
      <w:pPr>
        <w:rPr>
          <w:ins w:id="19427" w:author="Caree2" w:date="2017-04-02T07:02:00Z"/>
          <w:bCs/>
          <w:rPrChange w:id="19428" w:author="Caree2" w:date="2017-04-02T08:00:00Z">
            <w:rPr>
              <w:ins w:id="19429" w:author="Caree2" w:date="2017-04-02T07:02:00Z"/>
            </w:rPr>
          </w:rPrChange>
        </w:rPr>
        <w:pPrChange w:id="19430" w:author="Caree2" w:date="2017-04-02T07:25:00Z">
          <w:pPr>
            <w:autoSpaceDE w:val="0"/>
            <w:autoSpaceDN w:val="0"/>
            <w:adjustRightInd w:val="0"/>
          </w:pPr>
        </w:pPrChange>
      </w:pPr>
      <w:ins w:id="19431" w:author="Caree2" w:date="2017-04-02T07:02:00Z">
        <w:r w:rsidRPr="00910D57">
          <w:rPr>
            <w:bCs/>
            <w:rPrChange w:id="19432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19433" w:author="Caree2" w:date="2017-04-02T07:02:00Z"/>
          <w:bCs/>
          <w:rPrChange w:id="19434" w:author="Caree2" w:date="2017-04-02T08:00:00Z">
            <w:rPr>
              <w:ins w:id="19435" w:author="Caree2" w:date="2017-04-02T07:02:00Z"/>
            </w:rPr>
          </w:rPrChange>
        </w:rPr>
        <w:pPrChange w:id="19436" w:author="Caree2" w:date="2017-04-02T07:25:00Z">
          <w:pPr>
            <w:autoSpaceDE w:val="0"/>
            <w:autoSpaceDN w:val="0"/>
            <w:adjustRightInd w:val="0"/>
          </w:pPr>
        </w:pPrChange>
      </w:pPr>
      <w:ins w:id="19437" w:author="Caree2" w:date="2017-04-02T07:02:00Z">
        <w:r w:rsidRPr="00910D57">
          <w:rPr>
            <w:bCs/>
            <w:rPrChange w:id="19438" w:author="Caree2" w:date="2017-04-02T08:00:00Z">
              <w:rPr/>
            </w:rPrChange>
          </w:rPr>
          <w:tab/>
          <w:t>private int age;</w:t>
        </w:r>
      </w:ins>
    </w:p>
    <w:p w:rsidR="006C7EC5" w:rsidRPr="00910D57" w:rsidRDefault="006C7EC5" w:rsidP="00556719">
      <w:pPr>
        <w:rPr>
          <w:ins w:id="19439" w:author="Caree2" w:date="2017-04-02T07:02:00Z"/>
          <w:bCs/>
          <w:rPrChange w:id="19440" w:author="Caree2" w:date="2017-04-02T08:00:00Z">
            <w:rPr>
              <w:ins w:id="19441" w:author="Caree2" w:date="2017-04-02T07:02:00Z"/>
            </w:rPr>
          </w:rPrChange>
        </w:rPr>
        <w:pPrChange w:id="19442" w:author="Caree2" w:date="2017-04-02T07:25:00Z">
          <w:pPr>
            <w:autoSpaceDE w:val="0"/>
            <w:autoSpaceDN w:val="0"/>
            <w:adjustRightInd w:val="0"/>
          </w:pPr>
        </w:pPrChange>
      </w:pPr>
      <w:ins w:id="19443" w:author="Caree2" w:date="2017-04-02T07:02:00Z">
        <w:r w:rsidRPr="00910D57">
          <w:rPr>
            <w:bCs/>
            <w:rPrChange w:id="19444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19445" w:author="Caree2" w:date="2017-04-02T07:02:00Z"/>
          <w:bCs/>
          <w:rPrChange w:id="19446" w:author="Caree2" w:date="2017-04-02T08:00:00Z">
            <w:rPr>
              <w:ins w:id="19447" w:author="Caree2" w:date="2017-04-02T07:02:00Z"/>
            </w:rPr>
          </w:rPrChange>
        </w:rPr>
        <w:pPrChange w:id="19448" w:author="Caree2" w:date="2017-04-02T07:25:00Z">
          <w:pPr>
            <w:autoSpaceDE w:val="0"/>
            <w:autoSpaceDN w:val="0"/>
            <w:adjustRightInd w:val="0"/>
          </w:pPr>
        </w:pPrChange>
      </w:pPr>
      <w:ins w:id="19449" w:author="Caree2" w:date="2017-04-02T07:02:00Z">
        <w:r w:rsidRPr="00910D57">
          <w:rPr>
            <w:bCs/>
            <w:rPrChange w:id="19450" w:author="Caree2" w:date="2017-04-02T08:00:00Z">
              <w:rPr/>
            </w:rPrChange>
          </w:rPr>
          <w:tab/>
          <w:t>private String sex;</w:t>
        </w:r>
      </w:ins>
    </w:p>
    <w:p w:rsidR="006C7EC5" w:rsidRPr="00910D57" w:rsidRDefault="006C7EC5" w:rsidP="00556719">
      <w:pPr>
        <w:rPr>
          <w:ins w:id="19451" w:author="Caree2" w:date="2017-04-02T07:02:00Z"/>
          <w:bCs/>
          <w:rPrChange w:id="19452" w:author="Caree2" w:date="2017-04-02T08:00:00Z">
            <w:rPr>
              <w:ins w:id="19453" w:author="Caree2" w:date="2017-04-02T07:02:00Z"/>
            </w:rPr>
          </w:rPrChange>
        </w:rPr>
        <w:pPrChange w:id="19454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455" w:author="Caree2" w:date="2017-04-02T07:02:00Z"/>
          <w:bCs/>
          <w:rPrChange w:id="19456" w:author="Caree2" w:date="2017-04-02T08:00:00Z">
            <w:rPr>
              <w:ins w:id="19457" w:author="Caree2" w:date="2017-04-02T07:02:00Z"/>
            </w:rPr>
          </w:rPrChange>
        </w:rPr>
        <w:pPrChange w:id="19458" w:author="Caree2" w:date="2017-04-02T07:25:00Z">
          <w:pPr>
            <w:autoSpaceDE w:val="0"/>
            <w:autoSpaceDN w:val="0"/>
            <w:adjustRightInd w:val="0"/>
          </w:pPr>
        </w:pPrChange>
      </w:pPr>
      <w:ins w:id="19459" w:author="Caree2" w:date="2017-04-02T07:02:00Z">
        <w:r w:rsidRPr="00910D57">
          <w:rPr>
            <w:bCs/>
            <w:rPrChange w:id="19460" w:author="Caree2" w:date="2017-04-02T08:00:00Z">
              <w:rPr/>
            </w:rPrChange>
          </w:rPr>
          <w:tab/>
          <w:t>public long getOfficeID() {</w:t>
        </w:r>
      </w:ins>
    </w:p>
    <w:p w:rsidR="006C7EC5" w:rsidRPr="00910D57" w:rsidRDefault="006C7EC5" w:rsidP="00556719">
      <w:pPr>
        <w:rPr>
          <w:ins w:id="19461" w:author="Caree2" w:date="2017-04-02T07:02:00Z"/>
          <w:bCs/>
          <w:rPrChange w:id="19462" w:author="Caree2" w:date="2017-04-02T08:00:00Z">
            <w:rPr>
              <w:ins w:id="19463" w:author="Caree2" w:date="2017-04-02T07:02:00Z"/>
            </w:rPr>
          </w:rPrChange>
        </w:rPr>
        <w:pPrChange w:id="19464" w:author="Caree2" w:date="2017-04-02T07:25:00Z">
          <w:pPr>
            <w:autoSpaceDE w:val="0"/>
            <w:autoSpaceDN w:val="0"/>
            <w:adjustRightInd w:val="0"/>
          </w:pPr>
        </w:pPrChange>
      </w:pPr>
      <w:ins w:id="19465" w:author="Caree2" w:date="2017-04-02T07:02:00Z">
        <w:r w:rsidRPr="00910D57">
          <w:rPr>
            <w:bCs/>
            <w:rPrChange w:id="19466" w:author="Caree2" w:date="2017-04-02T08:00:00Z">
              <w:rPr/>
            </w:rPrChange>
          </w:rPr>
          <w:tab/>
        </w:r>
        <w:r w:rsidRPr="00910D57">
          <w:rPr>
            <w:bCs/>
            <w:rPrChange w:id="19467" w:author="Caree2" w:date="2017-04-02T08:00:00Z">
              <w:rPr/>
            </w:rPrChange>
          </w:rPr>
          <w:tab/>
          <w:t>return officeID;</w:t>
        </w:r>
      </w:ins>
    </w:p>
    <w:p w:rsidR="006C7EC5" w:rsidRPr="00910D57" w:rsidRDefault="006C7EC5" w:rsidP="00556719">
      <w:pPr>
        <w:rPr>
          <w:ins w:id="19468" w:author="Caree2" w:date="2017-04-02T07:02:00Z"/>
          <w:bCs/>
          <w:rPrChange w:id="19469" w:author="Caree2" w:date="2017-04-02T08:00:00Z">
            <w:rPr>
              <w:ins w:id="19470" w:author="Caree2" w:date="2017-04-02T07:02:00Z"/>
            </w:rPr>
          </w:rPrChange>
        </w:rPr>
        <w:pPrChange w:id="19471" w:author="Caree2" w:date="2017-04-02T07:25:00Z">
          <w:pPr>
            <w:autoSpaceDE w:val="0"/>
            <w:autoSpaceDN w:val="0"/>
            <w:adjustRightInd w:val="0"/>
          </w:pPr>
        </w:pPrChange>
      </w:pPr>
      <w:ins w:id="19472" w:author="Caree2" w:date="2017-04-02T07:02:00Z">
        <w:r w:rsidRPr="00910D57">
          <w:rPr>
            <w:bCs/>
            <w:rPrChange w:id="19473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474" w:author="Caree2" w:date="2017-04-02T07:02:00Z"/>
          <w:bCs/>
          <w:rPrChange w:id="19475" w:author="Caree2" w:date="2017-04-02T08:00:00Z">
            <w:rPr>
              <w:ins w:id="19476" w:author="Caree2" w:date="2017-04-02T07:02:00Z"/>
            </w:rPr>
          </w:rPrChange>
        </w:rPr>
        <w:pPrChange w:id="19477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478" w:author="Caree2" w:date="2017-04-02T07:02:00Z"/>
          <w:bCs/>
          <w:rPrChange w:id="19479" w:author="Caree2" w:date="2017-04-02T08:00:00Z">
            <w:rPr>
              <w:ins w:id="19480" w:author="Caree2" w:date="2017-04-02T07:02:00Z"/>
            </w:rPr>
          </w:rPrChange>
        </w:rPr>
        <w:pPrChange w:id="19481" w:author="Caree2" w:date="2017-04-02T07:25:00Z">
          <w:pPr>
            <w:autoSpaceDE w:val="0"/>
            <w:autoSpaceDN w:val="0"/>
            <w:adjustRightInd w:val="0"/>
          </w:pPr>
        </w:pPrChange>
      </w:pPr>
      <w:ins w:id="19482" w:author="Caree2" w:date="2017-04-02T07:02:00Z">
        <w:r w:rsidRPr="00910D57">
          <w:rPr>
            <w:bCs/>
            <w:rPrChange w:id="19483" w:author="Caree2" w:date="2017-04-02T08:00:00Z">
              <w:rPr/>
            </w:rPrChange>
          </w:rPr>
          <w:tab/>
          <w:t>public void setOfficeID(long officeID) {</w:t>
        </w:r>
      </w:ins>
    </w:p>
    <w:p w:rsidR="006C7EC5" w:rsidRPr="00910D57" w:rsidRDefault="006C7EC5" w:rsidP="00556719">
      <w:pPr>
        <w:rPr>
          <w:ins w:id="19484" w:author="Caree2" w:date="2017-04-02T07:02:00Z"/>
          <w:bCs/>
          <w:rPrChange w:id="19485" w:author="Caree2" w:date="2017-04-02T08:00:00Z">
            <w:rPr>
              <w:ins w:id="19486" w:author="Caree2" w:date="2017-04-02T07:02:00Z"/>
            </w:rPr>
          </w:rPrChange>
        </w:rPr>
        <w:pPrChange w:id="19487" w:author="Caree2" w:date="2017-04-02T07:25:00Z">
          <w:pPr>
            <w:autoSpaceDE w:val="0"/>
            <w:autoSpaceDN w:val="0"/>
            <w:adjustRightInd w:val="0"/>
          </w:pPr>
        </w:pPrChange>
      </w:pPr>
      <w:ins w:id="19488" w:author="Caree2" w:date="2017-04-02T07:02:00Z">
        <w:r w:rsidRPr="00910D57">
          <w:rPr>
            <w:bCs/>
            <w:rPrChange w:id="19489" w:author="Caree2" w:date="2017-04-02T08:00:00Z">
              <w:rPr/>
            </w:rPrChange>
          </w:rPr>
          <w:tab/>
        </w:r>
        <w:r w:rsidRPr="00910D57">
          <w:rPr>
            <w:bCs/>
            <w:rPrChange w:id="19490" w:author="Caree2" w:date="2017-04-02T08:00:00Z">
              <w:rPr/>
            </w:rPrChange>
          </w:rPr>
          <w:tab/>
          <w:t>this.officeID = officeID;</w:t>
        </w:r>
      </w:ins>
    </w:p>
    <w:p w:rsidR="006C7EC5" w:rsidRPr="00910D57" w:rsidRDefault="006C7EC5" w:rsidP="00556719">
      <w:pPr>
        <w:rPr>
          <w:ins w:id="19491" w:author="Caree2" w:date="2017-04-02T07:02:00Z"/>
          <w:bCs/>
          <w:rPrChange w:id="19492" w:author="Caree2" w:date="2017-04-02T08:00:00Z">
            <w:rPr>
              <w:ins w:id="19493" w:author="Caree2" w:date="2017-04-02T07:02:00Z"/>
            </w:rPr>
          </w:rPrChange>
        </w:rPr>
        <w:pPrChange w:id="19494" w:author="Caree2" w:date="2017-04-02T07:25:00Z">
          <w:pPr>
            <w:autoSpaceDE w:val="0"/>
            <w:autoSpaceDN w:val="0"/>
            <w:adjustRightInd w:val="0"/>
          </w:pPr>
        </w:pPrChange>
      </w:pPr>
      <w:ins w:id="19495" w:author="Caree2" w:date="2017-04-02T07:02:00Z">
        <w:r w:rsidRPr="00910D57">
          <w:rPr>
            <w:bCs/>
            <w:rPrChange w:id="19496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497" w:author="Caree2" w:date="2017-04-02T07:02:00Z"/>
          <w:bCs/>
          <w:rPrChange w:id="19498" w:author="Caree2" w:date="2017-04-02T08:00:00Z">
            <w:rPr>
              <w:ins w:id="19499" w:author="Caree2" w:date="2017-04-02T07:02:00Z"/>
            </w:rPr>
          </w:rPrChange>
        </w:rPr>
        <w:pPrChange w:id="19500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501" w:author="Caree2" w:date="2017-04-02T07:02:00Z"/>
          <w:bCs/>
          <w:rPrChange w:id="19502" w:author="Caree2" w:date="2017-04-02T08:00:00Z">
            <w:rPr>
              <w:ins w:id="19503" w:author="Caree2" w:date="2017-04-02T07:02:00Z"/>
            </w:rPr>
          </w:rPrChange>
        </w:rPr>
        <w:pPrChange w:id="19504" w:author="Caree2" w:date="2017-04-02T07:25:00Z">
          <w:pPr>
            <w:autoSpaceDE w:val="0"/>
            <w:autoSpaceDN w:val="0"/>
            <w:adjustRightInd w:val="0"/>
          </w:pPr>
        </w:pPrChange>
      </w:pPr>
      <w:ins w:id="19505" w:author="Caree2" w:date="2017-04-02T07:02:00Z">
        <w:r w:rsidRPr="00910D57">
          <w:rPr>
            <w:bCs/>
            <w:rPrChange w:id="19506" w:author="Caree2" w:date="2017-04-02T08:00:00Z">
              <w:rPr/>
            </w:rPrChange>
          </w:rPr>
          <w:tab/>
          <w:t>public String getOfficercode() {</w:t>
        </w:r>
      </w:ins>
    </w:p>
    <w:p w:rsidR="006C7EC5" w:rsidRPr="00910D57" w:rsidRDefault="006C7EC5" w:rsidP="00556719">
      <w:pPr>
        <w:rPr>
          <w:ins w:id="19507" w:author="Caree2" w:date="2017-04-02T07:02:00Z"/>
          <w:bCs/>
          <w:rPrChange w:id="19508" w:author="Caree2" w:date="2017-04-02T08:00:00Z">
            <w:rPr>
              <w:ins w:id="19509" w:author="Caree2" w:date="2017-04-02T07:02:00Z"/>
            </w:rPr>
          </w:rPrChange>
        </w:rPr>
        <w:pPrChange w:id="19510" w:author="Caree2" w:date="2017-04-02T07:25:00Z">
          <w:pPr>
            <w:autoSpaceDE w:val="0"/>
            <w:autoSpaceDN w:val="0"/>
            <w:adjustRightInd w:val="0"/>
          </w:pPr>
        </w:pPrChange>
      </w:pPr>
      <w:ins w:id="19511" w:author="Caree2" w:date="2017-04-02T07:02:00Z">
        <w:r w:rsidRPr="00910D57">
          <w:rPr>
            <w:bCs/>
            <w:rPrChange w:id="19512" w:author="Caree2" w:date="2017-04-02T08:00:00Z">
              <w:rPr/>
            </w:rPrChange>
          </w:rPr>
          <w:tab/>
        </w:r>
        <w:r w:rsidRPr="00910D57">
          <w:rPr>
            <w:bCs/>
            <w:rPrChange w:id="19513" w:author="Caree2" w:date="2017-04-02T08:00:00Z">
              <w:rPr/>
            </w:rPrChange>
          </w:rPr>
          <w:tab/>
          <w:t>return officercode;</w:t>
        </w:r>
      </w:ins>
    </w:p>
    <w:p w:rsidR="006C7EC5" w:rsidRPr="00910D57" w:rsidRDefault="006C7EC5" w:rsidP="00556719">
      <w:pPr>
        <w:rPr>
          <w:ins w:id="19514" w:author="Caree2" w:date="2017-04-02T07:02:00Z"/>
          <w:bCs/>
          <w:rPrChange w:id="19515" w:author="Caree2" w:date="2017-04-02T08:00:00Z">
            <w:rPr>
              <w:ins w:id="19516" w:author="Caree2" w:date="2017-04-02T07:02:00Z"/>
            </w:rPr>
          </w:rPrChange>
        </w:rPr>
        <w:pPrChange w:id="19517" w:author="Caree2" w:date="2017-04-02T07:25:00Z">
          <w:pPr>
            <w:autoSpaceDE w:val="0"/>
            <w:autoSpaceDN w:val="0"/>
            <w:adjustRightInd w:val="0"/>
          </w:pPr>
        </w:pPrChange>
      </w:pPr>
      <w:ins w:id="19518" w:author="Caree2" w:date="2017-04-02T07:02:00Z">
        <w:r w:rsidRPr="00910D57">
          <w:rPr>
            <w:bCs/>
            <w:rPrChange w:id="19519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520" w:author="Caree2" w:date="2017-04-02T07:02:00Z"/>
          <w:bCs/>
          <w:rPrChange w:id="19521" w:author="Caree2" w:date="2017-04-02T08:00:00Z">
            <w:rPr>
              <w:ins w:id="19522" w:author="Caree2" w:date="2017-04-02T07:02:00Z"/>
            </w:rPr>
          </w:rPrChange>
        </w:rPr>
        <w:pPrChange w:id="19523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524" w:author="Caree2" w:date="2017-04-02T07:02:00Z"/>
          <w:bCs/>
          <w:rPrChange w:id="19525" w:author="Caree2" w:date="2017-04-02T08:00:00Z">
            <w:rPr>
              <w:ins w:id="19526" w:author="Caree2" w:date="2017-04-02T07:02:00Z"/>
            </w:rPr>
          </w:rPrChange>
        </w:rPr>
        <w:pPrChange w:id="19527" w:author="Caree2" w:date="2017-04-02T07:25:00Z">
          <w:pPr>
            <w:autoSpaceDE w:val="0"/>
            <w:autoSpaceDN w:val="0"/>
            <w:adjustRightInd w:val="0"/>
          </w:pPr>
        </w:pPrChange>
      </w:pPr>
      <w:ins w:id="19528" w:author="Caree2" w:date="2017-04-02T07:02:00Z">
        <w:r w:rsidRPr="00910D57">
          <w:rPr>
            <w:bCs/>
            <w:rPrChange w:id="19529" w:author="Caree2" w:date="2017-04-02T08:00:00Z">
              <w:rPr/>
            </w:rPrChange>
          </w:rPr>
          <w:tab/>
          <w:t>public void setOfficercode(String officercode) {</w:t>
        </w:r>
      </w:ins>
    </w:p>
    <w:p w:rsidR="006C7EC5" w:rsidRPr="00910D57" w:rsidRDefault="006C7EC5" w:rsidP="00556719">
      <w:pPr>
        <w:rPr>
          <w:ins w:id="19530" w:author="Caree2" w:date="2017-04-02T07:02:00Z"/>
          <w:bCs/>
          <w:rPrChange w:id="19531" w:author="Caree2" w:date="2017-04-02T08:00:00Z">
            <w:rPr>
              <w:ins w:id="19532" w:author="Caree2" w:date="2017-04-02T07:02:00Z"/>
            </w:rPr>
          </w:rPrChange>
        </w:rPr>
        <w:pPrChange w:id="19533" w:author="Caree2" w:date="2017-04-02T07:25:00Z">
          <w:pPr>
            <w:autoSpaceDE w:val="0"/>
            <w:autoSpaceDN w:val="0"/>
            <w:adjustRightInd w:val="0"/>
          </w:pPr>
        </w:pPrChange>
      </w:pPr>
      <w:ins w:id="19534" w:author="Caree2" w:date="2017-04-02T07:02:00Z">
        <w:r w:rsidRPr="00910D57">
          <w:rPr>
            <w:bCs/>
            <w:rPrChange w:id="19535" w:author="Caree2" w:date="2017-04-02T08:00:00Z">
              <w:rPr/>
            </w:rPrChange>
          </w:rPr>
          <w:tab/>
        </w:r>
        <w:r w:rsidRPr="00910D57">
          <w:rPr>
            <w:bCs/>
            <w:rPrChange w:id="19536" w:author="Caree2" w:date="2017-04-02T08:00:00Z">
              <w:rPr/>
            </w:rPrChange>
          </w:rPr>
          <w:tab/>
          <w:t>this.officercode = officercode;</w:t>
        </w:r>
      </w:ins>
    </w:p>
    <w:p w:rsidR="006C7EC5" w:rsidRPr="00910D57" w:rsidRDefault="006C7EC5" w:rsidP="00556719">
      <w:pPr>
        <w:rPr>
          <w:ins w:id="19537" w:author="Caree2" w:date="2017-04-02T07:02:00Z"/>
          <w:bCs/>
          <w:rPrChange w:id="19538" w:author="Caree2" w:date="2017-04-02T08:00:00Z">
            <w:rPr>
              <w:ins w:id="19539" w:author="Caree2" w:date="2017-04-02T07:02:00Z"/>
            </w:rPr>
          </w:rPrChange>
        </w:rPr>
        <w:pPrChange w:id="19540" w:author="Caree2" w:date="2017-04-02T07:25:00Z">
          <w:pPr>
            <w:autoSpaceDE w:val="0"/>
            <w:autoSpaceDN w:val="0"/>
            <w:adjustRightInd w:val="0"/>
          </w:pPr>
        </w:pPrChange>
      </w:pPr>
      <w:ins w:id="19541" w:author="Caree2" w:date="2017-04-02T07:02:00Z">
        <w:r w:rsidRPr="00910D57">
          <w:rPr>
            <w:bCs/>
            <w:rPrChange w:id="19542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543" w:author="Caree2" w:date="2017-04-02T07:02:00Z"/>
          <w:bCs/>
          <w:rPrChange w:id="19544" w:author="Caree2" w:date="2017-04-02T08:00:00Z">
            <w:rPr>
              <w:ins w:id="19545" w:author="Caree2" w:date="2017-04-02T07:02:00Z"/>
            </w:rPr>
          </w:rPrChange>
        </w:rPr>
        <w:pPrChange w:id="19546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547" w:author="Caree2" w:date="2017-04-02T07:02:00Z"/>
          <w:bCs/>
          <w:rPrChange w:id="19548" w:author="Caree2" w:date="2017-04-02T08:00:00Z">
            <w:rPr>
              <w:ins w:id="19549" w:author="Caree2" w:date="2017-04-02T07:02:00Z"/>
            </w:rPr>
          </w:rPrChange>
        </w:rPr>
        <w:pPrChange w:id="19550" w:author="Caree2" w:date="2017-04-02T07:25:00Z">
          <w:pPr>
            <w:autoSpaceDE w:val="0"/>
            <w:autoSpaceDN w:val="0"/>
            <w:adjustRightInd w:val="0"/>
          </w:pPr>
        </w:pPrChange>
      </w:pPr>
      <w:ins w:id="19551" w:author="Caree2" w:date="2017-04-02T07:02:00Z">
        <w:r w:rsidRPr="00910D57">
          <w:rPr>
            <w:bCs/>
            <w:rPrChange w:id="19552" w:author="Caree2" w:date="2017-04-02T08:00:00Z">
              <w:rPr/>
            </w:rPrChange>
          </w:rPr>
          <w:lastRenderedPageBreak/>
          <w:tab/>
          <w:t>public String getFirstName() {</w:t>
        </w:r>
      </w:ins>
    </w:p>
    <w:p w:rsidR="006C7EC5" w:rsidRPr="00910D57" w:rsidRDefault="006C7EC5" w:rsidP="00556719">
      <w:pPr>
        <w:rPr>
          <w:ins w:id="19553" w:author="Caree2" w:date="2017-04-02T07:02:00Z"/>
          <w:bCs/>
          <w:rPrChange w:id="19554" w:author="Caree2" w:date="2017-04-02T08:00:00Z">
            <w:rPr>
              <w:ins w:id="19555" w:author="Caree2" w:date="2017-04-02T07:02:00Z"/>
            </w:rPr>
          </w:rPrChange>
        </w:rPr>
        <w:pPrChange w:id="19556" w:author="Caree2" w:date="2017-04-02T07:25:00Z">
          <w:pPr>
            <w:autoSpaceDE w:val="0"/>
            <w:autoSpaceDN w:val="0"/>
            <w:adjustRightInd w:val="0"/>
          </w:pPr>
        </w:pPrChange>
      </w:pPr>
      <w:ins w:id="19557" w:author="Caree2" w:date="2017-04-02T07:02:00Z">
        <w:r w:rsidRPr="00910D57">
          <w:rPr>
            <w:bCs/>
            <w:rPrChange w:id="19558" w:author="Caree2" w:date="2017-04-02T08:00:00Z">
              <w:rPr/>
            </w:rPrChange>
          </w:rPr>
          <w:tab/>
        </w:r>
        <w:r w:rsidRPr="00910D57">
          <w:rPr>
            <w:bCs/>
            <w:rPrChange w:id="19559" w:author="Caree2" w:date="2017-04-02T08:00:00Z">
              <w:rPr/>
            </w:rPrChange>
          </w:rPr>
          <w:tab/>
          <w:t>return firstName;</w:t>
        </w:r>
      </w:ins>
    </w:p>
    <w:p w:rsidR="006C7EC5" w:rsidRPr="00910D57" w:rsidRDefault="006C7EC5" w:rsidP="00556719">
      <w:pPr>
        <w:rPr>
          <w:ins w:id="19560" w:author="Caree2" w:date="2017-04-02T07:02:00Z"/>
          <w:bCs/>
          <w:rPrChange w:id="19561" w:author="Caree2" w:date="2017-04-02T08:00:00Z">
            <w:rPr>
              <w:ins w:id="19562" w:author="Caree2" w:date="2017-04-02T07:02:00Z"/>
            </w:rPr>
          </w:rPrChange>
        </w:rPr>
        <w:pPrChange w:id="19563" w:author="Caree2" w:date="2017-04-02T07:25:00Z">
          <w:pPr>
            <w:autoSpaceDE w:val="0"/>
            <w:autoSpaceDN w:val="0"/>
            <w:adjustRightInd w:val="0"/>
          </w:pPr>
        </w:pPrChange>
      </w:pPr>
      <w:ins w:id="19564" w:author="Caree2" w:date="2017-04-02T07:02:00Z">
        <w:r w:rsidRPr="00910D57">
          <w:rPr>
            <w:bCs/>
            <w:rPrChange w:id="19565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566" w:author="Caree2" w:date="2017-04-02T07:02:00Z"/>
          <w:bCs/>
          <w:rPrChange w:id="19567" w:author="Caree2" w:date="2017-04-02T08:00:00Z">
            <w:rPr>
              <w:ins w:id="19568" w:author="Caree2" w:date="2017-04-02T07:02:00Z"/>
            </w:rPr>
          </w:rPrChange>
        </w:rPr>
        <w:pPrChange w:id="19569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570" w:author="Caree2" w:date="2017-04-02T07:02:00Z"/>
          <w:bCs/>
          <w:rPrChange w:id="19571" w:author="Caree2" w:date="2017-04-02T08:00:00Z">
            <w:rPr>
              <w:ins w:id="19572" w:author="Caree2" w:date="2017-04-02T07:02:00Z"/>
            </w:rPr>
          </w:rPrChange>
        </w:rPr>
        <w:pPrChange w:id="19573" w:author="Caree2" w:date="2017-04-02T07:25:00Z">
          <w:pPr>
            <w:autoSpaceDE w:val="0"/>
            <w:autoSpaceDN w:val="0"/>
            <w:adjustRightInd w:val="0"/>
          </w:pPr>
        </w:pPrChange>
      </w:pPr>
      <w:ins w:id="19574" w:author="Caree2" w:date="2017-04-02T07:02:00Z">
        <w:r w:rsidRPr="00910D57">
          <w:rPr>
            <w:bCs/>
            <w:rPrChange w:id="19575" w:author="Caree2" w:date="2017-04-02T08:00:00Z">
              <w:rPr/>
            </w:rPrChange>
          </w:rPr>
          <w:tab/>
          <w:t>public void setFirstName(String firstName) {</w:t>
        </w:r>
      </w:ins>
    </w:p>
    <w:p w:rsidR="006C7EC5" w:rsidRPr="00910D57" w:rsidRDefault="006C7EC5" w:rsidP="00556719">
      <w:pPr>
        <w:rPr>
          <w:ins w:id="19576" w:author="Caree2" w:date="2017-04-02T07:02:00Z"/>
          <w:bCs/>
          <w:rPrChange w:id="19577" w:author="Caree2" w:date="2017-04-02T08:00:00Z">
            <w:rPr>
              <w:ins w:id="19578" w:author="Caree2" w:date="2017-04-02T07:02:00Z"/>
            </w:rPr>
          </w:rPrChange>
        </w:rPr>
        <w:pPrChange w:id="19579" w:author="Caree2" w:date="2017-04-02T07:25:00Z">
          <w:pPr>
            <w:autoSpaceDE w:val="0"/>
            <w:autoSpaceDN w:val="0"/>
            <w:adjustRightInd w:val="0"/>
          </w:pPr>
        </w:pPrChange>
      </w:pPr>
      <w:ins w:id="19580" w:author="Caree2" w:date="2017-04-02T07:02:00Z">
        <w:r w:rsidRPr="00910D57">
          <w:rPr>
            <w:bCs/>
            <w:rPrChange w:id="19581" w:author="Caree2" w:date="2017-04-02T08:00:00Z">
              <w:rPr/>
            </w:rPrChange>
          </w:rPr>
          <w:tab/>
        </w:r>
        <w:r w:rsidRPr="00910D57">
          <w:rPr>
            <w:bCs/>
            <w:rPrChange w:id="19582" w:author="Caree2" w:date="2017-04-02T08:00:00Z">
              <w:rPr/>
            </w:rPrChange>
          </w:rPr>
          <w:tab/>
          <w:t>this.firstName = firstName;</w:t>
        </w:r>
      </w:ins>
    </w:p>
    <w:p w:rsidR="006C7EC5" w:rsidRPr="00910D57" w:rsidRDefault="006C7EC5" w:rsidP="00556719">
      <w:pPr>
        <w:rPr>
          <w:ins w:id="19583" w:author="Caree2" w:date="2017-04-02T07:02:00Z"/>
          <w:bCs/>
          <w:rPrChange w:id="19584" w:author="Caree2" w:date="2017-04-02T08:00:00Z">
            <w:rPr>
              <w:ins w:id="19585" w:author="Caree2" w:date="2017-04-02T07:02:00Z"/>
            </w:rPr>
          </w:rPrChange>
        </w:rPr>
        <w:pPrChange w:id="19586" w:author="Caree2" w:date="2017-04-02T07:25:00Z">
          <w:pPr>
            <w:autoSpaceDE w:val="0"/>
            <w:autoSpaceDN w:val="0"/>
            <w:adjustRightInd w:val="0"/>
          </w:pPr>
        </w:pPrChange>
      </w:pPr>
      <w:ins w:id="19587" w:author="Caree2" w:date="2017-04-02T07:02:00Z">
        <w:r w:rsidRPr="00910D57">
          <w:rPr>
            <w:bCs/>
            <w:rPrChange w:id="19588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589" w:author="Caree2" w:date="2017-04-02T07:02:00Z"/>
          <w:bCs/>
          <w:rPrChange w:id="19590" w:author="Caree2" w:date="2017-04-02T08:00:00Z">
            <w:rPr>
              <w:ins w:id="19591" w:author="Caree2" w:date="2017-04-02T07:02:00Z"/>
            </w:rPr>
          </w:rPrChange>
        </w:rPr>
        <w:pPrChange w:id="19592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593" w:author="Caree2" w:date="2017-04-02T07:02:00Z"/>
          <w:bCs/>
          <w:rPrChange w:id="19594" w:author="Caree2" w:date="2017-04-02T08:00:00Z">
            <w:rPr>
              <w:ins w:id="19595" w:author="Caree2" w:date="2017-04-02T07:02:00Z"/>
            </w:rPr>
          </w:rPrChange>
        </w:rPr>
        <w:pPrChange w:id="19596" w:author="Caree2" w:date="2017-04-02T07:25:00Z">
          <w:pPr>
            <w:autoSpaceDE w:val="0"/>
            <w:autoSpaceDN w:val="0"/>
            <w:adjustRightInd w:val="0"/>
          </w:pPr>
        </w:pPrChange>
      </w:pPr>
      <w:ins w:id="19597" w:author="Caree2" w:date="2017-04-02T07:02:00Z">
        <w:r w:rsidRPr="00910D57">
          <w:rPr>
            <w:bCs/>
            <w:rPrChange w:id="19598" w:author="Caree2" w:date="2017-04-02T08:00:00Z">
              <w:rPr/>
            </w:rPrChange>
          </w:rPr>
          <w:tab/>
          <w:t>public String getLastName() {</w:t>
        </w:r>
      </w:ins>
    </w:p>
    <w:p w:rsidR="006C7EC5" w:rsidRPr="00910D57" w:rsidRDefault="006C7EC5" w:rsidP="00556719">
      <w:pPr>
        <w:rPr>
          <w:ins w:id="19599" w:author="Caree2" w:date="2017-04-02T07:02:00Z"/>
          <w:bCs/>
          <w:rPrChange w:id="19600" w:author="Caree2" w:date="2017-04-02T08:00:00Z">
            <w:rPr>
              <w:ins w:id="19601" w:author="Caree2" w:date="2017-04-02T07:02:00Z"/>
            </w:rPr>
          </w:rPrChange>
        </w:rPr>
        <w:pPrChange w:id="19602" w:author="Caree2" w:date="2017-04-02T07:25:00Z">
          <w:pPr>
            <w:autoSpaceDE w:val="0"/>
            <w:autoSpaceDN w:val="0"/>
            <w:adjustRightInd w:val="0"/>
          </w:pPr>
        </w:pPrChange>
      </w:pPr>
      <w:ins w:id="19603" w:author="Caree2" w:date="2017-04-02T07:02:00Z">
        <w:r w:rsidRPr="00910D57">
          <w:rPr>
            <w:bCs/>
            <w:rPrChange w:id="19604" w:author="Caree2" w:date="2017-04-02T08:00:00Z">
              <w:rPr/>
            </w:rPrChange>
          </w:rPr>
          <w:tab/>
        </w:r>
        <w:r w:rsidRPr="00910D57">
          <w:rPr>
            <w:bCs/>
            <w:rPrChange w:id="19605" w:author="Caree2" w:date="2017-04-02T08:00:00Z">
              <w:rPr/>
            </w:rPrChange>
          </w:rPr>
          <w:tab/>
          <w:t>return lastName;</w:t>
        </w:r>
      </w:ins>
    </w:p>
    <w:p w:rsidR="006C7EC5" w:rsidRPr="00910D57" w:rsidRDefault="006C7EC5" w:rsidP="00556719">
      <w:pPr>
        <w:rPr>
          <w:ins w:id="19606" w:author="Caree2" w:date="2017-04-02T07:02:00Z"/>
          <w:bCs/>
          <w:rPrChange w:id="19607" w:author="Caree2" w:date="2017-04-02T08:00:00Z">
            <w:rPr>
              <w:ins w:id="19608" w:author="Caree2" w:date="2017-04-02T07:02:00Z"/>
            </w:rPr>
          </w:rPrChange>
        </w:rPr>
        <w:pPrChange w:id="19609" w:author="Caree2" w:date="2017-04-02T07:25:00Z">
          <w:pPr>
            <w:autoSpaceDE w:val="0"/>
            <w:autoSpaceDN w:val="0"/>
            <w:adjustRightInd w:val="0"/>
          </w:pPr>
        </w:pPrChange>
      </w:pPr>
      <w:ins w:id="19610" w:author="Caree2" w:date="2017-04-02T07:02:00Z">
        <w:r w:rsidRPr="00910D57">
          <w:rPr>
            <w:bCs/>
            <w:rPrChange w:id="19611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612" w:author="Caree2" w:date="2017-04-02T07:02:00Z"/>
          <w:bCs/>
          <w:rPrChange w:id="19613" w:author="Caree2" w:date="2017-04-02T08:00:00Z">
            <w:rPr>
              <w:ins w:id="19614" w:author="Caree2" w:date="2017-04-02T07:02:00Z"/>
            </w:rPr>
          </w:rPrChange>
        </w:rPr>
        <w:pPrChange w:id="19615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616" w:author="Caree2" w:date="2017-04-02T07:02:00Z"/>
          <w:bCs/>
          <w:rPrChange w:id="19617" w:author="Caree2" w:date="2017-04-02T08:00:00Z">
            <w:rPr>
              <w:ins w:id="19618" w:author="Caree2" w:date="2017-04-02T07:02:00Z"/>
            </w:rPr>
          </w:rPrChange>
        </w:rPr>
        <w:pPrChange w:id="19619" w:author="Caree2" w:date="2017-04-02T07:25:00Z">
          <w:pPr>
            <w:autoSpaceDE w:val="0"/>
            <w:autoSpaceDN w:val="0"/>
            <w:adjustRightInd w:val="0"/>
          </w:pPr>
        </w:pPrChange>
      </w:pPr>
      <w:ins w:id="19620" w:author="Caree2" w:date="2017-04-02T07:02:00Z">
        <w:r w:rsidRPr="00910D57">
          <w:rPr>
            <w:bCs/>
            <w:rPrChange w:id="19621" w:author="Caree2" w:date="2017-04-02T08:00:00Z">
              <w:rPr/>
            </w:rPrChange>
          </w:rPr>
          <w:tab/>
          <w:t>public void setLastName(String lastName) {</w:t>
        </w:r>
      </w:ins>
    </w:p>
    <w:p w:rsidR="006C7EC5" w:rsidRPr="00910D57" w:rsidRDefault="006C7EC5" w:rsidP="00556719">
      <w:pPr>
        <w:rPr>
          <w:ins w:id="19622" w:author="Caree2" w:date="2017-04-02T07:02:00Z"/>
          <w:bCs/>
          <w:rPrChange w:id="19623" w:author="Caree2" w:date="2017-04-02T08:00:00Z">
            <w:rPr>
              <w:ins w:id="19624" w:author="Caree2" w:date="2017-04-02T07:02:00Z"/>
            </w:rPr>
          </w:rPrChange>
        </w:rPr>
        <w:pPrChange w:id="19625" w:author="Caree2" w:date="2017-04-02T07:25:00Z">
          <w:pPr>
            <w:autoSpaceDE w:val="0"/>
            <w:autoSpaceDN w:val="0"/>
            <w:adjustRightInd w:val="0"/>
          </w:pPr>
        </w:pPrChange>
      </w:pPr>
      <w:ins w:id="19626" w:author="Caree2" w:date="2017-04-02T07:02:00Z">
        <w:r w:rsidRPr="00910D57">
          <w:rPr>
            <w:bCs/>
            <w:rPrChange w:id="19627" w:author="Caree2" w:date="2017-04-02T08:00:00Z">
              <w:rPr/>
            </w:rPrChange>
          </w:rPr>
          <w:tab/>
        </w:r>
        <w:r w:rsidRPr="00910D57">
          <w:rPr>
            <w:bCs/>
            <w:rPrChange w:id="19628" w:author="Caree2" w:date="2017-04-02T08:00:00Z">
              <w:rPr/>
            </w:rPrChange>
          </w:rPr>
          <w:tab/>
          <w:t>this.lastName = lastName;</w:t>
        </w:r>
      </w:ins>
    </w:p>
    <w:p w:rsidR="006C7EC5" w:rsidRPr="00910D57" w:rsidRDefault="006C7EC5" w:rsidP="00556719">
      <w:pPr>
        <w:rPr>
          <w:ins w:id="19629" w:author="Caree2" w:date="2017-04-02T07:02:00Z"/>
          <w:bCs/>
          <w:rPrChange w:id="19630" w:author="Caree2" w:date="2017-04-02T08:00:00Z">
            <w:rPr>
              <w:ins w:id="19631" w:author="Caree2" w:date="2017-04-02T07:02:00Z"/>
            </w:rPr>
          </w:rPrChange>
        </w:rPr>
        <w:pPrChange w:id="19632" w:author="Caree2" w:date="2017-04-02T07:25:00Z">
          <w:pPr>
            <w:autoSpaceDE w:val="0"/>
            <w:autoSpaceDN w:val="0"/>
            <w:adjustRightInd w:val="0"/>
          </w:pPr>
        </w:pPrChange>
      </w:pPr>
      <w:ins w:id="19633" w:author="Caree2" w:date="2017-04-02T07:02:00Z">
        <w:r w:rsidRPr="00910D57">
          <w:rPr>
            <w:bCs/>
            <w:rPrChange w:id="19634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635" w:author="Caree2" w:date="2017-04-02T07:02:00Z"/>
          <w:bCs/>
          <w:rPrChange w:id="19636" w:author="Caree2" w:date="2017-04-02T08:00:00Z">
            <w:rPr>
              <w:ins w:id="19637" w:author="Caree2" w:date="2017-04-02T07:02:00Z"/>
            </w:rPr>
          </w:rPrChange>
        </w:rPr>
        <w:pPrChange w:id="19638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639" w:author="Caree2" w:date="2017-04-02T07:02:00Z"/>
          <w:bCs/>
          <w:rPrChange w:id="19640" w:author="Caree2" w:date="2017-04-02T08:00:00Z">
            <w:rPr>
              <w:ins w:id="19641" w:author="Caree2" w:date="2017-04-02T07:02:00Z"/>
            </w:rPr>
          </w:rPrChange>
        </w:rPr>
        <w:pPrChange w:id="19642" w:author="Caree2" w:date="2017-04-02T07:25:00Z">
          <w:pPr>
            <w:autoSpaceDE w:val="0"/>
            <w:autoSpaceDN w:val="0"/>
            <w:adjustRightInd w:val="0"/>
          </w:pPr>
        </w:pPrChange>
      </w:pPr>
      <w:ins w:id="19643" w:author="Caree2" w:date="2017-04-02T07:02:00Z">
        <w:r w:rsidRPr="00910D57">
          <w:rPr>
            <w:bCs/>
            <w:rPrChange w:id="19644" w:author="Caree2" w:date="2017-04-02T08:00:00Z">
              <w:rPr/>
            </w:rPrChange>
          </w:rPr>
          <w:tab/>
          <w:t>public String getMiddleName() {</w:t>
        </w:r>
      </w:ins>
    </w:p>
    <w:p w:rsidR="006C7EC5" w:rsidRPr="00910D57" w:rsidRDefault="006C7EC5" w:rsidP="00556719">
      <w:pPr>
        <w:rPr>
          <w:ins w:id="19645" w:author="Caree2" w:date="2017-04-02T07:02:00Z"/>
          <w:bCs/>
          <w:rPrChange w:id="19646" w:author="Caree2" w:date="2017-04-02T08:00:00Z">
            <w:rPr>
              <w:ins w:id="19647" w:author="Caree2" w:date="2017-04-02T07:02:00Z"/>
            </w:rPr>
          </w:rPrChange>
        </w:rPr>
        <w:pPrChange w:id="19648" w:author="Caree2" w:date="2017-04-02T07:25:00Z">
          <w:pPr>
            <w:autoSpaceDE w:val="0"/>
            <w:autoSpaceDN w:val="0"/>
            <w:adjustRightInd w:val="0"/>
          </w:pPr>
        </w:pPrChange>
      </w:pPr>
      <w:ins w:id="19649" w:author="Caree2" w:date="2017-04-02T07:02:00Z">
        <w:r w:rsidRPr="00910D57">
          <w:rPr>
            <w:bCs/>
            <w:rPrChange w:id="19650" w:author="Caree2" w:date="2017-04-02T08:00:00Z">
              <w:rPr/>
            </w:rPrChange>
          </w:rPr>
          <w:tab/>
        </w:r>
        <w:r w:rsidRPr="00910D57">
          <w:rPr>
            <w:bCs/>
            <w:rPrChange w:id="19651" w:author="Caree2" w:date="2017-04-02T08:00:00Z">
              <w:rPr/>
            </w:rPrChange>
          </w:rPr>
          <w:tab/>
          <w:t>return middleName;</w:t>
        </w:r>
      </w:ins>
    </w:p>
    <w:p w:rsidR="006C7EC5" w:rsidRPr="00910D57" w:rsidRDefault="006C7EC5" w:rsidP="00556719">
      <w:pPr>
        <w:rPr>
          <w:ins w:id="19652" w:author="Caree2" w:date="2017-04-02T07:02:00Z"/>
          <w:bCs/>
          <w:rPrChange w:id="19653" w:author="Caree2" w:date="2017-04-02T08:00:00Z">
            <w:rPr>
              <w:ins w:id="19654" w:author="Caree2" w:date="2017-04-02T07:02:00Z"/>
            </w:rPr>
          </w:rPrChange>
        </w:rPr>
        <w:pPrChange w:id="19655" w:author="Caree2" w:date="2017-04-02T07:25:00Z">
          <w:pPr>
            <w:autoSpaceDE w:val="0"/>
            <w:autoSpaceDN w:val="0"/>
            <w:adjustRightInd w:val="0"/>
          </w:pPr>
        </w:pPrChange>
      </w:pPr>
      <w:ins w:id="19656" w:author="Caree2" w:date="2017-04-02T07:02:00Z">
        <w:r w:rsidRPr="00910D57">
          <w:rPr>
            <w:bCs/>
            <w:rPrChange w:id="19657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658" w:author="Caree2" w:date="2017-04-02T07:02:00Z"/>
          <w:bCs/>
          <w:rPrChange w:id="19659" w:author="Caree2" w:date="2017-04-02T08:00:00Z">
            <w:rPr>
              <w:ins w:id="19660" w:author="Caree2" w:date="2017-04-02T07:02:00Z"/>
            </w:rPr>
          </w:rPrChange>
        </w:rPr>
        <w:pPrChange w:id="19661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662" w:author="Caree2" w:date="2017-04-02T07:02:00Z"/>
          <w:bCs/>
          <w:rPrChange w:id="19663" w:author="Caree2" w:date="2017-04-02T08:00:00Z">
            <w:rPr>
              <w:ins w:id="19664" w:author="Caree2" w:date="2017-04-02T07:02:00Z"/>
            </w:rPr>
          </w:rPrChange>
        </w:rPr>
        <w:pPrChange w:id="19665" w:author="Caree2" w:date="2017-04-02T07:25:00Z">
          <w:pPr>
            <w:autoSpaceDE w:val="0"/>
            <w:autoSpaceDN w:val="0"/>
            <w:adjustRightInd w:val="0"/>
          </w:pPr>
        </w:pPrChange>
      </w:pPr>
      <w:ins w:id="19666" w:author="Caree2" w:date="2017-04-02T07:02:00Z">
        <w:r w:rsidRPr="00910D57">
          <w:rPr>
            <w:bCs/>
            <w:rPrChange w:id="19667" w:author="Caree2" w:date="2017-04-02T08:00:00Z">
              <w:rPr/>
            </w:rPrChange>
          </w:rPr>
          <w:tab/>
          <w:t>public void setMiddleName(String middleName) {</w:t>
        </w:r>
      </w:ins>
    </w:p>
    <w:p w:rsidR="006C7EC5" w:rsidRPr="00910D57" w:rsidRDefault="006C7EC5" w:rsidP="00556719">
      <w:pPr>
        <w:rPr>
          <w:ins w:id="19668" w:author="Caree2" w:date="2017-04-02T07:02:00Z"/>
          <w:bCs/>
          <w:rPrChange w:id="19669" w:author="Caree2" w:date="2017-04-02T08:00:00Z">
            <w:rPr>
              <w:ins w:id="19670" w:author="Caree2" w:date="2017-04-02T07:02:00Z"/>
            </w:rPr>
          </w:rPrChange>
        </w:rPr>
        <w:pPrChange w:id="19671" w:author="Caree2" w:date="2017-04-02T07:25:00Z">
          <w:pPr>
            <w:autoSpaceDE w:val="0"/>
            <w:autoSpaceDN w:val="0"/>
            <w:adjustRightInd w:val="0"/>
          </w:pPr>
        </w:pPrChange>
      </w:pPr>
      <w:ins w:id="19672" w:author="Caree2" w:date="2017-04-02T07:02:00Z">
        <w:r w:rsidRPr="00910D57">
          <w:rPr>
            <w:bCs/>
            <w:rPrChange w:id="19673" w:author="Caree2" w:date="2017-04-02T08:00:00Z">
              <w:rPr/>
            </w:rPrChange>
          </w:rPr>
          <w:tab/>
        </w:r>
        <w:r w:rsidRPr="00910D57">
          <w:rPr>
            <w:bCs/>
            <w:rPrChange w:id="19674" w:author="Caree2" w:date="2017-04-02T08:00:00Z">
              <w:rPr/>
            </w:rPrChange>
          </w:rPr>
          <w:tab/>
          <w:t>this.middleName = middleName;</w:t>
        </w:r>
      </w:ins>
    </w:p>
    <w:p w:rsidR="006C7EC5" w:rsidRPr="00910D57" w:rsidRDefault="006C7EC5" w:rsidP="00556719">
      <w:pPr>
        <w:rPr>
          <w:ins w:id="19675" w:author="Caree2" w:date="2017-04-02T07:02:00Z"/>
          <w:bCs/>
          <w:rPrChange w:id="19676" w:author="Caree2" w:date="2017-04-02T08:00:00Z">
            <w:rPr>
              <w:ins w:id="19677" w:author="Caree2" w:date="2017-04-02T07:02:00Z"/>
            </w:rPr>
          </w:rPrChange>
        </w:rPr>
        <w:pPrChange w:id="19678" w:author="Caree2" w:date="2017-04-02T07:25:00Z">
          <w:pPr>
            <w:autoSpaceDE w:val="0"/>
            <w:autoSpaceDN w:val="0"/>
            <w:adjustRightInd w:val="0"/>
          </w:pPr>
        </w:pPrChange>
      </w:pPr>
      <w:ins w:id="19679" w:author="Caree2" w:date="2017-04-02T07:02:00Z">
        <w:r w:rsidRPr="00910D57">
          <w:rPr>
            <w:bCs/>
            <w:rPrChange w:id="19680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681" w:author="Caree2" w:date="2017-04-02T07:02:00Z"/>
          <w:bCs/>
          <w:rPrChange w:id="19682" w:author="Caree2" w:date="2017-04-02T08:00:00Z">
            <w:rPr>
              <w:ins w:id="19683" w:author="Caree2" w:date="2017-04-02T07:02:00Z"/>
            </w:rPr>
          </w:rPrChange>
        </w:rPr>
        <w:pPrChange w:id="19684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685" w:author="Caree2" w:date="2017-04-02T07:02:00Z"/>
          <w:bCs/>
          <w:rPrChange w:id="19686" w:author="Caree2" w:date="2017-04-02T08:00:00Z">
            <w:rPr>
              <w:ins w:id="19687" w:author="Caree2" w:date="2017-04-02T07:02:00Z"/>
            </w:rPr>
          </w:rPrChange>
        </w:rPr>
        <w:pPrChange w:id="19688" w:author="Caree2" w:date="2017-04-02T07:25:00Z">
          <w:pPr>
            <w:autoSpaceDE w:val="0"/>
            <w:autoSpaceDN w:val="0"/>
            <w:adjustRightInd w:val="0"/>
          </w:pPr>
        </w:pPrChange>
      </w:pPr>
      <w:ins w:id="19689" w:author="Caree2" w:date="2017-04-02T07:02:00Z">
        <w:r w:rsidRPr="00910D57">
          <w:rPr>
            <w:bCs/>
            <w:rPrChange w:id="19690" w:author="Caree2" w:date="2017-04-02T08:00:00Z">
              <w:rPr/>
            </w:rPrChange>
          </w:rPr>
          <w:tab/>
          <w:t>public String getSocialSecurityNumber() {</w:t>
        </w:r>
      </w:ins>
    </w:p>
    <w:p w:rsidR="006C7EC5" w:rsidRPr="00910D57" w:rsidRDefault="006C7EC5" w:rsidP="00556719">
      <w:pPr>
        <w:rPr>
          <w:ins w:id="19691" w:author="Caree2" w:date="2017-04-02T07:02:00Z"/>
          <w:bCs/>
          <w:rPrChange w:id="19692" w:author="Caree2" w:date="2017-04-02T08:00:00Z">
            <w:rPr>
              <w:ins w:id="19693" w:author="Caree2" w:date="2017-04-02T07:02:00Z"/>
            </w:rPr>
          </w:rPrChange>
        </w:rPr>
        <w:pPrChange w:id="19694" w:author="Caree2" w:date="2017-04-02T07:25:00Z">
          <w:pPr>
            <w:autoSpaceDE w:val="0"/>
            <w:autoSpaceDN w:val="0"/>
            <w:adjustRightInd w:val="0"/>
          </w:pPr>
        </w:pPrChange>
      </w:pPr>
      <w:ins w:id="19695" w:author="Caree2" w:date="2017-04-02T07:02:00Z">
        <w:r w:rsidRPr="00910D57">
          <w:rPr>
            <w:bCs/>
            <w:rPrChange w:id="19696" w:author="Caree2" w:date="2017-04-02T08:00:00Z">
              <w:rPr/>
            </w:rPrChange>
          </w:rPr>
          <w:tab/>
        </w:r>
        <w:r w:rsidRPr="00910D57">
          <w:rPr>
            <w:bCs/>
            <w:rPrChange w:id="19697" w:author="Caree2" w:date="2017-04-02T08:00:00Z">
              <w:rPr/>
            </w:rPrChange>
          </w:rPr>
          <w:tab/>
          <w:t>return socialSecurityNumber;</w:t>
        </w:r>
      </w:ins>
    </w:p>
    <w:p w:rsidR="006C7EC5" w:rsidRPr="00910D57" w:rsidRDefault="006C7EC5" w:rsidP="00556719">
      <w:pPr>
        <w:rPr>
          <w:ins w:id="19698" w:author="Caree2" w:date="2017-04-02T07:02:00Z"/>
          <w:bCs/>
          <w:rPrChange w:id="19699" w:author="Caree2" w:date="2017-04-02T08:00:00Z">
            <w:rPr>
              <w:ins w:id="19700" w:author="Caree2" w:date="2017-04-02T07:02:00Z"/>
            </w:rPr>
          </w:rPrChange>
        </w:rPr>
        <w:pPrChange w:id="19701" w:author="Caree2" w:date="2017-04-02T07:25:00Z">
          <w:pPr>
            <w:autoSpaceDE w:val="0"/>
            <w:autoSpaceDN w:val="0"/>
            <w:adjustRightInd w:val="0"/>
          </w:pPr>
        </w:pPrChange>
      </w:pPr>
      <w:ins w:id="19702" w:author="Caree2" w:date="2017-04-02T07:02:00Z">
        <w:r w:rsidRPr="00910D57">
          <w:rPr>
            <w:bCs/>
            <w:rPrChange w:id="19703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704" w:author="Caree2" w:date="2017-04-02T07:02:00Z"/>
          <w:bCs/>
          <w:rPrChange w:id="19705" w:author="Caree2" w:date="2017-04-02T08:00:00Z">
            <w:rPr>
              <w:ins w:id="19706" w:author="Caree2" w:date="2017-04-02T07:02:00Z"/>
            </w:rPr>
          </w:rPrChange>
        </w:rPr>
        <w:pPrChange w:id="19707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708" w:author="Caree2" w:date="2017-04-02T07:02:00Z"/>
          <w:bCs/>
          <w:rPrChange w:id="19709" w:author="Caree2" w:date="2017-04-02T08:00:00Z">
            <w:rPr>
              <w:ins w:id="19710" w:author="Caree2" w:date="2017-04-02T07:02:00Z"/>
            </w:rPr>
          </w:rPrChange>
        </w:rPr>
        <w:pPrChange w:id="19711" w:author="Caree2" w:date="2017-04-02T07:25:00Z">
          <w:pPr>
            <w:autoSpaceDE w:val="0"/>
            <w:autoSpaceDN w:val="0"/>
            <w:adjustRightInd w:val="0"/>
          </w:pPr>
        </w:pPrChange>
      </w:pPr>
      <w:ins w:id="19712" w:author="Caree2" w:date="2017-04-02T07:02:00Z">
        <w:r w:rsidRPr="00910D57">
          <w:rPr>
            <w:bCs/>
            <w:rPrChange w:id="19713" w:author="Caree2" w:date="2017-04-02T08:00:00Z">
              <w:rPr/>
            </w:rPrChange>
          </w:rPr>
          <w:tab/>
          <w:t>public void setSocialSecurityNumber(String socialSecurityNumber) {</w:t>
        </w:r>
      </w:ins>
    </w:p>
    <w:p w:rsidR="006C7EC5" w:rsidRPr="00910D57" w:rsidRDefault="006C7EC5" w:rsidP="00556719">
      <w:pPr>
        <w:rPr>
          <w:ins w:id="19714" w:author="Caree2" w:date="2017-04-02T07:02:00Z"/>
          <w:bCs/>
          <w:rPrChange w:id="19715" w:author="Caree2" w:date="2017-04-02T08:00:00Z">
            <w:rPr>
              <w:ins w:id="19716" w:author="Caree2" w:date="2017-04-02T07:02:00Z"/>
            </w:rPr>
          </w:rPrChange>
        </w:rPr>
        <w:pPrChange w:id="19717" w:author="Caree2" w:date="2017-04-02T07:25:00Z">
          <w:pPr>
            <w:autoSpaceDE w:val="0"/>
            <w:autoSpaceDN w:val="0"/>
            <w:adjustRightInd w:val="0"/>
          </w:pPr>
        </w:pPrChange>
      </w:pPr>
      <w:ins w:id="19718" w:author="Caree2" w:date="2017-04-02T07:02:00Z">
        <w:r w:rsidRPr="00910D57">
          <w:rPr>
            <w:bCs/>
            <w:rPrChange w:id="19719" w:author="Caree2" w:date="2017-04-02T08:00:00Z">
              <w:rPr/>
            </w:rPrChange>
          </w:rPr>
          <w:tab/>
        </w:r>
        <w:r w:rsidRPr="00910D57">
          <w:rPr>
            <w:bCs/>
            <w:rPrChange w:id="19720" w:author="Caree2" w:date="2017-04-02T08:00:00Z">
              <w:rPr/>
            </w:rPrChange>
          </w:rPr>
          <w:tab/>
          <w:t>this.socialSecurityNumber = socialSecurityNumber;</w:t>
        </w:r>
      </w:ins>
    </w:p>
    <w:p w:rsidR="006C7EC5" w:rsidRPr="00910D57" w:rsidRDefault="006C7EC5" w:rsidP="00556719">
      <w:pPr>
        <w:rPr>
          <w:ins w:id="19721" w:author="Caree2" w:date="2017-04-02T07:02:00Z"/>
          <w:bCs/>
          <w:rPrChange w:id="19722" w:author="Caree2" w:date="2017-04-02T08:00:00Z">
            <w:rPr>
              <w:ins w:id="19723" w:author="Caree2" w:date="2017-04-02T07:02:00Z"/>
            </w:rPr>
          </w:rPrChange>
        </w:rPr>
        <w:pPrChange w:id="19724" w:author="Caree2" w:date="2017-04-02T07:25:00Z">
          <w:pPr>
            <w:autoSpaceDE w:val="0"/>
            <w:autoSpaceDN w:val="0"/>
            <w:adjustRightInd w:val="0"/>
          </w:pPr>
        </w:pPrChange>
      </w:pPr>
      <w:ins w:id="19725" w:author="Caree2" w:date="2017-04-02T07:02:00Z">
        <w:r w:rsidRPr="00910D57">
          <w:rPr>
            <w:bCs/>
            <w:rPrChange w:id="19726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727" w:author="Caree2" w:date="2017-04-02T07:02:00Z"/>
          <w:bCs/>
          <w:rPrChange w:id="19728" w:author="Caree2" w:date="2017-04-02T08:00:00Z">
            <w:rPr>
              <w:ins w:id="19729" w:author="Caree2" w:date="2017-04-02T07:02:00Z"/>
            </w:rPr>
          </w:rPrChange>
        </w:rPr>
        <w:pPrChange w:id="19730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731" w:author="Caree2" w:date="2017-04-02T07:02:00Z"/>
          <w:bCs/>
          <w:rPrChange w:id="19732" w:author="Caree2" w:date="2017-04-02T08:00:00Z">
            <w:rPr>
              <w:ins w:id="19733" w:author="Caree2" w:date="2017-04-02T07:02:00Z"/>
            </w:rPr>
          </w:rPrChange>
        </w:rPr>
        <w:pPrChange w:id="19734" w:author="Caree2" w:date="2017-04-02T07:25:00Z">
          <w:pPr>
            <w:autoSpaceDE w:val="0"/>
            <w:autoSpaceDN w:val="0"/>
            <w:adjustRightInd w:val="0"/>
          </w:pPr>
        </w:pPrChange>
      </w:pPr>
      <w:ins w:id="19735" w:author="Caree2" w:date="2017-04-02T07:02:00Z">
        <w:r w:rsidRPr="00910D57">
          <w:rPr>
            <w:bCs/>
            <w:rPrChange w:id="19736" w:author="Caree2" w:date="2017-04-02T08:00:00Z">
              <w:rPr/>
            </w:rPrChange>
          </w:rPr>
          <w:tab/>
          <w:t>public LocalDate getDateOfBirth() {</w:t>
        </w:r>
      </w:ins>
    </w:p>
    <w:p w:rsidR="006C7EC5" w:rsidRPr="00910D57" w:rsidRDefault="006C7EC5" w:rsidP="00556719">
      <w:pPr>
        <w:rPr>
          <w:ins w:id="19737" w:author="Caree2" w:date="2017-04-02T07:02:00Z"/>
          <w:bCs/>
          <w:rPrChange w:id="19738" w:author="Caree2" w:date="2017-04-02T08:00:00Z">
            <w:rPr>
              <w:ins w:id="19739" w:author="Caree2" w:date="2017-04-02T07:02:00Z"/>
            </w:rPr>
          </w:rPrChange>
        </w:rPr>
        <w:pPrChange w:id="19740" w:author="Caree2" w:date="2017-04-02T07:25:00Z">
          <w:pPr>
            <w:autoSpaceDE w:val="0"/>
            <w:autoSpaceDN w:val="0"/>
            <w:adjustRightInd w:val="0"/>
          </w:pPr>
        </w:pPrChange>
      </w:pPr>
      <w:ins w:id="19741" w:author="Caree2" w:date="2017-04-02T07:02:00Z">
        <w:r w:rsidRPr="00910D57">
          <w:rPr>
            <w:bCs/>
            <w:rPrChange w:id="19742" w:author="Caree2" w:date="2017-04-02T08:00:00Z">
              <w:rPr/>
            </w:rPrChange>
          </w:rPr>
          <w:tab/>
        </w:r>
        <w:r w:rsidRPr="00910D57">
          <w:rPr>
            <w:bCs/>
            <w:rPrChange w:id="19743" w:author="Caree2" w:date="2017-04-02T08:00:00Z">
              <w:rPr/>
            </w:rPrChange>
          </w:rPr>
          <w:tab/>
          <w:t>return dateOfBirth;</w:t>
        </w:r>
      </w:ins>
    </w:p>
    <w:p w:rsidR="006C7EC5" w:rsidRPr="00910D57" w:rsidRDefault="006C7EC5" w:rsidP="00556719">
      <w:pPr>
        <w:rPr>
          <w:ins w:id="19744" w:author="Caree2" w:date="2017-04-02T07:02:00Z"/>
          <w:bCs/>
          <w:rPrChange w:id="19745" w:author="Caree2" w:date="2017-04-02T08:00:00Z">
            <w:rPr>
              <w:ins w:id="19746" w:author="Caree2" w:date="2017-04-02T07:02:00Z"/>
            </w:rPr>
          </w:rPrChange>
        </w:rPr>
        <w:pPrChange w:id="19747" w:author="Caree2" w:date="2017-04-02T07:25:00Z">
          <w:pPr>
            <w:autoSpaceDE w:val="0"/>
            <w:autoSpaceDN w:val="0"/>
            <w:adjustRightInd w:val="0"/>
          </w:pPr>
        </w:pPrChange>
      </w:pPr>
      <w:ins w:id="19748" w:author="Caree2" w:date="2017-04-02T07:02:00Z">
        <w:r w:rsidRPr="00910D57">
          <w:rPr>
            <w:bCs/>
            <w:rPrChange w:id="19749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750" w:author="Caree2" w:date="2017-04-02T07:02:00Z"/>
          <w:bCs/>
          <w:rPrChange w:id="19751" w:author="Caree2" w:date="2017-04-02T08:00:00Z">
            <w:rPr>
              <w:ins w:id="19752" w:author="Caree2" w:date="2017-04-02T07:02:00Z"/>
            </w:rPr>
          </w:rPrChange>
        </w:rPr>
        <w:pPrChange w:id="19753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754" w:author="Caree2" w:date="2017-04-02T07:02:00Z"/>
          <w:bCs/>
          <w:rPrChange w:id="19755" w:author="Caree2" w:date="2017-04-02T08:00:00Z">
            <w:rPr>
              <w:ins w:id="19756" w:author="Caree2" w:date="2017-04-02T07:02:00Z"/>
            </w:rPr>
          </w:rPrChange>
        </w:rPr>
        <w:pPrChange w:id="19757" w:author="Caree2" w:date="2017-04-02T07:25:00Z">
          <w:pPr>
            <w:autoSpaceDE w:val="0"/>
            <w:autoSpaceDN w:val="0"/>
            <w:adjustRightInd w:val="0"/>
          </w:pPr>
        </w:pPrChange>
      </w:pPr>
      <w:ins w:id="19758" w:author="Caree2" w:date="2017-04-02T07:02:00Z">
        <w:r w:rsidRPr="00910D57">
          <w:rPr>
            <w:bCs/>
            <w:rPrChange w:id="19759" w:author="Caree2" w:date="2017-04-02T08:00:00Z">
              <w:rPr/>
            </w:rPrChange>
          </w:rPr>
          <w:tab/>
          <w:t>public void setDateOfBirth(LocalDate dateOfBirth) {</w:t>
        </w:r>
      </w:ins>
    </w:p>
    <w:p w:rsidR="006C7EC5" w:rsidRPr="00910D57" w:rsidRDefault="006C7EC5" w:rsidP="00556719">
      <w:pPr>
        <w:rPr>
          <w:ins w:id="19760" w:author="Caree2" w:date="2017-04-02T07:02:00Z"/>
          <w:bCs/>
          <w:rPrChange w:id="19761" w:author="Caree2" w:date="2017-04-02T08:00:00Z">
            <w:rPr>
              <w:ins w:id="19762" w:author="Caree2" w:date="2017-04-02T07:02:00Z"/>
            </w:rPr>
          </w:rPrChange>
        </w:rPr>
        <w:pPrChange w:id="19763" w:author="Caree2" w:date="2017-04-02T07:25:00Z">
          <w:pPr>
            <w:autoSpaceDE w:val="0"/>
            <w:autoSpaceDN w:val="0"/>
            <w:adjustRightInd w:val="0"/>
          </w:pPr>
        </w:pPrChange>
      </w:pPr>
      <w:ins w:id="19764" w:author="Caree2" w:date="2017-04-02T07:02:00Z">
        <w:r w:rsidRPr="00910D57">
          <w:rPr>
            <w:bCs/>
            <w:rPrChange w:id="19765" w:author="Caree2" w:date="2017-04-02T08:00:00Z">
              <w:rPr/>
            </w:rPrChange>
          </w:rPr>
          <w:tab/>
        </w:r>
        <w:r w:rsidRPr="00910D57">
          <w:rPr>
            <w:bCs/>
            <w:rPrChange w:id="19766" w:author="Caree2" w:date="2017-04-02T08:00:00Z">
              <w:rPr/>
            </w:rPrChange>
          </w:rPr>
          <w:tab/>
          <w:t>this.dateOfBirth = dateOfBirth;</w:t>
        </w:r>
      </w:ins>
    </w:p>
    <w:p w:rsidR="006C7EC5" w:rsidRPr="00910D57" w:rsidRDefault="006C7EC5" w:rsidP="00556719">
      <w:pPr>
        <w:rPr>
          <w:ins w:id="19767" w:author="Caree2" w:date="2017-04-02T07:02:00Z"/>
          <w:bCs/>
          <w:rPrChange w:id="19768" w:author="Caree2" w:date="2017-04-02T08:00:00Z">
            <w:rPr>
              <w:ins w:id="19769" w:author="Caree2" w:date="2017-04-02T07:02:00Z"/>
            </w:rPr>
          </w:rPrChange>
        </w:rPr>
        <w:pPrChange w:id="19770" w:author="Caree2" w:date="2017-04-02T07:25:00Z">
          <w:pPr>
            <w:autoSpaceDE w:val="0"/>
            <w:autoSpaceDN w:val="0"/>
            <w:adjustRightInd w:val="0"/>
          </w:pPr>
        </w:pPrChange>
      </w:pPr>
      <w:ins w:id="19771" w:author="Caree2" w:date="2017-04-02T07:02:00Z">
        <w:r w:rsidRPr="00910D57">
          <w:rPr>
            <w:bCs/>
            <w:rPrChange w:id="19772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773" w:author="Caree2" w:date="2017-04-02T07:02:00Z"/>
          <w:bCs/>
          <w:rPrChange w:id="19774" w:author="Caree2" w:date="2017-04-02T08:00:00Z">
            <w:rPr>
              <w:ins w:id="19775" w:author="Caree2" w:date="2017-04-02T07:02:00Z"/>
            </w:rPr>
          </w:rPrChange>
        </w:rPr>
        <w:pPrChange w:id="19776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777" w:author="Caree2" w:date="2017-04-02T07:02:00Z"/>
          <w:bCs/>
          <w:rPrChange w:id="19778" w:author="Caree2" w:date="2017-04-02T08:00:00Z">
            <w:rPr>
              <w:ins w:id="19779" w:author="Caree2" w:date="2017-04-02T07:02:00Z"/>
            </w:rPr>
          </w:rPrChange>
        </w:rPr>
        <w:pPrChange w:id="19780" w:author="Caree2" w:date="2017-04-02T07:25:00Z">
          <w:pPr>
            <w:autoSpaceDE w:val="0"/>
            <w:autoSpaceDN w:val="0"/>
            <w:adjustRightInd w:val="0"/>
          </w:pPr>
        </w:pPrChange>
      </w:pPr>
      <w:ins w:id="19781" w:author="Caree2" w:date="2017-04-02T07:02:00Z">
        <w:r w:rsidRPr="00910D57">
          <w:rPr>
            <w:bCs/>
            <w:rPrChange w:id="19782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19783" w:author="Caree2" w:date="2017-04-02T07:02:00Z"/>
          <w:bCs/>
          <w:rPrChange w:id="19784" w:author="Caree2" w:date="2017-04-02T08:00:00Z">
            <w:rPr>
              <w:ins w:id="19785" w:author="Caree2" w:date="2017-04-02T07:02:00Z"/>
            </w:rPr>
          </w:rPrChange>
        </w:rPr>
        <w:pPrChange w:id="19786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787" w:author="Caree2" w:date="2017-04-02T07:02:00Z"/>
          <w:bCs/>
          <w:rPrChange w:id="19788" w:author="Caree2" w:date="2017-04-02T08:00:00Z">
            <w:rPr>
              <w:ins w:id="19789" w:author="Caree2" w:date="2017-04-02T07:02:00Z"/>
            </w:rPr>
          </w:rPrChange>
        </w:rPr>
        <w:pPrChange w:id="19790" w:author="Caree2" w:date="2017-04-02T07:25:00Z">
          <w:pPr>
            <w:autoSpaceDE w:val="0"/>
            <w:autoSpaceDN w:val="0"/>
            <w:adjustRightInd w:val="0"/>
          </w:pPr>
        </w:pPrChange>
      </w:pPr>
      <w:ins w:id="19791" w:author="Caree2" w:date="2017-04-02T07:02:00Z">
        <w:r w:rsidRPr="00910D57">
          <w:rPr>
            <w:bCs/>
            <w:rPrChange w:id="19792" w:author="Caree2" w:date="2017-04-02T08:00:00Z">
              <w:rPr/>
            </w:rPrChange>
          </w:rPr>
          <w:tab/>
          <w:t>public int getAge() {</w:t>
        </w:r>
      </w:ins>
    </w:p>
    <w:p w:rsidR="006C7EC5" w:rsidRPr="00910D57" w:rsidRDefault="006C7EC5" w:rsidP="00556719">
      <w:pPr>
        <w:rPr>
          <w:ins w:id="19793" w:author="Caree2" w:date="2017-04-02T07:02:00Z"/>
          <w:bCs/>
          <w:rPrChange w:id="19794" w:author="Caree2" w:date="2017-04-02T08:00:00Z">
            <w:rPr>
              <w:ins w:id="19795" w:author="Caree2" w:date="2017-04-02T07:02:00Z"/>
            </w:rPr>
          </w:rPrChange>
        </w:rPr>
        <w:pPrChange w:id="19796" w:author="Caree2" w:date="2017-04-02T07:25:00Z">
          <w:pPr>
            <w:autoSpaceDE w:val="0"/>
            <w:autoSpaceDN w:val="0"/>
            <w:adjustRightInd w:val="0"/>
          </w:pPr>
        </w:pPrChange>
      </w:pPr>
      <w:ins w:id="19797" w:author="Caree2" w:date="2017-04-02T07:02:00Z">
        <w:r w:rsidRPr="00910D57">
          <w:rPr>
            <w:bCs/>
            <w:rPrChange w:id="19798" w:author="Caree2" w:date="2017-04-02T08:00:00Z">
              <w:rPr/>
            </w:rPrChange>
          </w:rPr>
          <w:tab/>
        </w:r>
        <w:r w:rsidRPr="00910D57">
          <w:rPr>
            <w:bCs/>
            <w:rPrChange w:id="19799" w:author="Caree2" w:date="2017-04-02T08:00:00Z">
              <w:rPr/>
            </w:rPrChange>
          </w:rPr>
          <w:tab/>
          <w:t>return age;</w:t>
        </w:r>
      </w:ins>
    </w:p>
    <w:p w:rsidR="006C7EC5" w:rsidRPr="00910D57" w:rsidRDefault="006C7EC5" w:rsidP="00556719">
      <w:pPr>
        <w:rPr>
          <w:ins w:id="19800" w:author="Caree2" w:date="2017-04-02T07:02:00Z"/>
          <w:bCs/>
          <w:rPrChange w:id="19801" w:author="Caree2" w:date="2017-04-02T08:00:00Z">
            <w:rPr>
              <w:ins w:id="19802" w:author="Caree2" w:date="2017-04-02T07:02:00Z"/>
            </w:rPr>
          </w:rPrChange>
        </w:rPr>
        <w:pPrChange w:id="19803" w:author="Caree2" w:date="2017-04-02T07:25:00Z">
          <w:pPr>
            <w:autoSpaceDE w:val="0"/>
            <w:autoSpaceDN w:val="0"/>
            <w:adjustRightInd w:val="0"/>
          </w:pPr>
        </w:pPrChange>
      </w:pPr>
      <w:ins w:id="19804" w:author="Caree2" w:date="2017-04-02T07:02:00Z">
        <w:r w:rsidRPr="00910D57">
          <w:rPr>
            <w:bCs/>
            <w:rPrChange w:id="19805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806" w:author="Caree2" w:date="2017-04-02T07:02:00Z"/>
          <w:bCs/>
          <w:rPrChange w:id="19807" w:author="Caree2" w:date="2017-04-02T08:00:00Z">
            <w:rPr>
              <w:ins w:id="19808" w:author="Caree2" w:date="2017-04-02T07:02:00Z"/>
            </w:rPr>
          </w:rPrChange>
        </w:rPr>
        <w:pPrChange w:id="19809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810" w:author="Caree2" w:date="2017-04-02T07:02:00Z"/>
          <w:bCs/>
          <w:rPrChange w:id="19811" w:author="Caree2" w:date="2017-04-02T08:00:00Z">
            <w:rPr>
              <w:ins w:id="19812" w:author="Caree2" w:date="2017-04-02T07:02:00Z"/>
            </w:rPr>
          </w:rPrChange>
        </w:rPr>
        <w:pPrChange w:id="19813" w:author="Caree2" w:date="2017-04-02T07:25:00Z">
          <w:pPr>
            <w:autoSpaceDE w:val="0"/>
            <w:autoSpaceDN w:val="0"/>
            <w:adjustRightInd w:val="0"/>
          </w:pPr>
        </w:pPrChange>
      </w:pPr>
      <w:ins w:id="19814" w:author="Caree2" w:date="2017-04-02T07:02:00Z">
        <w:r w:rsidRPr="00910D57">
          <w:rPr>
            <w:bCs/>
            <w:rPrChange w:id="19815" w:author="Caree2" w:date="2017-04-02T08:00:00Z">
              <w:rPr/>
            </w:rPrChange>
          </w:rPr>
          <w:tab/>
          <w:t>public void setAge(int age) {</w:t>
        </w:r>
      </w:ins>
    </w:p>
    <w:p w:rsidR="006C7EC5" w:rsidRPr="00910D57" w:rsidRDefault="006C7EC5" w:rsidP="00556719">
      <w:pPr>
        <w:rPr>
          <w:ins w:id="19816" w:author="Caree2" w:date="2017-04-02T07:02:00Z"/>
          <w:bCs/>
          <w:rPrChange w:id="19817" w:author="Caree2" w:date="2017-04-02T08:00:00Z">
            <w:rPr>
              <w:ins w:id="19818" w:author="Caree2" w:date="2017-04-02T07:02:00Z"/>
            </w:rPr>
          </w:rPrChange>
        </w:rPr>
        <w:pPrChange w:id="19819" w:author="Caree2" w:date="2017-04-02T07:25:00Z">
          <w:pPr>
            <w:autoSpaceDE w:val="0"/>
            <w:autoSpaceDN w:val="0"/>
            <w:adjustRightInd w:val="0"/>
          </w:pPr>
        </w:pPrChange>
      </w:pPr>
      <w:ins w:id="19820" w:author="Caree2" w:date="2017-04-02T07:02:00Z">
        <w:r w:rsidRPr="00910D57">
          <w:rPr>
            <w:bCs/>
            <w:rPrChange w:id="19821" w:author="Caree2" w:date="2017-04-02T08:00:00Z">
              <w:rPr/>
            </w:rPrChange>
          </w:rPr>
          <w:tab/>
        </w:r>
        <w:r w:rsidRPr="00910D57">
          <w:rPr>
            <w:bCs/>
            <w:rPrChange w:id="19822" w:author="Caree2" w:date="2017-04-02T08:00:00Z">
              <w:rPr/>
            </w:rPrChange>
          </w:rPr>
          <w:tab/>
          <w:t>this.age = age;</w:t>
        </w:r>
      </w:ins>
    </w:p>
    <w:p w:rsidR="006C7EC5" w:rsidRPr="00910D57" w:rsidRDefault="006C7EC5" w:rsidP="00556719">
      <w:pPr>
        <w:rPr>
          <w:ins w:id="19823" w:author="Caree2" w:date="2017-04-02T07:02:00Z"/>
          <w:bCs/>
          <w:rPrChange w:id="19824" w:author="Caree2" w:date="2017-04-02T08:00:00Z">
            <w:rPr>
              <w:ins w:id="19825" w:author="Caree2" w:date="2017-04-02T07:02:00Z"/>
            </w:rPr>
          </w:rPrChange>
        </w:rPr>
        <w:pPrChange w:id="19826" w:author="Caree2" w:date="2017-04-02T07:25:00Z">
          <w:pPr>
            <w:autoSpaceDE w:val="0"/>
            <w:autoSpaceDN w:val="0"/>
            <w:adjustRightInd w:val="0"/>
          </w:pPr>
        </w:pPrChange>
      </w:pPr>
      <w:ins w:id="19827" w:author="Caree2" w:date="2017-04-02T07:02:00Z">
        <w:r w:rsidRPr="00910D57">
          <w:rPr>
            <w:bCs/>
            <w:rPrChange w:id="19828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829" w:author="Caree2" w:date="2017-04-02T07:02:00Z"/>
          <w:bCs/>
          <w:rPrChange w:id="19830" w:author="Caree2" w:date="2017-04-02T08:00:00Z">
            <w:rPr>
              <w:ins w:id="19831" w:author="Caree2" w:date="2017-04-02T07:02:00Z"/>
            </w:rPr>
          </w:rPrChange>
        </w:rPr>
        <w:pPrChange w:id="19832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833" w:author="Caree2" w:date="2017-04-02T07:02:00Z"/>
          <w:bCs/>
          <w:rPrChange w:id="19834" w:author="Caree2" w:date="2017-04-02T08:00:00Z">
            <w:rPr>
              <w:ins w:id="19835" w:author="Caree2" w:date="2017-04-02T07:02:00Z"/>
            </w:rPr>
          </w:rPrChange>
        </w:rPr>
        <w:pPrChange w:id="19836" w:author="Caree2" w:date="2017-04-02T07:25:00Z">
          <w:pPr>
            <w:autoSpaceDE w:val="0"/>
            <w:autoSpaceDN w:val="0"/>
            <w:adjustRightInd w:val="0"/>
          </w:pPr>
        </w:pPrChange>
      </w:pPr>
      <w:ins w:id="19837" w:author="Caree2" w:date="2017-04-02T07:02:00Z">
        <w:r w:rsidRPr="00910D57">
          <w:rPr>
            <w:bCs/>
            <w:rPrChange w:id="19838" w:author="Caree2" w:date="2017-04-02T08:00:00Z">
              <w:rPr/>
            </w:rPrChange>
          </w:rPr>
          <w:tab/>
          <w:t>public String getSex() {</w:t>
        </w:r>
      </w:ins>
    </w:p>
    <w:p w:rsidR="006C7EC5" w:rsidRPr="00910D57" w:rsidRDefault="006C7EC5" w:rsidP="00556719">
      <w:pPr>
        <w:rPr>
          <w:ins w:id="19839" w:author="Caree2" w:date="2017-04-02T07:02:00Z"/>
          <w:bCs/>
          <w:rPrChange w:id="19840" w:author="Caree2" w:date="2017-04-02T08:00:00Z">
            <w:rPr>
              <w:ins w:id="19841" w:author="Caree2" w:date="2017-04-02T07:02:00Z"/>
            </w:rPr>
          </w:rPrChange>
        </w:rPr>
        <w:pPrChange w:id="19842" w:author="Caree2" w:date="2017-04-02T07:25:00Z">
          <w:pPr>
            <w:autoSpaceDE w:val="0"/>
            <w:autoSpaceDN w:val="0"/>
            <w:adjustRightInd w:val="0"/>
          </w:pPr>
        </w:pPrChange>
      </w:pPr>
      <w:ins w:id="19843" w:author="Caree2" w:date="2017-04-02T07:02:00Z">
        <w:r w:rsidRPr="00910D57">
          <w:rPr>
            <w:bCs/>
            <w:rPrChange w:id="19844" w:author="Caree2" w:date="2017-04-02T08:00:00Z">
              <w:rPr/>
            </w:rPrChange>
          </w:rPr>
          <w:tab/>
        </w:r>
        <w:r w:rsidRPr="00910D57">
          <w:rPr>
            <w:bCs/>
            <w:rPrChange w:id="19845" w:author="Caree2" w:date="2017-04-02T08:00:00Z">
              <w:rPr/>
            </w:rPrChange>
          </w:rPr>
          <w:tab/>
          <w:t>return sex;</w:t>
        </w:r>
      </w:ins>
    </w:p>
    <w:p w:rsidR="006C7EC5" w:rsidRPr="00910D57" w:rsidRDefault="006C7EC5" w:rsidP="00556719">
      <w:pPr>
        <w:rPr>
          <w:ins w:id="19846" w:author="Caree2" w:date="2017-04-02T07:02:00Z"/>
          <w:bCs/>
          <w:rPrChange w:id="19847" w:author="Caree2" w:date="2017-04-02T08:00:00Z">
            <w:rPr>
              <w:ins w:id="19848" w:author="Caree2" w:date="2017-04-02T07:02:00Z"/>
            </w:rPr>
          </w:rPrChange>
        </w:rPr>
        <w:pPrChange w:id="19849" w:author="Caree2" w:date="2017-04-02T07:25:00Z">
          <w:pPr>
            <w:autoSpaceDE w:val="0"/>
            <w:autoSpaceDN w:val="0"/>
            <w:adjustRightInd w:val="0"/>
          </w:pPr>
        </w:pPrChange>
      </w:pPr>
      <w:ins w:id="19850" w:author="Caree2" w:date="2017-04-02T07:02:00Z">
        <w:r w:rsidRPr="00910D57">
          <w:rPr>
            <w:bCs/>
            <w:rPrChange w:id="19851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852" w:author="Caree2" w:date="2017-04-02T07:02:00Z"/>
          <w:bCs/>
          <w:rPrChange w:id="19853" w:author="Caree2" w:date="2017-04-02T08:00:00Z">
            <w:rPr>
              <w:ins w:id="19854" w:author="Caree2" w:date="2017-04-02T07:02:00Z"/>
            </w:rPr>
          </w:rPrChange>
        </w:rPr>
        <w:pPrChange w:id="19855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856" w:author="Caree2" w:date="2017-04-02T07:02:00Z"/>
          <w:bCs/>
          <w:rPrChange w:id="19857" w:author="Caree2" w:date="2017-04-02T08:00:00Z">
            <w:rPr>
              <w:ins w:id="19858" w:author="Caree2" w:date="2017-04-02T07:02:00Z"/>
            </w:rPr>
          </w:rPrChange>
        </w:rPr>
        <w:pPrChange w:id="19859" w:author="Caree2" w:date="2017-04-02T07:25:00Z">
          <w:pPr>
            <w:autoSpaceDE w:val="0"/>
            <w:autoSpaceDN w:val="0"/>
            <w:adjustRightInd w:val="0"/>
          </w:pPr>
        </w:pPrChange>
      </w:pPr>
      <w:ins w:id="19860" w:author="Caree2" w:date="2017-04-02T07:02:00Z">
        <w:r w:rsidRPr="00910D57">
          <w:rPr>
            <w:bCs/>
            <w:rPrChange w:id="19861" w:author="Caree2" w:date="2017-04-02T08:00:00Z">
              <w:rPr/>
            </w:rPrChange>
          </w:rPr>
          <w:tab/>
          <w:t>public void setSex(String sex) {</w:t>
        </w:r>
      </w:ins>
    </w:p>
    <w:p w:rsidR="006C7EC5" w:rsidRPr="00910D57" w:rsidRDefault="006C7EC5" w:rsidP="00556719">
      <w:pPr>
        <w:rPr>
          <w:ins w:id="19862" w:author="Caree2" w:date="2017-04-02T07:02:00Z"/>
          <w:bCs/>
          <w:rPrChange w:id="19863" w:author="Caree2" w:date="2017-04-02T08:00:00Z">
            <w:rPr>
              <w:ins w:id="19864" w:author="Caree2" w:date="2017-04-02T07:02:00Z"/>
            </w:rPr>
          </w:rPrChange>
        </w:rPr>
        <w:pPrChange w:id="19865" w:author="Caree2" w:date="2017-04-02T07:25:00Z">
          <w:pPr>
            <w:autoSpaceDE w:val="0"/>
            <w:autoSpaceDN w:val="0"/>
            <w:adjustRightInd w:val="0"/>
          </w:pPr>
        </w:pPrChange>
      </w:pPr>
      <w:ins w:id="19866" w:author="Caree2" w:date="2017-04-02T07:02:00Z">
        <w:r w:rsidRPr="00910D57">
          <w:rPr>
            <w:bCs/>
            <w:rPrChange w:id="19867" w:author="Caree2" w:date="2017-04-02T08:00:00Z">
              <w:rPr/>
            </w:rPrChange>
          </w:rPr>
          <w:tab/>
        </w:r>
        <w:r w:rsidRPr="00910D57">
          <w:rPr>
            <w:bCs/>
            <w:rPrChange w:id="19868" w:author="Caree2" w:date="2017-04-02T08:00:00Z">
              <w:rPr/>
            </w:rPrChange>
          </w:rPr>
          <w:tab/>
          <w:t>this.sex = sex;</w:t>
        </w:r>
      </w:ins>
    </w:p>
    <w:p w:rsidR="006C7EC5" w:rsidRPr="00910D57" w:rsidRDefault="006C7EC5" w:rsidP="00556719">
      <w:pPr>
        <w:rPr>
          <w:ins w:id="19869" w:author="Caree2" w:date="2017-04-02T07:02:00Z"/>
          <w:bCs/>
          <w:rPrChange w:id="19870" w:author="Caree2" w:date="2017-04-02T08:00:00Z">
            <w:rPr>
              <w:ins w:id="19871" w:author="Caree2" w:date="2017-04-02T07:02:00Z"/>
            </w:rPr>
          </w:rPrChange>
        </w:rPr>
        <w:pPrChange w:id="19872" w:author="Caree2" w:date="2017-04-02T07:25:00Z">
          <w:pPr>
            <w:autoSpaceDE w:val="0"/>
            <w:autoSpaceDN w:val="0"/>
            <w:adjustRightInd w:val="0"/>
          </w:pPr>
        </w:pPrChange>
      </w:pPr>
      <w:ins w:id="19873" w:author="Caree2" w:date="2017-04-02T07:02:00Z">
        <w:r w:rsidRPr="00910D57">
          <w:rPr>
            <w:bCs/>
            <w:rPrChange w:id="19874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875" w:author="Caree2" w:date="2017-04-02T07:02:00Z"/>
          <w:bCs/>
          <w:rPrChange w:id="19876" w:author="Caree2" w:date="2017-04-02T08:00:00Z">
            <w:rPr>
              <w:ins w:id="19877" w:author="Caree2" w:date="2017-04-02T07:02:00Z"/>
            </w:rPr>
          </w:rPrChange>
        </w:rPr>
        <w:pPrChange w:id="19878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879" w:author="Caree2" w:date="2017-04-02T07:02:00Z"/>
          <w:bCs/>
          <w:rPrChange w:id="19880" w:author="Caree2" w:date="2017-04-02T08:00:00Z">
            <w:rPr>
              <w:ins w:id="19881" w:author="Caree2" w:date="2017-04-02T07:02:00Z"/>
            </w:rPr>
          </w:rPrChange>
        </w:rPr>
        <w:pPrChange w:id="19882" w:author="Caree2" w:date="2017-04-02T07:25:00Z">
          <w:pPr>
            <w:autoSpaceDE w:val="0"/>
            <w:autoSpaceDN w:val="0"/>
            <w:adjustRightInd w:val="0"/>
          </w:pPr>
        </w:pPrChange>
      </w:pPr>
      <w:ins w:id="19883" w:author="Caree2" w:date="2017-04-02T07:02:00Z">
        <w:r w:rsidRPr="00910D57">
          <w:rPr>
            <w:bCs/>
            <w:rPrChange w:id="19884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19885" w:author="Caree2" w:date="2017-04-02T07:02:00Z"/>
          <w:bCs/>
          <w:rPrChange w:id="19886" w:author="Caree2" w:date="2017-04-02T08:00:00Z">
            <w:rPr>
              <w:ins w:id="19887" w:author="Caree2" w:date="2017-04-02T07:02:00Z"/>
            </w:rPr>
          </w:rPrChange>
        </w:rPr>
        <w:pPrChange w:id="19888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889" w:author="Caree2" w:date="2017-04-02T07:02:00Z"/>
          <w:bCs/>
          <w:rPrChange w:id="19890" w:author="Caree2" w:date="2017-04-02T08:00:00Z">
            <w:rPr>
              <w:ins w:id="19891" w:author="Caree2" w:date="2017-04-02T07:02:00Z"/>
            </w:rPr>
          </w:rPrChange>
        </w:rPr>
        <w:pPrChange w:id="19892" w:author="Caree2" w:date="2017-04-02T07:25:00Z">
          <w:pPr>
            <w:autoSpaceDE w:val="0"/>
            <w:autoSpaceDN w:val="0"/>
            <w:adjustRightInd w:val="0"/>
          </w:pPr>
        </w:pPrChange>
      </w:pPr>
      <w:ins w:id="19893" w:author="Caree2" w:date="2017-04-02T07:02:00Z">
        <w:r w:rsidRPr="00910D57">
          <w:rPr>
            <w:bCs/>
            <w:rPrChange w:id="19894" w:author="Caree2" w:date="2017-04-02T08:00:00Z">
              <w:rPr/>
            </w:rPrChange>
          </w:rPr>
          <w:tab/>
          <w:t>public SecurityOfficer() {</w:t>
        </w:r>
      </w:ins>
    </w:p>
    <w:p w:rsidR="006C7EC5" w:rsidRPr="00910D57" w:rsidRDefault="006C7EC5" w:rsidP="00556719">
      <w:pPr>
        <w:rPr>
          <w:ins w:id="19895" w:author="Caree2" w:date="2017-04-02T07:02:00Z"/>
          <w:bCs/>
          <w:rPrChange w:id="19896" w:author="Caree2" w:date="2017-04-02T08:00:00Z">
            <w:rPr>
              <w:ins w:id="19897" w:author="Caree2" w:date="2017-04-02T07:02:00Z"/>
            </w:rPr>
          </w:rPrChange>
        </w:rPr>
        <w:pPrChange w:id="19898" w:author="Caree2" w:date="2017-04-02T07:25:00Z">
          <w:pPr>
            <w:autoSpaceDE w:val="0"/>
            <w:autoSpaceDN w:val="0"/>
            <w:adjustRightInd w:val="0"/>
          </w:pPr>
        </w:pPrChange>
      </w:pPr>
      <w:ins w:id="19899" w:author="Caree2" w:date="2017-04-02T07:02:00Z">
        <w:r w:rsidRPr="00910D57">
          <w:rPr>
            <w:bCs/>
            <w:rPrChange w:id="19900" w:author="Caree2" w:date="2017-04-02T08:00:00Z">
              <w:rPr/>
            </w:rPrChange>
          </w:rPr>
          <w:tab/>
        </w:r>
        <w:r w:rsidRPr="00910D57">
          <w:rPr>
            <w:bCs/>
            <w:rPrChange w:id="19901" w:author="Caree2" w:date="2017-04-02T08:00:00Z">
              <w:rPr/>
            </w:rPrChange>
          </w:rPr>
          <w:tab/>
          <w:t>super();</w:t>
        </w:r>
      </w:ins>
    </w:p>
    <w:p w:rsidR="006C7EC5" w:rsidRPr="00910D57" w:rsidRDefault="006C7EC5" w:rsidP="00556719">
      <w:pPr>
        <w:rPr>
          <w:ins w:id="19902" w:author="Caree2" w:date="2017-04-02T07:02:00Z"/>
          <w:bCs/>
          <w:rPrChange w:id="19903" w:author="Caree2" w:date="2017-04-02T08:00:00Z">
            <w:rPr>
              <w:ins w:id="19904" w:author="Caree2" w:date="2017-04-02T07:02:00Z"/>
            </w:rPr>
          </w:rPrChange>
        </w:rPr>
        <w:pPrChange w:id="19905" w:author="Caree2" w:date="2017-04-02T07:25:00Z">
          <w:pPr>
            <w:autoSpaceDE w:val="0"/>
            <w:autoSpaceDN w:val="0"/>
            <w:adjustRightInd w:val="0"/>
          </w:pPr>
        </w:pPrChange>
      </w:pPr>
      <w:ins w:id="19906" w:author="Caree2" w:date="2017-04-02T07:02:00Z">
        <w:r w:rsidRPr="00910D57">
          <w:rPr>
            <w:bCs/>
            <w:rPrChange w:id="19907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908" w:author="Caree2" w:date="2017-04-02T07:02:00Z"/>
          <w:bCs/>
          <w:rPrChange w:id="19909" w:author="Caree2" w:date="2017-04-02T08:00:00Z">
            <w:rPr>
              <w:ins w:id="19910" w:author="Caree2" w:date="2017-04-02T07:02:00Z"/>
            </w:rPr>
          </w:rPrChange>
        </w:rPr>
        <w:pPrChange w:id="19911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912" w:author="Caree2" w:date="2017-04-02T07:02:00Z"/>
          <w:bCs/>
          <w:rPrChange w:id="19913" w:author="Caree2" w:date="2017-04-02T08:00:00Z">
            <w:rPr>
              <w:ins w:id="19914" w:author="Caree2" w:date="2017-04-02T07:02:00Z"/>
            </w:rPr>
          </w:rPrChange>
        </w:rPr>
        <w:pPrChange w:id="19915" w:author="Caree2" w:date="2017-04-02T07:25:00Z">
          <w:pPr>
            <w:autoSpaceDE w:val="0"/>
            <w:autoSpaceDN w:val="0"/>
            <w:adjustRightInd w:val="0"/>
          </w:pPr>
        </w:pPrChange>
      </w:pPr>
      <w:ins w:id="19916" w:author="Caree2" w:date="2017-04-02T07:02:00Z">
        <w:r w:rsidRPr="00910D57">
          <w:rPr>
            <w:bCs/>
            <w:rPrChange w:id="19917" w:author="Caree2" w:date="2017-04-02T08:00:00Z">
              <w:rPr/>
            </w:rPrChange>
          </w:rPr>
          <w:tab/>
          <w:t>public Airport getHomeAirport() {</w:t>
        </w:r>
      </w:ins>
    </w:p>
    <w:p w:rsidR="006C7EC5" w:rsidRPr="00910D57" w:rsidRDefault="006C7EC5" w:rsidP="00556719">
      <w:pPr>
        <w:rPr>
          <w:ins w:id="19918" w:author="Caree2" w:date="2017-04-02T07:02:00Z"/>
          <w:bCs/>
          <w:rPrChange w:id="19919" w:author="Caree2" w:date="2017-04-02T08:00:00Z">
            <w:rPr>
              <w:ins w:id="19920" w:author="Caree2" w:date="2017-04-02T07:02:00Z"/>
            </w:rPr>
          </w:rPrChange>
        </w:rPr>
        <w:pPrChange w:id="19921" w:author="Caree2" w:date="2017-04-02T07:25:00Z">
          <w:pPr>
            <w:autoSpaceDE w:val="0"/>
            <w:autoSpaceDN w:val="0"/>
            <w:adjustRightInd w:val="0"/>
          </w:pPr>
        </w:pPrChange>
      </w:pPr>
      <w:ins w:id="19922" w:author="Caree2" w:date="2017-04-02T07:02:00Z">
        <w:r w:rsidRPr="00910D57">
          <w:rPr>
            <w:bCs/>
            <w:rPrChange w:id="19923" w:author="Caree2" w:date="2017-04-02T08:00:00Z">
              <w:rPr/>
            </w:rPrChange>
          </w:rPr>
          <w:tab/>
        </w:r>
        <w:r w:rsidRPr="00910D57">
          <w:rPr>
            <w:bCs/>
            <w:rPrChange w:id="19924" w:author="Caree2" w:date="2017-04-02T08:00:00Z">
              <w:rPr/>
            </w:rPrChange>
          </w:rPr>
          <w:tab/>
          <w:t>return homeAirport;</w:t>
        </w:r>
      </w:ins>
    </w:p>
    <w:p w:rsidR="006C7EC5" w:rsidRPr="00910D57" w:rsidRDefault="006C7EC5" w:rsidP="00556719">
      <w:pPr>
        <w:rPr>
          <w:ins w:id="19925" w:author="Caree2" w:date="2017-04-02T07:02:00Z"/>
          <w:bCs/>
          <w:rPrChange w:id="19926" w:author="Caree2" w:date="2017-04-02T08:00:00Z">
            <w:rPr>
              <w:ins w:id="19927" w:author="Caree2" w:date="2017-04-02T07:02:00Z"/>
            </w:rPr>
          </w:rPrChange>
        </w:rPr>
        <w:pPrChange w:id="19928" w:author="Caree2" w:date="2017-04-02T07:25:00Z">
          <w:pPr>
            <w:autoSpaceDE w:val="0"/>
            <w:autoSpaceDN w:val="0"/>
            <w:adjustRightInd w:val="0"/>
          </w:pPr>
        </w:pPrChange>
      </w:pPr>
      <w:ins w:id="19929" w:author="Caree2" w:date="2017-04-02T07:02:00Z">
        <w:r w:rsidRPr="00910D57">
          <w:rPr>
            <w:bCs/>
            <w:rPrChange w:id="19930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931" w:author="Caree2" w:date="2017-04-02T07:02:00Z"/>
          <w:bCs/>
          <w:rPrChange w:id="19932" w:author="Caree2" w:date="2017-04-02T08:00:00Z">
            <w:rPr>
              <w:ins w:id="19933" w:author="Caree2" w:date="2017-04-02T07:02:00Z"/>
            </w:rPr>
          </w:rPrChange>
        </w:rPr>
        <w:pPrChange w:id="19934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935" w:author="Caree2" w:date="2017-04-02T07:02:00Z"/>
          <w:bCs/>
          <w:rPrChange w:id="19936" w:author="Caree2" w:date="2017-04-02T08:00:00Z">
            <w:rPr>
              <w:ins w:id="19937" w:author="Caree2" w:date="2017-04-02T07:02:00Z"/>
            </w:rPr>
          </w:rPrChange>
        </w:rPr>
        <w:pPrChange w:id="19938" w:author="Caree2" w:date="2017-04-02T07:25:00Z">
          <w:pPr>
            <w:autoSpaceDE w:val="0"/>
            <w:autoSpaceDN w:val="0"/>
            <w:adjustRightInd w:val="0"/>
          </w:pPr>
        </w:pPrChange>
      </w:pPr>
      <w:ins w:id="19939" w:author="Caree2" w:date="2017-04-02T07:02:00Z">
        <w:r w:rsidRPr="00910D57">
          <w:rPr>
            <w:bCs/>
            <w:rPrChange w:id="19940" w:author="Caree2" w:date="2017-04-02T08:00:00Z">
              <w:rPr/>
            </w:rPrChange>
          </w:rPr>
          <w:tab/>
          <w:t>public void setHomeAirport(Airport homeAirport) {</w:t>
        </w:r>
      </w:ins>
    </w:p>
    <w:p w:rsidR="006C7EC5" w:rsidRPr="00910D57" w:rsidRDefault="006C7EC5" w:rsidP="00556719">
      <w:pPr>
        <w:rPr>
          <w:ins w:id="19941" w:author="Caree2" w:date="2017-04-02T07:02:00Z"/>
          <w:bCs/>
          <w:rPrChange w:id="19942" w:author="Caree2" w:date="2017-04-02T08:00:00Z">
            <w:rPr>
              <w:ins w:id="19943" w:author="Caree2" w:date="2017-04-02T07:02:00Z"/>
            </w:rPr>
          </w:rPrChange>
        </w:rPr>
        <w:pPrChange w:id="19944" w:author="Caree2" w:date="2017-04-02T07:25:00Z">
          <w:pPr>
            <w:autoSpaceDE w:val="0"/>
            <w:autoSpaceDN w:val="0"/>
            <w:adjustRightInd w:val="0"/>
          </w:pPr>
        </w:pPrChange>
      </w:pPr>
      <w:ins w:id="19945" w:author="Caree2" w:date="2017-04-02T07:02:00Z">
        <w:r w:rsidRPr="00910D57">
          <w:rPr>
            <w:bCs/>
            <w:rPrChange w:id="19946" w:author="Caree2" w:date="2017-04-02T08:00:00Z">
              <w:rPr/>
            </w:rPrChange>
          </w:rPr>
          <w:tab/>
        </w:r>
        <w:r w:rsidRPr="00910D57">
          <w:rPr>
            <w:bCs/>
            <w:rPrChange w:id="19947" w:author="Caree2" w:date="2017-04-02T08:00:00Z">
              <w:rPr/>
            </w:rPrChange>
          </w:rPr>
          <w:tab/>
          <w:t>this.homeAirport = homeAirport;</w:t>
        </w:r>
      </w:ins>
    </w:p>
    <w:p w:rsidR="006C7EC5" w:rsidRPr="00910D57" w:rsidRDefault="006C7EC5" w:rsidP="00556719">
      <w:pPr>
        <w:rPr>
          <w:ins w:id="19948" w:author="Caree2" w:date="2017-04-02T07:02:00Z"/>
          <w:bCs/>
          <w:rPrChange w:id="19949" w:author="Caree2" w:date="2017-04-02T08:00:00Z">
            <w:rPr>
              <w:ins w:id="19950" w:author="Caree2" w:date="2017-04-02T07:02:00Z"/>
            </w:rPr>
          </w:rPrChange>
        </w:rPr>
        <w:pPrChange w:id="19951" w:author="Caree2" w:date="2017-04-02T07:25:00Z">
          <w:pPr>
            <w:autoSpaceDE w:val="0"/>
            <w:autoSpaceDN w:val="0"/>
            <w:adjustRightInd w:val="0"/>
          </w:pPr>
        </w:pPrChange>
      </w:pPr>
      <w:ins w:id="19952" w:author="Caree2" w:date="2017-04-02T07:02:00Z">
        <w:r w:rsidRPr="00910D57">
          <w:rPr>
            <w:bCs/>
            <w:rPrChange w:id="19953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19954" w:author="Caree2" w:date="2017-04-02T07:02:00Z"/>
          <w:bCs/>
          <w:rPrChange w:id="19955" w:author="Caree2" w:date="2017-04-02T08:00:00Z">
            <w:rPr>
              <w:ins w:id="19956" w:author="Caree2" w:date="2017-04-02T07:02:00Z"/>
            </w:rPr>
          </w:rPrChange>
        </w:rPr>
        <w:pPrChange w:id="19957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19958" w:author="Caree2" w:date="2017-04-02T07:02:00Z"/>
          <w:bCs/>
          <w:rPrChange w:id="19959" w:author="Caree2" w:date="2017-04-02T08:00:00Z">
            <w:rPr>
              <w:ins w:id="19960" w:author="Caree2" w:date="2017-04-02T07:02:00Z"/>
            </w:rPr>
          </w:rPrChange>
        </w:rPr>
        <w:pPrChange w:id="19961" w:author="Caree2" w:date="2017-04-02T07:25:00Z">
          <w:pPr>
            <w:autoSpaceDE w:val="0"/>
            <w:autoSpaceDN w:val="0"/>
            <w:adjustRightInd w:val="0"/>
          </w:pPr>
        </w:pPrChange>
      </w:pPr>
      <w:ins w:id="19962" w:author="Caree2" w:date="2017-04-02T07:02:00Z">
        <w:r w:rsidRPr="00910D57">
          <w:rPr>
            <w:bCs/>
            <w:rPrChange w:id="19963" w:author="Caree2" w:date="2017-04-02T08:00:00Z">
              <w:rPr/>
            </w:rPrChange>
          </w:rPr>
          <w:tab/>
          <w:t>public SecurityOfficer(long officeID, String officercode, String firstName, String lastName, String middleName,</w:t>
        </w:r>
      </w:ins>
    </w:p>
    <w:p w:rsidR="006C7EC5" w:rsidRPr="00910D57" w:rsidRDefault="006C7EC5" w:rsidP="00556719">
      <w:pPr>
        <w:rPr>
          <w:ins w:id="19964" w:author="Caree2" w:date="2017-04-02T07:02:00Z"/>
          <w:bCs/>
          <w:rPrChange w:id="19965" w:author="Caree2" w:date="2017-04-02T08:00:00Z">
            <w:rPr>
              <w:ins w:id="19966" w:author="Caree2" w:date="2017-04-02T07:02:00Z"/>
            </w:rPr>
          </w:rPrChange>
        </w:rPr>
        <w:pPrChange w:id="19967" w:author="Caree2" w:date="2017-04-02T07:25:00Z">
          <w:pPr>
            <w:autoSpaceDE w:val="0"/>
            <w:autoSpaceDN w:val="0"/>
            <w:adjustRightInd w:val="0"/>
          </w:pPr>
        </w:pPrChange>
      </w:pPr>
      <w:ins w:id="19968" w:author="Caree2" w:date="2017-04-02T07:02:00Z">
        <w:r w:rsidRPr="00910D57">
          <w:rPr>
            <w:bCs/>
            <w:rPrChange w:id="19969" w:author="Caree2" w:date="2017-04-02T08:00:00Z">
              <w:rPr/>
            </w:rPrChange>
          </w:rPr>
          <w:tab/>
        </w:r>
        <w:r w:rsidRPr="00910D57">
          <w:rPr>
            <w:bCs/>
            <w:rPrChange w:id="19970" w:author="Caree2" w:date="2017-04-02T08:00:00Z">
              <w:rPr/>
            </w:rPrChange>
          </w:rPr>
          <w:tab/>
        </w:r>
        <w:r w:rsidRPr="00910D57">
          <w:rPr>
            <w:bCs/>
            <w:rPrChange w:id="19971" w:author="Caree2" w:date="2017-04-02T08:00:00Z">
              <w:rPr/>
            </w:rPrChange>
          </w:rPr>
          <w:tab/>
          <w:t>String socialSecurityNumber, LocalDate dateOfBirth, Airport homeAirport, int age, String sex) {</w:t>
        </w:r>
      </w:ins>
    </w:p>
    <w:p w:rsidR="006C7EC5" w:rsidRPr="00910D57" w:rsidRDefault="006C7EC5" w:rsidP="00556719">
      <w:pPr>
        <w:rPr>
          <w:ins w:id="19972" w:author="Caree2" w:date="2017-04-02T07:02:00Z"/>
          <w:bCs/>
          <w:rPrChange w:id="19973" w:author="Caree2" w:date="2017-04-02T08:00:00Z">
            <w:rPr>
              <w:ins w:id="19974" w:author="Caree2" w:date="2017-04-02T07:02:00Z"/>
            </w:rPr>
          </w:rPrChange>
        </w:rPr>
        <w:pPrChange w:id="19975" w:author="Caree2" w:date="2017-04-02T07:25:00Z">
          <w:pPr>
            <w:autoSpaceDE w:val="0"/>
            <w:autoSpaceDN w:val="0"/>
            <w:adjustRightInd w:val="0"/>
          </w:pPr>
        </w:pPrChange>
      </w:pPr>
      <w:ins w:id="19976" w:author="Caree2" w:date="2017-04-02T07:02:00Z">
        <w:r w:rsidRPr="00910D57">
          <w:rPr>
            <w:bCs/>
            <w:rPrChange w:id="19977" w:author="Caree2" w:date="2017-04-02T08:00:00Z">
              <w:rPr/>
            </w:rPrChange>
          </w:rPr>
          <w:tab/>
        </w:r>
        <w:r w:rsidRPr="00910D57">
          <w:rPr>
            <w:bCs/>
            <w:rPrChange w:id="19978" w:author="Caree2" w:date="2017-04-02T08:00:00Z">
              <w:rPr/>
            </w:rPrChange>
          </w:rPr>
          <w:tab/>
          <w:t>super();</w:t>
        </w:r>
      </w:ins>
    </w:p>
    <w:p w:rsidR="006C7EC5" w:rsidRPr="00910D57" w:rsidRDefault="006C7EC5" w:rsidP="00556719">
      <w:pPr>
        <w:rPr>
          <w:ins w:id="19979" w:author="Caree2" w:date="2017-04-02T07:02:00Z"/>
          <w:bCs/>
          <w:rPrChange w:id="19980" w:author="Caree2" w:date="2017-04-02T08:00:00Z">
            <w:rPr>
              <w:ins w:id="19981" w:author="Caree2" w:date="2017-04-02T07:02:00Z"/>
            </w:rPr>
          </w:rPrChange>
        </w:rPr>
        <w:pPrChange w:id="19982" w:author="Caree2" w:date="2017-04-02T07:25:00Z">
          <w:pPr>
            <w:autoSpaceDE w:val="0"/>
            <w:autoSpaceDN w:val="0"/>
            <w:adjustRightInd w:val="0"/>
          </w:pPr>
        </w:pPrChange>
      </w:pPr>
      <w:ins w:id="19983" w:author="Caree2" w:date="2017-04-02T07:02:00Z">
        <w:r w:rsidRPr="00910D57">
          <w:rPr>
            <w:bCs/>
            <w:rPrChange w:id="19984" w:author="Caree2" w:date="2017-04-02T08:00:00Z">
              <w:rPr/>
            </w:rPrChange>
          </w:rPr>
          <w:tab/>
        </w:r>
        <w:r w:rsidRPr="00910D57">
          <w:rPr>
            <w:bCs/>
            <w:rPrChange w:id="19985" w:author="Caree2" w:date="2017-04-02T08:00:00Z">
              <w:rPr/>
            </w:rPrChange>
          </w:rPr>
          <w:tab/>
          <w:t>this.officeID = officeID;</w:t>
        </w:r>
      </w:ins>
    </w:p>
    <w:p w:rsidR="006C7EC5" w:rsidRPr="00910D57" w:rsidRDefault="006C7EC5" w:rsidP="00556719">
      <w:pPr>
        <w:rPr>
          <w:ins w:id="19986" w:author="Caree2" w:date="2017-04-02T07:02:00Z"/>
          <w:bCs/>
          <w:rPrChange w:id="19987" w:author="Caree2" w:date="2017-04-02T08:00:00Z">
            <w:rPr>
              <w:ins w:id="19988" w:author="Caree2" w:date="2017-04-02T07:02:00Z"/>
            </w:rPr>
          </w:rPrChange>
        </w:rPr>
        <w:pPrChange w:id="19989" w:author="Caree2" w:date="2017-04-02T07:25:00Z">
          <w:pPr>
            <w:autoSpaceDE w:val="0"/>
            <w:autoSpaceDN w:val="0"/>
            <w:adjustRightInd w:val="0"/>
          </w:pPr>
        </w:pPrChange>
      </w:pPr>
      <w:ins w:id="19990" w:author="Caree2" w:date="2017-04-02T07:02:00Z">
        <w:r w:rsidRPr="00910D57">
          <w:rPr>
            <w:bCs/>
            <w:rPrChange w:id="19991" w:author="Caree2" w:date="2017-04-02T08:00:00Z">
              <w:rPr/>
            </w:rPrChange>
          </w:rPr>
          <w:tab/>
        </w:r>
        <w:r w:rsidRPr="00910D57">
          <w:rPr>
            <w:bCs/>
            <w:rPrChange w:id="19992" w:author="Caree2" w:date="2017-04-02T08:00:00Z">
              <w:rPr/>
            </w:rPrChange>
          </w:rPr>
          <w:tab/>
          <w:t>this.officercode = officercode;</w:t>
        </w:r>
      </w:ins>
    </w:p>
    <w:p w:rsidR="006C7EC5" w:rsidRPr="00910D57" w:rsidRDefault="006C7EC5" w:rsidP="00556719">
      <w:pPr>
        <w:rPr>
          <w:ins w:id="19993" w:author="Caree2" w:date="2017-04-02T07:02:00Z"/>
          <w:bCs/>
          <w:rPrChange w:id="19994" w:author="Caree2" w:date="2017-04-02T08:00:00Z">
            <w:rPr>
              <w:ins w:id="19995" w:author="Caree2" w:date="2017-04-02T07:02:00Z"/>
            </w:rPr>
          </w:rPrChange>
        </w:rPr>
        <w:pPrChange w:id="19996" w:author="Caree2" w:date="2017-04-02T07:25:00Z">
          <w:pPr>
            <w:autoSpaceDE w:val="0"/>
            <w:autoSpaceDN w:val="0"/>
            <w:adjustRightInd w:val="0"/>
          </w:pPr>
        </w:pPrChange>
      </w:pPr>
      <w:ins w:id="19997" w:author="Caree2" w:date="2017-04-02T07:02:00Z">
        <w:r w:rsidRPr="00910D57">
          <w:rPr>
            <w:bCs/>
            <w:rPrChange w:id="19998" w:author="Caree2" w:date="2017-04-02T08:00:00Z">
              <w:rPr/>
            </w:rPrChange>
          </w:rPr>
          <w:tab/>
        </w:r>
        <w:r w:rsidRPr="00910D57">
          <w:rPr>
            <w:bCs/>
            <w:rPrChange w:id="19999" w:author="Caree2" w:date="2017-04-02T08:00:00Z">
              <w:rPr/>
            </w:rPrChange>
          </w:rPr>
          <w:tab/>
          <w:t>this.firstName = firstName;</w:t>
        </w:r>
      </w:ins>
    </w:p>
    <w:p w:rsidR="006C7EC5" w:rsidRPr="00910D57" w:rsidRDefault="006C7EC5" w:rsidP="00556719">
      <w:pPr>
        <w:rPr>
          <w:ins w:id="20000" w:author="Caree2" w:date="2017-04-02T07:02:00Z"/>
          <w:bCs/>
          <w:rPrChange w:id="20001" w:author="Caree2" w:date="2017-04-02T08:00:00Z">
            <w:rPr>
              <w:ins w:id="20002" w:author="Caree2" w:date="2017-04-02T07:02:00Z"/>
            </w:rPr>
          </w:rPrChange>
        </w:rPr>
        <w:pPrChange w:id="20003" w:author="Caree2" w:date="2017-04-02T07:25:00Z">
          <w:pPr>
            <w:autoSpaceDE w:val="0"/>
            <w:autoSpaceDN w:val="0"/>
            <w:adjustRightInd w:val="0"/>
          </w:pPr>
        </w:pPrChange>
      </w:pPr>
      <w:ins w:id="20004" w:author="Caree2" w:date="2017-04-02T07:02:00Z">
        <w:r w:rsidRPr="00910D57">
          <w:rPr>
            <w:bCs/>
            <w:rPrChange w:id="20005" w:author="Caree2" w:date="2017-04-02T08:00:00Z">
              <w:rPr/>
            </w:rPrChange>
          </w:rPr>
          <w:tab/>
        </w:r>
        <w:r w:rsidRPr="00910D57">
          <w:rPr>
            <w:bCs/>
            <w:rPrChange w:id="20006" w:author="Caree2" w:date="2017-04-02T08:00:00Z">
              <w:rPr/>
            </w:rPrChange>
          </w:rPr>
          <w:tab/>
          <w:t>this.lastName = lastName;</w:t>
        </w:r>
      </w:ins>
    </w:p>
    <w:p w:rsidR="006C7EC5" w:rsidRPr="00910D57" w:rsidRDefault="006C7EC5" w:rsidP="00556719">
      <w:pPr>
        <w:rPr>
          <w:ins w:id="20007" w:author="Caree2" w:date="2017-04-02T07:02:00Z"/>
          <w:bCs/>
          <w:rPrChange w:id="20008" w:author="Caree2" w:date="2017-04-02T08:00:00Z">
            <w:rPr>
              <w:ins w:id="20009" w:author="Caree2" w:date="2017-04-02T07:02:00Z"/>
            </w:rPr>
          </w:rPrChange>
        </w:rPr>
        <w:pPrChange w:id="20010" w:author="Caree2" w:date="2017-04-02T07:25:00Z">
          <w:pPr>
            <w:autoSpaceDE w:val="0"/>
            <w:autoSpaceDN w:val="0"/>
            <w:adjustRightInd w:val="0"/>
          </w:pPr>
        </w:pPrChange>
      </w:pPr>
      <w:ins w:id="20011" w:author="Caree2" w:date="2017-04-02T07:02:00Z">
        <w:r w:rsidRPr="00910D57">
          <w:rPr>
            <w:bCs/>
            <w:rPrChange w:id="20012" w:author="Caree2" w:date="2017-04-02T08:00:00Z">
              <w:rPr/>
            </w:rPrChange>
          </w:rPr>
          <w:tab/>
        </w:r>
        <w:r w:rsidRPr="00910D57">
          <w:rPr>
            <w:bCs/>
            <w:rPrChange w:id="20013" w:author="Caree2" w:date="2017-04-02T08:00:00Z">
              <w:rPr/>
            </w:rPrChange>
          </w:rPr>
          <w:tab/>
          <w:t>this.middleName = middleName;</w:t>
        </w:r>
      </w:ins>
    </w:p>
    <w:p w:rsidR="006C7EC5" w:rsidRPr="00910D57" w:rsidRDefault="006C7EC5" w:rsidP="00556719">
      <w:pPr>
        <w:rPr>
          <w:ins w:id="20014" w:author="Caree2" w:date="2017-04-02T07:02:00Z"/>
          <w:bCs/>
          <w:rPrChange w:id="20015" w:author="Caree2" w:date="2017-04-02T08:00:00Z">
            <w:rPr>
              <w:ins w:id="20016" w:author="Caree2" w:date="2017-04-02T07:02:00Z"/>
            </w:rPr>
          </w:rPrChange>
        </w:rPr>
        <w:pPrChange w:id="20017" w:author="Caree2" w:date="2017-04-02T07:25:00Z">
          <w:pPr>
            <w:autoSpaceDE w:val="0"/>
            <w:autoSpaceDN w:val="0"/>
            <w:adjustRightInd w:val="0"/>
          </w:pPr>
        </w:pPrChange>
      </w:pPr>
      <w:ins w:id="20018" w:author="Caree2" w:date="2017-04-02T07:02:00Z">
        <w:r w:rsidRPr="00910D57">
          <w:rPr>
            <w:bCs/>
            <w:rPrChange w:id="20019" w:author="Caree2" w:date="2017-04-02T08:00:00Z">
              <w:rPr/>
            </w:rPrChange>
          </w:rPr>
          <w:tab/>
        </w:r>
        <w:r w:rsidRPr="00910D57">
          <w:rPr>
            <w:bCs/>
            <w:rPrChange w:id="20020" w:author="Caree2" w:date="2017-04-02T08:00:00Z">
              <w:rPr/>
            </w:rPrChange>
          </w:rPr>
          <w:tab/>
          <w:t>this.socialSecurityNumber = socialSecurityNumber;</w:t>
        </w:r>
      </w:ins>
    </w:p>
    <w:p w:rsidR="006C7EC5" w:rsidRPr="00910D57" w:rsidRDefault="006C7EC5" w:rsidP="00556719">
      <w:pPr>
        <w:rPr>
          <w:ins w:id="20021" w:author="Caree2" w:date="2017-04-02T07:02:00Z"/>
          <w:bCs/>
          <w:rPrChange w:id="20022" w:author="Caree2" w:date="2017-04-02T08:00:00Z">
            <w:rPr>
              <w:ins w:id="20023" w:author="Caree2" w:date="2017-04-02T07:02:00Z"/>
            </w:rPr>
          </w:rPrChange>
        </w:rPr>
        <w:pPrChange w:id="20024" w:author="Caree2" w:date="2017-04-02T07:25:00Z">
          <w:pPr>
            <w:autoSpaceDE w:val="0"/>
            <w:autoSpaceDN w:val="0"/>
            <w:adjustRightInd w:val="0"/>
          </w:pPr>
        </w:pPrChange>
      </w:pPr>
      <w:ins w:id="20025" w:author="Caree2" w:date="2017-04-02T07:02:00Z">
        <w:r w:rsidRPr="00910D57">
          <w:rPr>
            <w:bCs/>
            <w:rPrChange w:id="20026" w:author="Caree2" w:date="2017-04-02T08:00:00Z">
              <w:rPr/>
            </w:rPrChange>
          </w:rPr>
          <w:tab/>
        </w:r>
        <w:r w:rsidRPr="00910D57">
          <w:rPr>
            <w:bCs/>
            <w:rPrChange w:id="20027" w:author="Caree2" w:date="2017-04-02T08:00:00Z">
              <w:rPr/>
            </w:rPrChange>
          </w:rPr>
          <w:tab/>
          <w:t>this.dateOfBirth = dateOfBirth;</w:t>
        </w:r>
      </w:ins>
    </w:p>
    <w:p w:rsidR="006C7EC5" w:rsidRPr="00910D57" w:rsidRDefault="006C7EC5" w:rsidP="00556719">
      <w:pPr>
        <w:rPr>
          <w:ins w:id="20028" w:author="Caree2" w:date="2017-04-02T07:02:00Z"/>
          <w:bCs/>
          <w:rPrChange w:id="20029" w:author="Caree2" w:date="2017-04-02T08:00:00Z">
            <w:rPr>
              <w:ins w:id="20030" w:author="Caree2" w:date="2017-04-02T07:02:00Z"/>
            </w:rPr>
          </w:rPrChange>
        </w:rPr>
        <w:pPrChange w:id="20031" w:author="Caree2" w:date="2017-04-02T07:25:00Z">
          <w:pPr>
            <w:autoSpaceDE w:val="0"/>
            <w:autoSpaceDN w:val="0"/>
            <w:adjustRightInd w:val="0"/>
          </w:pPr>
        </w:pPrChange>
      </w:pPr>
      <w:ins w:id="20032" w:author="Caree2" w:date="2017-04-02T07:02:00Z">
        <w:r w:rsidRPr="00910D57">
          <w:rPr>
            <w:bCs/>
            <w:rPrChange w:id="20033" w:author="Caree2" w:date="2017-04-02T08:00:00Z">
              <w:rPr/>
            </w:rPrChange>
          </w:rPr>
          <w:tab/>
        </w:r>
        <w:r w:rsidRPr="00910D57">
          <w:rPr>
            <w:bCs/>
            <w:rPrChange w:id="20034" w:author="Caree2" w:date="2017-04-02T08:00:00Z">
              <w:rPr/>
            </w:rPrChange>
          </w:rPr>
          <w:tab/>
          <w:t>this.homeAirport = homeAirport;</w:t>
        </w:r>
      </w:ins>
    </w:p>
    <w:p w:rsidR="006C7EC5" w:rsidRPr="00910D57" w:rsidRDefault="006C7EC5" w:rsidP="00556719">
      <w:pPr>
        <w:rPr>
          <w:ins w:id="20035" w:author="Caree2" w:date="2017-04-02T07:02:00Z"/>
          <w:bCs/>
          <w:rPrChange w:id="20036" w:author="Caree2" w:date="2017-04-02T08:00:00Z">
            <w:rPr>
              <w:ins w:id="20037" w:author="Caree2" w:date="2017-04-02T07:02:00Z"/>
            </w:rPr>
          </w:rPrChange>
        </w:rPr>
        <w:pPrChange w:id="20038" w:author="Caree2" w:date="2017-04-02T07:25:00Z">
          <w:pPr>
            <w:autoSpaceDE w:val="0"/>
            <w:autoSpaceDN w:val="0"/>
            <w:adjustRightInd w:val="0"/>
          </w:pPr>
        </w:pPrChange>
      </w:pPr>
      <w:ins w:id="20039" w:author="Caree2" w:date="2017-04-02T07:02:00Z">
        <w:r w:rsidRPr="00910D57">
          <w:rPr>
            <w:bCs/>
            <w:rPrChange w:id="20040" w:author="Caree2" w:date="2017-04-02T08:00:00Z">
              <w:rPr/>
            </w:rPrChange>
          </w:rPr>
          <w:tab/>
        </w:r>
        <w:r w:rsidRPr="00910D57">
          <w:rPr>
            <w:bCs/>
            <w:rPrChange w:id="20041" w:author="Caree2" w:date="2017-04-02T08:00:00Z">
              <w:rPr/>
            </w:rPrChange>
          </w:rPr>
          <w:tab/>
          <w:t>this.age = age;</w:t>
        </w:r>
      </w:ins>
    </w:p>
    <w:p w:rsidR="006C7EC5" w:rsidRPr="00910D57" w:rsidRDefault="006C7EC5" w:rsidP="00556719">
      <w:pPr>
        <w:rPr>
          <w:ins w:id="20042" w:author="Caree2" w:date="2017-04-02T07:02:00Z"/>
          <w:bCs/>
          <w:rPrChange w:id="20043" w:author="Caree2" w:date="2017-04-02T08:00:00Z">
            <w:rPr>
              <w:ins w:id="20044" w:author="Caree2" w:date="2017-04-02T07:02:00Z"/>
            </w:rPr>
          </w:rPrChange>
        </w:rPr>
        <w:pPrChange w:id="20045" w:author="Caree2" w:date="2017-04-02T07:25:00Z">
          <w:pPr>
            <w:autoSpaceDE w:val="0"/>
            <w:autoSpaceDN w:val="0"/>
            <w:adjustRightInd w:val="0"/>
          </w:pPr>
        </w:pPrChange>
      </w:pPr>
      <w:ins w:id="20046" w:author="Caree2" w:date="2017-04-02T07:02:00Z">
        <w:r w:rsidRPr="00910D57">
          <w:rPr>
            <w:bCs/>
            <w:rPrChange w:id="20047" w:author="Caree2" w:date="2017-04-02T08:00:00Z">
              <w:rPr/>
            </w:rPrChange>
          </w:rPr>
          <w:tab/>
        </w:r>
        <w:r w:rsidRPr="00910D57">
          <w:rPr>
            <w:bCs/>
            <w:rPrChange w:id="20048" w:author="Caree2" w:date="2017-04-02T08:00:00Z">
              <w:rPr/>
            </w:rPrChange>
          </w:rPr>
          <w:tab/>
          <w:t>this.sex = sex;</w:t>
        </w:r>
      </w:ins>
    </w:p>
    <w:p w:rsidR="006C7EC5" w:rsidRPr="00910D57" w:rsidRDefault="006C7EC5" w:rsidP="00556719">
      <w:pPr>
        <w:rPr>
          <w:ins w:id="20049" w:author="Caree2" w:date="2017-04-02T07:02:00Z"/>
          <w:bCs/>
          <w:rPrChange w:id="20050" w:author="Caree2" w:date="2017-04-02T08:00:00Z">
            <w:rPr>
              <w:ins w:id="20051" w:author="Caree2" w:date="2017-04-02T07:02:00Z"/>
            </w:rPr>
          </w:rPrChange>
        </w:rPr>
        <w:pPrChange w:id="20052" w:author="Caree2" w:date="2017-04-02T07:25:00Z">
          <w:pPr>
            <w:autoSpaceDE w:val="0"/>
            <w:autoSpaceDN w:val="0"/>
            <w:adjustRightInd w:val="0"/>
          </w:pPr>
        </w:pPrChange>
      </w:pPr>
      <w:ins w:id="20053" w:author="Caree2" w:date="2017-04-02T07:02:00Z">
        <w:r w:rsidRPr="00910D57">
          <w:rPr>
            <w:bCs/>
            <w:rPrChange w:id="20054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20055" w:author="Caree2" w:date="2017-04-02T07:02:00Z"/>
          <w:bCs/>
          <w:rPrChange w:id="20056" w:author="Caree2" w:date="2017-04-02T08:00:00Z">
            <w:rPr>
              <w:ins w:id="20057" w:author="Caree2" w:date="2017-04-02T07:02:00Z"/>
            </w:rPr>
          </w:rPrChange>
        </w:rPr>
        <w:pPrChange w:id="20058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059" w:author="Caree2" w:date="2017-04-02T07:02:00Z"/>
          <w:bCs/>
          <w:rPrChange w:id="20060" w:author="Caree2" w:date="2017-04-02T08:00:00Z">
            <w:rPr>
              <w:ins w:id="20061" w:author="Caree2" w:date="2017-04-02T07:02:00Z"/>
            </w:rPr>
          </w:rPrChange>
        </w:rPr>
        <w:pPrChange w:id="20062" w:author="Caree2" w:date="2017-04-02T07:25:00Z">
          <w:pPr>
            <w:autoSpaceDE w:val="0"/>
            <w:autoSpaceDN w:val="0"/>
            <w:adjustRightInd w:val="0"/>
          </w:pPr>
        </w:pPrChange>
      </w:pPr>
      <w:ins w:id="20063" w:author="Caree2" w:date="2017-04-02T07:02:00Z">
        <w:r w:rsidRPr="00910D57">
          <w:rPr>
            <w:bCs/>
            <w:rPrChange w:id="20064" w:author="Caree2" w:date="2017-04-02T08:00:00Z">
              <w:rPr/>
            </w:rPrChange>
          </w:rPr>
          <w:tab/>
          <w:t>@Override</w:t>
        </w:r>
      </w:ins>
    </w:p>
    <w:p w:rsidR="006C7EC5" w:rsidRPr="00910D57" w:rsidRDefault="006C7EC5" w:rsidP="00556719">
      <w:pPr>
        <w:rPr>
          <w:ins w:id="20065" w:author="Caree2" w:date="2017-04-02T07:02:00Z"/>
          <w:bCs/>
          <w:rPrChange w:id="20066" w:author="Caree2" w:date="2017-04-02T08:00:00Z">
            <w:rPr>
              <w:ins w:id="20067" w:author="Caree2" w:date="2017-04-02T07:02:00Z"/>
            </w:rPr>
          </w:rPrChange>
        </w:rPr>
        <w:pPrChange w:id="20068" w:author="Caree2" w:date="2017-04-02T07:25:00Z">
          <w:pPr>
            <w:autoSpaceDE w:val="0"/>
            <w:autoSpaceDN w:val="0"/>
            <w:adjustRightInd w:val="0"/>
          </w:pPr>
        </w:pPrChange>
      </w:pPr>
      <w:ins w:id="20069" w:author="Caree2" w:date="2017-04-02T07:02:00Z">
        <w:r w:rsidRPr="00910D57">
          <w:rPr>
            <w:bCs/>
            <w:rPrChange w:id="20070" w:author="Caree2" w:date="2017-04-02T08:00:00Z">
              <w:rPr/>
            </w:rPrChange>
          </w:rPr>
          <w:lastRenderedPageBreak/>
          <w:tab/>
          <w:t>public String toString() {</w:t>
        </w:r>
      </w:ins>
    </w:p>
    <w:p w:rsidR="006C7EC5" w:rsidRPr="00910D57" w:rsidRDefault="006C7EC5" w:rsidP="00556719">
      <w:pPr>
        <w:rPr>
          <w:ins w:id="20071" w:author="Caree2" w:date="2017-04-02T07:02:00Z"/>
          <w:bCs/>
          <w:rPrChange w:id="20072" w:author="Caree2" w:date="2017-04-02T08:00:00Z">
            <w:rPr>
              <w:ins w:id="20073" w:author="Caree2" w:date="2017-04-02T07:02:00Z"/>
            </w:rPr>
          </w:rPrChange>
        </w:rPr>
        <w:pPrChange w:id="20074" w:author="Caree2" w:date="2017-04-02T07:25:00Z">
          <w:pPr>
            <w:autoSpaceDE w:val="0"/>
            <w:autoSpaceDN w:val="0"/>
            <w:adjustRightInd w:val="0"/>
          </w:pPr>
        </w:pPrChange>
      </w:pPr>
      <w:ins w:id="20075" w:author="Caree2" w:date="2017-04-02T07:02:00Z">
        <w:r w:rsidRPr="00910D57">
          <w:rPr>
            <w:bCs/>
            <w:rPrChange w:id="20076" w:author="Caree2" w:date="2017-04-02T08:00:00Z">
              <w:rPr/>
            </w:rPrChange>
          </w:rPr>
          <w:tab/>
        </w:r>
        <w:r w:rsidRPr="00910D57">
          <w:rPr>
            <w:bCs/>
            <w:rPrChange w:id="20077" w:author="Caree2" w:date="2017-04-02T08:00:00Z">
              <w:rPr/>
            </w:rPrChange>
          </w:rPr>
          <w:tab/>
          <w:t>return "SecurityOfficer [officeID=" + officeID + ", officercode=" + officercode + ", firstName=" + firstName</w:t>
        </w:r>
      </w:ins>
    </w:p>
    <w:p w:rsidR="006C7EC5" w:rsidRPr="00910D57" w:rsidRDefault="006C7EC5" w:rsidP="00556719">
      <w:pPr>
        <w:rPr>
          <w:ins w:id="20078" w:author="Caree2" w:date="2017-04-02T07:02:00Z"/>
          <w:bCs/>
          <w:rPrChange w:id="20079" w:author="Caree2" w:date="2017-04-02T08:00:00Z">
            <w:rPr>
              <w:ins w:id="20080" w:author="Caree2" w:date="2017-04-02T07:02:00Z"/>
            </w:rPr>
          </w:rPrChange>
        </w:rPr>
        <w:pPrChange w:id="20081" w:author="Caree2" w:date="2017-04-02T07:25:00Z">
          <w:pPr>
            <w:autoSpaceDE w:val="0"/>
            <w:autoSpaceDN w:val="0"/>
            <w:adjustRightInd w:val="0"/>
          </w:pPr>
        </w:pPrChange>
      </w:pPr>
      <w:ins w:id="20082" w:author="Caree2" w:date="2017-04-02T07:02:00Z">
        <w:r w:rsidRPr="00910D57">
          <w:rPr>
            <w:bCs/>
            <w:rPrChange w:id="20083" w:author="Caree2" w:date="2017-04-02T08:00:00Z">
              <w:rPr/>
            </w:rPrChange>
          </w:rPr>
          <w:tab/>
        </w:r>
        <w:r w:rsidRPr="00910D57">
          <w:rPr>
            <w:bCs/>
            <w:rPrChange w:id="20084" w:author="Caree2" w:date="2017-04-02T08:00:00Z">
              <w:rPr/>
            </w:rPrChange>
          </w:rPr>
          <w:tab/>
        </w:r>
        <w:r w:rsidRPr="00910D57">
          <w:rPr>
            <w:bCs/>
            <w:rPrChange w:id="20085" w:author="Caree2" w:date="2017-04-02T08:00:00Z">
              <w:rPr/>
            </w:rPrChange>
          </w:rPr>
          <w:tab/>
        </w:r>
        <w:r w:rsidRPr="00910D57">
          <w:rPr>
            <w:bCs/>
            <w:rPrChange w:id="20086" w:author="Caree2" w:date="2017-04-02T08:00:00Z">
              <w:rPr/>
            </w:rPrChange>
          </w:rPr>
          <w:tab/>
          <w:t>+ ", lastName=" + lastName + ", middleName=" + middleName + ", socialSecurityNumber="</w:t>
        </w:r>
      </w:ins>
    </w:p>
    <w:p w:rsidR="006C7EC5" w:rsidRPr="00910D57" w:rsidRDefault="006C7EC5" w:rsidP="00556719">
      <w:pPr>
        <w:rPr>
          <w:ins w:id="20087" w:author="Caree2" w:date="2017-04-02T07:02:00Z"/>
          <w:bCs/>
          <w:rPrChange w:id="20088" w:author="Caree2" w:date="2017-04-02T08:00:00Z">
            <w:rPr>
              <w:ins w:id="20089" w:author="Caree2" w:date="2017-04-02T07:02:00Z"/>
            </w:rPr>
          </w:rPrChange>
        </w:rPr>
        <w:pPrChange w:id="20090" w:author="Caree2" w:date="2017-04-02T07:25:00Z">
          <w:pPr>
            <w:autoSpaceDE w:val="0"/>
            <w:autoSpaceDN w:val="0"/>
            <w:adjustRightInd w:val="0"/>
          </w:pPr>
        </w:pPrChange>
      </w:pPr>
      <w:ins w:id="20091" w:author="Caree2" w:date="2017-04-02T07:02:00Z">
        <w:r w:rsidRPr="00910D57">
          <w:rPr>
            <w:bCs/>
            <w:rPrChange w:id="20092" w:author="Caree2" w:date="2017-04-02T08:00:00Z">
              <w:rPr/>
            </w:rPrChange>
          </w:rPr>
          <w:tab/>
        </w:r>
        <w:r w:rsidRPr="00910D57">
          <w:rPr>
            <w:bCs/>
            <w:rPrChange w:id="20093" w:author="Caree2" w:date="2017-04-02T08:00:00Z">
              <w:rPr/>
            </w:rPrChange>
          </w:rPr>
          <w:tab/>
        </w:r>
        <w:r w:rsidRPr="00910D57">
          <w:rPr>
            <w:bCs/>
            <w:rPrChange w:id="20094" w:author="Caree2" w:date="2017-04-02T08:00:00Z">
              <w:rPr/>
            </w:rPrChange>
          </w:rPr>
          <w:tab/>
        </w:r>
        <w:r w:rsidRPr="00910D57">
          <w:rPr>
            <w:bCs/>
            <w:rPrChange w:id="20095" w:author="Caree2" w:date="2017-04-02T08:00:00Z">
              <w:rPr/>
            </w:rPrChange>
          </w:rPr>
          <w:tab/>
          <w:t>+ socialSecurityNumber + ", dateOfBirth=" + dateOfBirth + ", homeAirport=" + homeAirport + ", age="</w:t>
        </w:r>
      </w:ins>
    </w:p>
    <w:p w:rsidR="006C7EC5" w:rsidRPr="00910D57" w:rsidRDefault="006C7EC5" w:rsidP="00556719">
      <w:pPr>
        <w:rPr>
          <w:ins w:id="20096" w:author="Caree2" w:date="2017-04-02T07:02:00Z"/>
          <w:bCs/>
          <w:rPrChange w:id="20097" w:author="Caree2" w:date="2017-04-02T08:00:00Z">
            <w:rPr>
              <w:ins w:id="20098" w:author="Caree2" w:date="2017-04-02T07:02:00Z"/>
            </w:rPr>
          </w:rPrChange>
        </w:rPr>
        <w:pPrChange w:id="20099" w:author="Caree2" w:date="2017-04-02T07:25:00Z">
          <w:pPr>
            <w:autoSpaceDE w:val="0"/>
            <w:autoSpaceDN w:val="0"/>
            <w:adjustRightInd w:val="0"/>
          </w:pPr>
        </w:pPrChange>
      </w:pPr>
      <w:ins w:id="20100" w:author="Caree2" w:date="2017-04-02T07:02:00Z">
        <w:r w:rsidRPr="00910D57">
          <w:rPr>
            <w:bCs/>
            <w:rPrChange w:id="20101" w:author="Caree2" w:date="2017-04-02T08:00:00Z">
              <w:rPr/>
            </w:rPrChange>
          </w:rPr>
          <w:tab/>
        </w:r>
        <w:r w:rsidRPr="00910D57">
          <w:rPr>
            <w:bCs/>
            <w:rPrChange w:id="20102" w:author="Caree2" w:date="2017-04-02T08:00:00Z">
              <w:rPr/>
            </w:rPrChange>
          </w:rPr>
          <w:tab/>
        </w:r>
        <w:r w:rsidRPr="00910D57">
          <w:rPr>
            <w:bCs/>
            <w:rPrChange w:id="20103" w:author="Caree2" w:date="2017-04-02T08:00:00Z">
              <w:rPr/>
            </w:rPrChange>
          </w:rPr>
          <w:tab/>
        </w:r>
        <w:r w:rsidRPr="00910D57">
          <w:rPr>
            <w:bCs/>
            <w:rPrChange w:id="20104" w:author="Caree2" w:date="2017-04-02T08:00:00Z">
              <w:rPr/>
            </w:rPrChange>
          </w:rPr>
          <w:tab/>
          <w:t>+ age + ", sex=" + sex + "]";</w:t>
        </w:r>
      </w:ins>
    </w:p>
    <w:p w:rsidR="006C7EC5" w:rsidRPr="00910D57" w:rsidRDefault="006C7EC5" w:rsidP="00556719">
      <w:pPr>
        <w:rPr>
          <w:ins w:id="20105" w:author="Caree2" w:date="2017-04-02T07:02:00Z"/>
          <w:bCs/>
          <w:rPrChange w:id="20106" w:author="Caree2" w:date="2017-04-02T08:00:00Z">
            <w:rPr>
              <w:ins w:id="20107" w:author="Caree2" w:date="2017-04-02T07:02:00Z"/>
            </w:rPr>
          </w:rPrChange>
        </w:rPr>
        <w:pPrChange w:id="20108" w:author="Caree2" w:date="2017-04-02T07:25:00Z">
          <w:pPr>
            <w:autoSpaceDE w:val="0"/>
            <w:autoSpaceDN w:val="0"/>
            <w:adjustRightInd w:val="0"/>
          </w:pPr>
        </w:pPrChange>
      </w:pPr>
      <w:ins w:id="20109" w:author="Caree2" w:date="2017-04-02T07:02:00Z">
        <w:r w:rsidRPr="00910D57">
          <w:rPr>
            <w:bCs/>
            <w:rPrChange w:id="20110" w:author="Caree2" w:date="2017-04-02T08:00:00Z">
              <w:rPr/>
            </w:rPrChange>
          </w:rPr>
          <w:tab/>
          <w:t>}</w:t>
        </w:r>
      </w:ins>
    </w:p>
    <w:p w:rsidR="006C7EC5" w:rsidRPr="00910D57" w:rsidRDefault="006C7EC5" w:rsidP="00556719">
      <w:pPr>
        <w:rPr>
          <w:ins w:id="20111" w:author="Caree2" w:date="2017-04-02T07:02:00Z"/>
          <w:bCs/>
          <w:rPrChange w:id="20112" w:author="Caree2" w:date="2017-04-02T08:00:00Z">
            <w:rPr>
              <w:ins w:id="20113" w:author="Caree2" w:date="2017-04-02T07:02:00Z"/>
            </w:rPr>
          </w:rPrChange>
        </w:rPr>
        <w:pPrChange w:id="20114" w:author="Caree2" w:date="2017-04-02T07:25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115" w:author="Caree2" w:date="2017-04-02T07:02:00Z"/>
          <w:bCs/>
          <w:rPrChange w:id="20116" w:author="Caree2" w:date="2017-04-02T08:00:00Z">
            <w:rPr>
              <w:ins w:id="20117" w:author="Caree2" w:date="2017-04-02T07:02:00Z"/>
            </w:rPr>
          </w:rPrChange>
        </w:rPr>
        <w:pPrChange w:id="20118" w:author="Caree2" w:date="2017-04-02T07:25:00Z">
          <w:pPr>
            <w:autoSpaceDE w:val="0"/>
            <w:autoSpaceDN w:val="0"/>
            <w:adjustRightInd w:val="0"/>
          </w:pPr>
        </w:pPrChange>
      </w:pPr>
      <w:ins w:id="20119" w:author="Caree2" w:date="2017-04-02T07:02:00Z">
        <w:r w:rsidRPr="00910D57">
          <w:rPr>
            <w:bCs/>
            <w:rPrChange w:id="20120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20121" w:author="Caree2" w:date="2017-04-02T07:02:00Z"/>
          <w:bCs/>
          <w:rPrChange w:id="20122" w:author="Caree2" w:date="2017-04-02T08:00:00Z">
            <w:rPr>
              <w:ins w:id="20123" w:author="Caree2" w:date="2017-04-02T07:02:00Z"/>
            </w:rPr>
          </w:rPrChange>
        </w:rPr>
        <w:pPrChange w:id="20124" w:author="Caree2" w:date="2017-04-02T07:25:00Z">
          <w:pPr>
            <w:autoSpaceDE w:val="0"/>
            <w:autoSpaceDN w:val="0"/>
            <w:adjustRightInd w:val="0"/>
          </w:pPr>
        </w:pPrChange>
      </w:pPr>
      <w:ins w:id="20125" w:author="Caree2" w:date="2017-04-02T07:02:00Z">
        <w:r w:rsidRPr="00910D57">
          <w:rPr>
            <w:bCs/>
            <w:rPrChange w:id="20126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20127" w:author="Caree2" w:date="2017-04-02T07:02:00Z"/>
          <w:bCs/>
          <w:rPrChange w:id="20128" w:author="Caree2" w:date="2017-04-02T08:00:00Z">
            <w:rPr>
              <w:ins w:id="20129" w:author="Caree2" w:date="2017-04-02T07:02:00Z"/>
            </w:rPr>
          </w:rPrChange>
        </w:rPr>
        <w:pPrChange w:id="20130" w:author="Caree2" w:date="2017-04-02T07:25:00Z">
          <w:pPr>
            <w:autoSpaceDE w:val="0"/>
            <w:autoSpaceDN w:val="0"/>
            <w:adjustRightInd w:val="0"/>
          </w:pPr>
        </w:pPrChange>
      </w:pPr>
      <w:ins w:id="20131" w:author="Caree2" w:date="2017-04-02T07:02:00Z">
        <w:r w:rsidRPr="00910D57">
          <w:rPr>
            <w:bCs/>
            <w:rPrChange w:id="20132" w:author="Caree2" w:date="2017-04-02T08:00:00Z">
              <w:rPr/>
            </w:rPrChange>
          </w:rPr>
          <w:tab/>
        </w:r>
      </w:ins>
    </w:p>
    <w:p w:rsidR="006C7EC5" w:rsidRPr="00910D57" w:rsidRDefault="006C7EC5" w:rsidP="00556719">
      <w:pPr>
        <w:rPr>
          <w:ins w:id="20133" w:author="Caree2" w:date="2017-04-02T07:02:00Z"/>
          <w:bCs/>
          <w:rPrChange w:id="20134" w:author="Caree2" w:date="2017-04-02T08:00:00Z">
            <w:rPr>
              <w:ins w:id="20135" w:author="Caree2" w:date="2017-04-02T07:02:00Z"/>
            </w:rPr>
          </w:rPrChange>
        </w:rPr>
        <w:pPrChange w:id="20136" w:author="Caree2" w:date="2017-04-02T07:25:00Z">
          <w:pPr>
            <w:autoSpaceDE w:val="0"/>
            <w:autoSpaceDN w:val="0"/>
            <w:adjustRightInd w:val="0"/>
          </w:pPr>
        </w:pPrChange>
      </w:pPr>
      <w:ins w:id="20137" w:author="Caree2" w:date="2017-04-02T07:02:00Z">
        <w:r w:rsidRPr="00910D57">
          <w:rPr>
            <w:bCs/>
            <w:rPrChange w:id="20138" w:author="Caree2" w:date="2017-04-02T08:00:00Z">
              <w:rPr/>
            </w:rPrChange>
          </w:rPr>
          <w:t>}</w:t>
        </w:r>
      </w:ins>
    </w:p>
    <w:p w:rsidR="006C7EC5" w:rsidRDefault="006C7EC5" w:rsidP="00556719">
      <w:pPr>
        <w:rPr>
          <w:ins w:id="20139" w:author="Caree2" w:date="2017-04-02T07:00:00Z"/>
        </w:rPr>
        <w:pPrChange w:id="20140" w:author="Caree2" w:date="2017-04-02T07:25:00Z">
          <w:pPr>
            <w:pStyle w:val="StyleHeading114ptBoldUnderlineLeft"/>
          </w:pPr>
        </w:pPrChange>
      </w:pPr>
    </w:p>
    <w:p w:rsidR="006C7EC5" w:rsidRDefault="006C7EC5" w:rsidP="00E03E10">
      <w:pPr>
        <w:pStyle w:val="StyleHeading114ptBoldUnderlineLeft"/>
        <w:rPr>
          <w:ins w:id="20141" w:author="Caree2" w:date="2017-04-02T07:00:00Z"/>
        </w:rPr>
      </w:pPr>
    </w:p>
    <w:p w:rsidR="006C7EC5" w:rsidRDefault="006C7EC5">
      <w:pPr>
        <w:rPr>
          <w:ins w:id="20142" w:author="Caree2" w:date="2017-04-02T07:02:00Z"/>
          <w:rFonts w:ascii="Times New Roman" w:hAnsi="Times New Roman"/>
          <w:b/>
          <w:bCs/>
          <w:color w:val="000000"/>
          <w:sz w:val="28"/>
          <w:szCs w:val="20"/>
        </w:rPr>
      </w:pPr>
      <w:ins w:id="20143" w:author="Caree2" w:date="2017-04-02T07:02:00Z">
        <w:r>
          <w:br w:type="page"/>
        </w:r>
      </w:ins>
    </w:p>
    <w:p w:rsidR="006C7EC5" w:rsidRDefault="006C7EC5" w:rsidP="006C7EC5">
      <w:pPr>
        <w:pStyle w:val="StyleHeading114ptBoldUnderlineLeft"/>
        <w:rPr>
          <w:ins w:id="20144" w:author="Caree2" w:date="2017-04-02T07:02:00Z"/>
        </w:rPr>
      </w:pPr>
      <w:bookmarkStart w:id="20145" w:name="_Toc478888091"/>
      <w:ins w:id="20146" w:author="Caree2" w:date="2017-04-02T07:00:00Z">
        <w:r w:rsidRPr="00EA03DE">
          <w:lastRenderedPageBreak/>
          <w:t>1.</w:t>
        </w:r>
      </w:ins>
      <w:ins w:id="20147" w:author="Caree2" w:date="2017-04-02T07:50:00Z">
        <w:r w:rsidR="00C547DB">
          <w:t>49</w:t>
        </w:r>
      </w:ins>
      <w:ins w:id="20148" w:author="Caree2" w:date="2017-04-02T07:00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20149" w:author="Caree2" w:date="2017-04-02T07:25:00Z">
        <w:r w:rsidR="00556719">
          <w:t>Create the Traveller class in the package Fifth</w:t>
        </w:r>
      </w:ins>
      <w:bookmarkEnd w:id="20145"/>
    </w:p>
    <w:p w:rsidR="006C7EC5" w:rsidRDefault="006C7EC5" w:rsidP="006C7EC5">
      <w:pPr>
        <w:pStyle w:val="StyleHeading114ptBoldUnderlineLeft"/>
        <w:rPr>
          <w:ins w:id="20150" w:author="Caree2" w:date="2017-04-02T07:02:00Z"/>
        </w:rPr>
      </w:pPr>
    </w:p>
    <w:p w:rsidR="006C7EC5" w:rsidRDefault="006C7EC5" w:rsidP="00556719">
      <w:pPr>
        <w:rPr>
          <w:ins w:id="20151" w:author="Caree2" w:date="2017-04-02T07:02:00Z"/>
        </w:rPr>
        <w:pPrChange w:id="20152" w:author="Caree2" w:date="2017-04-02T07:25:00Z">
          <w:pPr>
            <w:pStyle w:val="StyleHeading114ptBoldUnderlineLeft"/>
          </w:pPr>
        </w:pPrChange>
      </w:pPr>
      <w:ins w:id="20153" w:author="Caree2" w:date="2017-04-02T07:02:00Z">
        <w:r>
          <w:t>package com.rollingstone.springframework.aop.example.fifth;</w:t>
        </w:r>
      </w:ins>
    </w:p>
    <w:p w:rsidR="006C7EC5" w:rsidRDefault="006C7EC5" w:rsidP="00556719">
      <w:pPr>
        <w:rPr>
          <w:ins w:id="20154" w:author="Caree2" w:date="2017-04-02T07:02:00Z"/>
        </w:rPr>
        <w:pPrChange w:id="20155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156" w:author="Caree2" w:date="2017-04-02T07:02:00Z"/>
        </w:rPr>
        <w:pPrChange w:id="20157" w:author="Caree2" w:date="2017-04-02T07:25:00Z">
          <w:pPr>
            <w:pStyle w:val="StyleHeading114ptBoldUnderlineLeft"/>
          </w:pPr>
        </w:pPrChange>
      </w:pPr>
      <w:ins w:id="20158" w:author="Caree2" w:date="2017-04-02T07:02:00Z">
        <w:r>
          <w:t>import java.time.LocalDate;</w:t>
        </w:r>
      </w:ins>
    </w:p>
    <w:p w:rsidR="006C7EC5" w:rsidRDefault="006C7EC5" w:rsidP="00556719">
      <w:pPr>
        <w:rPr>
          <w:ins w:id="20159" w:author="Caree2" w:date="2017-04-02T07:02:00Z"/>
        </w:rPr>
        <w:pPrChange w:id="20160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161" w:author="Caree2" w:date="2017-04-02T07:02:00Z"/>
        </w:rPr>
        <w:pPrChange w:id="20162" w:author="Caree2" w:date="2017-04-02T07:25:00Z">
          <w:pPr>
            <w:pStyle w:val="StyleHeading114ptBoldUnderlineLeft"/>
          </w:pPr>
        </w:pPrChange>
      </w:pPr>
      <w:ins w:id="20163" w:author="Caree2" w:date="2017-04-02T07:02:00Z">
        <w:r>
          <w:t>import org.slf4j.Logger;</w:t>
        </w:r>
      </w:ins>
    </w:p>
    <w:p w:rsidR="006C7EC5" w:rsidRDefault="006C7EC5" w:rsidP="00556719">
      <w:pPr>
        <w:rPr>
          <w:ins w:id="20164" w:author="Caree2" w:date="2017-04-02T07:02:00Z"/>
        </w:rPr>
        <w:pPrChange w:id="20165" w:author="Caree2" w:date="2017-04-02T07:25:00Z">
          <w:pPr>
            <w:pStyle w:val="StyleHeading114ptBoldUnderlineLeft"/>
          </w:pPr>
        </w:pPrChange>
      </w:pPr>
      <w:ins w:id="20166" w:author="Caree2" w:date="2017-04-02T07:02:00Z">
        <w:r>
          <w:t>import org.slf4j.LoggerFactory;</w:t>
        </w:r>
      </w:ins>
    </w:p>
    <w:p w:rsidR="006C7EC5" w:rsidRDefault="006C7EC5" w:rsidP="00556719">
      <w:pPr>
        <w:rPr>
          <w:ins w:id="20167" w:author="Caree2" w:date="2017-04-02T07:02:00Z"/>
        </w:rPr>
        <w:pPrChange w:id="20168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169" w:author="Caree2" w:date="2017-04-02T07:02:00Z"/>
        </w:rPr>
        <w:pPrChange w:id="20170" w:author="Caree2" w:date="2017-04-02T07:25:00Z">
          <w:pPr>
            <w:pStyle w:val="StyleHeading114ptBoldUnderlineLeft"/>
          </w:pPr>
        </w:pPrChange>
      </w:pPr>
      <w:ins w:id="20171" w:author="Caree2" w:date="2017-04-02T07:02:00Z">
        <w:r>
          <w:t>import com.rollingstone.springframework.basic.ioc.contructor.injection.first.TestSimpleSpringIOC;</w:t>
        </w:r>
      </w:ins>
    </w:p>
    <w:p w:rsidR="006C7EC5" w:rsidRDefault="006C7EC5" w:rsidP="00556719">
      <w:pPr>
        <w:rPr>
          <w:ins w:id="20172" w:author="Caree2" w:date="2017-04-02T07:02:00Z"/>
        </w:rPr>
        <w:pPrChange w:id="20173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174" w:author="Caree2" w:date="2017-04-02T07:02:00Z"/>
        </w:rPr>
        <w:pPrChange w:id="20175" w:author="Caree2" w:date="2017-04-02T07:25:00Z">
          <w:pPr>
            <w:pStyle w:val="StyleHeading114ptBoldUnderlineLeft"/>
          </w:pPr>
        </w:pPrChange>
      </w:pPr>
      <w:ins w:id="20176" w:author="Caree2" w:date="2017-04-02T07:02:00Z">
        <w:r>
          <w:t>public class Traveller {</w:t>
        </w:r>
      </w:ins>
    </w:p>
    <w:p w:rsidR="006C7EC5" w:rsidRDefault="006C7EC5" w:rsidP="00556719">
      <w:pPr>
        <w:rPr>
          <w:ins w:id="20177" w:author="Caree2" w:date="2017-04-02T07:02:00Z"/>
        </w:rPr>
        <w:pPrChange w:id="20178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179" w:author="Caree2" w:date="2017-04-02T07:02:00Z"/>
        </w:rPr>
        <w:pPrChange w:id="20180" w:author="Caree2" w:date="2017-04-02T07:25:00Z">
          <w:pPr>
            <w:pStyle w:val="StyleHeading114ptBoldUnderlineLeft"/>
          </w:pPr>
        </w:pPrChange>
      </w:pPr>
      <w:ins w:id="20181" w:author="Caree2" w:date="2017-04-02T07:02:00Z">
        <w:r>
          <w:tab/>
          <w:t>private static final Logger logger = LoggerFactory.getLogger(Traveller.class);</w:t>
        </w:r>
      </w:ins>
    </w:p>
    <w:p w:rsidR="006C7EC5" w:rsidRDefault="006C7EC5" w:rsidP="00556719">
      <w:pPr>
        <w:rPr>
          <w:ins w:id="20182" w:author="Caree2" w:date="2017-04-02T07:02:00Z"/>
        </w:rPr>
        <w:pPrChange w:id="20183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184" w:author="Caree2" w:date="2017-04-02T07:02:00Z"/>
        </w:rPr>
        <w:pPrChange w:id="20185" w:author="Caree2" w:date="2017-04-02T07:25:00Z">
          <w:pPr>
            <w:pStyle w:val="StyleHeading114ptBoldUnderlineLeft"/>
          </w:pPr>
        </w:pPrChange>
      </w:pPr>
      <w:ins w:id="20186" w:author="Caree2" w:date="2017-04-02T07:02:00Z">
        <w:r>
          <w:tab/>
          <w:t>private long travellerID;</w:t>
        </w:r>
      </w:ins>
    </w:p>
    <w:p w:rsidR="006C7EC5" w:rsidRDefault="006C7EC5" w:rsidP="00556719">
      <w:pPr>
        <w:rPr>
          <w:ins w:id="20187" w:author="Caree2" w:date="2017-04-02T07:02:00Z"/>
        </w:rPr>
        <w:pPrChange w:id="20188" w:author="Caree2" w:date="2017-04-02T07:25:00Z">
          <w:pPr>
            <w:pStyle w:val="StyleHeading114ptBoldUnderlineLeft"/>
          </w:pPr>
        </w:pPrChange>
      </w:pPr>
      <w:ins w:id="20189" w:author="Caree2" w:date="2017-04-02T07:02:00Z">
        <w:r>
          <w:tab/>
        </w:r>
      </w:ins>
    </w:p>
    <w:p w:rsidR="006C7EC5" w:rsidRDefault="006C7EC5" w:rsidP="00556719">
      <w:pPr>
        <w:rPr>
          <w:ins w:id="20190" w:author="Caree2" w:date="2017-04-02T07:02:00Z"/>
        </w:rPr>
        <w:pPrChange w:id="20191" w:author="Caree2" w:date="2017-04-02T07:25:00Z">
          <w:pPr>
            <w:pStyle w:val="StyleHeading114ptBoldUnderlineLeft"/>
          </w:pPr>
        </w:pPrChange>
      </w:pPr>
      <w:ins w:id="20192" w:author="Caree2" w:date="2017-04-02T07:02:00Z">
        <w:r>
          <w:tab/>
          <w:t>private String firstName;</w:t>
        </w:r>
      </w:ins>
    </w:p>
    <w:p w:rsidR="006C7EC5" w:rsidRDefault="006C7EC5" w:rsidP="00556719">
      <w:pPr>
        <w:rPr>
          <w:ins w:id="20193" w:author="Caree2" w:date="2017-04-02T07:02:00Z"/>
        </w:rPr>
        <w:pPrChange w:id="20194" w:author="Caree2" w:date="2017-04-02T07:25:00Z">
          <w:pPr>
            <w:pStyle w:val="StyleHeading114ptBoldUnderlineLeft"/>
          </w:pPr>
        </w:pPrChange>
      </w:pPr>
      <w:ins w:id="20195" w:author="Caree2" w:date="2017-04-02T07:02:00Z">
        <w:r>
          <w:tab/>
        </w:r>
      </w:ins>
    </w:p>
    <w:p w:rsidR="006C7EC5" w:rsidRDefault="006C7EC5" w:rsidP="00556719">
      <w:pPr>
        <w:rPr>
          <w:ins w:id="20196" w:author="Caree2" w:date="2017-04-02T07:02:00Z"/>
        </w:rPr>
        <w:pPrChange w:id="20197" w:author="Caree2" w:date="2017-04-02T07:25:00Z">
          <w:pPr>
            <w:pStyle w:val="StyleHeading114ptBoldUnderlineLeft"/>
          </w:pPr>
        </w:pPrChange>
      </w:pPr>
      <w:ins w:id="20198" w:author="Caree2" w:date="2017-04-02T07:02:00Z">
        <w:r>
          <w:tab/>
          <w:t>private String lastName;</w:t>
        </w:r>
      </w:ins>
    </w:p>
    <w:p w:rsidR="006C7EC5" w:rsidRDefault="006C7EC5" w:rsidP="00556719">
      <w:pPr>
        <w:rPr>
          <w:ins w:id="20199" w:author="Caree2" w:date="2017-04-02T07:02:00Z"/>
        </w:rPr>
        <w:pPrChange w:id="20200" w:author="Caree2" w:date="2017-04-02T07:25:00Z">
          <w:pPr>
            <w:pStyle w:val="StyleHeading114ptBoldUnderlineLeft"/>
          </w:pPr>
        </w:pPrChange>
      </w:pPr>
      <w:ins w:id="20201" w:author="Caree2" w:date="2017-04-02T07:02:00Z">
        <w:r>
          <w:tab/>
        </w:r>
      </w:ins>
    </w:p>
    <w:p w:rsidR="006C7EC5" w:rsidRDefault="006C7EC5" w:rsidP="00556719">
      <w:pPr>
        <w:rPr>
          <w:ins w:id="20202" w:author="Caree2" w:date="2017-04-02T07:02:00Z"/>
        </w:rPr>
        <w:pPrChange w:id="20203" w:author="Caree2" w:date="2017-04-02T07:25:00Z">
          <w:pPr>
            <w:pStyle w:val="StyleHeading114ptBoldUnderlineLeft"/>
          </w:pPr>
        </w:pPrChange>
      </w:pPr>
      <w:ins w:id="20204" w:author="Caree2" w:date="2017-04-02T07:02:00Z">
        <w:r>
          <w:tab/>
          <w:t>private String middleName;</w:t>
        </w:r>
      </w:ins>
    </w:p>
    <w:p w:rsidR="006C7EC5" w:rsidRDefault="006C7EC5" w:rsidP="00556719">
      <w:pPr>
        <w:rPr>
          <w:ins w:id="20205" w:author="Caree2" w:date="2017-04-02T07:02:00Z"/>
        </w:rPr>
        <w:pPrChange w:id="20206" w:author="Caree2" w:date="2017-04-02T07:25:00Z">
          <w:pPr>
            <w:pStyle w:val="StyleHeading114ptBoldUnderlineLeft"/>
          </w:pPr>
        </w:pPrChange>
      </w:pPr>
      <w:ins w:id="20207" w:author="Caree2" w:date="2017-04-02T07:02:00Z">
        <w:r>
          <w:tab/>
        </w:r>
      </w:ins>
    </w:p>
    <w:p w:rsidR="006C7EC5" w:rsidRDefault="006C7EC5" w:rsidP="00556719">
      <w:pPr>
        <w:rPr>
          <w:ins w:id="20208" w:author="Caree2" w:date="2017-04-02T07:02:00Z"/>
        </w:rPr>
        <w:pPrChange w:id="20209" w:author="Caree2" w:date="2017-04-02T07:25:00Z">
          <w:pPr>
            <w:pStyle w:val="StyleHeading114ptBoldUnderlineLeft"/>
          </w:pPr>
        </w:pPrChange>
      </w:pPr>
      <w:ins w:id="20210" w:author="Caree2" w:date="2017-04-02T07:02:00Z">
        <w:r>
          <w:tab/>
          <w:t>private String socialSecurityNumber;</w:t>
        </w:r>
      </w:ins>
    </w:p>
    <w:p w:rsidR="006C7EC5" w:rsidRDefault="006C7EC5" w:rsidP="00556719">
      <w:pPr>
        <w:rPr>
          <w:ins w:id="20211" w:author="Caree2" w:date="2017-04-02T07:02:00Z"/>
        </w:rPr>
        <w:pPrChange w:id="20212" w:author="Caree2" w:date="2017-04-02T07:25:00Z">
          <w:pPr>
            <w:pStyle w:val="StyleHeading114ptBoldUnderlineLeft"/>
          </w:pPr>
        </w:pPrChange>
      </w:pPr>
      <w:ins w:id="20213" w:author="Caree2" w:date="2017-04-02T07:02:00Z">
        <w:r>
          <w:tab/>
        </w:r>
      </w:ins>
    </w:p>
    <w:p w:rsidR="006C7EC5" w:rsidRDefault="006C7EC5" w:rsidP="00556719">
      <w:pPr>
        <w:rPr>
          <w:ins w:id="20214" w:author="Caree2" w:date="2017-04-02T07:02:00Z"/>
        </w:rPr>
        <w:pPrChange w:id="20215" w:author="Caree2" w:date="2017-04-02T07:25:00Z">
          <w:pPr>
            <w:pStyle w:val="StyleHeading114ptBoldUnderlineLeft"/>
          </w:pPr>
        </w:pPrChange>
      </w:pPr>
      <w:ins w:id="20216" w:author="Caree2" w:date="2017-04-02T07:02:00Z">
        <w:r>
          <w:tab/>
          <w:t>private LocalDate dateOfBirth;</w:t>
        </w:r>
      </w:ins>
    </w:p>
    <w:p w:rsidR="006C7EC5" w:rsidRDefault="006C7EC5" w:rsidP="00556719">
      <w:pPr>
        <w:rPr>
          <w:ins w:id="20217" w:author="Caree2" w:date="2017-04-02T07:02:00Z"/>
        </w:rPr>
        <w:pPrChange w:id="20218" w:author="Caree2" w:date="2017-04-02T07:25:00Z">
          <w:pPr>
            <w:pStyle w:val="StyleHeading114ptBoldUnderlineLeft"/>
          </w:pPr>
        </w:pPrChange>
      </w:pPr>
      <w:ins w:id="20219" w:author="Caree2" w:date="2017-04-02T07:02:00Z">
        <w:r>
          <w:tab/>
        </w:r>
      </w:ins>
    </w:p>
    <w:p w:rsidR="006C7EC5" w:rsidRDefault="006C7EC5" w:rsidP="00556719">
      <w:pPr>
        <w:rPr>
          <w:ins w:id="20220" w:author="Caree2" w:date="2017-04-02T07:02:00Z"/>
        </w:rPr>
        <w:pPrChange w:id="20221" w:author="Caree2" w:date="2017-04-02T07:25:00Z">
          <w:pPr>
            <w:pStyle w:val="StyleHeading114ptBoldUnderlineLeft"/>
          </w:pPr>
        </w:pPrChange>
      </w:pPr>
      <w:ins w:id="20222" w:author="Caree2" w:date="2017-04-02T07:02:00Z">
        <w:r>
          <w:tab/>
          <w:t>Airport travellingFrom;</w:t>
        </w:r>
      </w:ins>
    </w:p>
    <w:p w:rsidR="006C7EC5" w:rsidRDefault="006C7EC5" w:rsidP="00556719">
      <w:pPr>
        <w:rPr>
          <w:ins w:id="20223" w:author="Caree2" w:date="2017-04-02T07:02:00Z"/>
        </w:rPr>
        <w:pPrChange w:id="20224" w:author="Caree2" w:date="2017-04-02T07:25:00Z">
          <w:pPr>
            <w:pStyle w:val="StyleHeading114ptBoldUnderlineLeft"/>
          </w:pPr>
        </w:pPrChange>
      </w:pPr>
      <w:ins w:id="20225" w:author="Caree2" w:date="2017-04-02T07:02:00Z">
        <w:r>
          <w:tab/>
        </w:r>
      </w:ins>
    </w:p>
    <w:p w:rsidR="006C7EC5" w:rsidRDefault="006C7EC5" w:rsidP="00556719">
      <w:pPr>
        <w:rPr>
          <w:ins w:id="20226" w:author="Caree2" w:date="2017-04-02T07:02:00Z"/>
        </w:rPr>
        <w:pPrChange w:id="20227" w:author="Caree2" w:date="2017-04-02T07:25:00Z">
          <w:pPr>
            <w:pStyle w:val="StyleHeading114ptBoldUnderlineLeft"/>
          </w:pPr>
        </w:pPrChange>
      </w:pPr>
      <w:ins w:id="20228" w:author="Caree2" w:date="2017-04-02T07:02:00Z">
        <w:r>
          <w:tab/>
          <w:t>Airport travellingTo;</w:t>
        </w:r>
      </w:ins>
    </w:p>
    <w:p w:rsidR="006C7EC5" w:rsidRDefault="006C7EC5" w:rsidP="00556719">
      <w:pPr>
        <w:rPr>
          <w:ins w:id="20229" w:author="Caree2" w:date="2017-04-02T07:02:00Z"/>
        </w:rPr>
        <w:pPrChange w:id="20230" w:author="Caree2" w:date="2017-04-02T07:25:00Z">
          <w:pPr>
            <w:pStyle w:val="StyleHeading114ptBoldUnderlineLeft"/>
          </w:pPr>
        </w:pPrChange>
      </w:pPr>
      <w:ins w:id="20231" w:author="Caree2" w:date="2017-04-02T07:02:00Z">
        <w:r>
          <w:tab/>
        </w:r>
      </w:ins>
    </w:p>
    <w:p w:rsidR="006C7EC5" w:rsidRDefault="006C7EC5" w:rsidP="00556719">
      <w:pPr>
        <w:rPr>
          <w:ins w:id="20232" w:author="Caree2" w:date="2017-04-02T07:02:00Z"/>
        </w:rPr>
        <w:pPrChange w:id="20233" w:author="Caree2" w:date="2017-04-02T07:25:00Z">
          <w:pPr>
            <w:pStyle w:val="StyleHeading114ptBoldUnderlineLeft"/>
          </w:pPr>
        </w:pPrChange>
      </w:pPr>
      <w:ins w:id="20234" w:author="Caree2" w:date="2017-04-02T07:02:00Z">
        <w:r>
          <w:tab/>
          <w:t>private int age;</w:t>
        </w:r>
      </w:ins>
    </w:p>
    <w:p w:rsidR="006C7EC5" w:rsidRDefault="006C7EC5" w:rsidP="00556719">
      <w:pPr>
        <w:rPr>
          <w:ins w:id="20235" w:author="Caree2" w:date="2017-04-02T07:02:00Z"/>
        </w:rPr>
        <w:pPrChange w:id="20236" w:author="Caree2" w:date="2017-04-02T07:25:00Z">
          <w:pPr>
            <w:pStyle w:val="StyleHeading114ptBoldUnderlineLeft"/>
          </w:pPr>
        </w:pPrChange>
      </w:pPr>
      <w:ins w:id="20237" w:author="Caree2" w:date="2017-04-02T07:02:00Z">
        <w:r>
          <w:tab/>
        </w:r>
      </w:ins>
    </w:p>
    <w:p w:rsidR="006C7EC5" w:rsidRDefault="006C7EC5" w:rsidP="00556719">
      <w:pPr>
        <w:rPr>
          <w:ins w:id="20238" w:author="Caree2" w:date="2017-04-02T07:02:00Z"/>
        </w:rPr>
        <w:pPrChange w:id="20239" w:author="Caree2" w:date="2017-04-02T07:25:00Z">
          <w:pPr>
            <w:pStyle w:val="StyleHeading114ptBoldUnderlineLeft"/>
          </w:pPr>
        </w:pPrChange>
      </w:pPr>
      <w:ins w:id="20240" w:author="Caree2" w:date="2017-04-02T07:02:00Z">
        <w:r>
          <w:tab/>
          <w:t>private String sex;</w:t>
        </w:r>
      </w:ins>
    </w:p>
    <w:p w:rsidR="006C7EC5" w:rsidRDefault="006C7EC5" w:rsidP="00556719">
      <w:pPr>
        <w:rPr>
          <w:ins w:id="20241" w:author="Caree2" w:date="2017-04-02T07:02:00Z"/>
        </w:rPr>
        <w:pPrChange w:id="20242" w:author="Caree2" w:date="2017-04-02T07:25:00Z">
          <w:pPr>
            <w:pStyle w:val="StyleHeading114ptBoldUnderlineLeft"/>
          </w:pPr>
        </w:pPrChange>
      </w:pPr>
      <w:ins w:id="20243" w:author="Caree2" w:date="2017-04-02T07:02:00Z">
        <w:r>
          <w:tab/>
        </w:r>
      </w:ins>
    </w:p>
    <w:p w:rsidR="006C7EC5" w:rsidRDefault="006C7EC5" w:rsidP="00556719">
      <w:pPr>
        <w:rPr>
          <w:ins w:id="20244" w:author="Caree2" w:date="2017-04-02T07:02:00Z"/>
        </w:rPr>
        <w:pPrChange w:id="20245" w:author="Caree2" w:date="2017-04-02T07:25:00Z">
          <w:pPr>
            <w:pStyle w:val="StyleHeading114ptBoldUnderlineLeft"/>
          </w:pPr>
        </w:pPrChange>
      </w:pPr>
      <w:ins w:id="20246" w:author="Caree2" w:date="2017-04-02T07:02:00Z">
        <w:r>
          <w:tab/>
          <w:t>private String foodChoice;</w:t>
        </w:r>
      </w:ins>
    </w:p>
    <w:p w:rsidR="006C7EC5" w:rsidRDefault="006C7EC5" w:rsidP="00556719">
      <w:pPr>
        <w:rPr>
          <w:ins w:id="20247" w:author="Caree2" w:date="2017-04-02T07:02:00Z"/>
        </w:rPr>
        <w:pPrChange w:id="20248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249" w:author="Caree2" w:date="2017-04-02T07:02:00Z"/>
        </w:rPr>
        <w:pPrChange w:id="20250" w:author="Caree2" w:date="2017-04-02T07:25:00Z">
          <w:pPr>
            <w:pStyle w:val="StyleHeading114ptBoldUnderlineLeft"/>
          </w:pPr>
        </w:pPrChange>
      </w:pPr>
      <w:ins w:id="20251" w:author="Caree2" w:date="2017-04-02T07:02:00Z">
        <w:r>
          <w:tab/>
          <w:t>public long getTravellerID() {</w:t>
        </w:r>
      </w:ins>
    </w:p>
    <w:p w:rsidR="006C7EC5" w:rsidRDefault="006C7EC5" w:rsidP="00556719">
      <w:pPr>
        <w:rPr>
          <w:ins w:id="20252" w:author="Caree2" w:date="2017-04-02T07:02:00Z"/>
        </w:rPr>
        <w:pPrChange w:id="20253" w:author="Caree2" w:date="2017-04-02T07:25:00Z">
          <w:pPr>
            <w:pStyle w:val="StyleHeading114ptBoldUnderlineLeft"/>
          </w:pPr>
        </w:pPrChange>
      </w:pPr>
      <w:ins w:id="20254" w:author="Caree2" w:date="2017-04-02T07:02:00Z">
        <w:r>
          <w:tab/>
        </w:r>
        <w:r>
          <w:tab/>
          <w:t>return travellerID;</w:t>
        </w:r>
      </w:ins>
    </w:p>
    <w:p w:rsidR="006C7EC5" w:rsidRDefault="006C7EC5" w:rsidP="00556719">
      <w:pPr>
        <w:rPr>
          <w:ins w:id="20255" w:author="Caree2" w:date="2017-04-02T07:02:00Z"/>
        </w:rPr>
        <w:pPrChange w:id="20256" w:author="Caree2" w:date="2017-04-02T07:25:00Z">
          <w:pPr>
            <w:pStyle w:val="StyleHeading114ptBoldUnderlineLeft"/>
          </w:pPr>
        </w:pPrChange>
      </w:pPr>
      <w:ins w:id="20257" w:author="Caree2" w:date="2017-04-02T07:02:00Z">
        <w:r>
          <w:tab/>
          <w:t>}</w:t>
        </w:r>
      </w:ins>
    </w:p>
    <w:p w:rsidR="006C7EC5" w:rsidRDefault="006C7EC5" w:rsidP="00556719">
      <w:pPr>
        <w:rPr>
          <w:ins w:id="20258" w:author="Caree2" w:date="2017-04-02T07:02:00Z"/>
        </w:rPr>
        <w:pPrChange w:id="20259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260" w:author="Caree2" w:date="2017-04-02T07:02:00Z"/>
        </w:rPr>
        <w:pPrChange w:id="20261" w:author="Caree2" w:date="2017-04-02T07:25:00Z">
          <w:pPr>
            <w:pStyle w:val="StyleHeading114ptBoldUnderlineLeft"/>
          </w:pPr>
        </w:pPrChange>
      </w:pPr>
      <w:ins w:id="20262" w:author="Caree2" w:date="2017-04-02T07:02:00Z">
        <w:r>
          <w:tab/>
          <w:t>public void setTravellerID(long travellerID) {</w:t>
        </w:r>
      </w:ins>
    </w:p>
    <w:p w:rsidR="006C7EC5" w:rsidRDefault="006C7EC5" w:rsidP="00556719">
      <w:pPr>
        <w:rPr>
          <w:ins w:id="20263" w:author="Caree2" w:date="2017-04-02T07:02:00Z"/>
        </w:rPr>
        <w:pPrChange w:id="20264" w:author="Caree2" w:date="2017-04-02T07:25:00Z">
          <w:pPr>
            <w:pStyle w:val="StyleHeading114ptBoldUnderlineLeft"/>
          </w:pPr>
        </w:pPrChange>
      </w:pPr>
      <w:ins w:id="20265" w:author="Caree2" w:date="2017-04-02T07:02:00Z">
        <w:r>
          <w:tab/>
        </w:r>
        <w:r>
          <w:tab/>
          <w:t>this.travellerID = travellerID;</w:t>
        </w:r>
      </w:ins>
    </w:p>
    <w:p w:rsidR="006C7EC5" w:rsidRDefault="006C7EC5" w:rsidP="00556719">
      <w:pPr>
        <w:rPr>
          <w:ins w:id="20266" w:author="Caree2" w:date="2017-04-02T07:02:00Z"/>
        </w:rPr>
        <w:pPrChange w:id="20267" w:author="Caree2" w:date="2017-04-02T07:25:00Z">
          <w:pPr>
            <w:pStyle w:val="StyleHeading114ptBoldUnderlineLeft"/>
          </w:pPr>
        </w:pPrChange>
      </w:pPr>
      <w:ins w:id="20268" w:author="Caree2" w:date="2017-04-02T07:02:00Z">
        <w:r>
          <w:lastRenderedPageBreak/>
          <w:tab/>
          <w:t>}</w:t>
        </w:r>
      </w:ins>
    </w:p>
    <w:p w:rsidR="006C7EC5" w:rsidRDefault="006C7EC5" w:rsidP="00556719">
      <w:pPr>
        <w:rPr>
          <w:ins w:id="20269" w:author="Caree2" w:date="2017-04-02T07:02:00Z"/>
        </w:rPr>
        <w:pPrChange w:id="20270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271" w:author="Caree2" w:date="2017-04-02T07:02:00Z"/>
        </w:rPr>
        <w:pPrChange w:id="20272" w:author="Caree2" w:date="2017-04-02T07:25:00Z">
          <w:pPr>
            <w:pStyle w:val="StyleHeading114ptBoldUnderlineLeft"/>
          </w:pPr>
        </w:pPrChange>
      </w:pPr>
      <w:ins w:id="20273" w:author="Caree2" w:date="2017-04-02T07:02:00Z">
        <w:r>
          <w:tab/>
          <w:t>public String getFirstName() {</w:t>
        </w:r>
      </w:ins>
    </w:p>
    <w:p w:rsidR="006C7EC5" w:rsidRDefault="006C7EC5" w:rsidP="00556719">
      <w:pPr>
        <w:rPr>
          <w:ins w:id="20274" w:author="Caree2" w:date="2017-04-02T07:02:00Z"/>
        </w:rPr>
        <w:pPrChange w:id="20275" w:author="Caree2" w:date="2017-04-02T07:25:00Z">
          <w:pPr>
            <w:pStyle w:val="StyleHeading114ptBoldUnderlineLeft"/>
          </w:pPr>
        </w:pPrChange>
      </w:pPr>
      <w:ins w:id="20276" w:author="Caree2" w:date="2017-04-02T07:02:00Z">
        <w:r>
          <w:tab/>
        </w:r>
        <w:r>
          <w:tab/>
          <w:t>return firstName;</w:t>
        </w:r>
      </w:ins>
    </w:p>
    <w:p w:rsidR="006C7EC5" w:rsidRDefault="006C7EC5" w:rsidP="00556719">
      <w:pPr>
        <w:rPr>
          <w:ins w:id="20277" w:author="Caree2" w:date="2017-04-02T07:02:00Z"/>
        </w:rPr>
        <w:pPrChange w:id="20278" w:author="Caree2" w:date="2017-04-02T07:25:00Z">
          <w:pPr>
            <w:pStyle w:val="StyleHeading114ptBoldUnderlineLeft"/>
          </w:pPr>
        </w:pPrChange>
      </w:pPr>
      <w:ins w:id="20279" w:author="Caree2" w:date="2017-04-02T07:02:00Z">
        <w:r>
          <w:tab/>
          <w:t>}</w:t>
        </w:r>
      </w:ins>
    </w:p>
    <w:p w:rsidR="006C7EC5" w:rsidRDefault="006C7EC5" w:rsidP="00556719">
      <w:pPr>
        <w:rPr>
          <w:ins w:id="20280" w:author="Caree2" w:date="2017-04-02T07:02:00Z"/>
        </w:rPr>
        <w:pPrChange w:id="20281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282" w:author="Caree2" w:date="2017-04-02T07:02:00Z"/>
        </w:rPr>
        <w:pPrChange w:id="20283" w:author="Caree2" w:date="2017-04-02T07:25:00Z">
          <w:pPr>
            <w:pStyle w:val="StyleHeading114ptBoldUnderlineLeft"/>
          </w:pPr>
        </w:pPrChange>
      </w:pPr>
      <w:ins w:id="20284" w:author="Caree2" w:date="2017-04-02T07:02:00Z">
        <w:r>
          <w:tab/>
          <w:t>public void setFirstName(String firstName) {</w:t>
        </w:r>
      </w:ins>
    </w:p>
    <w:p w:rsidR="006C7EC5" w:rsidRDefault="006C7EC5" w:rsidP="00556719">
      <w:pPr>
        <w:rPr>
          <w:ins w:id="20285" w:author="Caree2" w:date="2017-04-02T07:02:00Z"/>
        </w:rPr>
        <w:pPrChange w:id="20286" w:author="Caree2" w:date="2017-04-02T07:25:00Z">
          <w:pPr>
            <w:pStyle w:val="StyleHeading114ptBoldUnderlineLeft"/>
          </w:pPr>
        </w:pPrChange>
      </w:pPr>
      <w:ins w:id="20287" w:author="Caree2" w:date="2017-04-02T07:02:00Z">
        <w:r>
          <w:tab/>
        </w:r>
        <w:r>
          <w:tab/>
          <w:t>this.firstName = firstName;</w:t>
        </w:r>
      </w:ins>
    </w:p>
    <w:p w:rsidR="006C7EC5" w:rsidRDefault="006C7EC5" w:rsidP="00556719">
      <w:pPr>
        <w:rPr>
          <w:ins w:id="20288" w:author="Caree2" w:date="2017-04-02T07:02:00Z"/>
        </w:rPr>
        <w:pPrChange w:id="20289" w:author="Caree2" w:date="2017-04-02T07:25:00Z">
          <w:pPr>
            <w:pStyle w:val="StyleHeading114ptBoldUnderlineLeft"/>
          </w:pPr>
        </w:pPrChange>
      </w:pPr>
      <w:ins w:id="20290" w:author="Caree2" w:date="2017-04-02T07:02:00Z">
        <w:r>
          <w:tab/>
          <w:t>}</w:t>
        </w:r>
      </w:ins>
    </w:p>
    <w:p w:rsidR="006C7EC5" w:rsidRDefault="006C7EC5" w:rsidP="00556719">
      <w:pPr>
        <w:rPr>
          <w:ins w:id="20291" w:author="Caree2" w:date="2017-04-02T07:02:00Z"/>
        </w:rPr>
        <w:pPrChange w:id="20292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293" w:author="Caree2" w:date="2017-04-02T07:02:00Z"/>
        </w:rPr>
        <w:pPrChange w:id="20294" w:author="Caree2" w:date="2017-04-02T07:25:00Z">
          <w:pPr>
            <w:pStyle w:val="StyleHeading114ptBoldUnderlineLeft"/>
          </w:pPr>
        </w:pPrChange>
      </w:pPr>
      <w:ins w:id="20295" w:author="Caree2" w:date="2017-04-02T07:02:00Z">
        <w:r>
          <w:tab/>
          <w:t>public String getLastName() {</w:t>
        </w:r>
      </w:ins>
    </w:p>
    <w:p w:rsidR="006C7EC5" w:rsidRDefault="006C7EC5" w:rsidP="00556719">
      <w:pPr>
        <w:rPr>
          <w:ins w:id="20296" w:author="Caree2" w:date="2017-04-02T07:02:00Z"/>
        </w:rPr>
        <w:pPrChange w:id="20297" w:author="Caree2" w:date="2017-04-02T07:25:00Z">
          <w:pPr>
            <w:pStyle w:val="StyleHeading114ptBoldUnderlineLeft"/>
          </w:pPr>
        </w:pPrChange>
      </w:pPr>
      <w:ins w:id="20298" w:author="Caree2" w:date="2017-04-02T07:02:00Z">
        <w:r>
          <w:tab/>
        </w:r>
        <w:r>
          <w:tab/>
          <w:t>return lastName;</w:t>
        </w:r>
      </w:ins>
    </w:p>
    <w:p w:rsidR="006C7EC5" w:rsidRDefault="006C7EC5" w:rsidP="00556719">
      <w:pPr>
        <w:rPr>
          <w:ins w:id="20299" w:author="Caree2" w:date="2017-04-02T07:02:00Z"/>
        </w:rPr>
        <w:pPrChange w:id="20300" w:author="Caree2" w:date="2017-04-02T07:25:00Z">
          <w:pPr>
            <w:pStyle w:val="StyleHeading114ptBoldUnderlineLeft"/>
          </w:pPr>
        </w:pPrChange>
      </w:pPr>
      <w:ins w:id="20301" w:author="Caree2" w:date="2017-04-02T07:02:00Z">
        <w:r>
          <w:tab/>
          <w:t>}</w:t>
        </w:r>
      </w:ins>
    </w:p>
    <w:p w:rsidR="006C7EC5" w:rsidRDefault="006C7EC5" w:rsidP="00556719">
      <w:pPr>
        <w:rPr>
          <w:ins w:id="20302" w:author="Caree2" w:date="2017-04-02T07:02:00Z"/>
        </w:rPr>
        <w:pPrChange w:id="20303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304" w:author="Caree2" w:date="2017-04-02T07:02:00Z"/>
        </w:rPr>
        <w:pPrChange w:id="20305" w:author="Caree2" w:date="2017-04-02T07:25:00Z">
          <w:pPr>
            <w:pStyle w:val="StyleHeading114ptBoldUnderlineLeft"/>
          </w:pPr>
        </w:pPrChange>
      </w:pPr>
      <w:ins w:id="20306" w:author="Caree2" w:date="2017-04-02T07:02:00Z">
        <w:r>
          <w:tab/>
          <w:t>public void setLastName(String lastName) {</w:t>
        </w:r>
      </w:ins>
    </w:p>
    <w:p w:rsidR="006C7EC5" w:rsidRDefault="006C7EC5" w:rsidP="00556719">
      <w:pPr>
        <w:rPr>
          <w:ins w:id="20307" w:author="Caree2" w:date="2017-04-02T07:02:00Z"/>
        </w:rPr>
        <w:pPrChange w:id="20308" w:author="Caree2" w:date="2017-04-02T07:25:00Z">
          <w:pPr>
            <w:pStyle w:val="StyleHeading114ptBoldUnderlineLeft"/>
          </w:pPr>
        </w:pPrChange>
      </w:pPr>
      <w:ins w:id="20309" w:author="Caree2" w:date="2017-04-02T07:02:00Z">
        <w:r>
          <w:tab/>
        </w:r>
        <w:r>
          <w:tab/>
          <w:t>this.lastName = lastName;</w:t>
        </w:r>
      </w:ins>
    </w:p>
    <w:p w:rsidR="006C7EC5" w:rsidRDefault="006C7EC5" w:rsidP="00556719">
      <w:pPr>
        <w:rPr>
          <w:ins w:id="20310" w:author="Caree2" w:date="2017-04-02T07:02:00Z"/>
        </w:rPr>
        <w:pPrChange w:id="20311" w:author="Caree2" w:date="2017-04-02T07:25:00Z">
          <w:pPr>
            <w:pStyle w:val="StyleHeading114ptBoldUnderlineLeft"/>
          </w:pPr>
        </w:pPrChange>
      </w:pPr>
      <w:ins w:id="20312" w:author="Caree2" w:date="2017-04-02T07:02:00Z">
        <w:r>
          <w:tab/>
          <w:t>}</w:t>
        </w:r>
      </w:ins>
    </w:p>
    <w:p w:rsidR="006C7EC5" w:rsidRDefault="006C7EC5" w:rsidP="00556719">
      <w:pPr>
        <w:rPr>
          <w:ins w:id="20313" w:author="Caree2" w:date="2017-04-02T07:02:00Z"/>
        </w:rPr>
        <w:pPrChange w:id="20314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315" w:author="Caree2" w:date="2017-04-02T07:02:00Z"/>
        </w:rPr>
        <w:pPrChange w:id="20316" w:author="Caree2" w:date="2017-04-02T07:25:00Z">
          <w:pPr>
            <w:pStyle w:val="StyleHeading114ptBoldUnderlineLeft"/>
          </w:pPr>
        </w:pPrChange>
      </w:pPr>
      <w:ins w:id="20317" w:author="Caree2" w:date="2017-04-02T07:02:00Z">
        <w:r>
          <w:tab/>
          <w:t>public String getMiddleName() {</w:t>
        </w:r>
      </w:ins>
    </w:p>
    <w:p w:rsidR="006C7EC5" w:rsidRDefault="006C7EC5" w:rsidP="00556719">
      <w:pPr>
        <w:rPr>
          <w:ins w:id="20318" w:author="Caree2" w:date="2017-04-02T07:02:00Z"/>
        </w:rPr>
        <w:pPrChange w:id="20319" w:author="Caree2" w:date="2017-04-02T07:25:00Z">
          <w:pPr>
            <w:pStyle w:val="StyleHeading114ptBoldUnderlineLeft"/>
          </w:pPr>
        </w:pPrChange>
      </w:pPr>
      <w:ins w:id="20320" w:author="Caree2" w:date="2017-04-02T07:02:00Z">
        <w:r>
          <w:tab/>
        </w:r>
        <w:r>
          <w:tab/>
          <w:t>return middleName;</w:t>
        </w:r>
      </w:ins>
    </w:p>
    <w:p w:rsidR="006C7EC5" w:rsidRDefault="006C7EC5" w:rsidP="00556719">
      <w:pPr>
        <w:rPr>
          <w:ins w:id="20321" w:author="Caree2" w:date="2017-04-02T07:02:00Z"/>
        </w:rPr>
        <w:pPrChange w:id="20322" w:author="Caree2" w:date="2017-04-02T07:25:00Z">
          <w:pPr>
            <w:pStyle w:val="StyleHeading114ptBoldUnderlineLeft"/>
          </w:pPr>
        </w:pPrChange>
      </w:pPr>
      <w:ins w:id="20323" w:author="Caree2" w:date="2017-04-02T07:02:00Z">
        <w:r>
          <w:tab/>
          <w:t>}</w:t>
        </w:r>
      </w:ins>
    </w:p>
    <w:p w:rsidR="006C7EC5" w:rsidRDefault="006C7EC5" w:rsidP="00556719">
      <w:pPr>
        <w:rPr>
          <w:ins w:id="20324" w:author="Caree2" w:date="2017-04-02T07:02:00Z"/>
        </w:rPr>
        <w:pPrChange w:id="20325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326" w:author="Caree2" w:date="2017-04-02T07:02:00Z"/>
        </w:rPr>
        <w:pPrChange w:id="20327" w:author="Caree2" w:date="2017-04-02T07:25:00Z">
          <w:pPr>
            <w:pStyle w:val="StyleHeading114ptBoldUnderlineLeft"/>
          </w:pPr>
        </w:pPrChange>
      </w:pPr>
      <w:ins w:id="20328" w:author="Caree2" w:date="2017-04-02T07:02:00Z">
        <w:r>
          <w:tab/>
          <w:t>public void setMiddleName(String middleName) {</w:t>
        </w:r>
      </w:ins>
    </w:p>
    <w:p w:rsidR="006C7EC5" w:rsidRDefault="006C7EC5" w:rsidP="00556719">
      <w:pPr>
        <w:rPr>
          <w:ins w:id="20329" w:author="Caree2" w:date="2017-04-02T07:02:00Z"/>
        </w:rPr>
        <w:pPrChange w:id="20330" w:author="Caree2" w:date="2017-04-02T07:25:00Z">
          <w:pPr>
            <w:pStyle w:val="StyleHeading114ptBoldUnderlineLeft"/>
          </w:pPr>
        </w:pPrChange>
      </w:pPr>
      <w:ins w:id="20331" w:author="Caree2" w:date="2017-04-02T07:02:00Z">
        <w:r>
          <w:tab/>
        </w:r>
        <w:r>
          <w:tab/>
          <w:t>this.middleName = middleName;</w:t>
        </w:r>
      </w:ins>
    </w:p>
    <w:p w:rsidR="006C7EC5" w:rsidRDefault="006C7EC5" w:rsidP="00556719">
      <w:pPr>
        <w:rPr>
          <w:ins w:id="20332" w:author="Caree2" w:date="2017-04-02T07:02:00Z"/>
        </w:rPr>
        <w:pPrChange w:id="20333" w:author="Caree2" w:date="2017-04-02T07:25:00Z">
          <w:pPr>
            <w:pStyle w:val="StyleHeading114ptBoldUnderlineLeft"/>
          </w:pPr>
        </w:pPrChange>
      </w:pPr>
      <w:ins w:id="20334" w:author="Caree2" w:date="2017-04-02T07:02:00Z">
        <w:r>
          <w:tab/>
          <w:t>}</w:t>
        </w:r>
      </w:ins>
    </w:p>
    <w:p w:rsidR="006C7EC5" w:rsidRDefault="006C7EC5" w:rsidP="00556719">
      <w:pPr>
        <w:rPr>
          <w:ins w:id="20335" w:author="Caree2" w:date="2017-04-02T07:02:00Z"/>
        </w:rPr>
        <w:pPrChange w:id="20336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337" w:author="Caree2" w:date="2017-04-02T07:02:00Z"/>
        </w:rPr>
        <w:pPrChange w:id="20338" w:author="Caree2" w:date="2017-04-02T07:25:00Z">
          <w:pPr>
            <w:pStyle w:val="StyleHeading114ptBoldUnderlineLeft"/>
          </w:pPr>
        </w:pPrChange>
      </w:pPr>
      <w:ins w:id="20339" w:author="Caree2" w:date="2017-04-02T07:02:00Z">
        <w:r>
          <w:tab/>
          <w:t>public String getSocialSecurityNumber() {</w:t>
        </w:r>
      </w:ins>
    </w:p>
    <w:p w:rsidR="006C7EC5" w:rsidRDefault="006C7EC5" w:rsidP="00556719">
      <w:pPr>
        <w:rPr>
          <w:ins w:id="20340" w:author="Caree2" w:date="2017-04-02T07:02:00Z"/>
        </w:rPr>
        <w:pPrChange w:id="20341" w:author="Caree2" w:date="2017-04-02T07:25:00Z">
          <w:pPr>
            <w:pStyle w:val="StyleHeading114ptBoldUnderlineLeft"/>
          </w:pPr>
        </w:pPrChange>
      </w:pPr>
      <w:ins w:id="20342" w:author="Caree2" w:date="2017-04-02T07:02:00Z">
        <w:r>
          <w:tab/>
        </w:r>
        <w:r>
          <w:tab/>
          <w:t>return socialSecurityNumber;</w:t>
        </w:r>
      </w:ins>
    </w:p>
    <w:p w:rsidR="006C7EC5" w:rsidRDefault="006C7EC5" w:rsidP="00556719">
      <w:pPr>
        <w:rPr>
          <w:ins w:id="20343" w:author="Caree2" w:date="2017-04-02T07:02:00Z"/>
        </w:rPr>
        <w:pPrChange w:id="20344" w:author="Caree2" w:date="2017-04-02T07:25:00Z">
          <w:pPr>
            <w:pStyle w:val="StyleHeading114ptBoldUnderlineLeft"/>
          </w:pPr>
        </w:pPrChange>
      </w:pPr>
      <w:ins w:id="20345" w:author="Caree2" w:date="2017-04-02T07:02:00Z">
        <w:r>
          <w:tab/>
          <w:t>}</w:t>
        </w:r>
      </w:ins>
    </w:p>
    <w:p w:rsidR="006C7EC5" w:rsidRDefault="006C7EC5" w:rsidP="00556719">
      <w:pPr>
        <w:rPr>
          <w:ins w:id="20346" w:author="Caree2" w:date="2017-04-02T07:02:00Z"/>
        </w:rPr>
        <w:pPrChange w:id="20347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348" w:author="Caree2" w:date="2017-04-02T07:02:00Z"/>
        </w:rPr>
        <w:pPrChange w:id="20349" w:author="Caree2" w:date="2017-04-02T07:25:00Z">
          <w:pPr>
            <w:pStyle w:val="StyleHeading114ptBoldUnderlineLeft"/>
          </w:pPr>
        </w:pPrChange>
      </w:pPr>
      <w:ins w:id="20350" w:author="Caree2" w:date="2017-04-02T07:02:00Z">
        <w:r>
          <w:tab/>
          <w:t>public void setSocialSecurityNumber(String socialSecurityNumber) {</w:t>
        </w:r>
      </w:ins>
    </w:p>
    <w:p w:rsidR="006C7EC5" w:rsidRDefault="006C7EC5" w:rsidP="00556719">
      <w:pPr>
        <w:rPr>
          <w:ins w:id="20351" w:author="Caree2" w:date="2017-04-02T07:02:00Z"/>
        </w:rPr>
        <w:pPrChange w:id="20352" w:author="Caree2" w:date="2017-04-02T07:25:00Z">
          <w:pPr>
            <w:pStyle w:val="StyleHeading114ptBoldUnderlineLeft"/>
          </w:pPr>
        </w:pPrChange>
      </w:pPr>
      <w:ins w:id="20353" w:author="Caree2" w:date="2017-04-02T07:02:00Z">
        <w:r>
          <w:tab/>
        </w:r>
        <w:r>
          <w:tab/>
          <w:t>this.socialSecurityNumber = socialSecurityNumber;</w:t>
        </w:r>
      </w:ins>
    </w:p>
    <w:p w:rsidR="006C7EC5" w:rsidRDefault="006C7EC5" w:rsidP="00556719">
      <w:pPr>
        <w:rPr>
          <w:ins w:id="20354" w:author="Caree2" w:date="2017-04-02T07:02:00Z"/>
        </w:rPr>
        <w:pPrChange w:id="20355" w:author="Caree2" w:date="2017-04-02T07:25:00Z">
          <w:pPr>
            <w:pStyle w:val="StyleHeading114ptBoldUnderlineLeft"/>
          </w:pPr>
        </w:pPrChange>
      </w:pPr>
      <w:ins w:id="20356" w:author="Caree2" w:date="2017-04-02T07:02:00Z">
        <w:r>
          <w:tab/>
          <w:t>}</w:t>
        </w:r>
      </w:ins>
    </w:p>
    <w:p w:rsidR="006C7EC5" w:rsidRDefault="006C7EC5" w:rsidP="00556719">
      <w:pPr>
        <w:rPr>
          <w:ins w:id="20357" w:author="Caree2" w:date="2017-04-02T07:02:00Z"/>
        </w:rPr>
        <w:pPrChange w:id="20358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359" w:author="Caree2" w:date="2017-04-02T07:02:00Z"/>
        </w:rPr>
        <w:pPrChange w:id="20360" w:author="Caree2" w:date="2017-04-02T07:25:00Z">
          <w:pPr>
            <w:pStyle w:val="StyleHeading114ptBoldUnderlineLeft"/>
          </w:pPr>
        </w:pPrChange>
      </w:pPr>
      <w:ins w:id="20361" w:author="Caree2" w:date="2017-04-02T07:02:00Z">
        <w:r>
          <w:tab/>
          <w:t>public LocalDate getDateOfBirth() {</w:t>
        </w:r>
      </w:ins>
    </w:p>
    <w:p w:rsidR="006C7EC5" w:rsidRDefault="006C7EC5" w:rsidP="00556719">
      <w:pPr>
        <w:rPr>
          <w:ins w:id="20362" w:author="Caree2" w:date="2017-04-02T07:02:00Z"/>
        </w:rPr>
        <w:pPrChange w:id="20363" w:author="Caree2" w:date="2017-04-02T07:25:00Z">
          <w:pPr>
            <w:pStyle w:val="StyleHeading114ptBoldUnderlineLeft"/>
          </w:pPr>
        </w:pPrChange>
      </w:pPr>
      <w:ins w:id="20364" w:author="Caree2" w:date="2017-04-02T07:02:00Z">
        <w:r>
          <w:tab/>
        </w:r>
        <w:r>
          <w:tab/>
          <w:t>return dateOfBirth;</w:t>
        </w:r>
      </w:ins>
    </w:p>
    <w:p w:rsidR="006C7EC5" w:rsidRDefault="006C7EC5" w:rsidP="00556719">
      <w:pPr>
        <w:rPr>
          <w:ins w:id="20365" w:author="Caree2" w:date="2017-04-02T07:02:00Z"/>
        </w:rPr>
        <w:pPrChange w:id="20366" w:author="Caree2" w:date="2017-04-02T07:25:00Z">
          <w:pPr>
            <w:pStyle w:val="StyleHeading114ptBoldUnderlineLeft"/>
          </w:pPr>
        </w:pPrChange>
      </w:pPr>
      <w:ins w:id="20367" w:author="Caree2" w:date="2017-04-02T07:02:00Z">
        <w:r>
          <w:tab/>
          <w:t>}</w:t>
        </w:r>
      </w:ins>
    </w:p>
    <w:p w:rsidR="006C7EC5" w:rsidRDefault="006C7EC5" w:rsidP="00556719">
      <w:pPr>
        <w:rPr>
          <w:ins w:id="20368" w:author="Caree2" w:date="2017-04-02T07:02:00Z"/>
        </w:rPr>
        <w:pPrChange w:id="20369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370" w:author="Caree2" w:date="2017-04-02T07:02:00Z"/>
        </w:rPr>
        <w:pPrChange w:id="20371" w:author="Caree2" w:date="2017-04-02T07:25:00Z">
          <w:pPr>
            <w:pStyle w:val="StyleHeading114ptBoldUnderlineLeft"/>
          </w:pPr>
        </w:pPrChange>
      </w:pPr>
      <w:ins w:id="20372" w:author="Caree2" w:date="2017-04-02T07:02:00Z">
        <w:r>
          <w:tab/>
          <w:t>public void setDateOfBirth(LocalDate dateOfBirth) {</w:t>
        </w:r>
      </w:ins>
    </w:p>
    <w:p w:rsidR="006C7EC5" w:rsidRDefault="006C7EC5" w:rsidP="00556719">
      <w:pPr>
        <w:rPr>
          <w:ins w:id="20373" w:author="Caree2" w:date="2017-04-02T07:02:00Z"/>
        </w:rPr>
        <w:pPrChange w:id="20374" w:author="Caree2" w:date="2017-04-02T07:25:00Z">
          <w:pPr>
            <w:pStyle w:val="StyleHeading114ptBoldUnderlineLeft"/>
          </w:pPr>
        </w:pPrChange>
      </w:pPr>
      <w:ins w:id="20375" w:author="Caree2" w:date="2017-04-02T07:02:00Z">
        <w:r>
          <w:tab/>
        </w:r>
        <w:r>
          <w:tab/>
          <w:t>this.dateOfBirth = dateOfBirth;</w:t>
        </w:r>
      </w:ins>
    </w:p>
    <w:p w:rsidR="006C7EC5" w:rsidRDefault="006C7EC5" w:rsidP="00556719">
      <w:pPr>
        <w:rPr>
          <w:ins w:id="20376" w:author="Caree2" w:date="2017-04-02T07:02:00Z"/>
        </w:rPr>
        <w:pPrChange w:id="20377" w:author="Caree2" w:date="2017-04-02T07:25:00Z">
          <w:pPr>
            <w:pStyle w:val="StyleHeading114ptBoldUnderlineLeft"/>
          </w:pPr>
        </w:pPrChange>
      </w:pPr>
      <w:ins w:id="20378" w:author="Caree2" w:date="2017-04-02T07:02:00Z">
        <w:r>
          <w:tab/>
          <w:t>}</w:t>
        </w:r>
      </w:ins>
    </w:p>
    <w:p w:rsidR="006C7EC5" w:rsidRDefault="006C7EC5" w:rsidP="00556719">
      <w:pPr>
        <w:rPr>
          <w:ins w:id="20379" w:author="Caree2" w:date="2017-04-02T07:02:00Z"/>
        </w:rPr>
        <w:pPrChange w:id="20380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381" w:author="Caree2" w:date="2017-04-02T07:02:00Z"/>
        </w:rPr>
        <w:pPrChange w:id="20382" w:author="Caree2" w:date="2017-04-02T07:25:00Z">
          <w:pPr>
            <w:pStyle w:val="StyleHeading114ptBoldUnderlineLeft"/>
          </w:pPr>
        </w:pPrChange>
      </w:pPr>
      <w:ins w:id="20383" w:author="Caree2" w:date="2017-04-02T07:02:00Z">
        <w:r>
          <w:tab/>
          <w:t>public Airport getTravellingFrom() {</w:t>
        </w:r>
      </w:ins>
    </w:p>
    <w:p w:rsidR="006C7EC5" w:rsidRDefault="006C7EC5" w:rsidP="00556719">
      <w:pPr>
        <w:rPr>
          <w:ins w:id="20384" w:author="Caree2" w:date="2017-04-02T07:02:00Z"/>
        </w:rPr>
        <w:pPrChange w:id="20385" w:author="Caree2" w:date="2017-04-02T07:25:00Z">
          <w:pPr>
            <w:pStyle w:val="StyleHeading114ptBoldUnderlineLeft"/>
          </w:pPr>
        </w:pPrChange>
      </w:pPr>
      <w:ins w:id="20386" w:author="Caree2" w:date="2017-04-02T07:02:00Z">
        <w:r>
          <w:tab/>
        </w:r>
        <w:r>
          <w:tab/>
          <w:t>return travellingFrom;</w:t>
        </w:r>
      </w:ins>
    </w:p>
    <w:p w:rsidR="006C7EC5" w:rsidRDefault="006C7EC5" w:rsidP="00556719">
      <w:pPr>
        <w:rPr>
          <w:ins w:id="20387" w:author="Caree2" w:date="2017-04-02T07:02:00Z"/>
        </w:rPr>
        <w:pPrChange w:id="20388" w:author="Caree2" w:date="2017-04-02T07:25:00Z">
          <w:pPr>
            <w:pStyle w:val="StyleHeading114ptBoldUnderlineLeft"/>
          </w:pPr>
        </w:pPrChange>
      </w:pPr>
      <w:ins w:id="20389" w:author="Caree2" w:date="2017-04-02T07:02:00Z">
        <w:r>
          <w:tab/>
          <w:t>}</w:t>
        </w:r>
      </w:ins>
    </w:p>
    <w:p w:rsidR="006C7EC5" w:rsidRDefault="006C7EC5" w:rsidP="00556719">
      <w:pPr>
        <w:rPr>
          <w:ins w:id="20390" w:author="Caree2" w:date="2017-04-02T07:02:00Z"/>
        </w:rPr>
        <w:pPrChange w:id="20391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392" w:author="Caree2" w:date="2017-04-02T07:02:00Z"/>
        </w:rPr>
        <w:pPrChange w:id="20393" w:author="Caree2" w:date="2017-04-02T07:25:00Z">
          <w:pPr>
            <w:pStyle w:val="StyleHeading114ptBoldUnderlineLeft"/>
          </w:pPr>
        </w:pPrChange>
      </w:pPr>
      <w:ins w:id="20394" w:author="Caree2" w:date="2017-04-02T07:02:00Z">
        <w:r>
          <w:tab/>
          <w:t>public void setTravellingFrom(Airport travellingFrom) {</w:t>
        </w:r>
      </w:ins>
    </w:p>
    <w:p w:rsidR="006C7EC5" w:rsidRDefault="006C7EC5" w:rsidP="00556719">
      <w:pPr>
        <w:rPr>
          <w:ins w:id="20395" w:author="Caree2" w:date="2017-04-02T07:02:00Z"/>
        </w:rPr>
        <w:pPrChange w:id="20396" w:author="Caree2" w:date="2017-04-02T07:25:00Z">
          <w:pPr>
            <w:pStyle w:val="StyleHeading114ptBoldUnderlineLeft"/>
          </w:pPr>
        </w:pPrChange>
      </w:pPr>
      <w:ins w:id="20397" w:author="Caree2" w:date="2017-04-02T07:02:00Z">
        <w:r>
          <w:tab/>
        </w:r>
        <w:r>
          <w:tab/>
          <w:t>this.travellingFrom = travellingFrom;</w:t>
        </w:r>
      </w:ins>
    </w:p>
    <w:p w:rsidR="006C7EC5" w:rsidRDefault="006C7EC5" w:rsidP="00556719">
      <w:pPr>
        <w:rPr>
          <w:ins w:id="20398" w:author="Caree2" w:date="2017-04-02T07:02:00Z"/>
        </w:rPr>
        <w:pPrChange w:id="20399" w:author="Caree2" w:date="2017-04-02T07:25:00Z">
          <w:pPr>
            <w:pStyle w:val="StyleHeading114ptBoldUnderlineLeft"/>
          </w:pPr>
        </w:pPrChange>
      </w:pPr>
      <w:ins w:id="20400" w:author="Caree2" w:date="2017-04-02T07:02:00Z">
        <w:r>
          <w:tab/>
          <w:t>}</w:t>
        </w:r>
      </w:ins>
    </w:p>
    <w:p w:rsidR="006C7EC5" w:rsidRDefault="006C7EC5" w:rsidP="00556719">
      <w:pPr>
        <w:rPr>
          <w:ins w:id="20401" w:author="Caree2" w:date="2017-04-02T07:02:00Z"/>
        </w:rPr>
        <w:pPrChange w:id="20402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03" w:author="Caree2" w:date="2017-04-02T07:02:00Z"/>
        </w:rPr>
        <w:pPrChange w:id="20404" w:author="Caree2" w:date="2017-04-02T07:25:00Z">
          <w:pPr>
            <w:pStyle w:val="StyleHeading114ptBoldUnderlineLeft"/>
          </w:pPr>
        </w:pPrChange>
      </w:pPr>
      <w:ins w:id="20405" w:author="Caree2" w:date="2017-04-02T07:02:00Z">
        <w:r>
          <w:tab/>
          <w:t>public Airport getTravellingTo() {</w:t>
        </w:r>
      </w:ins>
    </w:p>
    <w:p w:rsidR="006C7EC5" w:rsidRDefault="006C7EC5" w:rsidP="00556719">
      <w:pPr>
        <w:rPr>
          <w:ins w:id="20406" w:author="Caree2" w:date="2017-04-02T07:02:00Z"/>
        </w:rPr>
        <w:pPrChange w:id="20407" w:author="Caree2" w:date="2017-04-02T07:25:00Z">
          <w:pPr>
            <w:pStyle w:val="StyleHeading114ptBoldUnderlineLeft"/>
          </w:pPr>
        </w:pPrChange>
      </w:pPr>
      <w:ins w:id="20408" w:author="Caree2" w:date="2017-04-02T07:02:00Z">
        <w:r>
          <w:tab/>
        </w:r>
        <w:r>
          <w:tab/>
          <w:t>return travellingTo;</w:t>
        </w:r>
      </w:ins>
    </w:p>
    <w:p w:rsidR="006C7EC5" w:rsidRDefault="006C7EC5" w:rsidP="00556719">
      <w:pPr>
        <w:rPr>
          <w:ins w:id="20409" w:author="Caree2" w:date="2017-04-02T07:02:00Z"/>
        </w:rPr>
        <w:pPrChange w:id="20410" w:author="Caree2" w:date="2017-04-02T07:25:00Z">
          <w:pPr>
            <w:pStyle w:val="StyleHeading114ptBoldUnderlineLeft"/>
          </w:pPr>
        </w:pPrChange>
      </w:pPr>
      <w:ins w:id="20411" w:author="Caree2" w:date="2017-04-02T07:02:00Z">
        <w:r>
          <w:tab/>
          <w:t>}</w:t>
        </w:r>
      </w:ins>
    </w:p>
    <w:p w:rsidR="006C7EC5" w:rsidRDefault="006C7EC5" w:rsidP="00556719">
      <w:pPr>
        <w:rPr>
          <w:ins w:id="20412" w:author="Caree2" w:date="2017-04-02T07:02:00Z"/>
        </w:rPr>
        <w:pPrChange w:id="20413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14" w:author="Caree2" w:date="2017-04-02T07:02:00Z"/>
        </w:rPr>
        <w:pPrChange w:id="20415" w:author="Caree2" w:date="2017-04-02T07:25:00Z">
          <w:pPr>
            <w:pStyle w:val="StyleHeading114ptBoldUnderlineLeft"/>
          </w:pPr>
        </w:pPrChange>
      </w:pPr>
      <w:ins w:id="20416" w:author="Caree2" w:date="2017-04-02T07:02:00Z">
        <w:r>
          <w:tab/>
          <w:t>public void setTravellingTo(Airport travellingTo) {</w:t>
        </w:r>
      </w:ins>
    </w:p>
    <w:p w:rsidR="006C7EC5" w:rsidRDefault="006C7EC5" w:rsidP="00556719">
      <w:pPr>
        <w:rPr>
          <w:ins w:id="20417" w:author="Caree2" w:date="2017-04-02T07:02:00Z"/>
        </w:rPr>
        <w:pPrChange w:id="20418" w:author="Caree2" w:date="2017-04-02T07:25:00Z">
          <w:pPr>
            <w:pStyle w:val="StyleHeading114ptBoldUnderlineLeft"/>
          </w:pPr>
        </w:pPrChange>
      </w:pPr>
      <w:ins w:id="20419" w:author="Caree2" w:date="2017-04-02T07:02:00Z">
        <w:r>
          <w:tab/>
        </w:r>
        <w:r>
          <w:tab/>
          <w:t>this.travellingTo = travellingTo;</w:t>
        </w:r>
      </w:ins>
    </w:p>
    <w:p w:rsidR="006C7EC5" w:rsidRDefault="006C7EC5" w:rsidP="00556719">
      <w:pPr>
        <w:rPr>
          <w:ins w:id="20420" w:author="Caree2" w:date="2017-04-02T07:02:00Z"/>
        </w:rPr>
        <w:pPrChange w:id="20421" w:author="Caree2" w:date="2017-04-02T07:25:00Z">
          <w:pPr>
            <w:pStyle w:val="StyleHeading114ptBoldUnderlineLeft"/>
          </w:pPr>
        </w:pPrChange>
      </w:pPr>
      <w:ins w:id="20422" w:author="Caree2" w:date="2017-04-02T07:02:00Z">
        <w:r>
          <w:tab/>
          <w:t>}</w:t>
        </w:r>
      </w:ins>
    </w:p>
    <w:p w:rsidR="006C7EC5" w:rsidRDefault="006C7EC5" w:rsidP="00556719">
      <w:pPr>
        <w:rPr>
          <w:ins w:id="20423" w:author="Caree2" w:date="2017-04-02T07:02:00Z"/>
        </w:rPr>
        <w:pPrChange w:id="20424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25" w:author="Caree2" w:date="2017-04-02T07:02:00Z"/>
        </w:rPr>
        <w:pPrChange w:id="20426" w:author="Caree2" w:date="2017-04-02T07:25:00Z">
          <w:pPr>
            <w:pStyle w:val="StyleHeading114ptBoldUnderlineLeft"/>
          </w:pPr>
        </w:pPrChange>
      </w:pPr>
      <w:ins w:id="20427" w:author="Caree2" w:date="2017-04-02T07:02:00Z">
        <w:r>
          <w:tab/>
        </w:r>
      </w:ins>
    </w:p>
    <w:p w:rsidR="006C7EC5" w:rsidRDefault="006C7EC5" w:rsidP="00556719">
      <w:pPr>
        <w:rPr>
          <w:ins w:id="20428" w:author="Caree2" w:date="2017-04-02T07:02:00Z"/>
        </w:rPr>
        <w:pPrChange w:id="20429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30" w:author="Caree2" w:date="2017-04-02T07:02:00Z"/>
        </w:rPr>
        <w:pPrChange w:id="20431" w:author="Caree2" w:date="2017-04-02T07:25:00Z">
          <w:pPr>
            <w:pStyle w:val="StyleHeading114ptBoldUnderlineLeft"/>
          </w:pPr>
        </w:pPrChange>
      </w:pPr>
      <w:ins w:id="20432" w:author="Caree2" w:date="2017-04-02T07:02:00Z">
        <w:r>
          <w:tab/>
          <w:t>public int getAge() {</w:t>
        </w:r>
      </w:ins>
    </w:p>
    <w:p w:rsidR="006C7EC5" w:rsidRDefault="006C7EC5" w:rsidP="00556719">
      <w:pPr>
        <w:rPr>
          <w:ins w:id="20433" w:author="Caree2" w:date="2017-04-02T07:02:00Z"/>
        </w:rPr>
        <w:pPrChange w:id="20434" w:author="Caree2" w:date="2017-04-02T07:25:00Z">
          <w:pPr>
            <w:pStyle w:val="StyleHeading114ptBoldUnderlineLeft"/>
          </w:pPr>
        </w:pPrChange>
      </w:pPr>
      <w:ins w:id="20435" w:author="Caree2" w:date="2017-04-02T07:02:00Z">
        <w:r>
          <w:tab/>
        </w:r>
        <w:r>
          <w:tab/>
          <w:t>return age;</w:t>
        </w:r>
      </w:ins>
    </w:p>
    <w:p w:rsidR="006C7EC5" w:rsidRDefault="006C7EC5" w:rsidP="00556719">
      <w:pPr>
        <w:rPr>
          <w:ins w:id="20436" w:author="Caree2" w:date="2017-04-02T07:02:00Z"/>
        </w:rPr>
        <w:pPrChange w:id="20437" w:author="Caree2" w:date="2017-04-02T07:25:00Z">
          <w:pPr>
            <w:pStyle w:val="StyleHeading114ptBoldUnderlineLeft"/>
          </w:pPr>
        </w:pPrChange>
      </w:pPr>
      <w:ins w:id="20438" w:author="Caree2" w:date="2017-04-02T07:02:00Z">
        <w:r>
          <w:tab/>
          <w:t>}</w:t>
        </w:r>
      </w:ins>
    </w:p>
    <w:p w:rsidR="006C7EC5" w:rsidRDefault="006C7EC5" w:rsidP="00556719">
      <w:pPr>
        <w:rPr>
          <w:ins w:id="20439" w:author="Caree2" w:date="2017-04-02T07:02:00Z"/>
        </w:rPr>
        <w:pPrChange w:id="20440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41" w:author="Caree2" w:date="2017-04-02T07:02:00Z"/>
        </w:rPr>
        <w:pPrChange w:id="20442" w:author="Caree2" w:date="2017-04-02T07:25:00Z">
          <w:pPr>
            <w:pStyle w:val="StyleHeading114ptBoldUnderlineLeft"/>
          </w:pPr>
        </w:pPrChange>
      </w:pPr>
      <w:ins w:id="20443" w:author="Caree2" w:date="2017-04-02T07:02:00Z">
        <w:r>
          <w:tab/>
          <w:t>public void setAge(int age) {</w:t>
        </w:r>
      </w:ins>
    </w:p>
    <w:p w:rsidR="006C7EC5" w:rsidRDefault="006C7EC5" w:rsidP="00556719">
      <w:pPr>
        <w:rPr>
          <w:ins w:id="20444" w:author="Caree2" w:date="2017-04-02T07:02:00Z"/>
        </w:rPr>
        <w:pPrChange w:id="20445" w:author="Caree2" w:date="2017-04-02T07:25:00Z">
          <w:pPr>
            <w:pStyle w:val="StyleHeading114ptBoldUnderlineLeft"/>
          </w:pPr>
        </w:pPrChange>
      </w:pPr>
      <w:ins w:id="20446" w:author="Caree2" w:date="2017-04-02T07:02:00Z">
        <w:r>
          <w:tab/>
        </w:r>
        <w:r>
          <w:tab/>
          <w:t>this.age = age;</w:t>
        </w:r>
      </w:ins>
    </w:p>
    <w:p w:rsidR="006C7EC5" w:rsidRDefault="006C7EC5" w:rsidP="00556719">
      <w:pPr>
        <w:rPr>
          <w:ins w:id="20447" w:author="Caree2" w:date="2017-04-02T07:02:00Z"/>
        </w:rPr>
        <w:pPrChange w:id="20448" w:author="Caree2" w:date="2017-04-02T07:25:00Z">
          <w:pPr>
            <w:pStyle w:val="StyleHeading114ptBoldUnderlineLeft"/>
          </w:pPr>
        </w:pPrChange>
      </w:pPr>
      <w:ins w:id="20449" w:author="Caree2" w:date="2017-04-02T07:02:00Z">
        <w:r>
          <w:tab/>
          <w:t>}</w:t>
        </w:r>
      </w:ins>
    </w:p>
    <w:p w:rsidR="006C7EC5" w:rsidRDefault="006C7EC5" w:rsidP="00556719">
      <w:pPr>
        <w:rPr>
          <w:ins w:id="20450" w:author="Caree2" w:date="2017-04-02T07:02:00Z"/>
        </w:rPr>
        <w:pPrChange w:id="20451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52" w:author="Caree2" w:date="2017-04-02T07:02:00Z"/>
        </w:rPr>
        <w:pPrChange w:id="20453" w:author="Caree2" w:date="2017-04-02T07:25:00Z">
          <w:pPr>
            <w:pStyle w:val="StyleHeading114ptBoldUnderlineLeft"/>
          </w:pPr>
        </w:pPrChange>
      </w:pPr>
      <w:ins w:id="20454" w:author="Caree2" w:date="2017-04-02T07:02:00Z">
        <w:r>
          <w:tab/>
          <w:t>public String getSex() {</w:t>
        </w:r>
      </w:ins>
    </w:p>
    <w:p w:rsidR="006C7EC5" w:rsidRDefault="006C7EC5" w:rsidP="00556719">
      <w:pPr>
        <w:rPr>
          <w:ins w:id="20455" w:author="Caree2" w:date="2017-04-02T07:02:00Z"/>
        </w:rPr>
        <w:pPrChange w:id="20456" w:author="Caree2" w:date="2017-04-02T07:25:00Z">
          <w:pPr>
            <w:pStyle w:val="StyleHeading114ptBoldUnderlineLeft"/>
          </w:pPr>
        </w:pPrChange>
      </w:pPr>
      <w:ins w:id="20457" w:author="Caree2" w:date="2017-04-02T07:02:00Z">
        <w:r>
          <w:tab/>
        </w:r>
        <w:r>
          <w:tab/>
          <w:t>return sex;</w:t>
        </w:r>
      </w:ins>
    </w:p>
    <w:p w:rsidR="006C7EC5" w:rsidRDefault="006C7EC5" w:rsidP="00556719">
      <w:pPr>
        <w:rPr>
          <w:ins w:id="20458" w:author="Caree2" w:date="2017-04-02T07:02:00Z"/>
        </w:rPr>
        <w:pPrChange w:id="20459" w:author="Caree2" w:date="2017-04-02T07:25:00Z">
          <w:pPr>
            <w:pStyle w:val="StyleHeading114ptBoldUnderlineLeft"/>
          </w:pPr>
        </w:pPrChange>
      </w:pPr>
      <w:ins w:id="20460" w:author="Caree2" w:date="2017-04-02T07:02:00Z">
        <w:r>
          <w:tab/>
          <w:t>}</w:t>
        </w:r>
      </w:ins>
    </w:p>
    <w:p w:rsidR="006C7EC5" w:rsidRDefault="006C7EC5" w:rsidP="00556719">
      <w:pPr>
        <w:rPr>
          <w:ins w:id="20461" w:author="Caree2" w:date="2017-04-02T07:02:00Z"/>
        </w:rPr>
        <w:pPrChange w:id="20462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63" w:author="Caree2" w:date="2017-04-02T07:02:00Z"/>
        </w:rPr>
        <w:pPrChange w:id="20464" w:author="Caree2" w:date="2017-04-02T07:25:00Z">
          <w:pPr>
            <w:pStyle w:val="StyleHeading114ptBoldUnderlineLeft"/>
          </w:pPr>
        </w:pPrChange>
      </w:pPr>
      <w:ins w:id="20465" w:author="Caree2" w:date="2017-04-02T07:02:00Z">
        <w:r>
          <w:tab/>
          <w:t>public void setSex(String sex) {</w:t>
        </w:r>
      </w:ins>
    </w:p>
    <w:p w:rsidR="006C7EC5" w:rsidRDefault="006C7EC5" w:rsidP="00556719">
      <w:pPr>
        <w:rPr>
          <w:ins w:id="20466" w:author="Caree2" w:date="2017-04-02T07:02:00Z"/>
        </w:rPr>
        <w:pPrChange w:id="20467" w:author="Caree2" w:date="2017-04-02T07:25:00Z">
          <w:pPr>
            <w:pStyle w:val="StyleHeading114ptBoldUnderlineLeft"/>
          </w:pPr>
        </w:pPrChange>
      </w:pPr>
      <w:ins w:id="20468" w:author="Caree2" w:date="2017-04-02T07:02:00Z">
        <w:r>
          <w:tab/>
        </w:r>
        <w:r>
          <w:tab/>
          <w:t>this.sex = sex;</w:t>
        </w:r>
      </w:ins>
    </w:p>
    <w:p w:rsidR="006C7EC5" w:rsidRDefault="006C7EC5" w:rsidP="00556719">
      <w:pPr>
        <w:rPr>
          <w:ins w:id="20469" w:author="Caree2" w:date="2017-04-02T07:02:00Z"/>
        </w:rPr>
        <w:pPrChange w:id="20470" w:author="Caree2" w:date="2017-04-02T07:25:00Z">
          <w:pPr>
            <w:pStyle w:val="StyleHeading114ptBoldUnderlineLeft"/>
          </w:pPr>
        </w:pPrChange>
      </w:pPr>
      <w:ins w:id="20471" w:author="Caree2" w:date="2017-04-02T07:02:00Z">
        <w:r>
          <w:tab/>
          <w:t>}</w:t>
        </w:r>
      </w:ins>
    </w:p>
    <w:p w:rsidR="006C7EC5" w:rsidRDefault="006C7EC5" w:rsidP="00556719">
      <w:pPr>
        <w:rPr>
          <w:ins w:id="20472" w:author="Caree2" w:date="2017-04-02T07:02:00Z"/>
        </w:rPr>
        <w:pPrChange w:id="20473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74" w:author="Caree2" w:date="2017-04-02T07:02:00Z"/>
        </w:rPr>
        <w:pPrChange w:id="20475" w:author="Caree2" w:date="2017-04-02T07:25:00Z">
          <w:pPr>
            <w:pStyle w:val="StyleHeading114ptBoldUnderlineLeft"/>
          </w:pPr>
        </w:pPrChange>
      </w:pPr>
      <w:ins w:id="20476" w:author="Caree2" w:date="2017-04-02T07:02:00Z">
        <w:r>
          <w:tab/>
          <w:t>public String getFoodChoice() {</w:t>
        </w:r>
      </w:ins>
    </w:p>
    <w:p w:rsidR="006C7EC5" w:rsidRDefault="006C7EC5" w:rsidP="00556719">
      <w:pPr>
        <w:rPr>
          <w:ins w:id="20477" w:author="Caree2" w:date="2017-04-02T07:02:00Z"/>
        </w:rPr>
        <w:pPrChange w:id="20478" w:author="Caree2" w:date="2017-04-02T07:25:00Z">
          <w:pPr>
            <w:pStyle w:val="StyleHeading114ptBoldUnderlineLeft"/>
          </w:pPr>
        </w:pPrChange>
      </w:pPr>
      <w:ins w:id="20479" w:author="Caree2" w:date="2017-04-02T07:02:00Z">
        <w:r>
          <w:tab/>
        </w:r>
        <w:r>
          <w:tab/>
          <w:t>return foodChoice;</w:t>
        </w:r>
      </w:ins>
    </w:p>
    <w:p w:rsidR="006C7EC5" w:rsidRDefault="006C7EC5" w:rsidP="00556719">
      <w:pPr>
        <w:rPr>
          <w:ins w:id="20480" w:author="Caree2" w:date="2017-04-02T07:02:00Z"/>
        </w:rPr>
        <w:pPrChange w:id="20481" w:author="Caree2" w:date="2017-04-02T07:25:00Z">
          <w:pPr>
            <w:pStyle w:val="StyleHeading114ptBoldUnderlineLeft"/>
          </w:pPr>
        </w:pPrChange>
      </w:pPr>
      <w:ins w:id="20482" w:author="Caree2" w:date="2017-04-02T07:02:00Z">
        <w:r>
          <w:tab/>
          <w:t>}</w:t>
        </w:r>
      </w:ins>
    </w:p>
    <w:p w:rsidR="006C7EC5" w:rsidRDefault="006C7EC5" w:rsidP="00556719">
      <w:pPr>
        <w:rPr>
          <w:ins w:id="20483" w:author="Caree2" w:date="2017-04-02T07:02:00Z"/>
        </w:rPr>
        <w:pPrChange w:id="20484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85" w:author="Caree2" w:date="2017-04-02T07:02:00Z"/>
        </w:rPr>
        <w:pPrChange w:id="20486" w:author="Caree2" w:date="2017-04-02T07:25:00Z">
          <w:pPr>
            <w:pStyle w:val="StyleHeading114ptBoldUnderlineLeft"/>
          </w:pPr>
        </w:pPrChange>
      </w:pPr>
      <w:ins w:id="20487" w:author="Caree2" w:date="2017-04-02T07:02:00Z">
        <w:r>
          <w:tab/>
          <w:t>public void setFoodChoice(String foodChoice) {</w:t>
        </w:r>
      </w:ins>
    </w:p>
    <w:p w:rsidR="006C7EC5" w:rsidRDefault="006C7EC5" w:rsidP="00556719">
      <w:pPr>
        <w:rPr>
          <w:ins w:id="20488" w:author="Caree2" w:date="2017-04-02T07:02:00Z"/>
        </w:rPr>
        <w:pPrChange w:id="20489" w:author="Caree2" w:date="2017-04-02T07:25:00Z">
          <w:pPr>
            <w:pStyle w:val="StyleHeading114ptBoldUnderlineLeft"/>
          </w:pPr>
        </w:pPrChange>
      </w:pPr>
      <w:ins w:id="20490" w:author="Caree2" w:date="2017-04-02T07:02:00Z">
        <w:r>
          <w:tab/>
        </w:r>
        <w:r>
          <w:tab/>
          <w:t>this.foodChoice = foodChoice;</w:t>
        </w:r>
      </w:ins>
    </w:p>
    <w:p w:rsidR="006C7EC5" w:rsidRDefault="006C7EC5" w:rsidP="00556719">
      <w:pPr>
        <w:rPr>
          <w:ins w:id="20491" w:author="Caree2" w:date="2017-04-02T07:02:00Z"/>
        </w:rPr>
        <w:pPrChange w:id="20492" w:author="Caree2" w:date="2017-04-02T07:25:00Z">
          <w:pPr>
            <w:pStyle w:val="StyleHeading114ptBoldUnderlineLeft"/>
          </w:pPr>
        </w:pPrChange>
      </w:pPr>
      <w:ins w:id="20493" w:author="Caree2" w:date="2017-04-02T07:02:00Z">
        <w:r>
          <w:tab/>
          <w:t>}</w:t>
        </w:r>
      </w:ins>
    </w:p>
    <w:p w:rsidR="006C7EC5" w:rsidRDefault="006C7EC5" w:rsidP="00556719">
      <w:pPr>
        <w:rPr>
          <w:ins w:id="20494" w:author="Caree2" w:date="2017-04-02T07:02:00Z"/>
        </w:rPr>
        <w:pPrChange w:id="20495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496" w:author="Caree2" w:date="2017-04-02T07:02:00Z"/>
        </w:rPr>
        <w:pPrChange w:id="20497" w:author="Caree2" w:date="2017-04-02T07:25:00Z">
          <w:pPr>
            <w:pStyle w:val="StyleHeading114ptBoldUnderlineLeft"/>
          </w:pPr>
        </w:pPrChange>
      </w:pPr>
      <w:ins w:id="20498" w:author="Caree2" w:date="2017-04-02T07:02:00Z">
        <w:r>
          <w:tab/>
        </w:r>
      </w:ins>
    </w:p>
    <w:p w:rsidR="006C7EC5" w:rsidRDefault="006C7EC5" w:rsidP="00556719">
      <w:pPr>
        <w:rPr>
          <w:ins w:id="20499" w:author="Caree2" w:date="2017-04-02T07:02:00Z"/>
        </w:rPr>
        <w:pPrChange w:id="20500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501" w:author="Caree2" w:date="2017-04-02T07:02:00Z"/>
        </w:rPr>
        <w:pPrChange w:id="20502" w:author="Caree2" w:date="2017-04-02T07:25:00Z">
          <w:pPr>
            <w:pStyle w:val="StyleHeading114ptBoldUnderlineLeft"/>
          </w:pPr>
        </w:pPrChange>
      </w:pPr>
      <w:ins w:id="20503" w:author="Caree2" w:date="2017-04-02T07:02:00Z">
        <w:r>
          <w:tab/>
          <w:t>public Traveller(long travellerID, String firstName, String lastName, String middleName,</w:t>
        </w:r>
      </w:ins>
    </w:p>
    <w:p w:rsidR="006C7EC5" w:rsidRDefault="006C7EC5" w:rsidP="00556719">
      <w:pPr>
        <w:rPr>
          <w:ins w:id="20504" w:author="Caree2" w:date="2017-04-02T07:02:00Z"/>
        </w:rPr>
        <w:pPrChange w:id="20505" w:author="Caree2" w:date="2017-04-02T07:25:00Z">
          <w:pPr>
            <w:pStyle w:val="StyleHeading114ptBoldUnderlineLeft"/>
          </w:pPr>
        </w:pPrChange>
      </w:pPr>
      <w:ins w:id="20506" w:author="Caree2" w:date="2017-04-02T07:02:00Z">
        <w:r>
          <w:tab/>
        </w:r>
        <w:r>
          <w:tab/>
        </w:r>
        <w:r>
          <w:tab/>
          <w:t>String socialSecurityNumber, LocalDate dateOfBirth, Airport travellingFrom, Airport travellingTo,</w:t>
        </w:r>
      </w:ins>
    </w:p>
    <w:p w:rsidR="006C7EC5" w:rsidRDefault="006C7EC5" w:rsidP="00556719">
      <w:pPr>
        <w:rPr>
          <w:ins w:id="20507" w:author="Caree2" w:date="2017-04-02T07:02:00Z"/>
        </w:rPr>
        <w:pPrChange w:id="20508" w:author="Caree2" w:date="2017-04-02T07:25:00Z">
          <w:pPr>
            <w:pStyle w:val="StyleHeading114ptBoldUnderlineLeft"/>
          </w:pPr>
        </w:pPrChange>
      </w:pPr>
      <w:ins w:id="20509" w:author="Caree2" w:date="2017-04-02T07:02:00Z">
        <w:r>
          <w:lastRenderedPageBreak/>
          <w:tab/>
        </w:r>
        <w:r>
          <w:tab/>
        </w:r>
        <w:r>
          <w:tab/>
          <w:t>int age, String sex, String foodChoice) {</w:t>
        </w:r>
      </w:ins>
    </w:p>
    <w:p w:rsidR="006C7EC5" w:rsidRDefault="006C7EC5" w:rsidP="00556719">
      <w:pPr>
        <w:rPr>
          <w:ins w:id="20510" w:author="Caree2" w:date="2017-04-02T07:02:00Z"/>
        </w:rPr>
        <w:pPrChange w:id="20511" w:author="Caree2" w:date="2017-04-02T07:25:00Z">
          <w:pPr>
            <w:pStyle w:val="StyleHeading114ptBoldUnderlineLeft"/>
          </w:pPr>
        </w:pPrChange>
      </w:pPr>
      <w:ins w:id="20512" w:author="Caree2" w:date="2017-04-02T07:02:00Z">
        <w:r>
          <w:tab/>
        </w:r>
        <w:r>
          <w:tab/>
          <w:t>super();</w:t>
        </w:r>
      </w:ins>
    </w:p>
    <w:p w:rsidR="006C7EC5" w:rsidRDefault="006C7EC5" w:rsidP="00556719">
      <w:pPr>
        <w:rPr>
          <w:ins w:id="20513" w:author="Caree2" w:date="2017-04-02T07:02:00Z"/>
        </w:rPr>
        <w:pPrChange w:id="20514" w:author="Caree2" w:date="2017-04-02T07:25:00Z">
          <w:pPr>
            <w:pStyle w:val="StyleHeading114ptBoldUnderlineLeft"/>
          </w:pPr>
        </w:pPrChange>
      </w:pPr>
      <w:ins w:id="20515" w:author="Caree2" w:date="2017-04-02T07:02:00Z">
        <w:r>
          <w:tab/>
        </w:r>
        <w:r>
          <w:tab/>
          <w:t>this.travellerID = travellerID;</w:t>
        </w:r>
      </w:ins>
    </w:p>
    <w:p w:rsidR="006C7EC5" w:rsidRDefault="006C7EC5" w:rsidP="00556719">
      <w:pPr>
        <w:rPr>
          <w:ins w:id="20516" w:author="Caree2" w:date="2017-04-02T07:02:00Z"/>
        </w:rPr>
        <w:pPrChange w:id="20517" w:author="Caree2" w:date="2017-04-02T07:25:00Z">
          <w:pPr>
            <w:pStyle w:val="StyleHeading114ptBoldUnderlineLeft"/>
          </w:pPr>
        </w:pPrChange>
      </w:pPr>
      <w:ins w:id="20518" w:author="Caree2" w:date="2017-04-02T07:02:00Z">
        <w:r>
          <w:tab/>
        </w:r>
        <w:r>
          <w:tab/>
          <w:t>this.firstName = firstName;</w:t>
        </w:r>
      </w:ins>
    </w:p>
    <w:p w:rsidR="006C7EC5" w:rsidRDefault="006C7EC5" w:rsidP="00556719">
      <w:pPr>
        <w:rPr>
          <w:ins w:id="20519" w:author="Caree2" w:date="2017-04-02T07:02:00Z"/>
        </w:rPr>
        <w:pPrChange w:id="20520" w:author="Caree2" w:date="2017-04-02T07:25:00Z">
          <w:pPr>
            <w:pStyle w:val="StyleHeading114ptBoldUnderlineLeft"/>
          </w:pPr>
        </w:pPrChange>
      </w:pPr>
      <w:ins w:id="20521" w:author="Caree2" w:date="2017-04-02T07:02:00Z">
        <w:r>
          <w:tab/>
        </w:r>
        <w:r>
          <w:tab/>
          <w:t>this.lastName = lastName;</w:t>
        </w:r>
      </w:ins>
    </w:p>
    <w:p w:rsidR="006C7EC5" w:rsidRDefault="006C7EC5" w:rsidP="00556719">
      <w:pPr>
        <w:rPr>
          <w:ins w:id="20522" w:author="Caree2" w:date="2017-04-02T07:02:00Z"/>
        </w:rPr>
        <w:pPrChange w:id="20523" w:author="Caree2" w:date="2017-04-02T07:25:00Z">
          <w:pPr>
            <w:pStyle w:val="StyleHeading114ptBoldUnderlineLeft"/>
          </w:pPr>
        </w:pPrChange>
      </w:pPr>
      <w:ins w:id="20524" w:author="Caree2" w:date="2017-04-02T07:02:00Z">
        <w:r>
          <w:tab/>
        </w:r>
        <w:r>
          <w:tab/>
          <w:t>this.middleName = middleName;</w:t>
        </w:r>
      </w:ins>
    </w:p>
    <w:p w:rsidR="006C7EC5" w:rsidRDefault="006C7EC5" w:rsidP="00556719">
      <w:pPr>
        <w:rPr>
          <w:ins w:id="20525" w:author="Caree2" w:date="2017-04-02T07:02:00Z"/>
        </w:rPr>
        <w:pPrChange w:id="20526" w:author="Caree2" w:date="2017-04-02T07:25:00Z">
          <w:pPr>
            <w:pStyle w:val="StyleHeading114ptBoldUnderlineLeft"/>
          </w:pPr>
        </w:pPrChange>
      </w:pPr>
      <w:ins w:id="20527" w:author="Caree2" w:date="2017-04-02T07:02:00Z">
        <w:r>
          <w:tab/>
        </w:r>
        <w:r>
          <w:tab/>
          <w:t>this.socialSecurityNumber = socialSecurityNumber;</w:t>
        </w:r>
      </w:ins>
    </w:p>
    <w:p w:rsidR="006C7EC5" w:rsidRDefault="006C7EC5" w:rsidP="00556719">
      <w:pPr>
        <w:rPr>
          <w:ins w:id="20528" w:author="Caree2" w:date="2017-04-02T07:02:00Z"/>
        </w:rPr>
        <w:pPrChange w:id="20529" w:author="Caree2" w:date="2017-04-02T07:25:00Z">
          <w:pPr>
            <w:pStyle w:val="StyleHeading114ptBoldUnderlineLeft"/>
          </w:pPr>
        </w:pPrChange>
      </w:pPr>
      <w:ins w:id="20530" w:author="Caree2" w:date="2017-04-02T07:02:00Z">
        <w:r>
          <w:tab/>
        </w:r>
        <w:r>
          <w:tab/>
          <w:t>this.dateOfBirth = dateOfBirth;</w:t>
        </w:r>
      </w:ins>
    </w:p>
    <w:p w:rsidR="006C7EC5" w:rsidRDefault="006C7EC5" w:rsidP="00556719">
      <w:pPr>
        <w:rPr>
          <w:ins w:id="20531" w:author="Caree2" w:date="2017-04-02T07:02:00Z"/>
        </w:rPr>
        <w:pPrChange w:id="20532" w:author="Caree2" w:date="2017-04-02T07:25:00Z">
          <w:pPr>
            <w:pStyle w:val="StyleHeading114ptBoldUnderlineLeft"/>
          </w:pPr>
        </w:pPrChange>
      </w:pPr>
      <w:ins w:id="20533" w:author="Caree2" w:date="2017-04-02T07:02:00Z">
        <w:r>
          <w:tab/>
        </w:r>
        <w:r>
          <w:tab/>
          <w:t>this.travellingFrom = travellingFrom;</w:t>
        </w:r>
      </w:ins>
    </w:p>
    <w:p w:rsidR="006C7EC5" w:rsidRDefault="006C7EC5" w:rsidP="00556719">
      <w:pPr>
        <w:rPr>
          <w:ins w:id="20534" w:author="Caree2" w:date="2017-04-02T07:02:00Z"/>
        </w:rPr>
        <w:pPrChange w:id="20535" w:author="Caree2" w:date="2017-04-02T07:25:00Z">
          <w:pPr>
            <w:pStyle w:val="StyleHeading114ptBoldUnderlineLeft"/>
          </w:pPr>
        </w:pPrChange>
      </w:pPr>
      <w:ins w:id="20536" w:author="Caree2" w:date="2017-04-02T07:02:00Z">
        <w:r>
          <w:tab/>
        </w:r>
        <w:r>
          <w:tab/>
          <w:t>this.travellingTo = travellingTo;</w:t>
        </w:r>
      </w:ins>
    </w:p>
    <w:p w:rsidR="006C7EC5" w:rsidRDefault="006C7EC5" w:rsidP="00556719">
      <w:pPr>
        <w:rPr>
          <w:ins w:id="20537" w:author="Caree2" w:date="2017-04-02T07:02:00Z"/>
        </w:rPr>
        <w:pPrChange w:id="20538" w:author="Caree2" w:date="2017-04-02T07:25:00Z">
          <w:pPr>
            <w:pStyle w:val="StyleHeading114ptBoldUnderlineLeft"/>
          </w:pPr>
        </w:pPrChange>
      </w:pPr>
      <w:ins w:id="20539" w:author="Caree2" w:date="2017-04-02T07:02:00Z">
        <w:r>
          <w:tab/>
        </w:r>
        <w:r>
          <w:tab/>
          <w:t>this.age = age;</w:t>
        </w:r>
      </w:ins>
    </w:p>
    <w:p w:rsidR="006C7EC5" w:rsidRDefault="006C7EC5" w:rsidP="00556719">
      <w:pPr>
        <w:rPr>
          <w:ins w:id="20540" w:author="Caree2" w:date="2017-04-02T07:02:00Z"/>
        </w:rPr>
        <w:pPrChange w:id="20541" w:author="Caree2" w:date="2017-04-02T07:25:00Z">
          <w:pPr>
            <w:pStyle w:val="StyleHeading114ptBoldUnderlineLeft"/>
          </w:pPr>
        </w:pPrChange>
      </w:pPr>
      <w:ins w:id="20542" w:author="Caree2" w:date="2017-04-02T07:02:00Z">
        <w:r>
          <w:tab/>
        </w:r>
        <w:r>
          <w:tab/>
          <w:t>this.sex = sex;</w:t>
        </w:r>
      </w:ins>
    </w:p>
    <w:p w:rsidR="006C7EC5" w:rsidRDefault="006C7EC5" w:rsidP="00556719">
      <w:pPr>
        <w:rPr>
          <w:ins w:id="20543" w:author="Caree2" w:date="2017-04-02T07:02:00Z"/>
        </w:rPr>
        <w:pPrChange w:id="20544" w:author="Caree2" w:date="2017-04-02T07:25:00Z">
          <w:pPr>
            <w:pStyle w:val="StyleHeading114ptBoldUnderlineLeft"/>
          </w:pPr>
        </w:pPrChange>
      </w:pPr>
      <w:ins w:id="20545" w:author="Caree2" w:date="2017-04-02T07:02:00Z">
        <w:r>
          <w:tab/>
        </w:r>
        <w:r>
          <w:tab/>
          <w:t>this.foodChoice = foodChoice;</w:t>
        </w:r>
      </w:ins>
    </w:p>
    <w:p w:rsidR="006C7EC5" w:rsidRDefault="006C7EC5" w:rsidP="00556719">
      <w:pPr>
        <w:rPr>
          <w:ins w:id="20546" w:author="Caree2" w:date="2017-04-02T07:02:00Z"/>
        </w:rPr>
        <w:pPrChange w:id="20547" w:author="Caree2" w:date="2017-04-02T07:25:00Z">
          <w:pPr>
            <w:pStyle w:val="StyleHeading114ptBoldUnderlineLeft"/>
          </w:pPr>
        </w:pPrChange>
      </w:pPr>
      <w:ins w:id="20548" w:author="Caree2" w:date="2017-04-02T07:02:00Z">
        <w:r>
          <w:tab/>
          <w:t>}</w:t>
        </w:r>
      </w:ins>
    </w:p>
    <w:p w:rsidR="006C7EC5" w:rsidRDefault="006C7EC5" w:rsidP="00556719">
      <w:pPr>
        <w:rPr>
          <w:ins w:id="20549" w:author="Caree2" w:date="2017-04-02T07:02:00Z"/>
        </w:rPr>
        <w:pPrChange w:id="20550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551" w:author="Caree2" w:date="2017-04-02T07:02:00Z"/>
        </w:rPr>
        <w:pPrChange w:id="20552" w:author="Caree2" w:date="2017-04-02T07:25:00Z">
          <w:pPr>
            <w:pStyle w:val="StyleHeading114ptBoldUnderlineLeft"/>
          </w:pPr>
        </w:pPrChange>
      </w:pPr>
      <w:ins w:id="20553" w:author="Caree2" w:date="2017-04-02T07:02:00Z">
        <w:r>
          <w:tab/>
          <w:t>public Traveller() {</w:t>
        </w:r>
      </w:ins>
    </w:p>
    <w:p w:rsidR="006C7EC5" w:rsidRDefault="006C7EC5" w:rsidP="00556719">
      <w:pPr>
        <w:rPr>
          <w:ins w:id="20554" w:author="Caree2" w:date="2017-04-02T07:02:00Z"/>
        </w:rPr>
        <w:pPrChange w:id="20555" w:author="Caree2" w:date="2017-04-02T07:25:00Z">
          <w:pPr>
            <w:pStyle w:val="StyleHeading114ptBoldUnderlineLeft"/>
          </w:pPr>
        </w:pPrChange>
      </w:pPr>
      <w:ins w:id="20556" w:author="Caree2" w:date="2017-04-02T07:02:00Z">
        <w:r>
          <w:tab/>
        </w:r>
        <w:r>
          <w:tab/>
          <w:t>super();</w:t>
        </w:r>
      </w:ins>
    </w:p>
    <w:p w:rsidR="006C7EC5" w:rsidRDefault="006C7EC5" w:rsidP="00556719">
      <w:pPr>
        <w:rPr>
          <w:ins w:id="20557" w:author="Caree2" w:date="2017-04-02T07:02:00Z"/>
        </w:rPr>
        <w:pPrChange w:id="20558" w:author="Caree2" w:date="2017-04-02T07:25:00Z">
          <w:pPr>
            <w:pStyle w:val="StyleHeading114ptBoldUnderlineLeft"/>
          </w:pPr>
        </w:pPrChange>
      </w:pPr>
      <w:ins w:id="20559" w:author="Caree2" w:date="2017-04-02T07:02:00Z">
        <w:r>
          <w:tab/>
          <w:t>}</w:t>
        </w:r>
      </w:ins>
    </w:p>
    <w:p w:rsidR="006C7EC5" w:rsidRDefault="006C7EC5" w:rsidP="00556719">
      <w:pPr>
        <w:rPr>
          <w:ins w:id="20560" w:author="Caree2" w:date="2017-04-02T07:02:00Z"/>
        </w:rPr>
        <w:pPrChange w:id="20561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562" w:author="Caree2" w:date="2017-04-02T07:02:00Z"/>
        </w:rPr>
        <w:pPrChange w:id="20563" w:author="Caree2" w:date="2017-04-02T07:25:00Z">
          <w:pPr>
            <w:pStyle w:val="StyleHeading114ptBoldUnderlineLeft"/>
          </w:pPr>
        </w:pPrChange>
      </w:pPr>
      <w:ins w:id="20564" w:author="Caree2" w:date="2017-04-02T07:02:00Z">
        <w:r>
          <w:tab/>
          <w:t>@Override</w:t>
        </w:r>
      </w:ins>
    </w:p>
    <w:p w:rsidR="006C7EC5" w:rsidRDefault="006C7EC5" w:rsidP="00556719">
      <w:pPr>
        <w:rPr>
          <w:ins w:id="20565" w:author="Caree2" w:date="2017-04-02T07:02:00Z"/>
        </w:rPr>
        <w:pPrChange w:id="20566" w:author="Caree2" w:date="2017-04-02T07:25:00Z">
          <w:pPr>
            <w:pStyle w:val="StyleHeading114ptBoldUnderlineLeft"/>
          </w:pPr>
        </w:pPrChange>
      </w:pPr>
      <w:ins w:id="20567" w:author="Caree2" w:date="2017-04-02T07:02:00Z">
        <w:r>
          <w:tab/>
          <w:t>public String toString() {</w:t>
        </w:r>
      </w:ins>
    </w:p>
    <w:p w:rsidR="006C7EC5" w:rsidRDefault="006C7EC5" w:rsidP="00556719">
      <w:pPr>
        <w:rPr>
          <w:ins w:id="20568" w:author="Caree2" w:date="2017-04-02T07:02:00Z"/>
        </w:rPr>
        <w:pPrChange w:id="20569" w:author="Caree2" w:date="2017-04-02T07:25:00Z">
          <w:pPr>
            <w:pStyle w:val="StyleHeading114ptBoldUnderlineLeft"/>
          </w:pPr>
        </w:pPrChange>
      </w:pPr>
      <w:ins w:id="20570" w:author="Caree2" w:date="2017-04-02T07:02:00Z">
        <w:r>
          <w:tab/>
        </w:r>
        <w:r>
          <w:tab/>
          <w:t>return "Traveller [travellerID=" + travellerID + ", firstName=" + firstName + ", lastName=" + lastName</w:t>
        </w:r>
      </w:ins>
    </w:p>
    <w:p w:rsidR="006C7EC5" w:rsidRDefault="006C7EC5" w:rsidP="00556719">
      <w:pPr>
        <w:rPr>
          <w:ins w:id="20571" w:author="Caree2" w:date="2017-04-02T07:02:00Z"/>
        </w:rPr>
        <w:pPrChange w:id="20572" w:author="Caree2" w:date="2017-04-02T07:25:00Z">
          <w:pPr>
            <w:pStyle w:val="StyleHeading114ptBoldUnderlineLeft"/>
          </w:pPr>
        </w:pPrChange>
      </w:pPr>
      <w:ins w:id="20573" w:author="Caree2" w:date="2017-04-02T07:02:00Z">
        <w:r>
          <w:tab/>
        </w:r>
        <w:r>
          <w:tab/>
        </w:r>
        <w:r>
          <w:tab/>
        </w:r>
        <w:r>
          <w:tab/>
          <w:t>+ ", middleName=" + middleName + ", socialSecurityNumber=" + socialSecurityNumber + ", dateOfBirth="</w:t>
        </w:r>
      </w:ins>
    </w:p>
    <w:p w:rsidR="006C7EC5" w:rsidRDefault="006C7EC5" w:rsidP="00556719">
      <w:pPr>
        <w:rPr>
          <w:ins w:id="20574" w:author="Caree2" w:date="2017-04-02T07:02:00Z"/>
        </w:rPr>
        <w:pPrChange w:id="20575" w:author="Caree2" w:date="2017-04-02T07:25:00Z">
          <w:pPr>
            <w:pStyle w:val="StyleHeading114ptBoldUnderlineLeft"/>
          </w:pPr>
        </w:pPrChange>
      </w:pPr>
      <w:ins w:id="20576" w:author="Caree2" w:date="2017-04-02T07:02:00Z">
        <w:r>
          <w:tab/>
        </w:r>
        <w:r>
          <w:tab/>
        </w:r>
        <w:r>
          <w:tab/>
        </w:r>
        <w:r>
          <w:tab/>
          <w:t>+ dateOfBirth + ", travellingFrom=" + travellingFrom + ", travellingTo=" + travellingTo</w:t>
        </w:r>
      </w:ins>
    </w:p>
    <w:p w:rsidR="006C7EC5" w:rsidRDefault="006C7EC5" w:rsidP="00556719">
      <w:pPr>
        <w:rPr>
          <w:ins w:id="20577" w:author="Caree2" w:date="2017-04-02T07:02:00Z"/>
        </w:rPr>
        <w:pPrChange w:id="20578" w:author="Caree2" w:date="2017-04-02T07:25:00Z">
          <w:pPr>
            <w:pStyle w:val="StyleHeading114ptBoldUnderlineLeft"/>
          </w:pPr>
        </w:pPrChange>
      </w:pPr>
      <w:ins w:id="20579" w:author="Caree2" w:date="2017-04-02T07:02:00Z">
        <w:r>
          <w:tab/>
        </w:r>
        <w:r>
          <w:tab/>
        </w:r>
        <w:r>
          <w:tab/>
        </w:r>
        <w:r>
          <w:tab/>
          <w:t>+ ", age=" + age + ", sex=" + sex + ", foodChoice=" + foodChoice</w:t>
        </w:r>
      </w:ins>
    </w:p>
    <w:p w:rsidR="006C7EC5" w:rsidRDefault="006C7EC5" w:rsidP="00556719">
      <w:pPr>
        <w:rPr>
          <w:ins w:id="20580" w:author="Caree2" w:date="2017-04-02T07:02:00Z"/>
        </w:rPr>
        <w:pPrChange w:id="20581" w:author="Caree2" w:date="2017-04-02T07:25:00Z">
          <w:pPr>
            <w:pStyle w:val="StyleHeading114ptBoldUnderlineLeft"/>
          </w:pPr>
        </w:pPrChange>
      </w:pPr>
      <w:ins w:id="20582" w:author="Caree2" w:date="2017-04-02T07:02:00Z">
        <w:r>
          <w:tab/>
        </w:r>
        <w:r>
          <w:tab/>
        </w:r>
        <w:r>
          <w:tab/>
        </w:r>
        <w:r>
          <w:tab/>
          <w:t>+ "]";</w:t>
        </w:r>
      </w:ins>
    </w:p>
    <w:p w:rsidR="006C7EC5" w:rsidRDefault="006C7EC5" w:rsidP="00556719">
      <w:pPr>
        <w:rPr>
          <w:ins w:id="20583" w:author="Caree2" w:date="2017-04-02T07:02:00Z"/>
        </w:rPr>
        <w:pPrChange w:id="20584" w:author="Caree2" w:date="2017-04-02T07:25:00Z">
          <w:pPr>
            <w:pStyle w:val="StyleHeading114ptBoldUnderlineLeft"/>
          </w:pPr>
        </w:pPrChange>
      </w:pPr>
      <w:ins w:id="20585" w:author="Caree2" w:date="2017-04-02T07:02:00Z">
        <w:r>
          <w:tab/>
          <w:t>}</w:t>
        </w:r>
      </w:ins>
    </w:p>
    <w:p w:rsidR="006C7EC5" w:rsidRDefault="006C7EC5" w:rsidP="00556719">
      <w:pPr>
        <w:rPr>
          <w:ins w:id="20586" w:author="Caree2" w:date="2017-04-02T07:02:00Z"/>
        </w:rPr>
        <w:pPrChange w:id="20587" w:author="Caree2" w:date="2017-04-02T07:25:00Z">
          <w:pPr>
            <w:pStyle w:val="StyleHeading114ptBoldUnderlineLeft"/>
          </w:pPr>
        </w:pPrChange>
      </w:pPr>
      <w:ins w:id="20588" w:author="Caree2" w:date="2017-04-02T07:02:00Z">
        <w:r>
          <w:tab/>
        </w:r>
      </w:ins>
    </w:p>
    <w:p w:rsidR="006C7EC5" w:rsidRDefault="006C7EC5" w:rsidP="00556719">
      <w:pPr>
        <w:rPr>
          <w:ins w:id="20589" w:author="Caree2" w:date="2017-04-02T07:02:00Z"/>
        </w:rPr>
        <w:pPrChange w:id="20590" w:author="Caree2" w:date="2017-04-02T07:25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591" w:author="Caree2" w:date="2017-04-02T07:00:00Z"/>
        </w:rPr>
        <w:pPrChange w:id="20592" w:author="Caree2" w:date="2017-04-02T07:25:00Z">
          <w:pPr>
            <w:pStyle w:val="StyleHeading114ptBoldUnderlineLeft"/>
          </w:pPr>
        </w:pPrChange>
      </w:pPr>
      <w:ins w:id="20593" w:author="Caree2" w:date="2017-04-02T07:02:00Z">
        <w:r>
          <w:t>}</w:t>
        </w:r>
      </w:ins>
    </w:p>
    <w:p w:rsidR="006C7EC5" w:rsidRDefault="006C7EC5" w:rsidP="00556719">
      <w:pPr>
        <w:rPr>
          <w:ins w:id="20594" w:author="Caree2" w:date="2017-04-02T07:00:00Z"/>
        </w:rPr>
        <w:pPrChange w:id="20595" w:author="Caree2" w:date="2017-04-02T07:25:00Z">
          <w:pPr>
            <w:pStyle w:val="StyleHeading114ptBoldUnderlineLeft"/>
          </w:pPr>
        </w:pPrChange>
      </w:pPr>
    </w:p>
    <w:p w:rsidR="006C7EC5" w:rsidRDefault="006C7EC5">
      <w:pPr>
        <w:rPr>
          <w:ins w:id="20596" w:author="Caree2" w:date="2017-04-02T07:02:00Z"/>
          <w:rFonts w:ascii="Times New Roman" w:hAnsi="Times New Roman"/>
          <w:b/>
          <w:bCs/>
          <w:color w:val="000000"/>
          <w:sz w:val="28"/>
          <w:szCs w:val="20"/>
        </w:rPr>
      </w:pPr>
      <w:ins w:id="20597" w:author="Caree2" w:date="2017-04-02T07:02:00Z">
        <w:r>
          <w:br w:type="page"/>
        </w:r>
      </w:ins>
    </w:p>
    <w:p w:rsidR="006C7EC5" w:rsidRDefault="006C7EC5" w:rsidP="006C7EC5">
      <w:pPr>
        <w:pStyle w:val="StyleHeading114ptBoldUnderlineLeft"/>
        <w:rPr>
          <w:ins w:id="20598" w:author="Caree2" w:date="2017-04-02T07:00:00Z"/>
        </w:rPr>
      </w:pPr>
    </w:p>
    <w:p w:rsidR="006C7EC5" w:rsidRDefault="006C7EC5" w:rsidP="00E03E10">
      <w:pPr>
        <w:pStyle w:val="StyleHeading114ptBoldUnderlineLeft"/>
        <w:rPr>
          <w:ins w:id="20599" w:author="Caree2" w:date="2017-04-02T07:00:00Z"/>
        </w:rPr>
      </w:pPr>
    </w:p>
    <w:p w:rsidR="006C7EC5" w:rsidRDefault="006C7EC5" w:rsidP="006C7EC5">
      <w:pPr>
        <w:pStyle w:val="StyleHeading114ptBoldUnderlineLeft"/>
        <w:rPr>
          <w:ins w:id="20600" w:author="Caree2" w:date="2017-04-02T07:02:00Z"/>
        </w:rPr>
      </w:pPr>
      <w:bookmarkStart w:id="20601" w:name="_Toc478888092"/>
      <w:ins w:id="20602" w:author="Caree2" w:date="2017-04-02T07:00:00Z">
        <w:r w:rsidRPr="00EA03DE">
          <w:t>1.</w:t>
        </w:r>
      </w:ins>
      <w:ins w:id="20603" w:author="Caree2" w:date="2017-04-02T07:50:00Z">
        <w:r w:rsidR="00C547DB">
          <w:t>50</w:t>
        </w:r>
      </w:ins>
      <w:ins w:id="20604" w:author="Caree2" w:date="2017-04-02T07:00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20605" w:author="Caree2" w:date="2017-04-02T07:25:00Z">
        <w:r w:rsidR="00556719">
          <w:t xml:space="preserve">Create the </w:t>
        </w:r>
        <w:r w:rsidR="00556719" w:rsidRPr="00556719">
          <w:rPr>
            <w:rPrChange w:id="20606" w:author="Caree2" w:date="2017-04-02T07:26:00Z">
              <w:rPr>
                <w:rFonts w:ascii="Consolas" w:hAnsi="Consolas" w:cs="Consolas"/>
                <w:sz w:val="20"/>
              </w:rPr>
            </w:rPrChange>
          </w:rPr>
          <w:t xml:space="preserve">AirportOperations </w:t>
        </w:r>
        <w:r w:rsidR="00556719">
          <w:t>class in the package Fifth</w:t>
        </w:r>
      </w:ins>
      <w:bookmarkEnd w:id="20601"/>
    </w:p>
    <w:p w:rsidR="006C7EC5" w:rsidRDefault="006C7EC5" w:rsidP="006C7EC5">
      <w:pPr>
        <w:pStyle w:val="StyleHeading114ptBoldUnderlineLeft"/>
        <w:rPr>
          <w:ins w:id="20607" w:author="Caree2" w:date="2017-04-02T07:02:00Z"/>
        </w:rPr>
      </w:pPr>
    </w:p>
    <w:p w:rsidR="006C7EC5" w:rsidRPr="00910D57" w:rsidRDefault="006C7EC5" w:rsidP="00556719">
      <w:pPr>
        <w:rPr>
          <w:ins w:id="20608" w:author="Caree2" w:date="2017-04-02T07:03:00Z"/>
          <w:bCs/>
          <w:rPrChange w:id="20609" w:author="Caree2" w:date="2017-04-02T08:00:00Z">
            <w:rPr>
              <w:ins w:id="20610" w:author="Caree2" w:date="2017-04-02T07:03:00Z"/>
            </w:rPr>
          </w:rPrChange>
        </w:rPr>
        <w:pPrChange w:id="20611" w:author="Caree2" w:date="2017-04-02T07:26:00Z">
          <w:pPr>
            <w:autoSpaceDE w:val="0"/>
            <w:autoSpaceDN w:val="0"/>
            <w:adjustRightInd w:val="0"/>
          </w:pPr>
        </w:pPrChange>
      </w:pPr>
      <w:ins w:id="20612" w:author="Caree2" w:date="2017-04-02T07:03:00Z">
        <w:r w:rsidRPr="00910D57">
          <w:rPr>
            <w:bCs/>
            <w:rPrChange w:id="20613" w:author="Caree2" w:date="2017-04-02T08:00:00Z">
              <w:rPr>
                <w:b/>
                <w:bCs/>
                <w:color w:val="7F0055"/>
              </w:rPr>
            </w:rPrChange>
          </w:rPr>
          <w:t>package com.rollingstone.springframework.aop.example.fifth;</w:t>
        </w:r>
      </w:ins>
    </w:p>
    <w:p w:rsidR="006C7EC5" w:rsidRPr="00910D57" w:rsidRDefault="006C7EC5" w:rsidP="00556719">
      <w:pPr>
        <w:rPr>
          <w:ins w:id="20614" w:author="Caree2" w:date="2017-04-02T07:03:00Z"/>
          <w:bCs/>
          <w:rPrChange w:id="20615" w:author="Caree2" w:date="2017-04-02T08:00:00Z">
            <w:rPr>
              <w:ins w:id="20616" w:author="Caree2" w:date="2017-04-02T07:03:00Z"/>
            </w:rPr>
          </w:rPrChange>
        </w:rPr>
        <w:pPrChange w:id="2061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618" w:author="Caree2" w:date="2017-04-02T07:03:00Z"/>
          <w:bCs/>
          <w:rPrChange w:id="20619" w:author="Caree2" w:date="2017-04-02T08:00:00Z">
            <w:rPr>
              <w:ins w:id="20620" w:author="Caree2" w:date="2017-04-02T07:03:00Z"/>
            </w:rPr>
          </w:rPrChange>
        </w:rPr>
        <w:pPrChange w:id="20621" w:author="Caree2" w:date="2017-04-02T07:26:00Z">
          <w:pPr>
            <w:autoSpaceDE w:val="0"/>
            <w:autoSpaceDN w:val="0"/>
            <w:adjustRightInd w:val="0"/>
          </w:pPr>
        </w:pPrChange>
      </w:pPr>
      <w:ins w:id="20622" w:author="Caree2" w:date="2017-04-02T07:03:00Z">
        <w:r w:rsidRPr="00910D57">
          <w:rPr>
            <w:bCs/>
            <w:rPrChange w:id="20623" w:author="Caree2" w:date="2017-04-02T08:00:00Z">
              <w:rPr>
                <w:b/>
                <w:bCs/>
                <w:color w:val="7F0055"/>
              </w:rPr>
            </w:rPrChange>
          </w:rPr>
          <w:t>public interface AirportOperations {</w:t>
        </w:r>
      </w:ins>
    </w:p>
    <w:p w:rsidR="006C7EC5" w:rsidRPr="00910D57" w:rsidRDefault="006C7EC5" w:rsidP="00556719">
      <w:pPr>
        <w:rPr>
          <w:ins w:id="20624" w:author="Caree2" w:date="2017-04-02T07:03:00Z"/>
          <w:bCs/>
          <w:rPrChange w:id="20625" w:author="Caree2" w:date="2017-04-02T08:00:00Z">
            <w:rPr>
              <w:ins w:id="20626" w:author="Caree2" w:date="2017-04-02T07:03:00Z"/>
            </w:rPr>
          </w:rPrChange>
        </w:rPr>
        <w:pPrChange w:id="2062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628" w:author="Caree2" w:date="2017-04-02T07:03:00Z"/>
          <w:bCs/>
          <w:rPrChange w:id="20629" w:author="Caree2" w:date="2017-04-02T08:00:00Z">
            <w:rPr>
              <w:ins w:id="20630" w:author="Caree2" w:date="2017-04-02T07:03:00Z"/>
            </w:rPr>
          </w:rPrChange>
        </w:rPr>
        <w:pPrChange w:id="20631" w:author="Caree2" w:date="2017-04-02T07:26:00Z">
          <w:pPr>
            <w:autoSpaceDE w:val="0"/>
            <w:autoSpaceDN w:val="0"/>
            <w:adjustRightInd w:val="0"/>
          </w:pPr>
        </w:pPrChange>
      </w:pPr>
      <w:ins w:id="20632" w:author="Caree2" w:date="2017-04-02T07:03:00Z">
        <w:r w:rsidRPr="00910D57">
          <w:rPr>
            <w:bCs/>
            <w:rPrChange w:id="20633" w:author="Caree2" w:date="2017-04-02T08:00:00Z">
              <w:rPr/>
            </w:rPrChange>
          </w:rPr>
          <w:tab/>
          <w:t>public void checkin(Traveller t) throws AirportOperationxException;</w:t>
        </w:r>
      </w:ins>
    </w:p>
    <w:p w:rsidR="006C7EC5" w:rsidRPr="00910D57" w:rsidRDefault="006C7EC5" w:rsidP="00556719">
      <w:pPr>
        <w:rPr>
          <w:ins w:id="20634" w:author="Caree2" w:date="2017-04-02T07:03:00Z"/>
          <w:bCs/>
          <w:rPrChange w:id="20635" w:author="Caree2" w:date="2017-04-02T08:00:00Z">
            <w:rPr>
              <w:ins w:id="20636" w:author="Caree2" w:date="2017-04-02T07:03:00Z"/>
            </w:rPr>
          </w:rPrChange>
        </w:rPr>
        <w:pPrChange w:id="2063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638" w:author="Caree2" w:date="2017-04-02T07:03:00Z"/>
          <w:bCs/>
          <w:rPrChange w:id="20639" w:author="Caree2" w:date="2017-04-02T08:00:00Z">
            <w:rPr>
              <w:ins w:id="20640" w:author="Caree2" w:date="2017-04-02T07:03:00Z"/>
            </w:rPr>
          </w:rPrChange>
        </w:rPr>
        <w:pPrChange w:id="20641" w:author="Caree2" w:date="2017-04-02T07:26:00Z">
          <w:pPr>
            <w:autoSpaceDE w:val="0"/>
            <w:autoSpaceDN w:val="0"/>
            <w:adjustRightInd w:val="0"/>
          </w:pPr>
        </w:pPrChange>
      </w:pPr>
      <w:ins w:id="20642" w:author="Caree2" w:date="2017-04-02T07:03:00Z">
        <w:r w:rsidRPr="00910D57">
          <w:rPr>
            <w:bCs/>
            <w:rPrChange w:id="20643" w:author="Caree2" w:date="2017-04-02T08:00:00Z">
              <w:rPr/>
            </w:rPrChange>
          </w:rPr>
          <w:tab/>
          <w:t>public void getBoradingPass(Traveller t) throws AirportOperationxException;</w:t>
        </w:r>
      </w:ins>
    </w:p>
    <w:p w:rsidR="006C7EC5" w:rsidRPr="00910D57" w:rsidRDefault="006C7EC5" w:rsidP="00556719">
      <w:pPr>
        <w:rPr>
          <w:ins w:id="20644" w:author="Caree2" w:date="2017-04-02T07:03:00Z"/>
          <w:bCs/>
          <w:rPrChange w:id="20645" w:author="Caree2" w:date="2017-04-02T08:00:00Z">
            <w:rPr>
              <w:ins w:id="20646" w:author="Caree2" w:date="2017-04-02T07:03:00Z"/>
            </w:rPr>
          </w:rPrChange>
        </w:rPr>
        <w:pPrChange w:id="2064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648" w:author="Caree2" w:date="2017-04-02T07:03:00Z"/>
          <w:bCs/>
          <w:rPrChange w:id="20649" w:author="Caree2" w:date="2017-04-02T08:00:00Z">
            <w:rPr>
              <w:ins w:id="20650" w:author="Caree2" w:date="2017-04-02T07:03:00Z"/>
            </w:rPr>
          </w:rPrChange>
        </w:rPr>
        <w:pPrChange w:id="20651" w:author="Caree2" w:date="2017-04-02T07:26:00Z">
          <w:pPr>
            <w:autoSpaceDE w:val="0"/>
            <w:autoSpaceDN w:val="0"/>
            <w:adjustRightInd w:val="0"/>
          </w:pPr>
        </w:pPrChange>
      </w:pPr>
      <w:ins w:id="20652" w:author="Caree2" w:date="2017-04-02T07:03:00Z">
        <w:r w:rsidRPr="00910D57">
          <w:rPr>
            <w:bCs/>
            <w:rPrChange w:id="20653" w:author="Caree2" w:date="2017-04-02T08:00:00Z">
              <w:rPr/>
            </w:rPrChange>
          </w:rPr>
          <w:tab/>
          <w:t>public void checkInLuggage(Traveller t) throws AirportOperationxException;</w:t>
        </w:r>
      </w:ins>
    </w:p>
    <w:p w:rsidR="006C7EC5" w:rsidRPr="00910D57" w:rsidRDefault="006C7EC5" w:rsidP="00556719">
      <w:pPr>
        <w:rPr>
          <w:ins w:id="20654" w:author="Caree2" w:date="2017-04-02T07:03:00Z"/>
          <w:bCs/>
          <w:rPrChange w:id="20655" w:author="Caree2" w:date="2017-04-02T08:00:00Z">
            <w:rPr>
              <w:ins w:id="20656" w:author="Caree2" w:date="2017-04-02T07:03:00Z"/>
            </w:rPr>
          </w:rPrChange>
        </w:rPr>
        <w:pPrChange w:id="2065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658" w:author="Caree2" w:date="2017-04-02T07:03:00Z"/>
          <w:bCs/>
          <w:rPrChange w:id="20659" w:author="Caree2" w:date="2017-04-02T08:00:00Z">
            <w:rPr>
              <w:ins w:id="20660" w:author="Caree2" w:date="2017-04-02T07:03:00Z"/>
            </w:rPr>
          </w:rPrChange>
        </w:rPr>
        <w:pPrChange w:id="20661" w:author="Caree2" w:date="2017-04-02T07:26:00Z">
          <w:pPr>
            <w:autoSpaceDE w:val="0"/>
            <w:autoSpaceDN w:val="0"/>
            <w:adjustRightInd w:val="0"/>
          </w:pPr>
        </w:pPrChange>
      </w:pPr>
      <w:ins w:id="20662" w:author="Caree2" w:date="2017-04-02T07:03:00Z">
        <w:r w:rsidRPr="00910D57">
          <w:rPr>
            <w:bCs/>
            <w:rPrChange w:id="20663" w:author="Caree2" w:date="2017-04-02T08:00:00Z">
              <w:rPr/>
            </w:rPrChange>
          </w:rPr>
          <w:tab/>
          <w:t>public void goForSecurityCheck(Traveller t) throws AirportOperationxException;</w:t>
        </w:r>
      </w:ins>
    </w:p>
    <w:p w:rsidR="006C7EC5" w:rsidRPr="00910D57" w:rsidRDefault="006C7EC5" w:rsidP="00556719">
      <w:pPr>
        <w:rPr>
          <w:ins w:id="20664" w:author="Caree2" w:date="2017-04-02T07:03:00Z"/>
          <w:bCs/>
          <w:rPrChange w:id="20665" w:author="Caree2" w:date="2017-04-02T08:00:00Z">
            <w:rPr>
              <w:ins w:id="20666" w:author="Caree2" w:date="2017-04-02T07:03:00Z"/>
            </w:rPr>
          </w:rPrChange>
        </w:rPr>
        <w:pPrChange w:id="2066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668" w:author="Caree2" w:date="2017-04-02T07:03:00Z"/>
          <w:bCs/>
          <w:rPrChange w:id="20669" w:author="Caree2" w:date="2017-04-02T08:00:00Z">
            <w:rPr>
              <w:ins w:id="20670" w:author="Caree2" w:date="2017-04-02T07:03:00Z"/>
            </w:rPr>
          </w:rPrChange>
        </w:rPr>
        <w:pPrChange w:id="20671" w:author="Caree2" w:date="2017-04-02T07:26:00Z">
          <w:pPr>
            <w:autoSpaceDE w:val="0"/>
            <w:autoSpaceDN w:val="0"/>
            <w:adjustRightInd w:val="0"/>
          </w:pPr>
        </w:pPrChange>
      </w:pPr>
      <w:ins w:id="20672" w:author="Caree2" w:date="2017-04-02T07:03:00Z">
        <w:r w:rsidRPr="00910D57">
          <w:rPr>
            <w:bCs/>
            <w:rPrChange w:id="20673" w:author="Caree2" w:date="2017-04-02T08:00:00Z">
              <w:rPr/>
            </w:rPrChange>
          </w:rPr>
          <w:tab/>
          <w:t>public void deplane(Traveller t) throws AirportOperationxException;</w:t>
        </w:r>
      </w:ins>
    </w:p>
    <w:p w:rsidR="006C7EC5" w:rsidRPr="00910D57" w:rsidRDefault="006C7EC5" w:rsidP="00556719">
      <w:pPr>
        <w:rPr>
          <w:ins w:id="20674" w:author="Caree2" w:date="2017-04-02T07:03:00Z"/>
          <w:bCs/>
          <w:rPrChange w:id="20675" w:author="Caree2" w:date="2017-04-02T08:00:00Z">
            <w:rPr>
              <w:ins w:id="20676" w:author="Caree2" w:date="2017-04-02T07:03:00Z"/>
            </w:rPr>
          </w:rPrChange>
        </w:rPr>
        <w:pPrChange w:id="2067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678" w:author="Caree2" w:date="2017-04-02T07:03:00Z"/>
          <w:bCs/>
          <w:rPrChange w:id="20679" w:author="Caree2" w:date="2017-04-02T08:00:00Z">
            <w:rPr>
              <w:ins w:id="20680" w:author="Caree2" w:date="2017-04-02T07:03:00Z"/>
            </w:rPr>
          </w:rPrChange>
        </w:rPr>
        <w:pPrChange w:id="20681" w:author="Caree2" w:date="2017-04-02T07:26:00Z">
          <w:pPr>
            <w:autoSpaceDE w:val="0"/>
            <w:autoSpaceDN w:val="0"/>
            <w:adjustRightInd w:val="0"/>
          </w:pPr>
        </w:pPrChange>
      </w:pPr>
      <w:ins w:id="20682" w:author="Caree2" w:date="2017-04-02T07:03:00Z">
        <w:r w:rsidRPr="00910D57">
          <w:rPr>
            <w:bCs/>
            <w:rPrChange w:id="20683" w:author="Caree2" w:date="2017-04-02T08:00:00Z">
              <w:rPr/>
            </w:rPrChange>
          </w:rPr>
          <w:tab/>
          <w:t>public void collectHandLuggage(Traveller t) throws AirportOperationxException;</w:t>
        </w:r>
      </w:ins>
    </w:p>
    <w:p w:rsidR="006C7EC5" w:rsidRPr="00910D57" w:rsidRDefault="006C7EC5" w:rsidP="00556719">
      <w:pPr>
        <w:rPr>
          <w:ins w:id="20684" w:author="Caree2" w:date="2017-04-02T07:03:00Z"/>
          <w:bCs/>
          <w:rPrChange w:id="20685" w:author="Caree2" w:date="2017-04-02T08:00:00Z">
            <w:rPr>
              <w:ins w:id="20686" w:author="Caree2" w:date="2017-04-02T07:03:00Z"/>
            </w:rPr>
          </w:rPrChange>
        </w:rPr>
        <w:pPrChange w:id="2068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688" w:author="Caree2" w:date="2017-04-02T07:03:00Z"/>
          <w:bCs/>
          <w:rPrChange w:id="20689" w:author="Caree2" w:date="2017-04-02T08:00:00Z">
            <w:rPr>
              <w:ins w:id="20690" w:author="Caree2" w:date="2017-04-02T07:03:00Z"/>
            </w:rPr>
          </w:rPrChange>
        </w:rPr>
        <w:pPrChange w:id="20691" w:author="Caree2" w:date="2017-04-02T07:26:00Z">
          <w:pPr>
            <w:autoSpaceDE w:val="0"/>
            <w:autoSpaceDN w:val="0"/>
            <w:adjustRightInd w:val="0"/>
          </w:pPr>
        </w:pPrChange>
      </w:pPr>
      <w:ins w:id="20692" w:author="Caree2" w:date="2017-04-02T07:03:00Z">
        <w:r w:rsidRPr="00910D57">
          <w:rPr>
            <w:bCs/>
            <w:rPrChange w:id="20693" w:author="Caree2" w:date="2017-04-02T08:00:00Z">
              <w:rPr/>
            </w:rPrChange>
          </w:rPr>
          <w:tab/>
          <w:t>public void collecCheckInLuggage(Traveller t) throws AirportOperationxException;</w:t>
        </w:r>
      </w:ins>
    </w:p>
    <w:p w:rsidR="006C7EC5" w:rsidRPr="00910D57" w:rsidRDefault="006C7EC5" w:rsidP="00556719">
      <w:pPr>
        <w:rPr>
          <w:ins w:id="20694" w:author="Caree2" w:date="2017-04-02T07:03:00Z"/>
          <w:bCs/>
          <w:rPrChange w:id="20695" w:author="Caree2" w:date="2017-04-02T08:00:00Z">
            <w:rPr>
              <w:ins w:id="20696" w:author="Caree2" w:date="2017-04-02T07:03:00Z"/>
            </w:rPr>
          </w:rPrChange>
        </w:rPr>
        <w:pPrChange w:id="2069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698" w:author="Caree2" w:date="2017-04-02T07:03:00Z"/>
          <w:bCs/>
          <w:rPrChange w:id="20699" w:author="Caree2" w:date="2017-04-02T08:00:00Z">
            <w:rPr>
              <w:ins w:id="20700" w:author="Caree2" w:date="2017-04-02T07:03:00Z"/>
            </w:rPr>
          </w:rPrChange>
        </w:rPr>
        <w:pPrChange w:id="20701" w:author="Caree2" w:date="2017-04-02T07:26:00Z">
          <w:pPr>
            <w:autoSpaceDE w:val="0"/>
            <w:autoSpaceDN w:val="0"/>
            <w:adjustRightInd w:val="0"/>
          </w:pPr>
        </w:pPrChange>
      </w:pPr>
      <w:ins w:id="20702" w:author="Caree2" w:date="2017-04-02T07:03:00Z">
        <w:r w:rsidRPr="00910D57">
          <w:rPr>
            <w:bCs/>
            <w:rPrChange w:id="20703" w:author="Caree2" w:date="2017-04-02T08:00:00Z">
              <w:rPr/>
            </w:rPrChange>
          </w:rPr>
          <w:tab/>
          <w:t>public void goThroughImmigrationAndCustomsCheck(Traveller t) throws AirportOperationxException;</w:t>
        </w:r>
      </w:ins>
    </w:p>
    <w:p w:rsidR="006C7EC5" w:rsidRPr="00910D57" w:rsidRDefault="006C7EC5" w:rsidP="00556719">
      <w:pPr>
        <w:rPr>
          <w:ins w:id="20704" w:author="Caree2" w:date="2017-04-02T07:03:00Z"/>
          <w:bCs/>
          <w:rPrChange w:id="20705" w:author="Caree2" w:date="2017-04-02T08:00:00Z">
            <w:rPr>
              <w:ins w:id="20706" w:author="Caree2" w:date="2017-04-02T07:03:00Z"/>
            </w:rPr>
          </w:rPrChange>
        </w:rPr>
        <w:pPrChange w:id="2070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708" w:author="Caree2" w:date="2017-04-02T07:03:00Z"/>
          <w:bCs/>
          <w:rPrChange w:id="20709" w:author="Caree2" w:date="2017-04-02T08:00:00Z">
            <w:rPr>
              <w:ins w:id="20710" w:author="Caree2" w:date="2017-04-02T07:03:00Z"/>
            </w:rPr>
          </w:rPrChange>
        </w:rPr>
        <w:pPrChange w:id="20711" w:author="Caree2" w:date="2017-04-02T07:26:00Z">
          <w:pPr>
            <w:autoSpaceDE w:val="0"/>
            <w:autoSpaceDN w:val="0"/>
            <w:adjustRightInd w:val="0"/>
          </w:pPr>
        </w:pPrChange>
      </w:pPr>
      <w:ins w:id="20712" w:author="Caree2" w:date="2017-04-02T07:03:00Z">
        <w:r w:rsidRPr="00910D57">
          <w:rPr>
            <w:bCs/>
            <w:rPrChange w:id="20713" w:author="Caree2" w:date="2017-04-02T08:00:00Z">
              <w:rPr/>
            </w:rPrChange>
          </w:rPr>
          <w:tab/>
          <w:t>public void reprintBoardingPAss(Traveller t) throws AirportOperationxException;</w:t>
        </w:r>
      </w:ins>
    </w:p>
    <w:p w:rsidR="006C7EC5" w:rsidRPr="00910D57" w:rsidRDefault="006C7EC5" w:rsidP="00556719">
      <w:pPr>
        <w:rPr>
          <w:ins w:id="20714" w:author="Caree2" w:date="2017-04-02T07:03:00Z"/>
          <w:bCs/>
          <w:rPrChange w:id="20715" w:author="Caree2" w:date="2017-04-02T08:00:00Z">
            <w:rPr>
              <w:ins w:id="20716" w:author="Caree2" w:date="2017-04-02T07:03:00Z"/>
            </w:rPr>
          </w:rPrChange>
        </w:rPr>
        <w:pPrChange w:id="20717" w:author="Caree2" w:date="2017-04-02T07:26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556719">
      <w:pPr>
        <w:rPr>
          <w:ins w:id="20718" w:author="Caree2" w:date="2017-04-02T07:03:00Z"/>
          <w:bCs/>
          <w:rPrChange w:id="20719" w:author="Caree2" w:date="2017-04-02T08:00:00Z">
            <w:rPr>
              <w:ins w:id="20720" w:author="Caree2" w:date="2017-04-02T07:03:00Z"/>
            </w:rPr>
          </w:rPrChange>
        </w:rPr>
        <w:pPrChange w:id="20721" w:author="Caree2" w:date="2017-04-02T07:26:00Z">
          <w:pPr>
            <w:autoSpaceDE w:val="0"/>
            <w:autoSpaceDN w:val="0"/>
            <w:adjustRightInd w:val="0"/>
          </w:pPr>
        </w:pPrChange>
      </w:pPr>
      <w:ins w:id="20722" w:author="Caree2" w:date="2017-04-02T07:03:00Z">
        <w:r w:rsidRPr="00910D57">
          <w:rPr>
            <w:bCs/>
            <w:rPrChange w:id="20723" w:author="Caree2" w:date="2017-04-02T08:00:00Z">
              <w:rPr/>
            </w:rPrChange>
          </w:rPr>
          <w:t>}</w:t>
        </w:r>
      </w:ins>
    </w:p>
    <w:p w:rsidR="006C7EC5" w:rsidRPr="00910D57" w:rsidRDefault="006C7EC5" w:rsidP="00910D57">
      <w:pPr>
        <w:rPr>
          <w:ins w:id="20724" w:author="Caree2" w:date="2017-04-02T07:00:00Z"/>
          <w:bCs/>
          <w:rPrChange w:id="20725" w:author="Caree2" w:date="2017-04-02T08:00:00Z">
            <w:rPr>
              <w:ins w:id="20726" w:author="Caree2" w:date="2017-04-02T07:00:00Z"/>
            </w:rPr>
          </w:rPrChange>
        </w:rPr>
        <w:pPrChange w:id="20727" w:author="Caree2" w:date="2017-04-02T08:00:00Z">
          <w:pPr>
            <w:pStyle w:val="StyleHeading114ptBoldUnderlineLeft"/>
          </w:pPr>
        </w:pPrChange>
      </w:pPr>
    </w:p>
    <w:p w:rsidR="006C7EC5" w:rsidRDefault="006C7EC5" w:rsidP="00E03E10">
      <w:pPr>
        <w:pStyle w:val="StyleHeading114ptBoldUnderlineLeft"/>
        <w:rPr>
          <w:ins w:id="20728" w:author="Caree2" w:date="2017-04-02T07:00:00Z"/>
        </w:rPr>
      </w:pPr>
    </w:p>
    <w:p w:rsidR="006C7EC5" w:rsidRDefault="006C7EC5">
      <w:pPr>
        <w:rPr>
          <w:ins w:id="20729" w:author="Caree2" w:date="2017-04-02T07:03:00Z"/>
          <w:rFonts w:ascii="Times New Roman" w:hAnsi="Times New Roman"/>
          <w:b/>
          <w:bCs/>
          <w:color w:val="000000"/>
          <w:sz w:val="28"/>
          <w:szCs w:val="20"/>
        </w:rPr>
      </w:pPr>
      <w:ins w:id="20730" w:author="Caree2" w:date="2017-04-02T07:03:00Z">
        <w:r>
          <w:br w:type="page"/>
        </w:r>
      </w:ins>
    </w:p>
    <w:p w:rsidR="006C7EC5" w:rsidRDefault="006C7EC5" w:rsidP="006C7EC5">
      <w:pPr>
        <w:pStyle w:val="StyleHeading114ptBoldUnderlineLeft"/>
        <w:rPr>
          <w:ins w:id="20731" w:author="Caree2" w:date="2017-04-02T07:03:00Z"/>
        </w:rPr>
      </w:pPr>
      <w:bookmarkStart w:id="20732" w:name="_Toc478888093"/>
      <w:ins w:id="20733" w:author="Caree2" w:date="2017-04-02T07:00:00Z">
        <w:r w:rsidRPr="00EA03DE">
          <w:lastRenderedPageBreak/>
          <w:t>1.</w:t>
        </w:r>
      </w:ins>
      <w:ins w:id="20734" w:author="Caree2" w:date="2017-04-02T07:50:00Z">
        <w:r w:rsidR="00C547DB">
          <w:t>51</w:t>
        </w:r>
      </w:ins>
      <w:ins w:id="20735" w:author="Caree2" w:date="2017-04-02T07:00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20736" w:author="Caree2" w:date="2017-04-02T07:26:00Z">
        <w:r w:rsidR="00556719">
          <w:t>Create the AirportOperationsImpl class in the package Fifth</w:t>
        </w:r>
      </w:ins>
      <w:bookmarkEnd w:id="20732"/>
    </w:p>
    <w:p w:rsidR="006C7EC5" w:rsidRDefault="006C7EC5" w:rsidP="006C7EC5">
      <w:pPr>
        <w:pStyle w:val="StyleHeading114ptBoldUnderlineLeft"/>
        <w:rPr>
          <w:ins w:id="20737" w:author="Caree2" w:date="2017-04-02T07:03:00Z"/>
        </w:rPr>
      </w:pPr>
    </w:p>
    <w:p w:rsidR="006C7EC5" w:rsidRDefault="006C7EC5" w:rsidP="00556719">
      <w:pPr>
        <w:rPr>
          <w:ins w:id="20738" w:author="Caree2" w:date="2017-04-02T07:03:00Z"/>
        </w:rPr>
        <w:pPrChange w:id="20739" w:author="Caree2" w:date="2017-04-02T07:26:00Z">
          <w:pPr>
            <w:pStyle w:val="StyleHeading114ptBoldUnderlineLeft"/>
          </w:pPr>
        </w:pPrChange>
      </w:pPr>
      <w:ins w:id="20740" w:author="Caree2" w:date="2017-04-02T07:03:00Z">
        <w:r>
          <w:t>package com.rollingstone.springframework.aop.example.fifth;</w:t>
        </w:r>
      </w:ins>
    </w:p>
    <w:p w:rsidR="006C7EC5" w:rsidRDefault="006C7EC5" w:rsidP="00556719">
      <w:pPr>
        <w:rPr>
          <w:ins w:id="20741" w:author="Caree2" w:date="2017-04-02T07:03:00Z"/>
        </w:rPr>
        <w:pPrChange w:id="20742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743" w:author="Caree2" w:date="2017-04-02T07:03:00Z"/>
        </w:rPr>
        <w:pPrChange w:id="20744" w:author="Caree2" w:date="2017-04-02T07:26:00Z">
          <w:pPr>
            <w:pStyle w:val="StyleHeading114ptBoldUnderlineLeft"/>
          </w:pPr>
        </w:pPrChange>
      </w:pPr>
      <w:ins w:id="20745" w:author="Caree2" w:date="2017-04-02T07:03:00Z">
        <w:r>
          <w:t>import org.slf4j.Logger;</w:t>
        </w:r>
      </w:ins>
    </w:p>
    <w:p w:rsidR="006C7EC5" w:rsidRDefault="006C7EC5" w:rsidP="00556719">
      <w:pPr>
        <w:rPr>
          <w:ins w:id="20746" w:author="Caree2" w:date="2017-04-02T07:03:00Z"/>
        </w:rPr>
        <w:pPrChange w:id="20747" w:author="Caree2" w:date="2017-04-02T07:26:00Z">
          <w:pPr>
            <w:pStyle w:val="StyleHeading114ptBoldUnderlineLeft"/>
          </w:pPr>
        </w:pPrChange>
      </w:pPr>
      <w:ins w:id="20748" w:author="Caree2" w:date="2017-04-02T07:03:00Z">
        <w:r>
          <w:t>import org.slf4j.LoggerFactory;</w:t>
        </w:r>
      </w:ins>
    </w:p>
    <w:p w:rsidR="006C7EC5" w:rsidRDefault="006C7EC5" w:rsidP="00556719">
      <w:pPr>
        <w:rPr>
          <w:ins w:id="20749" w:author="Caree2" w:date="2017-04-02T07:03:00Z"/>
        </w:rPr>
        <w:pPrChange w:id="20750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751" w:author="Caree2" w:date="2017-04-02T07:03:00Z"/>
        </w:rPr>
        <w:pPrChange w:id="20752" w:author="Caree2" w:date="2017-04-02T07:26:00Z">
          <w:pPr>
            <w:pStyle w:val="StyleHeading114ptBoldUnderlineLeft"/>
          </w:pPr>
        </w:pPrChange>
      </w:pPr>
      <w:ins w:id="20753" w:author="Caree2" w:date="2017-04-02T07:03:00Z">
        <w:r>
          <w:t>public class AirportOperationsImpl implements AirportOperations {</w:t>
        </w:r>
      </w:ins>
    </w:p>
    <w:p w:rsidR="006C7EC5" w:rsidRDefault="006C7EC5" w:rsidP="00556719">
      <w:pPr>
        <w:rPr>
          <w:ins w:id="20754" w:author="Caree2" w:date="2017-04-02T07:03:00Z"/>
        </w:rPr>
        <w:pPrChange w:id="20755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756" w:author="Caree2" w:date="2017-04-02T07:03:00Z"/>
        </w:rPr>
        <w:pPrChange w:id="20757" w:author="Caree2" w:date="2017-04-02T07:26:00Z">
          <w:pPr>
            <w:pStyle w:val="StyleHeading114ptBoldUnderlineLeft"/>
          </w:pPr>
        </w:pPrChange>
      </w:pPr>
      <w:ins w:id="20758" w:author="Caree2" w:date="2017-04-02T07:03:00Z">
        <w:r>
          <w:tab/>
          <w:t>private static final Logger logger = LoggerFactory.getLogger(AirportOperationsImpl.class);</w:t>
        </w:r>
      </w:ins>
    </w:p>
    <w:p w:rsidR="006C7EC5" w:rsidRDefault="006C7EC5" w:rsidP="00556719">
      <w:pPr>
        <w:rPr>
          <w:ins w:id="20759" w:author="Caree2" w:date="2017-04-02T07:03:00Z"/>
        </w:rPr>
        <w:pPrChange w:id="20760" w:author="Caree2" w:date="2017-04-02T07:26:00Z">
          <w:pPr>
            <w:pStyle w:val="StyleHeading114ptBoldUnderlineLeft"/>
          </w:pPr>
        </w:pPrChange>
      </w:pPr>
      <w:ins w:id="20761" w:author="Caree2" w:date="2017-04-02T07:03:00Z">
        <w:r>
          <w:tab/>
        </w:r>
      </w:ins>
    </w:p>
    <w:p w:rsidR="006C7EC5" w:rsidRDefault="006C7EC5" w:rsidP="00556719">
      <w:pPr>
        <w:rPr>
          <w:ins w:id="20762" w:author="Caree2" w:date="2017-04-02T07:03:00Z"/>
        </w:rPr>
        <w:pPrChange w:id="20763" w:author="Caree2" w:date="2017-04-02T07:26:00Z">
          <w:pPr>
            <w:pStyle w:val="StyleHeading114ptBoldUnderlineLeft"/>
          </w:pPr>
        </w:pPrChange>
      </w:pPr>
      <w:ins w:id="20764" w:author="Caree2" w:date="2017-04-02T07:03:00Z">
        <w:r>
          <w:tab/>
          <w:t>public void checkin(Traveller t) {</w:t>
        </w:r>
      </w:ins>
    </w:p>
    <w:p w:rsidR="006C7EC5" w:rsidRDefault="006C7EC5" w:rsidP="00556719">
      <w:pPr>
        <w:rPr>
          <w:ins w:id="20765" w:author="Caree2" w:date="2017-04-02T07:03:00Z"/>
        </w:rPr>
        <w:pPrChange w:id="20766" w:author="Caree2" w:date="2017-04-02T07:26:00Z">
          <w:pPr>
            <w:pStyle w:val="StyleHeading114ptBoldUnderlineLeft"/>
          </w:pPr>
        </w:pPrChange>
      </w:pPr>
      <w:ins w:id="20767" w:author="Caree2" w:date="2017-04-02T07:03:00Z">
        <w:r>
          <w:tab/>
        </w:r>
        <w:r>
          <w:tab/>
        </w:r>
        <w:r>
          <w:tab/>
          <w:t>logger.info("Checking via online or at the Airport counter " + t.getFirstName() + " "  + t.getLastName() + " ID : "+ t.getTravellerID());</w:t>
        </w:r>
      </w:ins>
    </w:p>
    <w:p w:rsidR="006C7EC5" w:rsidRDefault="006C7EC5" w:rsidP="00556719">
      <w:pPr>
        <w:rPr>
          <w:ins w:id="20768" w:author="Caree2" w:date="2017-04-02T07:03:00Z"/>
        </w:rPr>
        <w:pPrChange w:id="20769" w:author="Caree2" w:date="2017-04-02T07:26:00Z">
          <w:pPr>
            <w:pStyle w:val="StyleHeading114ptBoldUnderlineLeft"/>
          </w:pPr>
        </w:pPrChange>
      </w:pPr>
      <w:ins w:id="20770" w:author="Caree2" w:date="2017-04-02T07:03:00Z">
        <w:r>
          <w:tab/>
          <w:t>}</w:t>
        </w:r>
      </w:ins>
    </w:p>
    <w:p w:rsidR="006C7EC5" w:rsidRDefault="006C7EC5" w:rsidP="00556719">
      <w:pPr>
        <w:rPr>
          <w:ins w:id="20771" w:author="Caree2" w:date="2017-04-02T07:03:00Z"/>
        </w:rPr>
        <w:pPrChange w:id="20772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773" w:author="Caree2" w:date="2017-04-02T07:03:00Z"/>
        </w:rPr>
        <w:pPrChange w:id="20774" w:author="Caree2" w:date="2017-04-02T07:26:00Z">
          <w:pPr>
            <w:pStyle w:val="StyleHeading114ptBoldUnderlineLeft"/>
          </w:pPr>
        </w:pPrChange>
      </w:pPr>
      <w:ins w:id="20775" w:author="Caree2" w:date="2017-04-02T07:03:00Z">
        <w:r>
          <w:tab/>
          <w:t>public void getBoradingPass(Traveller t) {</w:t>
        </w:r>
      </w:ins>
    </w:p>
    <w:p w:rsidR="006C7EC5" w:rsidRDefault="006C7EC5" w:rsidP="00556719">
      <w:pPr>
        <w:rPr>
          <w:ins w:id="20776" w:author="Caree2" w:date="2017-04-02T07:03:00Z"/>
        </w:rPr>
        <w:pPrChange w:id="20777" w:author="Caree2" w:date="2017-04-02T07:26:00Z">
          <w:pPr>
            <w:pStyle w:val="StyleHeading114ptBoldUnderlineLeft"/>
          </w:pPr>
        </w:pPrChange>
      </w:pPr>
      <w:ins w:id="20778" w:author="Caree2" w:date="2017-04-02T07:03:00Z">
        <w:r>
          <w:tab/>
        </w:r>
        <w:r>
          <w:tab/>
          <w:t>logger.info("Receive boarding pass and keep it with passports "+ t.getFirstName() + " "  + t.getLastName() + " ID : "+ t.getTravellerID());</w:t>
        </w:r>
      </w:ins>
    </w:p>
    <w:p w:rsidR="006C7EC5" w:rsidRDefault="006C7EC5" w:rsidP="00556719">
      <w:pPr>
        <w:rPr>
          <w:ins w:id="20779" w:author="Caree2" w:date="2017-04-02T07:03:00Z"/>
        </w:rPr>
        <w:pPrChange w:id="20780" w:author="Caree2" w:date="2017-04-02T07:26:00Z">
          <w:pPr>
            <w:pStyle w:val="StyleHeading114ptBoldUnderlineLeft"/>
          </w:pPr>
        </w:pPrChange>
      </w:pPr>
      <w:ins w:id="20781" w:author="Caree2" w:date="2017-04-02T07:03:00Z">
        <w:r>
          <w:tab/>
          <w:t>}</w:t>
        </w:r>
      </w:ins>
    </w:p>
    <w:p w:rsidR="006C7EC5" w:rsidRDefault="006C7EC5" w:rsidP="00556719">
      <w:pPr>
        <w:rPr>
          <w:ins w:id="20782" w:author="Caree2" w:date="2017-04-02T07:03:00Z"/>
        </w:rPr>
        <w:pPrChange w:id="20783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784" w:author="Caree2" w:date="2017-04-02T07:03:00Z"/>
        </w:rPr>
        <w:pPrChange w:id="20785" w:author="Caree2" w:date="2017-04-02T07:26:00Z">
          <w:pPr>
            <w:pStyle w:val="StyleHeading114ptBoldUnderlineLeft"/>
          </w:pPr>
        </w:pPrChange>
      </w:pPr>
      <w:ins w:id="20786" w:author="Caree2" w:date="2017-04-02T07:03:00Z">
        <w:r>
          <w:tab/>
          <w:t>public void checkInLuggage(Traveller t) {</w:t>
        </w:r>
      </w:ins>
    </w:p>
    <w:p w:rsidR="006C7EC5" w:rsidRDefault="006C7EC5" w:rsidP="00556719">
      <w:pPr>
        <w:rPr>
          <w:ins w:id="20787" w:author="Caree2" w:date="2017-04-02T07:03:00Z"/>
        </w:rPr>
        <w:pPrChange w:id="20788" w:author="Caree2" w:date="2017-04-02T07:26:00Z">
          <w:pPr>
            <w:pStyle w:val="StyleHeading114ptBoldUnderlineLeft"/>
          </w:pPr>
        </w:pPrChange>
      </w:pPr>
      <w:ins w:id="20789" w:author="Caree2" w:date="2017-04-02T07:03:00Z">
        <w:r>
          <w:tab/>
        </w:r>
        <w:r>
          <w:tab/>
          <w:t>logger.info("Provide Suitcases for weight checking and if ok check them in. " + t.getFirstName() + " "  + t.getLastName() + " ID : "+ t.getTravellerID());</w:t>
        </w:r>
      </w:ins>
    </w:p>
    <w:p w:rsidR="006C7EC5" w:rsidRDefault="006C7EC5" w:rsidP="00556719">
      <w:pPr>
        <w:rPr>
          <w:ins w:id="20790" w:author="Caree2" w:date="2017-04-02T07:03:00Z"/>
        </w:rPr>
        <w:pPrChange w:id="20791" w:author="Caree2" w:date="2017-04-02T07:26:00Z">
          <w:pPr>
            <w:pStyle w:val="StyleHeading114ptBoldUnderlineLeft"/>
          </w:pPr>
        </w:pPrChange>
      </w:pPr>
      <w:ins w:id="20792" w:author="Caree2" w:date="2017-04-02T07:03:00Z">
        <w:r>
          <w:tab/>
          <w:t>}</w:t>
        </w:r>
      </w:ins>
    </w:p>
    <w:p w:rsidR="006C7EC5" w:rsidRDefault="006C7EC5" w:rsidP="00556719">
      <w:pPr>
        <w:rPr>
          <w:ins w:id="20793" w:author="Caree2" w:date="2017-04-02T07:03:00Z"/>
        </w:rPr>
        <w:pPrChange w:id="20794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795" w:author="Caree2" w:date="2017-04-02T07:03:00Z"/>
        </w:rPr>
        <w:pPrChange w:id="20796" w:author="Caree2" w:date="2017-04-02T07:26:00Z">
          <w:pPr>
            <w:pStyle w:val="StyleHeading114ptBoldUnderlineLeft"/>
          </w:pPr>
        </w:pPrChange>
      </w:pPr>
      <w:ins w:id="20797" w:author="Caree2" w:date="2017-04-02T07:03:00Z">
        <w:r>
          <w:tab/>
          <w:t>public void goForSecurityCheck(Traveller t) {</w:t>
        </w:r>
      </w:ins>
    </w:p>
    <w:p w:rsidR="006C7EC5" w:rsidRDefault="006C7EC5" w:rsidP="00556719">
      <w:pPr>
        <w:rPr>
          <w:ins w:id="20798" w:author="Caree2" w:date="2017-04-02T07:03:00Z"/>
        </w:rPr>
        <w:pPrChange w:id="20799" w:author="Caree2" w:date="2017-04-02T07:26:00Z">
          <w:pPr>
            <w:pStyle w:val="StyleHeading114ptBoldUnderlineLeft"/>
          </w:pPr>
        </w:pPrChange>
      </w:pPr>
      <w:ins w:id="20800" w:author="Caree2" w:date="2017-04-02T07:03:00Z">
        <w:r>
          <w:tab/>
        </w:r>
        <w:r>
          <w:tab/>
          <w:t>logger.info("Stand in Queue for the security check. " +  t.getFirstName() + " "  + t.getLastName() + " ID : "+ t.getTravellerID());</w:t>
        </w:r>
      </w:ins>
    </w:p>
    <w:p w:rsidR="006C7EC5" w:rsidRDefault="006C7EC5" w:rsidP="00556719">
      <w:pPr>
        <w:rPr>
          <w:ins w:id="20801" w:author="Caree2" w:date="2017-04-02T07:03:00Z"/>
        </w:rPr>
        <w:pPrChange w:id="20802" w:author="Caree2" w:date="2017-04-02T07:26:00Z">
          <w:pPr>
            <w:pStyle w:val="StyleHeading114ptBoldUnderlineLeft"/>
          </w:pPr>
        </w:pPrChange>
      </w:pPr>
      <w:ins w:id="20803" w:author="Caree2" w:date="2017-04-02T07:03:00Z">
        <w:r>
          <w:tab/>
          <w:t>}</w:t>
        </w:r>
      </w:ins>
    </w:p>
    <w:p w:rsidR="006C7EC5" w:rsidRDefault="006C7EC5" w:rsidP="00556719">
      <w:pPr>
        <w:rPr>
          <w:ins w:id="20804" w:author="Caree2" w:date="2017-04-02T07:03:00Z"/>
        </w:rPr>
        <w:pPrChange w:id="20805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806" w:author="Caree2" w:date="2017-04-02T07:03:00Z"/>
        </w:rPr>
        <w:pPrChange w:id="20807" w:author="Caree2" w:date="2017-04-02T07:26:00Z">
          <w:pPr>
            <w:pStyle w:val="StyleHeading114ptBoldUnderlineLeft"/>
          </w:pPr>
        </w:pPrChange>
      </w:pPr>
      <w:ins w:id="20808" w:author="Caree2" w:date="2017-04-02T07:03:00Z">
        <w:r>
          <w:tab/>
          <w:t>public void deplane(Traveller t) {</w:t>
        </w:r>
      </w:ins>
    </w:p>
    <w:p w:rsidR="006C7EC5" w:rsidRDefault="006C7EC5" w:rsidP="00556719">
      <w:pPr>
        <w:rPr>
          <w:ins w:id="20809" w:author="Caree2" w:date="2017-04-02T07:03:00Z"/>
        </w:rPr>
        <w:pPrChange w:id="20810" w:author="Caree2" w:date="2017-04-02T07:26:00Z">
          <w:pPr>
            <w:pStyle w:val="StyleHeading114ptBoldUnderlineLeft"/>
          </w:pPr>
        </w:pPrChange>
      </w:pPr>
      <w:ins w:id="20811" w:author="Caree2" w:date="2017-04-02T07:03:00Z">
        <w:r>
          <w:tab/>
        </w:r>
        <w:r>
          <w:tab/>
          <w:t>logger.info("Stand in Queue to get off from the plane. " + t.getFirstName() + " "  + t.getLastName() + " ID : "+ t.getTravellerID());</w:t>
        </w:r>
      </w:ins>
    </w:p>
    <w:p w:rsidR="006C7EC5" w:rsidRDefault="006C7EC5" w:rsidP="00556719">
      <w:pPr>
        <w:rPr>
          <w:ins w:id="20812" w:author="Caree2" w:date="2017-04-02T07:03:00Z"/>
        </w:rPr>
        <w:pPrChange w:id="20813" w:author="Caree2" w:date="2017-04-02T07:26:00Z">
          <w:pPr>
            <w:pStyle w:val="StyleHeading114ptBoldUnderlineLeft"/>
          </w:pPr>
        </w:pPrChange>
      </w:pPr>
      <w:ins w:id="20814" w:author="Caree2" w:date="2017-04-02T07:03:00Z">
        <w:r>
          <w:tab/>
          <w:t>}</w:t>
        </w:r>
      </w:ins>
    </w:p>
    <w:p w:rsidR="006C7EC5" w:rsidRDefault="006C7EC5" w:rsidP="00556719">
      <w:pPr>
        <w:rPr>
          <w:ins w:id="20815" w:author="Caree2" w:date="2017-04-02T07:03:00Z"/>
        </w:rPr>
        <w:pPrChange w:id="20816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817" w:author="Caree2" w:date="2017-04-02T07:03:00Z"/>
        </w:rPr>
        <w:pPrChange w:id="20818" w:author="Caree2" w:date="2017-04-02T07:26:00Z">
          <w:pPr>
            <w:pStyle w:val="StyleHeading114ptBoldUnderlineLeft"/>
          </w:pPr>
        </w:pPrChange>
      </w:pPr>
      <w:ins w:id="20819" w:author="Caree2" w:date="2017-04-02T07:03:00Z">
        <w:r>
          <w:tab/>
          <w:t>public void collectHandLuggage(Traveller t) {</w:t>
        </w:r>
      </w:ins>
    </w:p>
    <w:p w:rsidR="006C7EC5" w:rsidRDefault="006C7EC5" w:rsidP="00556719">
      <w:pPr>
        <w:rPr>
          <w:ins w:id="20820" w:author="Caree2" w:date="2017-04-02T07:03:00Z"/>
        </w:rPr>
        <w:pPrChange w:id="20821" w:author="Caree2" w:date="2017-04-02T07:26:00Z">
          <w:pPr>
            <w:pStyle w:val="StyleHeading114ptBoldUnderlineLeft"/>
          </w:pPr>
        </w:pPrChange>
      </w:pPr>
      <w:ins w:id="20822" w:author="Caree2" w:date="2017-04-02T07:03:00Z">
        <w:r>
          <w:tab/>
        </w:r>
        <w:r>
          <w:tab/>
          <w:t>logger.info("Take hand luggage with you. " +  t.getFirstName() + " "  + t.getLastName() + " ID : "+ t.getTravellerID());</w:t>
        </w:r>
      </w:ins>
    </w:p>
    <w:p w:rsidR="006C7EC5" w:rsidRDefault="006C7EC5" w:rsidP="00556719">
      <w:pPr>
        <w:rPr>
          <w:ins w:id="20823" w:author="Caree2" w:date="2017-04-02T07:03:00Z"/>
        </w:rPr>
        <w:pPrChange w:id="20824" w:author="Caree2" w:date="2017-04-02T07:26:00Z">
          <w:pPr>
            <w:pStyle w:val="StyleHeading114ptBoldUnderlineLeft"/>
          </w:pPr>
        </w:pPrChange>
      </w:pPr>
      <w:ins w:id="20825" w:author="Caree2" w:date="2017-04-02T07:03:00Z">
        <w:r>
          <w:tab/>
          <w:t>}</w:t>
        </w:r>
      </w:ins>
    </w:p>
    <w:p w:rsidR="006C7EC5" w:rsidRDefault="006C7EC5" w:rsidP="00556719">
      <w:pPr>
        <w:rPr>
          <w:ins w:id="20826" w:author="Caree2" w:date="2017-04-02T07:03:00Z"/>
        </w:rPr>
        <w:pPrChange w:id="20827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828" w:author="Caree2" w:date="2017-04-02T07:03:00Z"/>
        </w:rPr>
        <w:pPrChange w:id="20829" w:author="Caree2" w:date="2017-04-02T07:26:00Z">
          <w:pPr>
            <w:pStyle w:val="StyleHeading114ptBoldUnderlineLeft"/>
          </w:pPr>
        </w:pPrChange>
      </w:pPr>
      <w:ins w:id="20830" w:author="Caree2" w:date="2017-04-02T07:03:00Z">
        <w:r>
          <w:tab/>
          <w:t>public void collecCheckInLuggage(Traveller t) {</w:t>
        </w:r>
      </w:ins>
    </w:p>
    <w:p w:rsidR="006C7EC5" w:rsidRDefault="006C7EC5" w:rsidP="00556719">
      <w:pPr>
        <w:rPr>
          <w:ins w:id="20831" w:author="Caree2" w:date="2017-04-02T07:03:00Z"/>
        </w:rPr>
        <w:pPrChange w:id="20832" w:author="Caree2" w:date="2017-04-02T07:26:00Z">
          <w:pPr>
            <w:pStyle w:val="StyleHeading114ptBoldUnderlineLeft"/>
          </w:pPr>
        </w:pPrChange>
      </w:pPr>
      <w:ins w:id="20833" w:author="Caree2" w:date="2017-04-02T07:03:00Z">
        <w:r>
          <w:tab/>
        </w:r>
        <w:r>
          <w:tab/>
          <w:t>logger.info("Find luggage carusel and collect checked in luggage. " + t.getFirstName() + " "  + t.getLastName() + " ID : "+ t.getTravellerID());</w:t>
        </w:r>
      </w:ins>
    </w:p>
    <w:p w:rsidR="006C7EC5" w:rsidRDefault="006C7EC5" w:rsidP="00556719">
      <w:pPr>
        <w:rPr>
          <w:ins w:id="20834" w:author="Caree2" w:date="2017-04-02T07:03:00Z"/>
        </w:rPr>
        <w:pPrChange w:id="20835" w:author="Caree2" w:date="2017-04-02T07:26:00Z">
          <w:pPr>
            <w:pStyle w:val="StyleHeading114ptBoldUnderlineLeft"/>
          </w:pPr>
        </w:pPrChange>
      </w:pPr>
      <w:ins w:id="20836" w:author="Caree2" w:date="2017-04-02T07:03:00Z">
        <w:r>
          <w:lastRenderedPageBreak/>
          <w:tab/>
          <w:t>}</w:t>
        </w:r>
      </w:ins>
    </w:p>
    <w:p w:rsidR="006C7EC5" w:rsidRDefault="006C7EC5" w:rsidP="00556719">
      <w:pPr>
        <w:rPr>
          <w:ins w:id="20837" w:author="Caree2" w:date="2017-04-02T07:03:00Z"/>
        </w:rPr>
        <w:pPrChange w:id="20838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839" w:author="Caree2" w:date="2017-04-02T07:03:00Z"/>
        </w:rPr>
        <w:pPrChange w:id="20840" w:author="Caree2" w:date="2017-04-02T07:26:00Z">
          <w:pPr>
            <w:pStyle w:val="StyleHeading114ptBoldUnderlineLeft"/>
          </w:pPr>
        </w:pPrChange>
      </w:pPr>
      <w:ins w:id="20841" w:author="Caree2" w:date="2017-04-02T07:03:00Z">
        <w:r>
          <w:tab/>
          <w:t>public void goThroughImmigrationAndCustomsCheck(Traveller t) throws AirportOperationxException {</w:t>
        </w:r>
      </w:ins>
    </w:p>
    <w:p w:rsidR="006C7EC5" w:rsidRDefault="006C7EC5" w:rsidP="00556719">
      <w:pPr>
        <w:rPr>
          <w:ins w:id="20842" w:author="Caree2" w:date="2017-04-02T07:03:00Z"/>
        </w:rPr>
        <w:pPrChange w:id="20843" w:author="Caree2" w:date="2017-04-02T07:26:00Z">
          <w:pPr>
            <w:pStyle w:val="StyleHeading114ptBoldUnderlineLeft"/>
          </w:pPr>
        </w:pPrChange>
      </w:pPr>
      <w:ins w:id="20844" w:author="Caree2" w:date="2017-04-02T07:03:00Z">
        <w:r>
          <w:tab/>
        </w:r>
        <w:r>
          <w:tab/>
          <w:t>logger.info("PResent passport and other documents for immigration check. " + t.getFirstName() + " "  + t.getLastName() + " ID : "+ t.getTravellerID());</w:t>
        </w:r>
      </w:ins>
    </w:p>
    <w:p w:rsidR="006C7EC5" w:rsidRDefault="006C7EC5" w:rsidP="00556719">
      <w:pPr>
        <w:rPr>
          <w:ins w:id="20845" w:author="Caree2" w:date="2017-04-02T07:03:00Z"/>
        </w:rPr>
        <w:pPrChange w:id="20846" w:author="Caree2" w:date="2017-04-02T07:26:00Z">
          <w:pPr>
            <w:pStyle w:val="StyleHeading114ptBoldUnderlineLeft"/>
          </w:pPr>
        </w:pPrChange>
      </w:pPr>
      <w:ins w:id="20847" w:author="Caree2" w:date="2017-04-02T07:03:00Z">
        <w:r>
          <w:tab/>
        </w:r>
        <w:r>
          <w:tab/>
        </w:r>
      </w:ins>
    </w:p>
    <w:p w:rsidR="006C7EC5" w:rsidRDefault="006C7EC5" w:rsidP="00556719">
      <w:pPr>
        <w:rPr>
          <w:ins w:id="20848" w:author="Caree2" w:date="2017-04-02T07:03:00Z"/>
        </w:rPr>
        <w:pPrChange w:id="20849" w:author="Caree2" w:date="2017-04-02T07:26:00Z">
          <w:pPr>
            <w:pStyle w:val="StyleHeading114ptBoldUnderlineLeft"/>
          </w:pPr>
        </w:pPrChange>
      </w:pPr>
      <w:ins w:id="20850" w:author="Caree2" w:date="2017-04-02T07:03:00Z">
        <w:r>
          <w:tab/>
        </w:r>
        <w:r>
          <w:tab/>
          <w:t>if (t.getTravellerID() == 15){</w:t>
        </w:r>
      </w:ins>
    </w:p>
    <w:p w:rsidR="006C7EC5" w:rsidRDefault="006C7EC5" w:rsidP="00556719">
      <w:pPr>
        <w:rPr>
          <w:ins w:id="20851" w:author="Caree2" w:date="2017-04-02T07:03:00Z"/>
        </w:rPr>
        <w:pPrChange w:id="20852" w:author="Caree2" w:date="2017-04-02T07:26:00Z">
          <w:pPr>
            <w:pStyle w:val="StyleHeading114ptBoldUnderlineLeft"/>
          </w:pPr>
        </w:pPrChange>
      </w:pPr>
      <w:ins w:id="20853" w:author="Caree2" w:date="2017-04-02T07:03:00Z">
        <w:r>
          <w:tab/>
        </w:r>
        <w:r>
          <w:tab/>
        </w:r>
        <w:r>
          <w:tab/>
          <w:t>throw new AirportOperationxException("Expired Visa");</w:t>
        </w:r>
      </w:ins>
    </w:p>
    <w:p w:rsidR="006C7EC5" w:rsidRDefault="006C7EC5" w:rsidP="00556719">
      <w:pPr>
        <w:rPr>
          <w:ins w:id="20854" w:author="Caree2" w:date="2017-04-02T07:03:00Z"/>
        </w:rPr>
        <w:pPrChange w:id="20855" w:author="Caree2" w:date="2017-04-02T07:26:00Z">
          <w:pPr>
            <w:pStyle w:val="StyleHeading114ptBoldUnderlineLeft"/>
          </w:pPr>
        </w:pPrChange>
      </w:pPr>
      <w:ins w:id="20856" w:author="Caree2" w:date="2017-04-02T07:03:00Z">
        <w:r>
          <w:tab/>
        </w:r>
        <w:r>
          <w:tab/>
          <w:t>}</w:t>
        </w:r>
      </w:ins>
    </w:p>
    <w:p w:rsidR="006C7EC5" w:rsidRDefault="006C7EC5" w:rsidP="00556719">
      <w:pPr>
        <w:rPr>
          <w:ins w:id="20857" w:author="Caree2" w:date="2017-04-02T07:03:00Z"/>
        </w:rPr>
        <w:pPrChange w:id="20858" w:author="Caree2" w:date="2017-04-02T07:26:00Z">
          <w:pPr>
            <w:pStyle w:val="StyleHeading114ptBoldUnderlineLeft"/>
          </w:pPr>
        </w:pPrChange>
      </w:pPr>
      <w:ins w:id="20859" w:author="Caree2" w:date="2017-04-02T07:03:00Z">
        <w:r>
          <w:tab/>
          <w:t>}</w:t>
        </w:r>
      </w:ins>
    </w:p>
    <w:p w:rsidR="006C7EC5" w:rsidRDefault="006C7EC5" w:rsidP="00556719">
      <w:pPr>
        <w:rPr>
          <w:ins w:id="20860" w:author="Caree2" w:date="2017-04-02T07:03:00Z"/>
        </w:rPr>
        <w:pPrChange w:id="20861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862" w:author="Caree2" w:date="2017-04-02T07:03:00Z"/>
        </w:rPr>
        <w:pPrChange w:id="20863" w:author="Caree2" w:date="2017-04-02T07:26:00Z">
          <w:pPr>
            <w:pStyle w:val="StyleHeading114ptBoldUnderlineLeft"/>
          </w:pPr>
        </w:pPrChange>
      </w:pPr>
      <w:ins w:id="20864" w:author="Caree2" w:date="2017-04-02T07:03:00Z">
        <w:r>
          <w:tab/>
          <w:t>public void reprintBoardingPAss(Traveller t) {</w:t>
        </w:r>
      </w:ins>
    </w:p>
    <w:p w:rsidR="006C7EC5" w:rsidRDefault="006C7EC5" w:rsidP="00556719">
      <w:pPr>
        <w:rPr>
          <w:ins w:id="20865" w:author="Caree2" w:date="2017-04-02T07:03:00Z"/>
        </w:rPr>
        <w:pPrChange w:id="20866" w:author="Caree2" w:date="2017-04-02T07:26:00Z">
          <w:pPr>
            <w:pStyle w:val="StyleHeading114ptBoldUnderlineLeft"/>
          </w:pPr>
        </w:pPrChange>
      </w:pPr>
      <w:ins w:id="20867" w:author="Caree2" w:date="2017-04-02T07:03:00Z">
        <w:r>
          <w:tab/>
        </w:r>
        <w:r>
          <w:tab/>
          <w:t>logger.info("Enter ticket information to reprint." + t.getFirstName());</w:t>
        </w:r>
      </w:ins>
    </w:p>
    <w:p w:rsidR="006C7EC5" w:rsidRDefault="006C7EC5" w:rsidP="00556719">
      <w:pPr>
        <w:rPr>
          <w:ins w:id="20868" w:author="Caree2" w:date="2017-04-02T07:03:00Z"/>
        </w:rPr>
        <w:pPrChange w:id="20869" w:author="Caree2" w:date="2017-04-02T07:26:00Z">
          <w:pPr>
            <w:pStyle w:val="StyleHeading114ptBoldUnderlineLeft"/>
          </w:pPr>
        </w:pPrChange>
      </w:pPr>
      <w:ins w:id="20870" w:author="Caree2" w:date="2017-04-02T07:03:00Z">
        <w:r>
          <w:tab/>
          <w:t>}</w:t>
        </w:r>
      </w:ins>
    </w:p>
    <w:p w:rsidR="006C7EC5" w:rsidRDefault="006C7EC5" w:rsidP="00556719">
      <w:pPr>
        <w:rPr>
          <w:ins w:id="20871" w:author="Caree2" w:date="2017-04-02T07:03:00Z"/>
        </w:rPr>
        <w:pPrChange w:id="20872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873" w:author="Caree2" w:date="2017-04-02T07:03:00Z"/>
        </w:rPr>
        <w:pPrChange w:id="20874" w:author="Caree2" w:date="2017-04-02T07:26:00Z">
          <w:pPr>
            <w:pStyle w:val="StyleHeading114ptBoldUnderlineLeft"/>
          </w:pPr>
        </w:pPrChange>
      </w:pPr>
      <w:ins w:id="20875" w:author="Caree2" w:date="2017-04-02T07:03:00Z">
        <w:r>
          <w:tab/>
        </w:r>
      </w:ins>
    </w:p>
    <w:p w:rsidR="006C7EC5" w:rsidRDefault="006C7EC5" w:rsidP="00556719">
      <w:pPr>
        <w:rPr>
          <w:ins w:id="20876" w:author="Caree2" w:date="2017-04-02T07:03:00Z"/>
        </w:rPr>
        <w:pPrChange w:id="20877" w:author="Caree2" w:date="2017-04-02T07:26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878" w:author="Caree2" w:date="2017-04-02T07:03:00Z"/>
        </w:rPr>
        <w:pPrChange w:id="20879" w:author="Caree2" w:date="2017-04-02T07:26:00Z">
          <w:pPr>
            <w:pStyle w:val="StyleHeading114ptBoldUnderlineLeft"/>
          </w:pPr>
        </w:pPrChange>
      </w:pPr>
      <w:ins w:id="20880" w:author="Caree2" w:date="2017-04-02T07:03:00Z">
        <w:r>
          <w:t>}</w:t>
        </w:r>
      </w:ins>
    </w:p>
    <w:p w:rsidR="006C7EC5" w:rsidRDefault="006C7EC5" w:rsidP="00556719">
      <w:pPr>
        <w:rPr>
          <w:ins w:id="20881" w:author="Caree2" w:date="2017-04-02T07:03:00Z"/>
          <w:rFonts w:ascii="Times New Roman" w:hAnsi="Times New Roman"/>
          <w:b/>
          <w:bCs/>
          <w:color w:val="000000"/>
          <w:sz w:val="28"/>
          <w:szCs w:val="20"/>
        </w:rPr>
        <w:pPrChange w:id="20882" w:author="Caree2" w:date="2017-04-02T07:26:00Z">
          <w:pPr/>
        </w:pPrChange>
      </w:pPr>
      <w:ins w:id="20883" w:author="Caree2" w:date="2017-04-02T07:03:00Z">
        <w:r>
          <w:br w:type="page"/>
        </w:r>
      </w:ins>
    </w:p>
    <w:p w:rsidR="006C7EC5" w:rsidRDefault="006C7EC5" w:rsidP="006C7EC5">
      <w:pPr>
        <w:pStyle w:val="StyleHeading114ptBoldUnderlineLeft"/>
        <w:rPr>
          <w:ins w:id="20884" w:author="Caree2" w:date="2017-04-02T07:00:00Z"/>
        </w:rPr>
      </w:pPr>
    </w:p>
    <w:p w:rsidR="006C7EC5" w:rsidRDefault="006C7EC5" w:rsidP="006C7EC5">
      <w:pPr>
        <w:pStyle w:val="StyleHeading114ptBoldUnderlineLeft"/>
        <w:rPr>
          <w:ins w:id="20885" w:author="Caree2" w:date="2017-04-02T07:03:00Z"/>
        </w:rPr>
      </w:pPr>
      <w:bookmarkStart w:id="20886" w:name="_Toc478888094"/>
      <w:ins w:id="20887" w:author="Caree2" w:date="2017-04-02T07:03:00Z">
        <w:r w:rsidRPr="00EA03DE">
          <w:t>1.</w:t>
        </w:r>
      </w:ins>
      <w:ins w:id="20888" w:author="Caree2" w:date="2017-04-02T07:50:00Z">
        <w:r w:rsidR="00C547DB">
          <w:t>52</w:t>
        </w:r>
      </w:ins>
      <w:ins w:id="20889" w:author="Caree2" w:date="2017-04-02T07:03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20890" w:author="Caree2" w:date="2017-04-02T07:27:00Z">
        <w:r w:rsidR="00556719">
          <w:t xml:space="preserve">Create the </w:t>
        </w:r>
        <w:r w:rsidR="00556719" w:rsidRPr="00556719">
          <w:rPr>
            <w:rPrChange w:id="20891" w:author="Caree2" w:date="2017-04-02T07:27:00Z">
              <w:rPr>
                <w:rFonts w:ascii="Consolas" w:hAnsi="Consolas" w:cs="Consolas"/>
                <w:sz w:val="20"/>
                <w:u w:val="single"/>
              </w:rPr>
            </w:rPrChange>
          </w:rPr>
          <w:t xml:space="preserve">AirportOperationxException </w:t>
        </w:r>
        <w:r w:rsidR="00556719">
          <w:t>class in the package Fifth</w:t>
        </w:r>
      </w:ins>
      <w:bookmarkEnd w:id="20886"/>
    </w:p>
    <w:p w:rsidR="006C7EC5" w:rsidRDefault="006C7EC5" w:rsidP="00E03E10">
      <w:pPr>
        <w:pStyle w:val="StyleHeading114ptBoldUnderlineLeft"/>
        <w:rPr>
          <w:ins w:id="20892" w:author="Caree2" w:date="2017-04-02T07:03:00Z"/>
        </w:rPr>
      </w:pPr>
    </w:p>
    <w:p w:rsidR="006C7EC5" w:rsidRPr="00910D57" w:rsidRDefault="006C7EC5" w:rsidP="00910D57">
      <w:pPr>
        <w:rPr>
          <w:ins w:id="20893" w:author="Caree2" w:date="2017-04-02T07:03:00Z"/>
          <w:bCs/>
          <w:rPrChange w:id="20894" w:author="Caree2" w:date="2017-04-02T08:00:00Z">
            <w:rPr>
              <w:ins w:id="20895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896" w:author="Caree2" w:date="2017-04-02T08:00:00Z">
          <w:pPr>
            <w:autoSpaceDE w:val="0"/>
            <w:autoSpaceDN w:val="0"/>
            <w:adjustRightInd w:val="0"/>
          </w:pPr>
        </w:pPrChange>
      </w:pPr>
      <w:ins w:id="20897" w:author="Caree2" w:date="2017-04-02T07:03:00Z">
        <w:r w:rsidRPr="00910D57">
          <w:rPr>
            <w:bCs/>
            <w:rPrChange w:id="20898" w:author="Caree2" w:date="2017-04-02T08:00:00Z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rPrChange>
          </w:rPr>
          <w:t>package com.rollingstone.springframework.aop.example.fifth;</w:t>
        </w:r>
      </w:ins>
    </w:p>
    <w:p w:rsidR="006C7EC5" w:rsidRPr="00910D57" w:rsidRDefault="006C7EC5" w:rsidP="00910D57">
      <w:pPr>
        <w:rPr>
          <w:ins w:id="20899" w:author="Caree2" w:date="2017-04-02T07:03:00Z"/>
          <w:bCs/>
          <w:rPrChange w:id="20900" w:author="Caree2" w:date="2017-04-02T08:00:00Z">
            <w:rPr>
              <w:ins w:id="20901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02" w:author="Caree2" w:date="2017-04-02T08:00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910D57">
      <w:pPr>
        <w:rPr>
          <w:ins w:id="20903" w:author="Caree2" w:date="2017-04-02T07:03:00Z"/>
          <w:bCs/>
          <w:rPrChange w:id="20904" w:author="Caree2" w:date="2017-04-02T08:00:00Z">
            <w:rPr>
              <w:ins w:id="20905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06" w:author="Caree2" w:date="2017-04-02T08:00:00Z">
          <w:pPr>
            <w:autoSpaceDE w:val="0"/>
            <w:autoSpaceDN w:val="0"/>
            <w:adjustRightInd w:val="0"/>
          </w:pPr>
        </w:pPrChange>
      </w:pPr>
      <w:ins w:id="20907" w:author="Caree2" w:date="2017-04-02T07:03:00Z">
        <w:r w:rsidRPr="00910D57">
          <w:rPr>
            <w:bCs/>
            <w:rPrChange w:id="20908" w:author="Caree2" w:date="2017-04-02T08:00:00Z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rPrChange>
          </w:rPr>
          <w:t>public class AirportOperationxException extends Exception {</w:t>
        </w:r>
      </w:ins>
    </w:p>
    <w:p w:rsidR="006C7EC5" w:rsidRPr="00910D57" w:rsidRDefault="006C7EC5" w:rsidP="00910D57">
      <w:pPr>
        <w:rPr>
          <w:ins w:id="20909" w:author="Caree2" w:date="2017-04-02T07:03:00Z"/>
          <w:bCs/>
          <w:rPrChange w:id="20910" w:author="Caree2" w:date="2017-04-02T08:00:00Z">
            <w:rPr>
              <w:ins w:id="20911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12" w:author="Caree2" w:date="2017-04-02T08:00:00Z">
          <w:pPr>
            <w:autoSpaceDE w:val="0"/>
            <w:autoSpaceDN w:val="0"/>
            <w:adjustRightInd w:val="0"/>
          </w:pPr>
        </w:pPrChange>
      </w:pPr>
    </w:p>
    <w:p w:rsidR="006C7EC5" w:rsidRPr="00910D57" w:rsidRDefault="006C7EC5" w:rsidP="00910D57">
      <w:pPr>
        <w:rPr>
          <w:ins w:id="20913" w:author="Caree2" w:date="2017-04-02T07:03:00Z"/>
          <w:bCs/>
          <w:rPrChange w:id="20914" w:author="Caree2" w:date="2017-04-02T08:00:00Z">
            <w:rPr>
              <w:ins w:id="20915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16" w:author="Caree2" w:date="2017-04-02T08:00:00Z">
          <w:pPr>
            <w:autoSpaceDE w:val="0"/>
            <w:autoSpaceDN w:val="0"/>
            <w:adjustRightInd w:val="0"/>
          </w:pPr>
        </w:pPrChange>
      </w:pPr>
      <w:ins w:id="20917" w:author="Caree2" w:date="2017-04-02T07:03:00Z">
        <w:r w:rsidRPr="00910D57">
          <w:rPr>
            <w:bCs/>
            <w:rPrChange w:id="20918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AirportOperationxException(){</w:t>
        </w:r>
      </w:ins>
    </w:p>
    <w:p w:rsidR="006C7EC5" w:rsidRPr="00910D57" w:rsidRDefault="006C7EC5" w:rsidP="00910D57">
      <w:pPr>
        <w:rPr>
          <w:ins w:id="20919" w:author="Caree2" w:date="2017-04-02T07:03:00Z"/>
          <w:bCs/>
          <w:rPrChange w:id="20920" w:author="Caree2" w:date="2017-04-02T08:00:00Z">
            <w:rPr>
              <w:ins w:id="20921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22" w:author="Caree2" w:date="2017-04-02T08:00:00Z">
          <w:pPr>
            <w:autoSpaceDE w:val="0"/>
            <w:autoSpaceDN w:val="0"/>
            <w:adjustRightInd w:val="0"/>
          </w:pPr>
        </w:pPrChange>
      </w:pPr>
      <w:ins w:id="20923" w:author="Caree2" w:date="2017-04-02T07:03:00Z">
        <w:r w:rsidRPr="00910D57">
          <w:rPr>
            <w:bCs/>
            <w:rPrChange w:id="20924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0925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super();</w:t>
        </w:r>
      </w:ins>
    </w:p>
    <w:p w:rsidR="006C7EC5" w:rsidRPr="00910D57" w:rsidRDefault="006C7EC5" w:rsidP="00910D57">
      <w:pPr>
        <w:rPr>
          <w:ins w:id="20926" w:author="Caree2" w:date="2017-04-02T07:03:00Z"/>
          <w:bCs/>
          <w:rPrChange w:id="20927" w:author="Caree2" w:date="2017-04-02T08:00:00Z">
            <w:rPr>
              <w:ins w:id="20928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29" w:author="Caree2" w:date="2017-04-02T08:00:00Z">
          <w:pPr>
            <w:autoSpaceDE w:val="0"/>
            <w:autoSpaceDN w:val="0"/>
            <w:adjustRightInd w:val="0"/>
          </w:pPr>
        </w:pPrChange>
      </w:pPr>
      <w:ins w:id="20930" w:author="Caree2" w:date="2017-04-02T07:03:00Z">
        <w:r w:rsidRPr="00910D57">
          <w:rPr>
            <w:bCs/>
            <w:rPrChange w:id="20931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910D57" w:rsidRDefault="006C7EC5" w:rsidP="00910D57">
      <w:pPr>
        <w:rPr>
          <w:ins w:id="20932" w:author="Caree2" w:date="2017-04-02T07:03:00Z"/>
          <w:bCs/>
          <w:rPrChange w:id="20933" w:author="Caree2" w:date="2017-04-02T08:00:00Z">
            <w:rPr>
              <w:ins w:id="20934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35" w:author="Caree2" w:date="2017-04-02T08:00:00Z">
          <w:pPr>
            <w:autoSpaceDE w:val="0"/>
            <w:autoSpaceDN w:val="0"/>
            <w:adjustRightInd w:val="0"/>
          </w:pPr>
        </w:pPrChange>
      </w:pPr>
      <w:ins w:id="20936" w:author="Caree2" w:date="2017-04-02T07:03:00Z">
        <w:r w:rsidRPr="00910D57">
          <w:rPr>
            <w:bCs/>
            <w:rPrChange w:id="20937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6C7EC5" w:rsidRPr="00910D57" w:rsidRDefault="006C7EC5" w:rsidP="00910D57">
      <w:pPr>
        <w:rPr>
          <w:ins w:id="20938" w:author="Caree2" w:date="2017-04-02T07:03:00Z"/>
          <w:bCs/>
          <w:rPrChange w:id="20939" w:author="Caree2" w:date="2017-04-02T08:00:00Z">
            <w:rPr>
              <w:ins w:id="20940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41" w:author="Caree2" w:date="2017-04-02T08:00:00Z">
          <w:pPr>
            <w:autoSpaceDE w:val="0"/>
            <w:autoSpaceDN w:val="0"/>
            <w:adjustRightInd w:val="0"/>
          </w:pPr>
        </w:pPrChange>
      </w:pPr>
      <w:ins w:id="20942" w:author="Caree2" w:date="2017-04-02T07:03:00Z">
        <w:r w:rsidRPr="00910D57">
          <w:rPr>
            <w:bCs/>
            <w:rPrChange w:id="20943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public AirportOperationxException(String message){</w:t>
        </w:r>
      </w:ins>
    </w:p>
    <w:p w:rsidR="006C7EC5" w:rsidRPr="00910D57" w:rsidRDefault="006C7EC5" w:rsidP="00910D57">
      <w:pPr>
        <w:rPr>
          <w:ins w:id="20944" w:author="Caree2" w:date="2017-04-02T07:03:00Z"/>
          <w:bCs/>
          <w:rPrChange w:id="20945" w:author="Caree2" w:date="2017-04-02T08:00:00Z">
            <w:rPr>
              <w:ins w:id="20946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47" w:author="Caree2" w:date="2017-04-02T08:00:00Z">
          <w:pPr>
            <w:autoSpaceDE w:val="0"/>
            <w:autoSpaceDN w:val="0"/>
            <w:adjustRightInd w:val="0"/>
          </w:pPr>
        </w:pPrChange>
      </w:pPr>
      <w:ins w:id="20948" w:author="Caree2" w:date="2017-04-02T07:03:00Z">
        <w:r w:rsidRPr="00910D57">
          <w:rPr>
            <w:bCs/>
            <w:rPrChange w:id="20949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0950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super(message);</w:t>
        </w:r>
      </w:ins>
    </w:p>
    <w:p w:rsidR="006C7EC5" w:rsidRPr="00910D57" w:rsidRDefault="006C7EC5" w:rsidP="00910D57">
      <w:pPr>
        <w:rPr>
          <w:ins w:id="20951" w:author="Caree2" w:date="2017-04-02T07:03:00Z"/>
          <w:bCs/>
          <w:rPrChange w:id="20952" w:author="Caree2" w:date="2017-04-02T08:00:00Z">
            <w:rPr>
              <w:ins w:id="20953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54" w:author="Caree2" w:date="2017-04-02T08:00:00Z">
          <w:pPr>
            <w:autoSpaceDE w:val="0"/>
            <w:autoSpaceDN w:val="0"/>
            <w:adjustRightInd w:val="0"/>
          </w:pPr>
        </w:pPrChange>
      </w:pPr>
      <w:ins w:id="20955" w:author="Caree2" w:date="2017-04-02T07:03:00Z">
        <w:r w:rsidRPr="00910D57">
          <w:rPr>
            <w:bCs/>
            <w:rPrChange w:id="20956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}</w:t>
        </w:r>
      </w:ins>
    </w:p>
    <w:p w:rsidR="006C7EC5" w:rsidRPr="00910D57" w:rsidRDefault="006C7EC5" w:rsidP="00910D57">
      <w:pPr>
        <w:rPr>
          <w:ins w:id="20957" w:author="Caree2" w:date="2017-04-02T07:03:00Z"/>
          <w:bCs/>
          <w:rPrChange w:id="20958" w:author="Caree2" w:date="2017-04-02T08:00:00Z">
            <w:rPr>
              <w:ins w:id="20959" w:author="Caree2" w:date="2017-04-02T07:03:00Z"/>
              <w:rFonts w:ascii="Consolas" w:hAnsi="Consolas" w:cs="Consolas"/>
              <w:sz w:val="20"/>
              <w:szCs w:val="20"/>
            </w:rPr>
          </w:rPrChange>
        </w:rPr>
        <w:pPrChange w:id="20960" w:author="Caree2" w:date="2017-04-02T08:00:00Z">
          <w:pPr>
            <w:autoSpaceDE w:val="0"/>
            <w:autoSpaceDN w:val="0"/>
            <w:adjustRightInd w:val="0"/>
          </w:pPr>
        </w:pPrChange>
      </w:pPr>
      <w:ins w:id="20961" w:author="Caree2" w:date="2017-04-02T07:03:00Z">
        <w:r w:rsidRPr="00910D57">
          <w:rPr>
            <w:bCs/>
            <w:rPrChange w:id="20962" w:author="Caree2" w:date="2017-04-02T08:00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>}</w:t>
        </w:r>
      </w:ins>
    </w:p>
    <w:p w:rsidR="006C7EC5" w:rsidRDefault="006C7EC5" w:rsidP="00E03E10">
      <w:pPr>
        <w:pStyle w:val="StyleHeading114ptBoldUnderlineLeft"/>
        <w:rPr>
          <w:ins w:id="20963" w:author="Caree2" w:date="2017-04-02T07:03:00Z"/>
        </w:rPr>
      </w:pPr>
    </w:p>
    <w:p w:rsidR="006C7EC5" w:rsidRDefault="006C7EC5" w:rsidP="00E03E10">
      <w:pPr>
        <w:pStyle w:val="StyleHeading114ptBoldUnderlineLeft"/>
        <w:rPr>
          <w:ins w:id="20964" w:author="Caree2" w:date="2017-04-02T07:03:00Z"/>
        </w:rPr>
      </w:pPr>
    </w:p>
    <w:p w:rsidR="006C7EC5" w:rsidRDefault="006C7EC5">
      <w:pPr>
        <w:rPr>
          <w:ins w:id="20965" w:author="Caree2" w:date="2017-04-02T07:04:00Z"/>
          <w:rFonts w:ascii="Times New Roman" w:hAnsi="Times New Roman"/>
          <w:b/>
          <w:bCs/>
          <w:color w:val="000000"/>
          <w:sz w:val="28"/>
          <w:szCs w:val="20"/>
        </w:rPr>
      </w:pPr>
      <w:ins w:id="20966" w:author="Caree2" w:date="2017-04-02T07:04:00Z">
        <w:r>
          <w:br w:type="page"/>
        </w:r>
      </w:ins>
    </w:p>
    <w:p w:rsidR="00556719" w:rsidRDefault="00556719" w:rsidP="00556719">
      <w:pPr>
        <w:pStyle w:val="StyleHeading114ptBoldUnderlineLeft"/>
        <w:rPr>
          <w:ins w:id="20967" w:author="Caree2" w:date="2017-04-02T07:27:00Z"/>
        </w:rPr>
      </w:pPr>
      <w:bookmarkStart w:id="20968" w:name="_Toc478888095"/>
      <w:ins w:id="20969" w:author="Caree2" w:date="2017-04-02T07:27:00Z">
        <w:r w:rsidRPr="00EA03DE">
          <w:lastRenderedPageBreak/>
          <w:t>1.</w:t>
        </w:r>
      </w:ins>
      <w:ins w:id="20970" w:author="Caree2" w:date="2017-04-02T07:50:00Z">
        <w:r w:rsidR="00C547DB">
          <w:t>53</w:t>
        </w:r>
      </w:ins>
      <w:ins w:id="20971" w:author="Caree2" w:date="2017-04-02T07:27:00Z">
        <w:r w:rsidRPr="00EA03DE">
          <w:t xml:space="preserve"> </w:t>
        </w:r>
        <w:r>
          <w:t>–</w:t>
        </w:r>
        <w:r w:rsidRPr="00EA03DE">
          <w:t xml:space="preserve"> </w:t>
        </w:r>
        <w:r>
          <w:t>Create the AirportOperationCommonTracker class in the package Fifth</w:t>
        </w:r>
        <w:bookmarkEnd w:id="20968"/>
      </w:ins>
    </w:p>
    <w:p w:rsidR="00556719" w:rsidRDefault="00556719" w:rsidP="006C7EC5">
      <w:pPr>
        <w:pStyle w:val="StyleHeading114ptBoldUnderlineLeft"/>
        <w:rPr>
          <w:ins w:id="20972" w:author="Caree2" w:date="2017-04-02T07:27:00Z"/>
        </w:rPr>
      </w:pPr>
    </w:p>
    <w:p w:rsidR="006C7EC5" w:rsidRDefault="006C7EC5" w:rsidP="00556719">
      <w:pPr>
        <w:rPr>
          <w:ins w:id="20973" w:author="Caree2" w:date="2017-04-02T07:04:00Z"/>
        </w:rPr>
        <w:pPrChange w:id="20974" w:author="Caree2" w:date="2017-04-02T07:27:00Z">
          <w:pPr>
            <w:pStyle w:val="StyleHeading114ptBoldUnderlineLeft"/>
          </w:pPr>
        </w:pPrChange>
      </w:pPr>
      <w:ins w:id="20975" w:author="Caree2" w:date="2017-04-02T07:04:00Z">
        <w:r>
          <w:t>package com.rollingstone.springframework.aop.example.fifth;</w:t>
        </w:r>
      </w:ins>
    </w:p>
    <w:p w:rsidR="006C7EC5" w:rsidRDefault="006C7EC5" w:rsidP="00556719">
      <w:pPr>
        <w:rPr>
          <w:ins w:id="20976" w:author="Caree2" w:date="2017-04-02T07:04:00Z"/>
        </w:rPr>
        <w:pPrChange w:id="20977" w:author="Caree2" w:date="2017-04-02T07:27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0978" w:author="Caree2" w:date="2017-04-02T07:04:00Z"/>
        </w:rPr>
        <w:pPrChange w:id="20979" w:author="Caree2" w:date="2017-04-02T07:27:00Z">
          <w:pPr>
            <w:pStyle w:val="StyleHeading114ptBoldUnderlineLeft"/>
          </w:pPr>
        </w:pPrChange>
      </w:pPr>
      <w:ins w:id="20980" w:author="Caree2" w:date="2017-04-02T07:04:00Z">
        <w:r>
          <w:t>import org.aspectj.lang.JoinPoint;</w:t>
        </w:r>
      </w:ins>
    </w:p>
    <w:p w:rsidR="006C7EC5" w:rsidRDefault="006C7EC5" w:rsidP="00556719">
      <w:pPr>
        <w:rPr>
          <w:ins w:id="20981" w:author="Caree2" w:date="2017-04-02T07:04:00Z"/>
        </w:rPr>
        <w:pPrChange w:id="20982" w:author="Caree2" w:date="2017-04-02T07:27:00Z">
          <w:pPr>
            <w:pStyle w:val="StyleHeading114ptBoldUnderlineLeft"/>
          </w:pPr>
        </w:pPrChange>
      </w:pPr>
      <w:ins w:id="20983" w:author="Caree2" w:date="2017-04-02T07:04:00Z">
        <w:r>
          <w:t>import org.aspectj.lang.annotation.AfterReturning;</w:t>
        </w:r>
      </w:ins>
    </w:p>
    <w:p w:rsidR="006C7EC5" w:rsidRDefault="006C7EC5" w:rsidP="00556719">
      <w:pPr>
        <w:rPr>
          <w:ins w:id="20984" w:author="Caree2" w:date="2017-04-02T07:04:00Z"/>
        </w:rPr>
        <w:pPrChange w:id="20985" w:author="Caree2" w:date="2017-04-02T07:27:00Z">
          <w:pPr>
            <w:pStyle w:val="StyleHeading114ptBoldUnderlineLeft"/>
          </w:pPr>
        </w:pPrChange>
      </w:pPr>
      <w:ins w:id="20986" w:author="Caree2" w:date="2017-04-02T07:04:00Z">
        <w:r>
          <w:t>import org.aspectj.lang.annotation.AfterThrowing;</w:t>
        </w:r>
      </w:ins>
    </w:p>
    <w:p w:rsidR="006C7EC5" w:rsidRDefault="006C7EC5" w:rsidP="00556719">
      <w:pPr>
        <w:rPr>
          <w:ins w:id="20987" w:author="Caree2" w:date="2017-04-02T07:04:00Z"/>
        </w:rPr>
        <w:pPrChange w:id="20988" w:author="Caree2" w:date="2017-04-02T07:27:00Z">
          <w:pPr>
            <w:pStyle w:val="StyleHeading114ptBoldUnderlineLeft"/>
          </w:pPr>
        </w:pPrChange>
      </w:pPr>
      <w:ins w:id="20989" w:author="Caree2" w:date="2017-04-02T07:04:00Z">
        <w:r>
          <w:t>import org.aspectj.lang.annotation.Aspect;</w:t>
        </w:r>
      </w:ins>
    </w:p>
    <w:p w:rsidR="006C7EC5" w:rsidRDefault="006C7EC5" w:rsidP="00556719">
      <w:pPr>
        <w:rPr>
          <w:ins w:id="20990" w:author="Caree2" w:date="2017-04-02T07:04:00Z"/>
        </w:rPr>
        <w:pPrChange w:id="20991" w:author="Caree2" w:date="2017-04-02T07:27:00Z">
          <w:pPr>
            <w:pStyle w:val="StyleHeading114ptBoldUnderlineLeft"/>
          </w:pPr>
        </w:pPrChange>
      </w:pPr>
      <w:ins w:id="20992" w:author="Caree2" w:date="2017-04-02T07:04:00Z">
        <w:r>
          <w:t>import org.aspectj.lang.annotation.Before;</w:t>
        </w:r>
      </w:ins>
    </w:p>
    <w:p w:rsidR="006C7EC5" w:rsidRDefault="006C7EC5" w:rsidP="00556719">
      <w:pPr>
        <w:rPr>
          <w:ins w:id="20993" w:author="Caree2" w:date="2017-04-02T07:04:00Z"/>
        </w:rPr>
        <w:pPrChange w:id="20994" w:author="Caree2" w:date="2017-04-02T07:27:00Z">
          <w:pPr>
            <w:pStyle w:val="StyleHeading114ptBoldUnderlineLeft"/>
          </w:pPr>
        </w:pPrChange>
      </w:pPr>
      <w:ins w:id="20995" w:author="Caree2" w:date="2017-04-02T07:04:00Z">
        <w:r>
          <w:t>import org.slf4j.Logger;</w:t>
        </w:r>
      </w:ins>
    </w:p>
    <w:p w:rsidR="006C7EC5" w:rsidRDefault="006C7EC5" w:rsidP="00556719">
      <w:pPr>
        <w:rPr>
          <w:ins w:id="20996" w:author="Caree2" w:date="2017-04-02T07:04:00Z"/>
        </w:rPr>
        <w:pPrChange w:id="20997" w:author="Caree2" w:date="2017-04-02T07:27:00Z">
          <w:pPr>
            <w:pStyle w:val="StyleHeading114ptBoldUnderlineLeft"/>
          </w:pPr>
        </w:pPrChange>
      </w:pPr>
      <w:ins w:id="20998" w:author="Caree2" w:date="2017-04-02T07:04:00Z">
        <w:r>
          <w:t>import org.slf4j.LoggerFactory;</w:t>
        </w:r>
      </w:ins>
    </w:p>
    <w:p w:rsidR="006C7EC5" w:rsidRDefault="006C7EC5" w:rsidP="00556719">
      <w:pPr>
        <w:rPr>
          <w:ins w:id="20999" w:author="Caree2" w:date="2017-04-02T07:04:00Z"/>
        </w:rPr>
        <w:pPrChange w:id="21000" w:author="Caree2" w:date="2017-04-02T07:27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1001" w:author="Caree2" w:date="2017-04-02T07:04:00Z"/>
        </w:rPr>
        <w:pPrChange w:id="21002" w:author="Caree2" w:date="2017-04-02T07:27:00Z">
          <w:pPr>
            <w:pStyle w:val="StyleHeading114ptBoldUnderlineLeft"/>
          </w:pPr>
        </w:pPrChange>
      </w:pPr>
      <w:ins w:id="21003" w:author="Caree2" w:date="2017-04-02T07:04:00Z">
        <w:r>
          <w:t>@Aspect</w:t>
        </w:r>
      </w:ins>
    </w:p>
    <w:p w:rsidR="006C7EC5" w:rsidRDefault="006C7EC5" w:rsidP="00556719">
      <w:pPr>
        <w:rPr>
          <w:ins w:id="21004" w:author="Caree2" w:date="2017-04-02T07:04:00Z"/>
        </w:rPr>
        <w:pPrChange w:id="21005" w:author="Caree2" w:date="2017-04-02T07:27:00Z">
          <w:pPr>
            <w:pStyle w:val="StyleHeading114ptBoldUnderlineLeft"/>
          </w:pPr>
        </w:pPrChange>
      </w:pPr>
      <w:ins w:id="21006" w:author="Caree2" w:date="2017-04-02T07:04:00Z">
        <w:r>
          <w:t>public class AirportOperationCommonTracker {</w:t>
        </w:r>
      </w:ins>
    </w:p>
    <w:p w:rsidR="006C7EC5" w:rsidRDefault="006C7EC5" w:rsidP="00556719">
      <w:pPr>
        <w:rPr>
          <w:ins w:id="21007" w:author="Caree2" w:date="2017-04-02T07:04:00Z"/>
        </w:rPr>
        <w:pPrChange w:id="21008" w:author="Caree2" w:date="2017-04-02T07:27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1009" w:author="Caree2" w:date="2017-04-02T07:04:00Z"/>
        </w:rPr>
        <w:pPrChange w:id="21010" w:author="Caree2" w:date="2017-04-02T07:27:00Z">
          <w:pPr>
            <w:pStyle w:val="StyleHeading114ptBoldUnderlineLeft"/>
          </w:pPr>
        </w:pPrChange>
      </w:pPr>
      <w:ins w:id="21011" w:author="Caree2" w:date="2017-04-02T07:04:00Z">
        <w:r>
          <w:tab/>
          <w:t>private static final Logger logger = LoggerFactory.getLogger(AirportOperationCommonTracker.class);</w:t>
        </w:r>
      </w:ins>
    </w:p>
    <w:p w:rsidR="006C7EC5" w:rsidRDefault="006C7EC5" w:rsidP="00556719">
      <w:pPr>
        <w:rPr>
          <w:ins w:id="21012" w:author="Caree2" w:date="2017-04-02T07:04:00Z"/>
        </w:rPr>
        <w:pPrChange w:id="21013" w:author="Caree2" w:date="2017-04-02T07:27:00Z">
          <w:pPr>
            <w:pStyle w:val="StyleHeading114ptBoldUnderlineLeft"/>
          </w:pPr>
        </w:pPrChange>
      </w:pPr>
      <w:ins w:id="21014" w:author="Caree2" w:date="2017-04-02T07:04:00Z">
        <w:r>
          <w:tab/>
        </w:r>
      </w:ins>
    </w:p>
    <w:p w:rsidR="006C7EC5" w:rsidRDefault="006C7EC5" w:rsidP="00556719">
      <w:pPr>
        <w:rPr>
          <w:ins w:id="21015" w:author="Caree2" w:date="2017-04-02T07:04:00Z"/>
        </w:rPr>
        <w:pPrChange w:id="21016" w:author="Caree2" w:date="2017-04-02T07:27:00Z">
          <w:pPr>
            <w:pStyle w:val="StyleHeading114ptBoldUnderlineLeft"/>
          </w:pPr>
        </w:pPrChange>
      </w:pPr>
      <w:ins w:id="21017" w:author="Caree2" w:date="2017-04-02T07:04:00Z">
        <w:r>
          <w:tab/>
          <w:t>//@Before("execution(* com.rollingstone.springframework.aop.example.Traveller.goForSecurityCheck(..))")</w:t>
        </w:r>
      </w:ins>
    </w:p>
    <w:p w:rsidR="006C7EC5" w:rsidRDefault="006C7EC5" w:rsidP="00556719">
      <w:pPr>
        <w:rPr>
          <w:ins w:id="21018" w:author="Caree2" w:date="2017-04-02T07:04:00Z"/>
        </w:rPr>
        <w:pPrChange w:id="21019" w:author="Caree2" w:date="2017-04-02T07:27:00Z">
          <w:pPr>
            <w:pStyle w:val="StyleHeading114ptBoldUnderlineLeft"/>
          </w:pPr>
        </w:pPrChange>
      </w:pPr>
      <w:ins w:id="21020" w:author="Caree2" w:date="2017-04-02T07:04:00Z">
        <w:r>
          <w:tab/>
          <w:t>@Before("execution(* com.rollingstone.springframework.aop.example.AirportOperations.goForSecurityCheck(..))")</w:t>
        </w:r>
      </w:ins>
    </w:p>
    <w:p w:rsidR="006C7EC5" w:rsidRDefault="006C7EC5" w:rsidP="00556719">
      <w:pPr>
        <w:rPr>
          <w:ins w:id="21021" w:author="Caree2" w:date="2017-04-02T07:04:00Z"/>
        </w:rPr>
        <w:pPrChange w:id="21022" w:author="Caree2" w:date="2017-04-02T07:27:00Z">
          <w:pPr>
            <w:pStyle w:val="StyleHeading114ptBoldUnderlineLeft"/>
          </w:pPr>
        </w:pPrChange>
      </w:pPr>
      <w:ins w:id="21023" w:author="Caree2" w:date="2017-04-02T07:04:00Z">
        <w:r>
          <w:tab/>
          <w:t>public void performSecurityCheckForTraveller(JoinPoint joinPoint){</w:t>
        </w:r>
      </w:ins>
    </w:p>
    <w:p w:rsidR="006C7EC5" w:rsidRDefault="006C7EC5" w:rsidP="00556719">
      <w:pPr>
        <w:rPr>
          <w:ins w:id="21024" w:author="Caree2" w:date="2017-04-02T07:04:00Z"/>
        </w:rPr>
        <w:pPrChange w:id="21025" w:author="Caree2" w:date="2017-04-02T07:27:00Z">
          <w:pPr>
            <w:pStyle w:val="StyleHeading114ptBoldUnderlineLeft"/>
          </w:pPr>
        </w:pPrChange>
      </w:pPr>
      <w:ins w:id="21026" w:author="Caree2" w:date="2017-04-02T07:04:00Z">
        <w:r>
          <w:tab/>
        </w:r>
        <w:r>
          <w:tab/>
          <w:t>logger.info("AOP!!!!!!!!!!!! :- Check Passenger for security clearance!");</w:t>
        </w:r>
      </w:ins>
    </w:p>
    <w:p w:rsidR="006C7EC5" w:rsidRDefault="006C7EC5" w:rsidP="00556719">
      <w:pPr>
        <w:rPr>
          <w:ins w:id="21027" w:author="Caree2" w:date="2017-04-02T07:04:00Z"/>
        </w:rPr>
        <w:pPrChange w:id="21028" w:author="Caree2" w:date="2017-04-02T07:27:00Z">
          <w:pPr>
            <w:pStyle w:val="StyleHeading114ptBoldUnderlineLeft"/>
          </w:pPr>
        </w:pPrChange>
      </w:pPr>
      <w:ins w:id="21029" w:author="Caree2" w:date="2017-04-02T07:04:00Z">
        <w:r>
          <w:tab/>
          <w:t>}</w:t>
        </w:r>
      </w:ins>
    </w:p>
    <w:p w:rsidR="006C7EC5" w:rsidRDefault="006C7EC5" w:rsidP="00556719">
      <w:pPr>
        <w:rPr>
          <w:ins w:id="21030" w:author="Caree2" w:date="2017-04-02T07:04:00Z"/>
        </w:rPr>
        <w:pPrChange w:id="21031" w:author="Caree2" w:date="2017-04-02T07:27:00Z">
          <w:pPr>
            <w:pStyle w:val="StyleHeading114ptBoldUnderlineLeft"/>
          </w:pPr>
        </w:pPrChange>
      </w:pPr>
      <w:ins w:id="21032" w:author="Caree2" w:date="2017-04-02T07:04:00Z">
        <w:r>
          <w:tab/>
        </w:r>
      </w:ins>
    </w:p>
    <w:p w:rsidR="006C7EC5" w:rsidRDefault="006C7EC5" w:rsidP="00556719">
      <w:pPr>
        <w:rPr>
          <w:ins w:id="21033" w:author="Caree2" w:date="2017-04-02T07:04:00Z"/>
        </w:rPr>
        <w:pPrChange w:id="21034" w:author="Caree2" w:date="2017-04-02T07:27:00Z">
          <w:pPr>
            <w:pStyle w:val="StyleHeading114ptBoldUnderlineLeft"/>
          </w:pPr>
        </w:pPrChange>
      </w:pPr>
      <w:ins w:id="21035" w:author="Caree2" w:date="2017-04-02T07:04:00Z">
        <w:r>
          <w:t>//</w:t>
        </w:r>
        <w:r>
          <w:tab/>
          <w:t>@Before("execution(* com.rollingstone.springframework.aop.example.Traveller.checkInLuggage(..))")</w:t>
        </w:r>
      </w:ins>
    </w:p>
    <w:p w:rsidR="006C7EC5" w:rsidRDefault="006C7EC5" w:rsidP="00556719">
      <w:pPr>
        <w:rPr>
          <w:ins w:id="21036" w:author="Caree2" w:date="2017-04-02T07:04:00Z"/>
        </w:rPr>
        <w:pPrChange w:id="21037" w:author="Caree2" w:date="2017-04-02T07:27:00Z">
          <w:pPr>
            <w:pStyle w:val="StyleHeading114ptBoldUnderlineLeft"/>
          </w:pPr>
        </w:pPrChange>
      </w:pPr>
      <w:ins w:id="21038" w:author="Caree2" w:date="2017-04-02T07:04:00Z">
        <w:r>
          <w:tab/>
          <w:t>@Before("execution(* com.rollingstone.springframework.aop.example.AirportOperations.checkInLuggage(..))")</w:t>
        </w:r>
      </w:ins>
    </w:p>
    <w:p w:rsidR="006C7EC5" w:rsidRDefault="006C7EC5" w:rsidP="00556719">
      <w:pPr>
        <w:rPr>
          <w:ins w:id="21039" w:author="Caree2" w:date="2017-04-02T07:04:00Z"/>
        </w:rPr>
        <w:pPrChange w:id="21040" w:author="Caree2" w:date="2017-04-02T07:27:00Z">
          <w:pPr>
            <w:pStyle w:val="StyleHeading114ptBoldUnderlineLeft"/>
          </w:pPr>
        </w:pPrChange>
      </w:pPr>
      <w:ins w:id="21041" w:author="Caree2" w:date="2017-04-02T07:04:00Z">
        <w:r>
          <w:tab/>
          <w:t>public void performSecurityCheckforBaggage(JoinPoint joinPoint){</w:t>
        </w:r>
      </w:ins>
    </w:p>
    <w:p w:rsidR="006C7EC5" w:rsidRDefault="006C7EC5" w:rsidP="00556719">
      <w:pPr>
        <w:rPr>
          <w:ins w:id="21042" w:author="Caree2" w:date="2017-04-02T07:04:00Z"/>
        </w:rPr>
        <w:pPrChange w:id="21043" w:author="Caree2" w:date="2017-04-02T07:27:00Z">
          <w:pPr>
            <w:pStyle w:val="StyleHeading114ptBoldUnderlineLeft"/>
          </w:pPr>
        </w:pPrChange>
      </w:pPr>
      <w:ins w:id="21044" w:author="Caree2" w:date="2017-04-02T07:04:00Z">
        <w:r>
          <w:tab/>
        </w:r>
        <w:r>
          <w:tab/>
          <w:t>logger.info("AOP!!!!!!!!!!!! :- Check Passenger's luggage for security clearance!");</w:t>
        </w:r>
      </w:ins>
    </w:p>
    <w:p w:rsidR="006C7EC5" w:rsidRDefault="006C7EC5" w:rsidP="00556719">
      <w:pPr>
        <w:rPr>
          <w:ins w:id="21045" w:author="Caree2" w:date="2017-04-02T07:04:00Z"/>
        </w:rPr>
        <w:pPrChange w:id="21046" w:author="Caree2" w:date="2017-04-02T07:27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1047" w:author="Caree2" w:date="2017-04-02T07:04:00Z"/>
        </w:rPr>
        <w:pPrChange w:id="21048" w:author="Caree2" w:date="2017-04-02T07:27:00Z">
          <w:pPr>
            <w:pStyle w:val="StyleHeading114ptBoldUnderlineLeft"/>
          </w:pPr>
        </w:pPrChange>
      </w:pPr>
      <w:ins w:id="21049" w:author="Caree2" w:date="2017-04-02T07:04:00Z">
        <w:r>
          <w:tab/>
          <w:t>}</w:t>
        </w:r>
      </w:ins>
    </w:p>
    <w:p w:rsidR="006C7EC5" w:rsidRDefault="006C7EC5" w:rsidP="00556719">
      <w:pPr>
        <w:rPr>
          <w:ins w:id="21050" w:author="Caree2" w:date="2017-04-02T07:04:00Z"/>
        </w:rPr>
        <w:pPrChange w:id="21051" w:author="Caree2" w:date="2017-04-02T07:27:00Z">
          <w:pPr>
            <w:pStyle w:val="StyleHeading114ptBoldUnderlineLeft"/>
          </w:pPr>
        </w:pPrChange>
      </w:pPr>
      <w:ins w:id="21052" w:author="Caree2" w:date="2017-04-02T07:04:00Z">
        <w:r>
          <w:tab/>
        </w:r>
      </w:ins>
    </w:p>
    <w:p w:rsidR="006C7EC5" w:rsidRDefault="006C7EC5" w:rsidP="00556719">
      <w:pPr>
        <w:rPr>
          <w:ins w:id="21053" w:author="Caree2" w:date="2017-04-02T07:04:00Z"/>
        </w:rPr>
        <w:pPrChange w:id="21054" w:author="Caree2" w:date="2017-04-02T07:27:00Z">
          <w:pPr>
            <w:pStyle w:val="StyleHeading114ptBoldUnderlineLeft"/>
          </w:pPr>
        </w:pPrChange>
      </w:pPr>
      <w:ins w:id="21055" w:author="Caree2" w:date="2017-04-02T07:04:00Z">
        <w:r>
          <w:t>//</w:t>
        </w:r>
        <w:r>
          <w:tab/>
          <w:t>@Before("execution(* com.rollingstone.springframework.aop.example.Traveller.goForSecurityCheck(..))")</w:t>
        </w:r>
      </w:ins>
    </w:p>
    <w:p w:rsidR="006C7EC5" w:rsidRDefault="006C7EC5" w:rsidP="00556719">
      <w:pPr>
        <w:rPr>
          <w:ins w:id="21056" w:author="Caree2" w:date="2017-04-02T07:04:00Z"/>
        </w:rPr>
        <w:pPrChange w:id="21057" w:author="Caree2" w:date="2017-04-02T07:27:00Z">
          <w:pPr>
            <w:pStyle w:val="StyleHeading114ptBoldUnderlineLeft"/>
          </w:pPr>
        </w:pPrChange>
      </w:pPr>
      <w:ins w:id="21058" w:author="Caree2" w:date="2017-04-02T07:04:00Z">
        <w:r>
          <w:tab/>
          <w:t>@Before("execution(* com.rollingstone.springframework.aop.example.AirportOperations.goForSecurityCheck(..))")</w:t>
        </w:r>
      </w:ins>
    </w:p>
    <w:p w:rsidR="006C7EC5" w:rsidRDefault="006C7EC5" w:rsidP="00556719">
      <w:pPr>
        <w:rPr>
          <w:ins w:id="21059" w:author="Caree2" w:date="2017-04-02T07:04:00Z"/>
        </w:rPr>
        <w:pPrChange w:id="21060" w:author="Caree2" w:date="2017-04-02T07:27:00Z">
          <w:pPr>
            <w:pStyle w:val="StyleHeading114ptBoldUnderlineLeft"/>
          </w:pPr>
        </w:pPrChange>
      </w:pPr>
      <w:ins w:id="21061" w:author="Caree2" w:date="2017-04-02T07:04:00Z">
        <w:r>
          <w:tab/>
          <w:t>public void performSecurityCheckforHandBaggage(JoinPoint joinPoint){</w:t>
        </w:r>
      </w:ins>
    </w:p>
    <w:p w:rsidR="006C7EC5" w:rsidRDefault="006C7EC5" w:rsidP="00556719">
      <w:pPr>
        <w:rPr>
          <w:ins w:id="21062" w:author="Caree2" w:date="2017-04-02T07:04:00Z"/>
        </w:rPr>
        <w:pPrChange w:id="21063" w:author="Caree2" w:date="2017-04-02T07:27:00Z">
          <w:pPr>
            <w:pStyle w:val="StyleHeading114ptBoldUnderlineLeft"/>
          </w:pPr>
        </w:pPrChange>
      </w:pPr>
      <w:ins w:id="21064" w:author="Caree2" w:date="2017-04-02T07:04:00Z">
        <w:r>
          <w:tab/>
        </w:r>
        <w:r>
          <w:tab/>
          <w:t>logger.info("AOP!!!!!!!!!!!! :- Check Passenger's hand luggage for security clearance!");</w:t>
        </w:r>
      </w:ins>
    </w:p>
    <w:p w:rsidR="006C7EC5" w:rsidRDefault="006C7EC5" w:rsidP="00556719">
      <w:pPr>
        <w:rPr>
          <w:ins w:id="21065" w:author="Caree2" w:date="2017-04-02T07:04:00Z"/>
        </w:rPr>
        <w:pPrChange w:id="21066" w:author="Caree2" w:date="2017-04-02T07:27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1067" w:author="Caree2" w:date="2017-04-02T07:04:00Z"/>
        </w:rPr>
        <w:pPrChange w:id="21068" w:author="Caree2" w:date="2017-04-02T07:27:00Z">
          <w:pPr>
            <w:pStyle w:val="StyleHeading114ptBoldUnderlineLeft"/>
          </w:pPr>
        </w:pPrChange>
      </w:pPr>
      <w:ins w:id="21069" w:author="Caree2" w:date="2017-04-02T07:04:00Z">
        <w:r>
          <w:tab/>
          <w:t>}</w:t>
        </w:r>
      </w:ins>
    </w:p>
    <w:p w:rsidR="006C7EC5" w:rsidRDefault="006C7EC5" w:rsidP="00556719">
      <w:pPr>
        <w:rPr>
          <w:ins w:id="21070" w:author="Caree2" w:date="2017-04-02T07:04:00Z"/>
        </w:rPr>
        <w:pPrChange w:id="21071" w:author="Caree2" w:date="2017-04-02T07:27:00Z">
          <w:pPr>
            <w:pStyle w:val="StyleHeading114ptBoldUnderlineLeft"/>
          </w:pPr>
        </w:pPrChange>
      </w:pPr>
      <w:ins w:id="21072" w:author="Caree2" w:date="2017-04-02T07:04:00Z">
        <w:r>
          <w:tab/>
        </w:r>
      </w:ins>
    </w:p>
    <w:p w:rsidR="006C7EC5" w:rsidRDefault="006C7EC5" w:rsidP="00556719">
      <w:pPr>
        <w:rPr>
          <w:ins w:id="21073" w:author="Caree2" w:date="2017-04-02T07:04:00Z"/>
        </w:rPr>
        <w:pPrChange w:id="21074" w:author="Caree2" w:date="2017-04-02T07:27:00Z">
          <w:pPr>
            <w:pStyle w:val="StyleHeading114ptBoldUnderlineLeft"/>
          </w:pPr>
        </w:pPrChange>
      </w:pPr>
      <w:ins w:id="21075" w:author="Caree2" w:date="2017-04-02T07:04:00Z">
        <w:r>
          <w:tab/>
        </w:r>
      </w:ins>
    </w:p>
    <w:p w:rsidR="006C7EC5" w:rsidRDefault="006C7EC5" w:rsidP="00556719">
      <w:pPr>
        <w:rPr>
          <w:ins w:id="21076" w:author="Caree2" w:date="2017-04-02T07:04:00Z"/>
        </w:rPr>
        <w:pPrChange w:id="21077" w:author="Caree2" w:date="2017-04-02T07:27:00Z">
          <w:pPr>
            <w:pStyle w:val="StyleHeading114ptBoldUnderlineLeft"/>
          </w:pPr>
        </w:pPrChange>
      </w:pPr>
      <w:ins w:id="21078" w:author="Caree2" w:date="2017-04-02T07:04:00Z">
        <w:r>
          <w:tab/>
          <w:t>@AfterReturning(</w:t>
        </w:r>
      </w:ins>
    </w:p>
    <w:p w:rsidR="006C7EC5" w:rsidRDefault="006C7EC5" w:rsidP="00556719">
      <w:pPr>
        <w:rPr>
          <w:ins w:id="21079" w:author="Caree2" w:date="2017-04-02T07:04:00Z"/>
        </w:rPr>
        <w:pPrChange w:id="21080" w:author="Caree2" w:date="2017-04-02T07:27:00Z">
          <w:pPr>
            <w:pStyle w:val="StyleHeading114ptBoldUnderlineLeft"/>
          </w:pPr>
        </w:pPrChange>
      </w:pPr>
      <w:ins w:id="21081" w:author="Caree2" w:date="2017-04-02T07:04:00Z">
        <w:r>
          <w:tab/>
        </w:r>
        <w:r>
          <w:tab/>
          <w:t xml:space="preserve">      pointcut = "execution(* com.rollingstone.springframework.aop.example.AirportOperations.goThroughImmigrationAndCustomsCheck(..))",</w:t>
        </w:r>
      </w:ins>
    </w:p>
    <w:p w:rsidR="006C7EC5" w:rsidRDefault="006C7EC5" w:rsidP="00556719">
      <w:pPr>
        <w:rPr>
          <w:ins w:id="21082" w:author="Caree2" w:date="2017-04-02T07:04:00Z"/>
        </w:rPr>
        <w:pPrChange w:id="21083" w:author="Caree2" w:date="2017-04-02T07:27:00Z">
          <w:pPr>
            <w:pStyle w:val="StyleHeading114ptBoldUnderlineLeft"/>
          </w:pPr>
        </w:pPrChange>
      </w:pPr>
      <w:ins w:id="21084" w:author="Caree2" w:date="2017-04-02T07:04:00Z">
        <w:r>
          <w:tab/>
        </w:r>
        <w:r>
          <w:tab/>
          <w:t xml:space="preserve">      returning= "result")</w:t>
        </w:r>
      </w:ins>
    </w:p>
    <w:p w:rsidR="006C7EC5" w:rsidRDefault="006C7EC5" w:rsidP="00556719">
      <w:pPr>
        <w:rPr>
          <w:ins w:id="21085" w:author="Caree2" w:date="2017-04-02T07:04:00Z"/>
        </w:rPr>
        <w:pPrChange w:id="21086" w:author="Caree2" w:date="2017-04-02T07:27:00Z">
          <w:pPr>
            <w:pStyle w:val="StyleHeading114ptBoldUnderlineLeft"/>
          </w:pPr>
        </w:pPrChange>
      </w:pPr>
      <w:ins w:id="21087" w:author="Caree2" w:date="2017-04-02T07:04:00Z">
        <w:r>
          <w:tab/>
          <w:t>public void performImmigrationCheck(JoinPoint jp,Object result){</w:t>
        </w:r>
      </w:ins>
    </w:p>
    <w:p w:rsidR="006C7EC5" w:rsidRDefault="006C7EC5" w:rsidP="00556719">
      <w:pPr>
        <w:rPr>
          <w:ins w:id="21088" w:author="Caree2" w:date="2017-04-02T07:04:00Z"/>
        </w:rPr>
        <w:pPrChange w:id="21089" w:author="Caree2" w:date="2017-04-02T07:27:00Z">
          <w:pPr>
            <w:pStyle w:val="StyleHeading114ptBoldUnderlineLeft"/>
          </w:pPr>
        </w:pPrChange>
      </w:pPr>
      <w:ins w:id="21090" w:author="Caree2" w:date="2017-04-02T07:04:00Z">
        <w:r>
          <w:tab/>
        </w:r>
        <w:r>
          <w:tab/>
        </w:r>
      </w:ins>
    </w:p>
    <w:p w:rsidR="006C7EC5" w:rsidRDefault="006C7EC5" w:rsidP="00556719">
      <w:pPr>
        <w:rPr>
          <w:ins w:id="21091" w:author="Caree2" w:date="2017-04-02T07:04:00Z"/>
        </w:rPr>
        <w:pPrChange w:id="21092" w:author="Caree2" w:date="2017-04-02T07:27:00Z">
          <w:pPr>
            <w:pStyle w:val="StyleHeading114ptBoldUnderlineLeft"/>
          </w:pPr>
        </w:pPrChange>
      </w:pPr>
      <w:ins w:id="21093" w:author="Caree2" w:date="2017-04-02T07:04:00Z">
        <w:r>
          <w:tab/>
        </w:r>
        <w:r>
          <w:tab/>
          <w:t>logger.info("Airport Function : " + jp.getSignature().getName());</w:t>
        </w:r>
      </w:ins>
    </w:p>
    <w:p w:rsidR="006C7EC5" w:rsidRDefault="006C7EC5" w:rsidP="00556719">
      <w:pPr>
        <w:rPr>
          <w:ins w:id="21094" w:author="Caree2" w:date="2017-04-02T07:04:00Z"/>
        </w:rPr>
        <w:pPrChange w:id="21095" w:author="Caree2" w:date="2017-04-02T07:27:00Z">
          <w:pPr>
            <w:pStyle w:val="StyleHeading114ptBoldUnderlineLeft"/>
          </w:pPr>
        </w:pPrChange>
      </w:pPr>
      <w:ins w:id="21096" w:author="Caree2" w:date="2017-04-02T07:04:00Z">
        <w:r>
          <w:tab/>
        </w:r>
        <w:r>
          <w:tab/>
          <w:t>logger.info("AOP!!!!!!!!!!!! :- Check Passenger's Passport and Visa and / or Permanent Resident Card!");</w:t>
        </w:r>
      </w:ins>
    </w:p>
    <w:p w:rsidR="006C7EC5" w:rsidRDefault="006C7EC5" w:rsidP="00556719">
      <w:pPr>
        <w:rPr>
          <w:ins w:id="21097" w:author="Caree2" w:date="2017-04-02T07:04:00Z"/>
        </w:rPr>
        <w:pPrChange w:id="21098" w:author="Caree2" w:date="2017-04-02T07:27:00Z">
          <w:pPr>
            <w:pStyle w:val="StyleHeading114ptBoldUnderlineLeft"/>
          </w:pPr>
        </w:pPrChange>
      </w:pPr>
      <w:ins w:id="21099" w:author="Caree2" w:date="2017-04-02T07:04:00Z">
        <w:r>
          <w:tab/>
        </w:r>
      </w:ins>
    </w:p>
    <w:p w:rsidR="006C7EC5" w:rsidRDefault="006C7EC5" w:rsidP="00556719">
      <w:pPr>
        <w:rPr>
          <w:ins w:id="21100" w:author="Caree2" w:date="2017-04-02T07:04:00Z"/>
        </w:rPr>
        <w:pPrChange w:id="21101" w:author="Caree2" w:date="2017-04-02T07:27:00Z">
          <w:pPr>
            <w:pStyle w:val="StyleHeading114ptBoldUnderlineLeft"/>
          </w:pPr>
        </w:pPrChange>
      </w:pPr>
      <w:ins w:id="21102" w:author="Caree2" w:date="2017-04-02T07:04:00Z">
        <w:r>
          <w:tab/>
        </w:r>
        <w:r>
          <w:tab/>
        </w:r>
      </w:ins>
    </w:p>
    <w:p w:rsidR="006C7EC5" w:rsidRDefault="006C7EC5" w:rsidP="00556719">
      <w:pPr>
        <w:rPr>
          <w:ins w:id="21103" w:author="Caree2" w:date="2017-04-02T07:04:00Z"/>
        </w:rPr>
        <w:pPrChange w:id="21104" w:author="Caree2" w:date="2017-04-02T07:27:00Z">
          <w:pPr>
            <w:pStyle w:val="StyleHeading114ptBoldUnderlineLeft"/>
          </w:pPr>
        </w:pPrChange>
      </w:pPr>
      <w:ins w:id="21105" w:author="Caree2" w:date="2017-04-02T07:04:00Z">
        <w:r>
          <w:tab/>
        </w:r>
        <w:r>
          <w:tab/>
          <w:t>if (result != null){</w:t>
        </w:r>
      </w:ins>
    </w:p>
    <w:p w:rsidR="006C7EC5" w:rsidRDefault="006C7EC5" w:rsidP="00556719">
      <w:pPr>
        <w:rPr>
          <w:ins w:id="21106" w:author="Caree2" w:date="2017-04-02T07:04:00Z"/>
        </w:rPr>
        <w:pPrChange w:id="21107" w:author="Caree2" w:date="2017-04-02T07:27:00Z">
          <w:pPr>
            <w:pStyle w:val="StyleHeading114ptBoldUnderlineLeft"/>
          </w:pPr>
        </w:pPrChange>
      </w:pPr>
      <w:ins w:id="21108" w:author="Caree2" w:date="2017-04-02T07:04:00Z">
        <w:r>
          <w:tab/>
        </w:r>
        <w:r>
          <w:tab/>
        </w:r>
        <w:r>
          <w:tab/>
          <w:t>logger.info("Welcome to the country :"+result.toString());</w:t>
        </w:r>
      </w:ins>
    </w:p>
    <w:p w:rsidR="006C7EC5" w:rsidRDefault="006C7EC5" w:rsidP="00556719">
      <w:pPr>
        <w:rPr>
          <w:ins w:id="21109" w:author="Caree2" w:date="2017-04-02T07:04:00Z"/>
        </w:rPr>
        <w:pPrChange w:id="21110" w:author="Caree2" w:date="2017-04-02T07:27:00Z">
          <w:pPr>
            <w:pStyle w:val="StyleHeading114ptBoldUnderlineLeft"/>
          </w:pPr>
        </w:pPrChange>
      </w:pPr>
      <w:ins w:id="21111" w:author="Caree2" w:date="2017-04-02T07:04:00Z">
        <w:r>
          <w:tab/>
        </w:r>
        <w:r>
          <w:tab/>
          <w:t>}</w:t>
        </w:r>
      </w:ins>
    </w:p>
    <w:p w:rsidR="006C7EC5" w:rsidRDefault="006C7EC5" w:rsidP="00556719">
      <w:pPr>
        <w:rPr>
          <w:ins w:id="21112" w:author="Caree2" w:date="2017-04-02T07:04:00Z"/>
        </w:rPr>
        <w:pPrChange w:id="21113" w:author="Caree2" w:date="2017-04-02T07:27:00Z">
          <w:pPr>
            <w:pStyle w:val="StyleHeading114ptBoldUnderlineLeft"/>
          </w:pPr>
        </w:pPrChange>
      </w:pPr>
      <w:ins w:id="21114" w:author="Caree2" w:date="2017-04-02T07:04:00Z">
        <w:r>
          <w:tab/>
          <w:t>}</w:t>
        </w:r>
      </w:ins>
    </w:p>
    <w:p w:rsidR="006C7EC5" w:rsidRDefault="006C7EC5" w:rsidP="00556719">
      <w:pPr>
        <w:rPr>
          <w:ins w:id="21115" w:author="Caree2" w:date="2017-04-02T07:04:00Z"/>
        </w:rPr>
        <w:pPrChange w:id="21116" w:author="Caree2" w:date="2017-04-02T07:27:00Z">
          <w:pPr>
            <w:pStyle w:val="StyleHeading114ptBoldUnderlineLeft"/>
          </w:pPr>
        </w:pPrChange>
      </w:pPr>
      <w:ins w:id="21117" w:author="Caree2" w:date="2017-04-02T07:04:00Z">
        <w:r>
          <w:tab/>
        </w:r>
      </w:ins>
    </w:p>
    <w:p w:rsidR="006C7EC5" w:rsidRDefault="006C7EC5" w:rsidP="00556719">
      <w:pPr>
        <w:rPr>
          <w:ins w:id="21118" w:author="Caree2" w:date="2017-04-02T07:04:00Z"/>
        </w:rPr>
        <w:pPrChange w:id="21119" w:author="Caree2" w:date="2017-04-02T07:27:00Z">
          <w:pPr>
            <w:pStyle w:val="StyleHeading114ptBoldUnderlineLeft"/>
          </w:pPr>
        </w:pPrChange>
      </w:pPr>
      <w:ins w:id="21120" w:author="Caree2" w:date="2017-04-02T07:04:00Z">
        <w:r>
          <w:tab/>
          <w:t>@AfterReturning(</w:t>
        </w:r>
      </w:ins>
    </w:p>
    <w:p w:rsidR="006C7EC5" w:rsidRDefault="006C7EC5" w:rsidP="00556719">
      <w:pPr>
        <w:rPr>
          <w:ins w:id="21121" w:author="Caree2" w:date="2017-04-02T07:04:00Z"/>
        </w:rPr>
        <w:pPrChange w:id="21122" w:author="Caree2" w:date="2017-04-02T07:27:00Z">
          <w:pPr>
            <w:pStyle w:val="StyleHeading114ptBoldUnderlineLeft"/>
          </w:pPr>
        </w:pPrChange>
      </w:pPr>
      <w:ins w:id="21123" w:author="Caree2" w:date="2017-04-02T07:04:00Z">
        <w:r>
          <w:tab/>
        </w:r>
        <w:r>
          <w:tab/>
          <w:t xml:space="preserve">      pointcut = "execution(* com.rollingstone.springframework.aop.example.AirportOperations.goThroughImmigrationAndCustomsCheck(..))",</w:t>
        </w:r>
      </w:ins>
    </w:p>
    <w:p w:rsidR="006C7EC5" w:rsidRDefault="006C7EC5" w:rsidP="00556719">
      <w:pPr>
        <w:rPr>
          <w:ins w:id="21124" w:author="Caree2" w:date="2017-04-02T07:04:00Z"/>
        </w:rPr>
        <w:pPrChange w:id="21125" w:author="Caree2" w:date="2017-04-02T07:27:00Z">
          <w:pPr>
            <w:pStyle w:val="StyleHeading114ptBoldUnderlineLeft"/>
          </w:pPr>
        </w:pPrChange>
      </w:pPr>
      <w:ins w:id="21126" w:author="Caree2" w:date="2017-04-02T07:04:00Z">
        <w:r>
          <w:tab/>
        </w:r>
        <w:r>
          <w:tab/>
          <w:t xml:space="preserve">      returning= "result")</w:t>
        </w:r>
      </w:ins>
    </w:p>
    <w:p w:rsidR="006C7EC5" w:rsidRDefault="006C7EC5" w:rsidP="00556719">
      <w:pPr>
        <w:rPr>
          <w:ins w:id="21127" w:author="Caree2" w:date="2017-04-02T07:04:00Z"/>
        </w:rPr>
        <w:pPrChange w:id="21128" w:author="Caree2" w:date="2017-04-02T07:27:00Z">
          <w:pPr>
            <w:pStyle w:val="StyleHeading114ptBoldUnderlineLeft"/>
          </w:pPr>
        </w:pPrChange>
      </w:pPr>
      <w:ins w:id="21129" w:author="Caree2" w:date="2017-04-02T07:04:00Z">
        <w:r>
          <w:tab/>
          <w:t>public void performCustomsCheckforBaggage(JoinPoint jp,Object result){</w:t>
        </w:r>
      </w:ins>
    </w:p>
    <w:p w:rsidR="006C7EC5" w:rsidRDefault="006C7EC5" w:rsidP="00556719">
      <w:pPr>
        <w:rPr>
          <w:ins w:id="21130" w:author="Caree2" w:date="2017-04-02T07:04:00Z"/>
        </w:rPr>
        <w:pPrChange w:id="21131" w:author="Caree2" w:date="2017-04-02T07:27:00Z">
          <w:pPr>
            <w:pStyle w:val="StyleHeading114ptBoldUnderlineLeft"/>
          </w:pPr>
        </w:pPrChange>
      </w:pPr>
      <w:ins w:id="21132" w:author="Caree2" w:date="2017-04-02T07:04:00Z">
        <w:r>
          <w:tab/>
        </w:r>
        <w:r>
          <w:tab/>
          <w:t>logger.info("Airport Function : " + jp.getSignature().getName());</w:t>
        </w:r>
      </w:ins>
    </w:p>
    <w:p w:rsidR="006C7EC5" w:rsidRDefault="006C7EC5" w:rsidP="00556719">
      <w:pPr>
        <w:rPr>
          <w:ins w:id="21133" w:author="Caree2" w:date="2017-04-02T07:04:00Z"/>
        </w:rPr>
        <w:pPrChange w:id="21134" w:author="Caree2" w:date="2017-04-02T07:27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1135" w:author="Caree2" w:date="2017-04-02T07:04:00Z"/>
        </w:rPr>
        <w:pPrChange w:id="21136" w:author="Caree2" w:date="2017-04-02T07:27:00Z">
          <w:pPr>
            <w:pStyle w:val="StyleHeading114ptBoldUnderlineLeft"/>
          </w:pPr>
        </w:pPrChange>
      </w:pPr>
      <w:ins w:id="21137" w:author="Caree2" w:date="2017-04-02T07:04:00Z">
        <w:r>
          <w:tab/>
        </w:r>
        <w:r>
          <w:tab/>
          <w:t>logger.info("AOP!!!!!!!!!!!! :- Check Passenger's Luggage for customs clearance!");</w:t>
        </w:r>
      </w:ins>
    </w:p>
    <w:p w:rsidR="006C7EC5" w:rsidRDefault="006C7EC5" w:rsidP="00556719">
      <w:pPr>
        <w:rPr>
          <w:ins w:id="21138" w:author="Caree2" w:date="2017-04-02T07:04:00Z"/>
        </w:rPr>
        <w:pPrChange w:id="21139" w:author="Caree2" w:date="2017-04-02T07:27:00Z">
          <w:pPr>
            <w:pStyle w:val="StyleHeading114ptBoldUnderlineLeft"/>
          </w:pPr>
        </w:pPrChange>
      </w:pPr>
      <w:ins w:id="21140" w:author="Caree2" w:date="2017-04-02T07:04:00Z">
        <w:r>
          <w:tab/>
        </w:r>
        <w:r>
          <w:tab/>
          <w:t>if (result != null){</w:t>
        </w:r>
      </w:ins>
    </w:p>
    <w:p w:rsidR="006C7EC5" w:rsidRDefault="006C7EC5" w:rsidP="00556719">
      <w:pPr>
        <w:rPr>
          <w:ins w:id="21141" w:author="Caree2" w:date="2017-04-02T07:04:00Z"/>
        </w:rPr>
        <w:pPrChange w:id="21142" w:author="Caree2" w:date="2017-04-02T07:27:00Z">
          <w:pPr>
            <w:pStyle w:val="StyleHeading114ptBoldUnderlineLeft"/>
          </w:pPr>
        </w:pPrChange>
      </w:pPr>
      <w:ins w:id="21143" w:author="Caree2" w:date="2017-04-02T07:04:00Z">
        <w:r>
          <w:tab/>
        </w:r>
        <w:r>
          <w:tab/>
        </w:r>
        <w:r>
          <w:tab/>
          <w:t>logger.info("Your luggage is all clear :"+result.toString());</w:t>
        </w:r>
      </w:ins>
    </w:p>
    <w:p w:rsidR="006C7EC5" w:rsidRDefault="006C7EC5" w:rsidP="00556719">
      <w:pPr>
        <w:rPr>
          <w:ins w:id="21144" w:author="Caree2" w:date="2017-04-02T07:04:00Z"/>
        </w:rPr>
        <w:pPrChange w:id="21145" w:author="Caree2" w:date="2017-04-02T07:27:00Z">
          <w:pPr>
            <w:pStyle w:val="StyleHeading114ptBoldUnderlineLeft"/>
          </w:pPr>
        </w:pPrChange>
      </w:pPr>
      <w:ins w:id="21146" w:author="Caree2" w:date="2017-04-02T07:04:00Z">
        <w:r>
          <w:tab/>
        </w:r>
        <w:r>
          <w:tab/>
          <w:t>}</w:t>
        </w:r>
      </w:ins>
    </w:p>
    <w:p w:rsidR="006C7EC5" w:rsidRDefault="006C7EC5" w:rsidP="00556719">
      <w:pPr>
        <w:rPr>
          <w:ins w:id="21147" w:author="Caree2" w:date="2017-04-02T07:04:00Z"/>
        </w:rPr>
        <w:pPrChange w:id="21148" w:author="Caree2" w:date="2017-04-02T07:27:00Z">
          <w:pPr>
            <w:pStyle w:val="StyleHeading114ptBoldUnderlineLeft"/>
          </w:pPr>
        </w:pPrChange>
      </w:pPr>
      <w:ins w:id="21149" w:author="Caree2" w:date="2017-04-02T07:04:00Z">
        <w:r>
          <w:tab/>
          <w:t>}</w:t>
        </w:r>
      </w:ins>
    </w:p>
    <w:p w:rsidR="006C7EC5" w:rsidRDefault="006C7EC5" w:rsidP="00556719">
      <w:pPr>
        <w:rPr>
          <w:ins w:id="21150" w:author="Caree2" w:date="2017-04-02T07:04:00Z"/>
        </w:rPr>
        <w:pPrChange w:id="21151" w:author="Caree2" w:date="2017-04-02T07:27:00Z">
          <w:pPr>
            <w:pStyle w:val="StyleHeading114ptBoldUnderlineLeft"/>
          </w:pPr>
        </w:pPrChange>
      </w:pPr>
      <w:ins w:id="21152" w:author="Caree2" w:date="2017-04-02T07:04:00Z">
        <w:r>
          <w:tab/>
        </w:r>
      </w:ins>
    </w:p>
    <w:p w:rsidR="006C7EC5" w:rsidRDefault="006C7EC5" w:rsidP="00556719">
      <w:pPr>
        <w:rPr>
          <w:ins w:id="21153" w:author="Caree2" w:date="2017-04-02T07:04:00Z"/>
        </w:rPr>
        <w:pPrChange w:id="21154" w:author="Caree2" w:date="2017-04-02T07:27:00Z">
          <w:pPr>
            <w:pStyle w:val="StyleHeading114ptBoldUnderlineLeft"/>
          </w:pPr>
        </w:pPrChange>
      </w:pPr>
      <w:ins w:id="21155" w:author="Caree2" w:date="2017-04-02T07:04:00Z">
        <w:r>
          <w:tab/>
          <w:t>@AfterThrowing(</w:t>
        </w:r>
      </w:ins>
    </w:p>
    <w:p w:rsidR="006C7EC5" w:rsidRDefault="006C7EC5" w:rsidP="00556719">
      <w:pPr>
        <w:rPr>
          <w:ins w:id="21156" w:author="Caree2" w:date="2017-04-02T07:04:00Z"/>
        </w:rPr>
        <w:pPrChange w:id="21157" w:author="Caree2" w:date="2017-04-02T07:27:00Z">
          <w:pPr>
            <w:pStyle w:val="StyleHeading114ptBoldUnderlineLeft"/>
          </w:pPr>
        </w:pPrChange>
      </w:pPr>
      <w:ins w:id="21158" w:author="Caree2" w:date="2017-04-02T07:04:00Z">
        <w:r>
          <w:tab/>
        </w:r>
        <w:r>
          <w:tab/>
          <w:t xml:space="preserve">      pointcut = "execution(* com.rollingstone.springframework.aop.example.AirportOperations.AirportOperationxException(..))",</w:t>
        </w:r>
      </w:ins>
    </w:p>
    <w:p w:rsidR="006C7EC5" w:rsidRDefault="006C7EC5" w:rsidP="00556719">
      <w:pPr>
        <w:rPr>
          <w:ins w:id="21159" w:author="Caree2" w:date="2017-04-02T07:04:00Z"/>
        </w:rPr>
        <w:pPrChange w:id="21160" w:author="Caree2" w:date="2017-04-02T07:27:00Z">
          <w:pPr>
            <w:pStyle w:val="StyleHeading114ptBoldUnderlineLeft"/>
          </w:pPr>
        </w:pPrChange>
      </w:pPr>
      <w:ins w:id="21161" w:author="Caree2" w:date="2017-04-02T07:04:00Z">
        <w:r>
          <w:tab/>
        </w:r>
        <w:r>
          <w:tab/>
          <w:t xml:space="preserve">      throwing= "error")</w:t>
        </w:r>
      </w:ins>
    </w:p>
    <w:p w:rsidR="006C7EC5" w:rsidRDefault="006C7EC5" w:rsidP="00556719">
      <w:pPr>
        <w:rPr>
          <w:ins w:id="21162" w:author="Caree2" w:date="2017-04-02T07:04:00Z"/>
        </w:rPr>
        <w:pPrChange w:id="21163" w:author="Caree2" w:date="2017-04-02T07:27:00Z">
          <w:pPr>
            <w:pStyle w:val="StyleHeading114ptBoldUnderlineLeft"/>
          </w:pPr>
        </w:pPrChange>
      </w:pPr>
      <w:ins w:id="21164" w:author="Caree2" w:date="2017-04-02T07:04:00Z">
        <w:r>
          <w:tab/>
        </w:r>
        <w:r>
          <w:tab/>
          <w:t xml:space="preserve">    public void logAfterThrowing(JoinPoint joinPoint, Throwable error) {</w:t>
        </w:r>
      </w:ins>
    </w:p>
    <w:p w:rsidR="006C7EC5" w:rsidRDefault="006C7EC5" w:rsidP="00556719">
      <w:pPr>
        <w:rPr>
          <w:ins w:id="21165" w:author="Caree2" w:date="2017-04-02T07:04:00Z"/>
        </w:rPr>
        <w:pPrChange w:id="21166" w:author="Caree2" w:date="2017-04-02T07:27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1167" w:author="Caree2" w:date="2017-04-02T07:04:00Z"/>
        </w:rPr>
        <w:pPrChange w:id="21168" w:author="Caree2" w:date="2017-04-02T07:27:00Z">
          <w:pPr>
            <w:pStyle w:val="StyleHeading114ptBoldUnderlineLeft"/>
          </w:pPr>
        </w:pPrChange>
      </w:pPr>
      <w:ins w:id="21169" w:author="Caree2" w:date="2017-04-02T07:04:00Z">
        <w:r>
          <w:tab/>
        </w:r>
        <w:r>
          <w:tab/>
        </w:r>
        <w:r>
          <w:tab/>
          <w:t>System.out.println("logAfterThrowing() is running!");</w:t>
        </w:r>
      </w:ins>
    </w:p>
    <w:p w:rsidR="006C7EC5" w:rsidRDefault="006C7EC5" w:rsidP="00556719">
      <w:pPr>
        <w:rPr>
          <w:ins w:id="21170" w:author="Caree2" w:date="2017-04-02T07:04:00Z"/>
        </w:rPr>
        <w:pPrChange w:id="21171" w:author="Caree2" w:date="2017-04-02T07:27:00Z">
          <w:pPr>
            <w:pStyle w:val="StyleHeading114ptBoldUnderlineLeft"/>
          </w:pPr>
        </w:pPrChange>
      </w:pPr>
      <w:ins w:id="21172" w:author="Caree2" w:date="2017-04-02T07:04:00Z">
        <w:r>
          <w:lastRenderedPageBreak/>
          <w:tab/>
        </w:r>
        <w:r>
          <w:tab/>
        </w:r>
        <w:r>
          <w:tab/>
          <w:t>System.out.println("Airport Operation fone wrong : " + joinPoint.getSignature().getName());</w:t>
        </w:r>
      </w:ins>
    </w:p>
    <w:p w:rsidR="006C7EC5" w:rsidRDefault="006C7EC5" w:rsidP="00556719">
      <w:pPr>
        <w:rPr>
          <w:ins w:id="21173" w:author="Caree2" w:date="2017-04-02T07:04:00Z"/>
        </w:rPr>
        <w:pPrChange w:id="21174" w:author="Caree2" w:date="2017-04-02T07:27:00Z">
          <w:pPr>
            <w:pStyle w:val="StyleHeading114ptBoldUnderlineLeft"/>
          </w:pPr>
        </w:pPrChange>
      </w:pPr>
      <w:ins w:id="21175" w:author="Caree2" w:date="2017-04-02T07:04:00Z">
        <w:r>
          <w:tab/>
        </w:r>
        <w:r>
          <w:tab/>
        </w:r>
        <w:r>
          <w:tab/>
          <w:t>System.out.println("Exception : " + error);</w:t>
        </w:r>
      </w:ins>
    </w:p>
    <w:p w:rsidR="006C7EC5" w:rsidRDefault="006C7EC5" w:rsidP="00556719">
      <w:pPr>
        <w:rPr>
          <w:ins w:id="21176" w:author="Caree2" w:date="2017-04-02T07:04:00Z"/>
        </w:rPr>
        <w:pPrChange w:id="21177" w:author="Caree2" w:date="2017-04-02T07:27:00Z">
          <w:pPr>
            <w:pStyle w:val="StyleHeading114ptBoldUnderlineLeft"/>
          </w:pPr>
        </w:pPrChange>
      </w:pPr>
      <w:ins w:id="21178" w:author="Caree2" w:date="2017-04-02T07:04:00Z">
        <w:r>
          <w:tab/>
        </w:r>
        <w:r>
          <w:tab/>
        </w:r>
        <w:r>
          <w:tab/>
          <w:t>System.out.println("******");</w:t>
        </w:r>
      </w:ins>
    </w:p>
    <w:p w:rsidR="006C7EC5" w:rsidRDefault="006C7EC5" w:rsidP="00556719">
      <w:pPr>
        <w:rPr>
          <w:ins w:id="21179" w:author="Caree2" w:date="2017-04-02T07:04:00Z"/>
        </w:rPr>
        <w:pPrChange w:id="21180" w:author="Caree2" w:date="2017-04-02T07:27:00Z">
          <w:pPr>
            <w:pStyle w:val="StyleHeading114ptBoldUnderlineLeft"/>
          </w:pPr>
        </w:pPrChange>
      </w:pPr>
    </w:p>
    <w:p w:rsidR="006C7EC5" w:rsidRDefault="006C7EC5" w:rsidP="00556719">
      <w:pPr>
        <w:rPr>
          <w:ins w:id="21181" w:author="Caree2" w:date="2017-04-02T07:04:00Z"/>
        </w:rPr>
        <w:pPrChange w:id="21182" w:author="Caree2" w:date="2017-04-02T07:27:00Z">
          <w:pPr>
            <w:pStyle w:val="StyleHeading114ptBoldUnderlineLeft"/>
          </w:pPr>
        </w:pPrChange>
      </w:pPr>
      <w:ins w:id="21183" w:author="Caree2" w:date="2017-04-02T07:04:00Z">
        <w:r>
          <w:tab/>
        </w:r>
        <w:r>
          <w:tab/>
          <w:t xml:space="preserve">    }</w:t>
        </w:r>
      </w:ins>
    </w:p>
    <w:p w:rsidR="006C7EC5" w:rsidRDefault="006C7EC5" w:rsidP="00556719">
      <w:pPr>
        <w:rPr>
          <w:ins w:id="21184" w:author="Caree2" w:date="2017-04-02T07:04:00Z"/>
        </w:rPr>
        <w:pPrChange w:id="21185" w:author="Caree2" w:date="2017-04-02T07:27:00Z">
          <w:pPr>
            <w:pStyle w:val="StyleHeading114ptBoldUnderlineLeft"/>
          </w:pPr>
        </w:pPrChange>
      </w:pPr>
      <w:ins w:id="21186" w:author="Caree2" w:date="2017-04-02T07:04:00Z">
        <w:r>
          <w:tab/>
        </w:r>
      </w:ins>
    </w:p>
    <w:p w:rsidR="006C7EC5" w:rsidRDefault="006C7EC5" w:rsidP="00556719">
      <w:pPr>
        <w:rPr>
          <w:ins w:id="21187" w:author="Caree2" w:date="2017-04-02T07:04:00Z"/>
        </w:rPr>
        <w:pPrChange w:id="21188" w:author="Caree2" w:date="2017-04-02T07:27:00Z">
          <w:pPr>
            <w:pStyle w:val="StyleHeading114ptBoldUnderlineLeft"/>
          </w:pPr>
        </w:pPrChange>
      </w:pPr>
      <w:ins w:id="21189" w:author="Caree2" w:date="2017-04-02T07:04:00Z">
        <w:r>
          <w:tab/>
          <w:t>/*@Before("execution(* com.rollingstone.springframework.aop.example.AirportOperationsImpl.checkin(..))")</w:t>
        </w:r>
      </w:ins>
    </w:p>
    <w:p w:rsidR="006C7EC5" w:rsidRDefault="006C7EC5" w:rsidP="00556719">
      <w:pPr>
        <w:rPr>
          <w:ins w:id="21190" w:author="Caree2" w:date="2017-04-02T07:04:00Z"/>
        </w:rPr>
        <w:pPrChange w:id="21191" w:author="Caree2" w:date="2017-04-02T07:27:00Z">
          <w:pPr>
            <w:pStyle w:val="StyleHeading114ptBoldUnderlineLeft"/>
          </w:pPr>
        </w:pPrChange>
      </w:pPr>
      <w:ins w:id="21192" w:author="Caree2" w:date="2017-04-02T07:04:00Z">
        <w:r>
          <w:tab/>
          <w:t>public void assistedCheckin(){</w:t>
        </w:r>
      </w:ins>
    </w:p>
    <w:p w:rsidR="006C7EC5" w:rsidRDefault="006C7EC5" w:rsidP="00556719">
      <w:pPr>
        <w:rPr>
          <w:ins w:id="21193" w:author="Caree2" w:date="2017-04-02T07:04:00Z"/>
        </w:rPr>
        <w:pPrChange w:id="21194" w:author="Caree2" w:date="2017-04-02T07:27:00Z">
          <w:pPr>
            <w:pStyle w:val="StyleHeading114ptBoldUnderlineLeft"/>
          </w:pPr>
        </w:pPrChange>
      </w:pPr>
      <w:ins w:id="21195" w:author="Caree2" w:date="2017-04-02T07:04:00Z">
        <w:r>
          <w:tab/>
        </w:r>
        <w:r>
          <w:tab/>
        </w:r>
      </w:ins>
    </w:p>
    <w:p w:rsidR="006C7EC5" w:rsidRDefault="006C7EC5" w:rsidP="00556719">
      <w:pPr>
        <w:rPr>
          <w:ins w:id="21196" w:author="Caree2" w:date="2017-04-02T07:04:00Z"/>
        </w:rPr>
        <w:pPrChange w:id="21197" w:author="Caree2" w:date="2017-04-02T07:27:00Z">
          <w:pPr>
            <w:pStyle w:val="StyleHeading114ptBoldUnderlineLeft"/>
          </w:pPr>
        </w:pPrChange>
      </w:pPr>
      <w:ins w:id="21198" w:author="Caree2" w:date="2017-04-02T07:04:00Z">
        <w:r>
          <w:tab/>
          <w:t>}*/</w:t>
        </w:r>
      </w:ins>
    </w:p>
    <w:p w:rsidR="006C7EC5" w:rsidRDefault="006C7EC5" w:rsidP="00556719">
      <w:pPr>
        <w:rPr>
          <w:ins w:id="21199" w:author="Caree2" w:date="2017-04-02T07:04:00Z"/>
        </w:rPr>
        <w:pPrChange w:id="21200" w:author="Caree2" w:date="2017-04-02T07:27:00Z">
          <w:pPr>
            <w:pStyle w:val="StyleHeading114ptBoldUnderlineLeft"/>
          </w:pPr>
        </w:pPrChange>
      </w:pPr>
      <w:ins w:id="21201" w:author="Caree2" w:date="2017-04-02T07:04:00Z">
        <w:r>
          <w:tab/>
        </w:r>
      </w:ins>
    </w:p>
    <w:p w:rsidR="006C7EC5" w:rsidRDefault="006C7EC5" w:rsidP="00556719">
      <w:pPr>
        <w:rPr>
          <w:ins w:id="21202" w:author="Caree2" w:date="2017-04-02T07:04:00Z"/>
        </w:rPr>
        <w:pPrChange w:id="21203" w:author="Caree2" w:date="2017-04-02T07:27:00Z">
          <w:pPr>
            <w:pStyle w:val="StyleHeading114ptBoldUnderlineLeft"/>
          </w:pPr>
        </w:pPrChange>
      </w:pPr>
      <w:ins w:id="21204" w:author="Caree2" w:date="2017-04-02T07:04:00Z">
        <w:r>
          <w:tab/>
          <w:t>/*@Before("execution(* com.rollingstone.springframework.aop.example.AirportOperationsImpl.reprintBoardingPAss(..))")</w:t>
        </w:r>
      </w:ins>
    </w:p>
    <w:p w:rsidR="006C7EC5" w:rsidRDefault="006C7EC5" w:rsidP="00556719">
      <w:pPr>
        <w:rPr>
          <w:ins w:id="21205" w:author="Caree2" w:date="2017-04-02T07:04:00Z"/>
        </w:rPr>
        <w:pPrChange w:id="21206" w:author="Caree2" w:date="2017-04-02T07:27:00Z">
          <w:pPr>
            <w:pStyle w:val="StyleHeading114ptBoldUnderlineLeft"/>
          </w:pPr>
        </w:pPrChange>
      </w:pPr>
      <w:ins w:id="21207" w:author="Caree2" w:date="2017-04-02T07:04:00Z">
        <w:r>
          <w:tab/>
          <w:t>public void reprintBoardingPass(){</w:t>
        </w:r>
      </w:ins>
    </w:p>
    <w:p w:rsidR="006C7EC5" w:rsidRDefault="006C7EC5" w:rsidP="00556719">
      <w:pPr>
        <w:rPr>
          <w:ins w:id="21208" w:author="Caree2" w:date="2017-04-02T07:04:00Z"/>
        </w:rPr>
        <w:pPrChange w:id="21209" w:author="Caree2" w:date="2017-04-02T07:27:00Z">
          <w:pPr>
            <w:pStyle w:val="StyleHeading114ptBoldUnderlineLeft"/>
          </w:pPr>
        </w:pPrChange>
      </w:pPr>
      <w:ins w:id="21210" w:author="Caree2" w:date="2017-04-02T07:04:00Z">
        <w:r>
          <w:tab/>
        </w:r>
        <w:r>
          <w:tab/>
        </w:r>
      </w:ins>
    </w:p>
    <w:p w:rsidR="006C7EC5" w:rsidRDefault="006C7EC5" w:rsidP="00556719">
      <w:pPr>
        <w:rPr>
          <w:ins w:id="21211" w:author="Caree2" w:date="2017-04-02T07:04:00Z"/>
        </w:rPr>
        <w:pPrChange w:id="21212" w:author="Caree2" w:date="2017-04-02T07:27:00Z">
          <w:pPr>
            <w:pStyle w:val="StyleHeading114ptBoldUnderlineLeft"/>
          </w:pPr>
        </w:pPrChange>
      </w:pPr>
      <w:ins w:id="21213" w:author="Caree2" w:date="2017-04-02T07:04:00Z">
        <w:r>
          <w:tab/>
          <w:t>}*/</w:t>
        </w:r>
      </w:ins>
    </w:p>
    <w:p w:rsidR="006C7EC5" w:rsidRDefault="006C7EC5" w:rsidP="00556719">
      <w:pPr>
        <w:rPr>
          <w:ins w:id="21214" w:author="Caree2" w:date="2017-04-02T07:04:00Z"/>
        </w:rPr>
        <w:pPrChange w:id="21215" w:author="Caree2" w:date="2017-04-02T07:27:00Z">
          <w:pPr>
            <w:pStyle w:val="StyleHeading114ptBoldUnderlineLeft"/>
          </w:pPr>
        </w:pPrChange>
      </w:pPr>
      <w:ins w:id="21216" w:author="Caree2" w:date="2017-04-02T07:04:00Z">
        <w:r>
          <w:tab/>
        </w:r>
      </w:ins>
    </w:p>
    <w:p w:rsidR="006C7EC5" w:rsidRDefault="006C7EC5" w:rsidP="00556719">
      <w:pPr>
        <w:rPr>
          <w:ins w:id="21217" w:author="Caree2" w:date="2017-04-02T07:04:00Z"/>
        </w:rPr>
        <w:pPrChange w:id="21218" w:author="Caree2" w:date="2017-04-02T07:27:00Z">
          <w:pPr>
            <w:pStyle w:val="StyleHeading114ptBoldUnderlineLeft"/>
          </w:pPr>
        </w:pPrChange>
      </w:pPr>
      <w:ins w:id="21219" w:author="Caree2" w:date="2017-04-02T07:04:00Z">
        <w:r>
          <w:tab/>
          <w:t>public void refuelPlanes(){</w:t>
        </w:r>
      </w:ins>
    </w:p>
    <w:p w:rsidR="006C7EC5" w:rsidRDefault="006C7EC5" w:rsidP="00556719">
      <w:pPr>
        <w:rPr>
          <w:ins w:id="21220" w:author="Caree2" w:date="2017-04-02T07:04:00Z"/>
        </w:rPr>
        <w:pPrChange w:id="21221" w:author="Caree2" w:date="2017-04-02T07:27:00Z">
          <w:pPr>
            <w:pStyle w:val="StyleHeading114ptBoldUnderlineLeft"/>
          </w:pPr>
        </w:pPrChange>
      </w:pPr>
      <w:ins w:id="21222" w:author="Caree2" w:date="2017-04-02T07:04:00Z">
        <w:r>
          <w:tab/>
        </w:r>
        <w:r>
          <w:tab/>
        </w:r>
      </w:ins>
    </w:p>
    <w:p w:rsidR="006C7EC5" w:rsidRDefault="006C7EC5" w:rsidP="00556719">
      <w:pPr>
        <w:rPr>
          <w:ins w:id="21223" w:author="Caree2" w:date="2017-04-02T07:04:00Z"/>
        </w:rPr>
        <w:pPrChange w:id="21224" w:author="Caree2" w:date="2017-04-02T07:27:00Z">
          <w:pPr>
            <w:pStyle w:val="StyleHeading114ptBoldUnderlineLeft"/>
          </w:pPr>
        </w:pPrChange>
      </w:pPr>
      <w:ins w:id="21225" w:author="Caree2" w:date="2017-04-02T07:04:00Z">
        <w:r>
          <w:tab/>
          <w:t>}</w:t>
        </w:r>
      </w:ins>
    </w:p>
    <w:p w:rsidR="006C7EC5" w:rsidRDefault="006C7EC5" w:rsidP="00556719">
      <w:pPr>
        <w:rPr>
          <w:ins w:id="21226" w:author="Caree2" w:date="2017-04-02T07:04:00Z"/>
        </w:rPr>
        <w:pPrChange w:id="21227" w:author="Caree2" w:date="2017-04-02T07:27:00Z">
          <w:pPr>
            <w:pStyle w:val="StyleHeading114ptBoldUnderlineLeft"/>
          </w:pPr>
        </w:pPrChange>
      </w:pPr>
      <w:ins w:id="21228" w:author="Caree2" w:date="2017-04-02T07:04:00Z">
        <w:r>
          <w:tab/>
        </w:r>
      </w:ins>
    </w:p>
    <w:p w:rsidR="006C7EC5" w:rsidRDefault="006C7EC5" w:rsidP="00556719">
      <w:pPr>
        <w:rPr>
          <w:ins w:id="21229" w:author="Caree2" w:date="2017-04-02T07:04:00Z"/>
        </w:rPr>
        <w:pPrChange w:id="21230" w:author="Caree2" w:date="2017-04-02T07:27:00Z">
          <w:pPr>
            <w:pStyle w:val="StyleHeading114ptBoldUnderlineLeft"/>
          </w:pPr>
        </w:pPrChange>
      </w:pPr>
      <w:ins w:id="21231" w:author="Caree2" w:date="2017-04-02T07:04:00Z">
        <w:r>
          <w:tab/>
          <w:t>public void protectAirport(){</w:t>
        </w:r>
      </w:ins>
    </w:p>
    <w:p w:rsidR="006C7EC5" w:rsidRDefault="006C7EC5" w:rsidP="00556719">
      <w:pPr>
        <w:rPr>
          <w:ins w:id="21232" w:author="Caree2" w:date="2017-04-02T07:04:00Z"/>
        </w:rPr>
        <w:pPrChange w:id="21233" w:author="Caree2" w:date="2017-04-02T07:27:00Z">
          <w:pPr>
            <w:pStyle w:val="StyleHeading114ptBoldUnderlineLeft"/>
          </w:pPr>
        </w:pPrChange>
      </w:pPr>
      <w:ins w:id="21234" w:author="Caree2" w:date="2017-04-02T07:04:00Z">
        <w:r>
          <w:tab/>
        </w:r>
        <w:r>
          <w:tab/>
        </w:r>
      </w:ins>
    </w:p>
    <w:p w:rsidR="006C7EC5" w:rsidRDefault="006C7EC5" w:rsidP="00556719">
      <w:pPr>
        <w:rPr>
          <w:ins w:id="21235" w:author="Caree2" w:date="2017-04-02T07:04:00Z"/>
        </w:rPr>
        <w:pPrChange w:id="21236" w:author="Caree2" w:date="2017-04-02T07:27:00Z">
          <w:pPr>
            <w:pStyle w:val="StyleHeading114ptBoldUnderlineLeft"/>
          </w:pPr>
        </w:pPrChange>
      </w:pPr>
      <w:ins w:id="21237" w:author="Caree2" w:date="2017-04-02T07:04:00Z">
        <w:r>
          <w:tab/>
          <w:t>}</w:t>
        </w:r>
      </w:ins>
    </w:p>
    <w:p w:rsidR="006C7EC5" w:rsidRDefault="006C7EC5" w:rsidP="00556719">
      <w:pPr>
        <w:rPr>
          <w:ins w:id="21238" w:author="Caree2" w:date="2017-04-02T07:04:00Z"/>
        </w:rPr>
        <w:pPrChange w:id="21239" w:author="Caree2" w:date="2017-04-02T07:27:00Z">
          <w:pPr>
            <w:pStyle w:val="StyleHeading114ptBoldUnderlineLeft"/>
          </w:pPr>
        </w:pPrChange>
      </w:pPr>
      <w:ins w:id="21240" w:author="Caree2" w:date="2017-04-02T07:04:00Z">
        <w:r>
          <w:tab/>
        </w:r>
      </w:ins>
    </w:p>
    <w:p w:rsidR="006C7EC5" w:rsidRDefault="006C7EC5" w:rsidP="00556719">
      <w:pPr>
        <w:rPr>
          <w:ins w:id="21241" w:author="Caree2" w:date="2017-04-02T07:04:00Z"/>
        </w:rPr>
        <w:pPrChange w:id="21242" w:author="Caree2" w:date="2017-04-02T07:27:00Z">
          <w:pPr>
            <w:pStyle w:val="StyleHeading114ptBoldUnderlineLeft"/>
          </w:pPr>
        </w:pPrChange>
      </w:pPr>
      <w:ins w:id="21243" w:author="Caree2" w:date="2017-04-02T07:04:00Z">
        <w:r>
          <w:tab/>
          <w:t>public void displayFlightInformation(){</w:t>
        </w:r>
      </w:ins>
    </w:p>
    <w:p w:rsidR="006C7EC5" w:rsidRDefault="006C7EC5" w:rsidP="00556719">
      <w:pPr>
        <w:rPr>
          <w:ins w:id="21244" w:author="Caree2" w:date="2017-04-02T07:04:00Z"/>
        </w:rPr>
        <w:pPrChange w:id="21245" w:author="Caree2" w:date="2017-04-02T07:27:00Z">
          <w:pPr>
            <w:pStyle w:val="StyleHeading114ptBoldUnderlineLeft"/>
          </w:pPr>
        </w:pPrChange>
      </w:pPr>
      <w:ins w:id="21246" w:author="Caree2" w:date="2017-04-02T07:04:00Z">
        <w:r>
          <w:tab/>
        </w:r>
        <w:r>
          <w:tab/>
        </w:r>
      </w:ins>
    </w:p>
    <w:p w:rsidR="006C7EC5" w:rsidRDefault="006C7EC5" w:rsidP="00556719">
      <w:pPr>
        <w:rPr>
          <w:ins w:id="21247" w:author="Caree2" w:date="2017-04-02T07:04:00Z"/>
        </w:rPr>
        <w:pPrChange w:id="21248" w:author="Caree2" w:date="2017-04-02T07:27:00Z">
          <w:pPr>
            <w:pStyle w:val="StyleHeading114ptBoldUnderlineLeft"/>
          </w:pPr>
        </w:pPrChange>
      </w:pPr>
      <w:ins w:id="21249" w:author="Caree2" w:date="2017-04-02T07:04:00Z">
        <w:r>
          <w:tab/>
          <w:t>}</w:t>
        </w:r>
      </w:ins>
    </w:p>
    <w:p w:rsidR="006C7EC5" w:rsidRDefault="006C7EC5" w:rsidP="00556719">
      <w:pPr>
        <w:rPr>
          <w:ins w:id="21250" w:author="Caree2" w:date="2017-04-02T07:04:00Z"/>
        </w:rPr>
        <w:pPrChange w:id="21251" w:author="Caree2" w:date="2017-04-02T07:27:00Z">
          <w:pPr>
            <w:pStyle w:val="StyleHeading114ptBoldUnderlineLeft"/>
          </w:pPr>
        </w:pPrChange>
      </w:pPr>
      <w:ins w:id="21252" w:author="Caree2" w:date="2017-04-02T07:04:00Z">
        <w:r>
          <w:tab/>
        </w:r>
      </w:ins>
    </w:p>
    <w:p w:rsidR="006C7EC5" w:rsidRDefault="006C7EC5" w:rsidP="00556719">
      <w:pPr>
        <w:rPr>
          <w:ins w:id="21253" w:author="Caree2" w:date="2017-04-02T07:04:00Z"/>
        </w:rPr>
        <w:pPrChange w:id="21254" w:author="Caree2" w:date="2017-04-02T07:27:00Z">
          <w:pPr>
            <w:pStyle w:val="StyleHeading114ptBoldUnderlineLeft"/>
          </w:pPr>
        </w:pPrChange>
      </w:pPr>
      <w:ins w:id="21255" w:author="Caree2" w:date="2017-04-02T07:04:00Z">
        <w:r>
          <w:tab/>
        </w:r>
      </w:ins>
    </w:p>
    <w:p w:rsidR="00B06CC5" w:rsidRDefault="006C7EC5" w:rsidP="00556719">
      <w:pPr>
        <w:rPr>
          <w:ins w:id="21256" w:author="Caree2" w:date="2017-04-02T07:04:00Z"/>
        </w:rPr>
        <w:pPrChange w:id="21257" w:author="Caree2" w:date="2017-04-02T07:27:00Z">
          <w:pPr>
            <w:pStyle w:val="StyleHeading114ptBoldUnderlineLeft"/>
          </w:pPr>
        </w:pPrChange>
      </w:pPr>
      <w:ins w:id="21258" w:author="Caree2" w:date="2017-04-02T07:04:00Z">
        <w:r>
          <w:t>}</w:t>
        </w:r>
      </w:ins>
    </w:p>
    <w:p w:rsidR="00B06CC5" w:rsidRDefault="00B06CC5" w:rsidP="00556719">
      <w:pPr>
        <w:rPr>
          <w:ins w:id="21259" w:author="Caree2" w:date="2017-04-02T07:04:00Z"/>
          <w:rFonts w:ascii="Times New Roman" w:hAnsi="Times New Roman"/>
          <w:b/>
          <w:bCs/>
          <w:color w:val="000000"/>
          <w:sz w:val="28"/>
          <w:szCs w:val="20"/>
        </w:rPr>
        <w:pPrChange w:id="21260" w:author="Caree2" w:date="2017-04-02T07:27:00Z">
          <w:pPr/>
        </w:pPrChange>
      </w:pPr>
      <w:ins w:id="21261" w:author="Caree2" w:date="2017-04-02T07:04:00Z">
        <w:r>
          <w:br w:type="page"/>
        </w:r>
      </w:ins>
    </w:p>
    <w:p w:rsidR="00556719" w:rsidRDefault="00556719" w:rsidP="00556719">
      <w:pPr>
        <w:pStyle w:val="StyleHeading114ptBoldUnderlineLeft"/>
        <w:rPr>
          <w:ins w:id="21262" w:author="Caree2" w:date="2017-04-02T07:27:00Z"/>
        </w:rPr>
      </w:pPr>
      <w:bookmarkStart w:id="21263" w:name="_Toc478888096"/>
      <w:ins w:id="21264" w:author="Caree2" w:date="2017-04-02T07:27:00Z">
        <w:r w:rsidRPr="00EA03DE">
          <w:lastRenderedPageBreak/>
          <w:t>1.</w:t>
        </w:r>
      </w:ins>
      <w:ins w:id="21265" w:author="Caree2" w:date="2017-04-02T07:50:00Z">
        <w:r w:rsidR="00C547DB">
          <w:t>54</w:t>
        </w:r>
      </w:ins>
      <w:ins w:id="21266" w:author="Caree2" w:date="2017-04-02T07:27:00Z">
        <w:r w:rsidRPr="00EA03DE">
          <w:t xml:space="preserve"> </w:t>
        </w:r>
        <w:r>
          <w:t>–</w:t>
        </w:r>
        <w:r w:rsidRPr="00EA03DE">
          <w:t xml:space="preserve"> </w:t>
        </w:r>
        <w:r>
          <w:t>Create the RunAirportOperation class in the package Fifth</w:t>
        </w:r>
        <w:bookmarkEnd w:id="21263"/>
      </w:ins>
    </w:p>
    <w:p w:rsidR="00556719" w:rsidRDefault="00556719" w:rsidP="00B06CC5">
      <w:pPr>
        <w:pStyle w:val="StyleHeading114ptBoldUnderlineLeft"/>
        <w:rPr>
          <w:ins w:id="21267" w:author="Caree2" w:date="2017-04-02T07:27:00Z"/>
        </w:rPr>
      </w:pPr>
    </w:p>
    <w:p w:rsidR="00B06CC5" w:rsidRDefault="00B06CC5" w:rsidP="00556719">
      <w:pPr>
        <w:rPr>
          <w:ins w:id="21268" w:author="Caree2" w:date="2017-04-02T07:04:00Z"/>
        </w:rPr>
        <w:pPrChange w:id="21269" w:author="Caree2" w:date="2017-04-02T07:28:00Z">
          <w:pPr>
            <w:pStyle w:val="StyleHeading114ptBoldUnderlineLeft"/>
          </w:pPr>
        </w:pPrChange>
      </w:pPr>
      <w:ins w:id="21270" w:author="Caree2" w:date="2017-04-02T07:04:00Z">
        <w:r>
          <w:t>package com.rollingstone.springframework.aop.example.fifth;</w:t>
        </w:r>
      </w:ins>
    </w:p>
    <w:p w:rsidR="00B06CC5" w:rsidRDefault="00B06CC5" w:rsidP="00556719">
      <w:pPr>
        <w:rPr>
          <w:ins w:id="21271" w:author="Caree2" w:date="2017-04-02T07:04:00Z"/>
        </w:rPr>
        <w:pPrChange w:id="21272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273" w:author="Caree2" w:date="2017-04-02T07:04:00Z"/>
        </w:rPr>
        <w:pPrChange w:id="21274" w:author="Caree2" w:date="2017-04-02T07:28:00Z">
          <w:pPr>
            <w:pStyle w:val="StyleHeading114ptBoldUnderlineLeft"/>
          </w:pPr>
        </w:pPrChange>
      </w:pPr>
      <w:ins w:id="21275" w:author="Caree2" w:date="2017-04-02T07:04:00Z">
        <w:r>
          <w:t>import java.util.List;</w:t>
        </w:r>
      </w:ins>
    </w:p>
    <w:p w:rsidR="00B06CC5" w:rsidRDefault="00B06CC5" w:rsidP="00556719">
      <w:pPr>
        <w:rPr>
          <w:ins w:id="21276" w:author="Caree2" w:date="2017-04-02T07:04:00Z"/>
        </w:rPr>
        <w:pPrChange w:id="21277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278" w:author="Caree2" w:date="2017-04-02T07:04:00Z"/>
        </w:rPr>
        <w:pPrChange w:id="21279" w:author="Caree2" w:date="2017-04-02T07:28:00Z">
          <w:pPr>
            <w:pStyle w:val="StyleHeading114ptBoldUnderlineLeft"/>
          </w:pPr>
        </w:pPrChange>
      </w:pPr>
      <w:ins w:id="21280" w:author="Caree2" w:date="2017-04-02T07:04:00Z">
        <w:r>
          <w:t>import org.slf4j.Logger;</w:t>
        </w:r>
      </w:ins>
    </w:p>
    <w:p w:rsidR="00B06CC5" w:rsidRDefault="00B06CC5" w:rsidP="00556719">
      <w:pPr>
        <w:rPr>
          <w:ins w:id="21281" w:author="Caree2" w:date="2017-04-02T07:04:00Z"/>
        </w:rPr>
        <w:pPrChange w:id="21282" w:author="Caree2" w:date="2017-04-02T07:28:00Z">
          <w:pPr>
            <w:pStyle w:val="StyleHeading114ptBoldUnderlineLeft"/>
          </w:pPr>
        </w:pPrChange>
      </w:pPr>
      <w:ins w:id="21283" w:author="Caree2" w:date="2017-04-02T07:04:00Z">
        <w:r>
          <w:t>import org.slf4j.LoggerFactory;</w:t>
        </w:r>
      </w:ins>
    </w:p>
    <w:p w:rsidR="00B06CC5" w:rsidRDefault="00B06CC5" w:rsidP="00556719">
      <w:pPr>
        <w:rPr>
          <w:ins w:id="21284" w:author="Caree2" w:date="2017-04-02T07:04:00Z"/>
        </w:rPr>
        <w:pPrChange w:id="21285" w:author="Caree2" w:date="2017-04-02T07:28:00Z">
          <w:pPr>
            <w:pStyle w:val="StyleHeading114ptBoldUnderlineLeft"/>
          </w:pPr>
        </w:pPrChange>
      </w:pPr>
      <w:ins w:id="21286" w:author="Caree2" w:date="2017-04-02T07:04:00Z">
        <w:r>
          <w:t>import org.springframework.context.ApplicationContext;</w:t>
        </w:r>
      </w:ins>
    </w:p>
    <w:p w:rsidR="00B06CC5" w:rsidRDefault="00B06CC5" w:rsidP="00556719">
      <w:pPr>
        <w:rPr>
          <w:ins w:id="21287" w:author="Caree2" w:date="2017-04-02T07:04:00Z"/>
        </w:rPr>
        <w:pPrChange w:id="21288" w:author="Caree2" w:date="2017-04-02T07:28:00Z">
          <w:pPr>
            <w:pStyle w:val="StyleHeading114ptBoldUnderlineLeft"/>
          </w:pPr>
        </w:pPrChange>
      </w:pPr>
      <w:ins w:id="21289" w:author="Caree2" w:date="2017-04-02T07:04:00Z">
        <w:r>
          <w:t>import org.springframework.context.support.ClassPathXmlApplicationContext;</w:t>
        </w:r>
      </w:ins>
    </w:p>
    <w:p w:rsidR="00B06CC5" w:rsidRDefault="00B06CC5" w:rsidP="00556719">
      <w:pPr>
        <w:rPr>
          <w:ins w:id="21290" w:author="Caree2" w:date="2017-04-02T07:04:00Z"/>
        </w:rPr>
        <w:pPrChange w:id="21291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292" w:author="Caree2" w:date="2017-04-02T07:04:00Z"/>
        </w:rPr>
        <w:pPrChange w:id="21293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294" w:author="Caree2" w:date="2017-04-02T07:04:00Z"/>
        </w:rPr>
        <w:pPrChange w:id="21295" w:author="Caree2" w:date="2017-04-02T07:28:00Z">
          <w:pPr>
            <w:pStyle w:val="StyleHeading114ptBoldUnderlineLeft"/>
          </w:pPr>
        </w:pPrChange>
      </w:pPr>
      <w:ins w:id="21296" w:author="Caree2" w:date="2017-04-02T07:04:00Z">
        <w:r>
          <w:t>public class RunAirportOperation {</w:t>
        </w:r>
      </w:ins>
    </w:p>
    <w:p w:rsidR="00B06CC5" w:rsidRDefault="00B06CC5" w:rsidP="00556719">
      <w:pPr>
        <w:rPr>
          <w:ins w:id="21297" w:author="Caree2" w:date="2017-04-02T07:04:00Z"/>
        </w:rPr>
        <w:pPrChange w:id="21298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299" w:author="Caree2" w:date="2017-04-02T07:04:00Z"/>
        </w:rPr>
        <w:pPrChange w:id="21300" w:author="Caree2" w:date="2017-04-02T07:28:00Z">
          <w:pPr>
            <w:pStyle w:val="StyleHeading114ptBoldUnderlineLeft"/>
          </w:pPr>
        </w:pPrChange>
      </w:pPr>
      <w:ins w:id="21301" w:author="Caree2" w:date="2017-04-02T07:04:00Z">
        <w:r>
          <w:t>/*</w:t>
        </w:r>
        <w:r>
          <w:tab/>
          <w:t>@Autowired</w:t>
        </w:r>
      </w:ins>
    </w:p>
    <w:p w:rsidR="00B06CC5" w:rsidRDefault="00B06CC5" w:rsidP="00556719">
      <w:pPr>
        <w:rPr>
          <w:ins w:id="21302" w:author="Caree2" w:date="2017-04-02T07:04:00Z"/>
        </w:rPr>
        <w:pPrChange w:id="21303" w:author="Caree2" w:date="2017-04-02T07:28:00Z">
          <w:pPr>
            <w:pStyle w:val="StyleHeading114ptBoldUnderlineLeft"/>
          </w:pPr>
        </w:pPrChange>
      </w:pPr>
      <w:ins w:id="21304" w:author="Caree2" w:date="2017-04-02T07:04:00Z">
        <w:r>
          <w:tab/>
          <w:t>AirportOperationCommonTracker airportServices;*/</w:t>
        </w:r>
      </w:ins>
    </w:p>
    <w:p w:rsidR="00B06CC5" w:rsidRDefault="00B06CC5" w:rsidP="00556719">
      <w:pPr>
        <w:rPr>
          <w:ins w:id="21305" w:author="Caree2" w:date="2017-04-02T07:04:00Z"/>
        </w:rPr>
        <w:pPrChange w:id="21306" w:author="Caree2" w:date="2017-04-02T07:28:00Z">
          <w:pPr>
            <w:pStyle w:val="StyleHeading114ptBoldUnderlineLeft"/>
          </w:pPr>
        </w:pPrChange>
      </w:pPr>
      <w:ins w:id="21307" w:author="Caree2" w:date="2017-04-02T07:04:00Z">
        <w:r>
          <w:tab/>
        </w:r>
      </w:ins>
    </w:p>
    <w:p w:rsidR="00B06CC5" w:rsidRDefault="00B06CC5" w:rsidP="00556719">
      <w:pPr>
        <w:rPr>
          <w:ins w:id="21308" w:author="Caree2" w:date="2017-04-02T07:04:00Z"/>
        </w:rPr>
        <w:pPrChange w:id="21309" w:author="Caree2" w:date="2017-04-02T07:28:00Z">
          <w:pPr>
            <w:pStyle w:val="StyleHeading114ptBoldUnderlineLeft"/>
          </w:pPr>
        </w:pPrChange>
      </w:pPr>
      <w:ins w:id="21310" w:author="Caree2" w:date="2017-04-02T07:04:00Z">
        <w:r>
          <w:tab/>
          <w:t>private static final Logger logger = LoggerFactory.getLogger(RunAirportOperation.class);</w:t>
        </w:r>
      </w:ins>
    </w:p>
    <w:p w:rsidR="00B06CC5" w:rsidRDefault="00B06CC5" w:rsidP="00556719">
      <w:pPr>
        <w:rPr>
          <w:ins w:id="21311" w:author="Caree2" w:date="2017-04-02T07:04:00Z"/>
        </w:rPr>
        <w:pPrChange w:id="21312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313" w:author="Caree2" w:date="2017-04-02T07:04:00Z"/>
        </w:rPr>
        <w:pPrChange w:id="21314" w:author="Caree2" w:date="2017-04-02T07:28:00Z">
          <w:pPr>
            <w:pStyle w:val="StyleHeading114ptBoldUnderlineLeft"/>
          </w:pPr>
        </w:pPrChange>
      </w:pPr>
      <w:ins w:id="21315" w:author="Caree2" w:date="2017-04-02T07:04:00Z">
        <w:r>
          <w:tab/>
        </w:r>
      </w:ins>
    </w:p>
    <w:p w:rsidR="00B06CC5" w:rsidRDefault="00B06CC5" w:rsidP="00556719">
      <w:pPr>
        <w:rPr>
          <w:ins w:id="21316" w:author="Caree2" w:date="2017-04-02T07:04:00Z"/>
        </w:rPr>
        <w:pPrChange w:id="21317" w:author="Caree2" w:date="2017-04-02T07:28:00Z">
          <w:pPr>
            <w:pStyle w:val="StyleHeading114ptBoldUnderlineLeft"/>
          </w:pPr>
        </w:pPrChange>
      </w:pPr>
      <w:ins w:id="21318" w:author="Caree2" w:date="2017-04-02T07:04:00Z">
        <w:r>
          <w:tab/>
          <w:t>public static void main(String[] args) throws AirportOperationxException{</w:t>
        </w:r>
      </w:ins>
    </w:p>
    <w:p w:rsidR="00B06CC5" w:rsidRDefault="00B06CC5" w:rsidP="00556719">
      <w:pPr>
        <w:rPr>
          <w:ins w:id="21319" w:author="Caree2" w:date="2017-04-02T07:04:00Z"/>
        </w:rPr>
        <w:pPrChange w:id="21320" w:author="Caree2" w:date="2017-04-02T07:28:00Z">
          <w:pPr>
            <w:pStyle w:val="StyleHeading114ptBoldUnderlineLeft"/>
          </w:pPr>
        </w:pPrChange>
      </w:pPr>
      <w:ins w:id="21321" w:author="Caree2" w:date="2017-04-02T07:04:00Z">
        <w:r>
          <w:tab/>
        </w:r>
        <w:r>
          <w:tab/>
        </w:r>
      </w:ins>
    </w:p>
    <w:p w:rsidR="00B06CC5" w:rsidRDefault="00B06CC5" w:rsidP="00556719">
      <w:pPr>
        <w:rPr>
          <w:ins w:id="21322" w:author="Caree2" w:date="2017-04-02T07:04:00Z"/>
        </w:rPr>
        <w:pPrChange w:id="21323" w:author="Caree2" w:date="2017-04-02T07:28:00Z">
          <w:pPr>
            <w:pStyle w:val="StyleHeading114ptBoldUnderlineLeft"/>
          </w:pPr>
        </w:pPrChange>
      </w:pPr>
      <w:ins w:id="21324" w:author="Caree2" w:date="2017-04-02T07:04:00Z">
        <w:r>
          <w:tab/>
        </w:r>
        <w:r>
          <w:tab/>
        </w:r>
      </w:ins>
    </w:p>
    <w:p w:rsidR="00B06CC5" w:rsidRDefault="00B06CC5" w:rsidP="00556719">
      <w:pPr>
        <w:rPr>
          <w:ins w:id="21325" w:author="Caree2" w:date="2017-04-02T07:04:00Z"/>
        </w:rPr>
        <w:pPrChange w:id="21326" w:author="Caree2" w:date="2017-04-02T07:28:00Z">
          <w:pPr>
            <w:pStyle w:val="StyleHeading114ptBoldUnderlineLeft"/>
          </w:pPr>
        </w:pPrChange>
      </w:pPr>
      <w:ins w:id="21327" w:author="Caree2" w:date="2017-04-02T07:04:00Z">
        <w:r>
          <w:tab/>
        </w:r>
        <w:r>
          <w:tab/>
          <w:t xml:space="preserve"> ApplicationContext context = new ClassPathXmlApplicationContext("applicationContext-aop.xml");</w:t>
        </w:r>
      </w:ins>
    </w:p>
    <w:p w:rsidR="00B06CC5" w:rsidRDefault="00B06CC5" w:rsidP="00556719">
      <w:pPr>
        <w:rPr>
          <w:ins w:id="21328" w:author="Caree2" w:date="2017-04-02T07:04:00Z"/>
        </w:rPr>
        <w:pPrChange w:id="21329" w:author="Caree2" w:date="2017-04-02T07:28:00Z">
          <w:pPr>
            <w:pStyle w:val="StyleHeading114ptBoldUnderlineLeft"/>
          </w:pPr>
        </w:pPrChange>
      </w:pPr>
      <w:ins w:id="21330" w:author="Caree2" w:date="2017-04-02T07:04:00Z">
        <w:r>
          <w:tab/>
        </w:r>
        <w:r>
          <w:tab/>
          <w:t xml:space="preserve"> </w:t>
        </w:r>
      </w:ins>
    </w:p>
    <w:p w:rsidR="00B06CC5" w:rsidRDefault="00B06CC5" w:rsidP="00556719">
      <w:pPr>
        <w:rPr>
          <w:ins w:id="21331" w:author="Caree2" w:date="2017-04-02T07:04:00Z"/>
        </w:rPr>
        <w:pPrChange w:id="21332" w:author="Caree2" w:date="2017-04-02T07:28:00Z">
          <w:pPr>
            <w:pStyle w:val="StyleHeading114ptBoldUnderlineLeft"/>
          </w:pPr>
        </w:pPrChange>
      </w:pPr>
      <w:ins w:id="21333" w:author="Caree2" w:date="2017-04-02T07:04:00Z">
        <w:r>
          <w:tab/>
        </w:r>
        <w:r>
          <w:tab/>
          <w:t xml:space="preserve">  Traveller traveller01 = (Traveller) context.getBean("traveller01");</w:t>
        </w:r>
      </w:ins>
    </w:p>
    <w:p w:rsidR="00B06CC5" w:rsidRDefault="00B06CC5" w:rsidP="00556719">
      <w:pPr>
        <w:rPr>
          <w:ins w:id="21334" w:author="Caree2" w:date="2017-04-02T07:04:00Z"/>
        </w:rPr>
        <w:pPrChange w:id="21335" w:author="Caree2" w:date="2017-04-02T07:28:00Z">
          <w:pPr>
            <w:pStyle w:val="StyleHeading114ptBoldUnderlineLeft"/>
          </w:pPr>
        </w:pPrChange>
      </w:pPr>
      <w:ins w:id="21336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337" w:author="Caree2" w:date="2017-04-02T07:04:00Z"/>
        </w:rPr>
        <w:pPrChange w:id="21338" w:author="Caree2" w:date="2017-04-02T07:28:00Z">
          <w:pPr>
            <w:pStyle w:val="StyleHeading114ptBoldUnderlineLeft"/>
          </w:pPr>
        </w:pPrChange>
      </w:pPr>
      <w:ins w:id="21339" w:author="Caree2" w:date="2017-04-02T07:04:00Z">
        <w:r>
          <w:tab/>
        </w:r>
        <w:r>
          <w:tab/>
          <w:t xml:space="preserve">  AirportOperations airportOperations = (AirportOperations) context.getBean("airportOperations");</w:t>
        </w:r>
      </w:ins>
    </w:p>
    <w:p w:rsidR="00B06CC5" w:rsidRDefault="00B06CC5" w:rsidP="00556719">
      <w:pPr>
        <w:rPr>
          <w:ins w:id="21340" w:author="Caree2" w:date="2017-04-02T07:04:00Z"/>
        </w:rPr>
        <w:pPrChange w:id="21341" w:author="Caree2" w:date="2017-04-02T07:28:00Z">
          <w:pPr>
            <w:pStyle w:val="StyleHeading114ptBoldUnderlineLeft"/>
          </w:pPr>
        </w:pPrChange>
      </w:pPr>
      <w:ins w:id="21342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343" w:author="Caree2" w:date="2017-04-02T07:04:00Z"/>
        </w:rPr>
        <w:pPrChange w:id="21344" w:author="Caree2" w:date="2017-04-02T07:28:00Z">
          <w:pPr>
            <w:pStyle w:val="StyleHeading114ptBoldUnderlineLeft"/>
          </w:pPr>
        </w:pPrChange>
      </w:pPr>
      <w:ins w:id="21345" w:author="Caree2" w:date="2017-04-02T07:04:00Z">
        <w:r>
          <w:tab/>
        </w:r>
        <w:r>
          <w:tab/>
          <w:t xml:space="preserve">  try {</w:t>
        </w:r>
      </w:ins>
    </w:p>
    <w:p w:rsidR="00B06CC5" w:rsidRDefault="00B06CC5" w:rsidP="00556719">
      <w:pPr>
        <w:rPr>
          <w:ins w:id="21346" w:author="Caree2" w:date="2017-04-02T07:04:00Z"/>
        </w:rPr>
        <w:pPrChange w:id="21347" w:author="Caree2" w:date="2017-04-02T07:28:00Z">
          <w:pPr>
            <w:pStyle w:val="StyleHeading114ptBoldUnderlineLeft"/>
          </w:pPr>
        </w:pPrChange>
      </w:pPr>
      <w:ins w:id="21348" w:author="Caree2" w:date="2017-04-02T07:04:00Z">
        <w:r>
          <w:tab/>
        </w:r>
        <w:r>
          <w:tab/>
        </w:r>
        <w:r>
          <w:tab/>
          <w:t>airportOperations.checkin(traveller01);</w:t>
        </w:r>
      </w:ins>
    </w:p>
    <w:p w:rsidR="00B06CC5" w:rsidRDefault="00B06CC5" w:rsidP="00556719">
      <w:pPr>
        <w:rPr>
          <w:ins w:id="21349" w:author="Caree2" w:date="2017-04-02T07:04:00Z"/>
        </w:rPr>
        <w:pPrChange w:id="21350" w:author="Caree2" w:date="2017-04-02T07:28:00Z">
          <w:pPr>
            <w:pStyle w:val="StyleHeading114ptBoldUnderlineLeft"/>
          </w:pPr>
        </w:pPrChange>
      </w:pPr>
      <w:ins w:id="21351" w:author="Caree2" w:date="2017-04-02T07:04:00Z">
        <w:r>
          <w:tab/>
        </w:r>
        <w:r>
          <w:tab/>
          <w:t>} catch (AirportOperationxException e) {</w:t>
        </w:r>
      </w:ins>
    </w:p>
    <w:p w:rsidR="00B06CC5" w:rsidRDefault="00B06CC5" w:rsidP="00556719">
      <w:pPr>
        <w:rPr>
          <w:ins w:id="21352" w:author="Caree2" w:date="2017-04-02T07:04:00Z"/>
        </w:rPr>
        <w:pPrChange w:id="21353" w:author="Caree2" w:date="2017-04-02T07:28:00Z">
          <w:pPr>
            <w:pStyle w:val="StyleHeading114ptBoldUnderlineLeft"/>
          </w:pPr>
        </w:pPrChange>
      </w:pPr>
      <w:ins w:id="21354" w:author="Caree2" w:date="2017-04-02T07:04:00Z">
        <w:r>
          <w:tab/>
        </w:r>
        <w:r>
          <w:tab/>
        </w:r>
        <w:r>
          <w:tab/>
          <w:t>// TODO Auto-generated catch block</w:t>
        </w:r>
      </w:ins>
    </w:p>
    <w:p w:rsidR="00B06CC5" w:rsidRDefault="00B06CC5" w:rsidP="00556719">
      <w:pPr>
        <w:rPr>
          <w:ins w:id="21355" w:author="Caree2" w:date="2017-04-02T07:04:00Z"/>
        </w:rPr>
        <w:pPrChange w:id="21356" w:author="Caree2" w:date="2017-04-02T07:28:00Z">
          <w:pPr>
            <w:pStyle w:val="StyleHeading114ptBoldUnderlineLeft"/>
          </w:pPr>
        </w:pPrChange>
      </w:pPr>
      <w:ins w:id="21357" w:author="Caree2" w:date="2017-04-02T07:04:00Z">
        <w:r>
          <w:tab/>
        </w:r>
        <w:r>
          <w:tab/>
        </w:r>
        <w:r>
          <w:tab/>
          <w:t>e.printStackTrace();</w:t>
        </w:r>
      </w:ins>
    </w:p>
    <w:p w:rsidR="00B06CC5" w:rsidRDefault="00B06CC5" w:rsidP="00556719">
      <w:pPr>
        <w:rPr>
          <w:ins w:id="21358" w:author="Caree2" w:date="2017-04-02T07:04:00Z"/>
        </w:rPr>
        <w:pPrChange w:id="21359" w:author="Caree2" w:date="2017-04-02T07:28:00Z">
          <w:pPr>
            <w:pStyle w:val="StyleHeading114ptBoldUnderlineLeft"/>
          </w:pPr>
        </w:pPrChange>
      </w:pPr>
      <w:ins w:id="21360" w:author="Caree2" w:date="2017-04-02T07:04:00Z">
        <w:r>
          <w:tab/>
        </w:r>
        <w:r>
          <w:tab/>
          <w:t>}</w:t>
        </w:r>
      </w:ins>
    </w:p>
    <w:p w:rsidR="00B06CC5" w:rsidRDefault="00B06CC5" w:rsidP="00556719">
      <w:pPr>
        <w:rPr>
          <w:ins w:id="21361" w:author="Caree2" w:date="2017-04-02T07:04:00Z"/>
        </w:rPr>
        <w:pPrChange w:id="21362" w:author="Caree2" w:date="2017-04-02T07:28:00Z">
          <w:pPr>
            <w:pStyle w:val="StyleHeading114ptBoldUnderlineLeft"/>
          </w:pPr>
        </w:pPrChange>
      </w:pPr>
      <w:ins w:id="21363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364" w:author="Caree2" w:date="2017-04-02T07:04:00Z"/>
        </w:rPr>
        <w:pPrChange w:id="21365" w:author="Caree2" w:date="2017-04-02T07:28:00Z">
          <w:pPr>
            <w:pStyle w:val="StyleHeading114ptBoldUnderlineLeft"/>
          </w:pPr>
        </w:pPrChange>
      </w:pPr>
      <w:ins w:id="21366" w:author="Caree2" w:date="2017-04-02T07:04:00Z">
        <w:r>
          <w:tab/>
        </w:r>
        <w:r>
          <w:tab/>
          <w:t xml:space="preserve">  try {</w:t>
        </w:r>
      </w:ins>
    </w:p>
    <w:p w:rsidR="00B06CC5" w:rsidRDefault="00B06CC5" w:rsidP="00556719">
      <w:pPr>
        <w:rPr>
          <w:ins w:id="21367" w:author="Caree2" w:date="2017-04-02T07:04:00Z"/>
        </w:rPr>
        <w:pPrChange w:id="21368" w:author="Caree2" w:date="2017-04-02T07:28:00Z">
          <w:pPr>
            <w:pStyle w:val="StyleHeading114ptBoldUnderlineLeft"/>
          </w:pPr>
        </w:pPrChange>
      </w:pPr>
      <w:ins w:id="21369" w:author="Caree2" w:date="2017-04-02T07:04:00Z">
        <w:r>
          <w:tab/>
        </w:r>
        <w:r>
          <w:tab/>
        </w:r>
        <w:r>
          <w:tab/>
          <w:t>airportOperations.goForSecurityCheck(traveller01);</w:t>
        </w:r>
      </w:ins>
    </w:p>
    <w:p w:rsidR="00B06CC5" w:rsidRDefault="00B06CC5" w:rsidP="00556719">
      <w:pPr>
        <w:rPr>
          <w:ins w:id="21370" w:author="Caree2" w:date="2017-04-02T07:04:00Z"/>
        </w:rPr>
        <w:pPrChange w:id="21371" w:author="Caree2" w:date="2017-04-02T07:28:00Z">
          <w:pPr>
            <w:pStyle w:val="StyleHeading114ptBoldUnderlineLeft"/>
          </w:pPr>
        </w:pPrChange>
      </w:pPr>
      <w:ins w:id="21372" w:author="Caree2" w:date="2017-04-02T07:04:00Z">
        <w:r>
          <w:tab/>
        </w:r>
        <w:r>
          <w:tab/>
          <w:t>} catch (AirportOperationxException e) {</w:t>
        </w:r>
      </w:ins>
    </w:p>
    <w:p w:rsidR="00B06CC5" w:rsidRDefault="00B06CC5" w:rsidP="00556719">
      <w:pPr>
        <w:rPr>
          <w:ins w:id="21373" w:author="Caree2" w:date="2017-04-02T07:04:00Z"/>
        </w:rPr>
        <w:pPrChange w:id="21374" w:author="Caree2" w:date="2017-04-02T07:28:00Z">
          <w:pPr>
            <w:pStyle w:val="StyleHeading114ptBoldUnderlineLeft"/>
          </w:pPr>
        </w:pPrChange>
      </w:pPr>
      <w:ins w:id="21375" w:author="Caree2" w:date="2017-04-02T07:04:00Z">
        <w:r>
          <w:tab/>
        </w:r>
        <w:r>
          <w:tab/>
        </w:r>
        <w:r>
          <w:tab/>
          <w:t>// TODO Auto-generated catch block</w:t>
        </w:r>
      </w:ins>
    </w:p>
    <w:p w:rsidR="00B06CC5" w:rsidRDefault="00B06CC5" w:rsidP="00556719">
      <w:pPr>
        <w:rPr>
          <w:ins w:id="21376" w:author="Caree2" w:date="2017-04-02T07:04:00Z"/>
        </w:rPr>
        <w:pPrChange w:id="21377" w:author="Caree2" w:date="2017-04-02T07:28:00Z">
          <w:pPr>
            <w:pStyle w:val="StyleHeading114ptBoldUnderlineLeft"/>
          </w:pPr>
        </w:pPrChange>
      </w:pPr>
      <w:ins w:id="21378" w:author="Caree2" w:date="2017-04-02T07:04:00Z">
        <w:r>
          <w:tab/>
        </w:r>
        <w:r>
          <w:tab/>
        </w:r>
        <w:r>
          <w:tab/>
          <w:t>e.printStackTrace();</w:t>
        </w:r>
      </w:ins>
    </w:p>
    <w:p w:rsidR="00B06CC5" w:rsidRDefault="00B06CC5" w:rsidP="00556719">
      <w:pPr>
        <w:rPr>
          <w:ins w:id="21379" w:author="Caree2" w:date="2017-04-02T07:04:00Z"/>
        </w:rPr>
        <w:pPrChange w:id="21380" w:author="Caree2" w:date="2017-04-02T07:28:00Z">
          <w:pPr>
            <w:pStyle w:val="StyleHeading114ptBoldUnderlineLeft"/>
          </w:pPr>
        </w:pPrChange>
      </w:pPr>
      <w:ins w:id="21381" w:author="Caree2" w:date="2017-04-02T07:04:00Z">
        <w:r>
          <w:tab/>
        </w:r>
        <w:r>
          <w:tab/>
          <w:t>}</w:t>
        </w:r>
      </w:ins>
    </w:p>
    <w:p w:rsidR="00B06CC5" w:rsidRDefault="00B06CC5" w:rsidP="00556719">
      <w:pPr>
        <w:rPr>
          <w:ins w:id="21382" w:author="Caree2" w:date="2017-04-02T07:04:00Z"/>
        </w:rPr>
        <w:pPrChange w:id="21383" w:author="Caree2" w:date="2017-04-02T07:28:00Z">
          <w:pPr>
            <w:pStyle w:val="StyleHeading114ptBoldUnderlineLeft"/>
          </w:pPr>
        </w:pPrChange>
      </w:pPr>
      <w:ins w:id="21384" w:author="Caree2" w:date="2017-04-02T07:04:00Z">
        <w:r>
          <w:lastRenderedPageBreak/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385" w:author="Caree2" w:date="2017-04-02T07:04:00Z"/>
        </w:rPr>
        <w:pPrChange w:id="21386" w:author="Caree2" w:date="2017-04-02T07:28:00Z">
          <w:pPr>
            <w:pStyle w:val="StyleHeading114ptBoldUnderlineLeft"/>
          </w:pPr>
        </w:pPrChange>
      </w:pPr>
      <w:ins w:id="21387" w:author="Caree2" w:date="2017-04-02T07:04:00Z">
        <w:r>
          <w:tab/>
        </w:r>
        <w:r>
          <w:tab/>
          <w:t xml:space="preserve">  airportOperations.checkInLuggage(traveller01);</w:t>
        </w:r>
      </w:ins>
    </w:p>
    <w:p w:rsidR="00B06CC5" w:rsidRDefault="00B06CC5" w:rsidP="00556719">
      <w:pPr>
        <w:rPr>
          <w:ins w:id="21388" w:author="Caree2" w:date="2017-04-02T07:04:00Z"/>
        </w:rPr>
        <w:pPrChange w:id="21389" w:author="Caree2" w:date="2017-04-02T07:28:00Z">
          <w:pPr>
            <w:pStyle w:val="StyleHeading114ptBoldUnderlineLeft"/>
          </w:pPr>
        </w:pPrChange>
      </w:pPr>
      <w:ins w:id="21390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391" w:author="Caree2" w:date="2017-04-02T07:04:00Z"/>
        </w:rPr>
        <w:pPrChange w:id="21392" w:author="Caree2" w:date="2017-04-02T07:28:00Z">
          <w:pPr>
            <w:pStyle w:val="StyleHeading114ptBoldUnderlineLeft"/>
          </w:pPr>
        </w:pPrChange>
      </w:pPr>
      <w:ins w:id="21393" w:author="Caree2" w:date="2017-04-02T07:04:00Z">
        <w:r>
          <w:tab/>
        </w:r>
        <w:r>
          <w:tab/>
          <w:t xml:space="preserve">  airportOperations.deplane(traveller01);</w:t>
        </w:r>
      </w:ins>
    </w:p>
    <w:p w:rsidR="00B06CC5" w:rsidRDefault="00B06CC5" w:rsidP="00556719">
      <w:pPr>
        <w:rPr>
          <w:ins w:id="21394" w:author="Caree2" w:date="2017-04-02T07:04:00Z"/>
        </w:rPr>
        <w:pPrChange w:id="21395" w:author="Caree2" w:date="2017-04-02T07:28:00Z">
          <w:pPr>
            <w:pStyle w:val="StyleHeading114ptBoldUnderlineLeft"/>
          </w:pPr>
        </w:pPrChange>
      </w:pPr>
      <w:ins w:id="21396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397" w:author="Caree2" w:date="2017-04-02T07:04:00Z"/>
        </w:rPr>
        <w:pPrChange w:id="21398" w:author="Caree2" w:date="2017-04-02T07:28:00Z">
          <w:pPr>
            <w:pStyle w:val="StyleHeading114ptBoldUnderlineLeft"/>
          </w:pPr>
        </w:pPrChange>
      </w:pPr>
      <w:ins w:id="21399" w:author="Caree2" w:date="2017-04-02T07:04:00Z">
        <w:r>
          <w:tab/>
        </w:r>
        <w:r>
          <w:tab/>
          <w:t xml:space="preserve">  airportOperations.collectHandLuggage(traveller01);</w:t>
        </w:r>
      </w:ins>
    </w:p>
    <w:p w:rsidR="00B06CC5" w:rsidRDefault="00B06CC5" w:rsidP="00556719">
      <w:pPr>
        <w:rPr>
          <w:ins w:id="21400" w:author="Caree2" w:date="2017-04-02T07:04:00Z"/>
        </w:rPr>
        <w:pPrChange w:id="21401" w:author="Caree2" w:date="2017-04-02T07:28:00Z">
          <w:pPr>
            <w:pStyle w:val="StyleHeading114ptBoldUnderlineLeft"/>
          </w:pPr>
        </w:pPrChange>
      </w:pPr>
      <w:ins w:id="21402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03" w:author="Caree2" w:date="2017-04-02T07:04:00Z"/>
        </w:rPr>
        <w:pPrChange w:id="21404" w:author="Caree2" w:date="2017-04-02T07:28:00Z">
          <w:pPr>
            <w:pStyle w:val="StyleHeading114ptBoldUnderlineLeft"/>
          </w:pPr>
        </w:pPrChange>
      </w:pPr>
      <w:ins w:id="21405" w:author="Caree2" w:date="2017-04-02T07:04:00Z">
        <w:r>
          <w:tab/>
        </w:r>
        <w:r>
          <w:tab/>
          <w:t xml:space="preserve">  airportOperations.collecCheckInLuggage(traveller01);</w:t>
        </w:r>
      </w:ins>
    </w:p>
    <w:p w:rsidR="00B06CC5" w:rsidRDefault="00B06CC5" w:rsidP="00556719">
      <w:pPr>
        <w:rPr>
          <w:ins w:id="21406" w:author="Caree2" w:date="2017-04-02T07:04:00Z"/>
        </w:rPr>
        <w:pPrChange w:id="21407" w:author="Caree2" w:date="2017-04-02T07:28:00Z">
          <w:pPr>
            <w:pStyle w:val="StyleHeading114ptBoldUnderlineLeft"/>
          </w:pPr>
        </w:pPrChange>
      </w:pPr>
      <w:ins w:id="21408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09" w:author="Caree2" w:date="2017-04-02T07:04:00Z"/>
        </w:rPr>
        <w:pPrChange w:id="21410" w:author="Caree2" w:date="2017-04-02T07:28:00Z">
          <w:pPr>
            <w:pStyle w:val="StyleHeading114ptBoldUnderlineLeft"/>
          </w:pPr>
        </w:pPrChange>
      </w:pPr>
      <w:ins w:id="21411" w:author="Caree2" w:date="2017-04-02T07:04:00Z">
        <w:r>
          <w:tab/>
        </w:r>
        <w:r>
          <w:tab/>
          <w:t xml:space="preserve">  airportOperations.goThroughImmigrationAndCustomsCheck(traveller01);</w:t>
        </w:r>
      </w:ins>
    </w:p>
    <w:p w:rsidR="00B06CC5" w:rsidRDefault="00B06CC5" w:rsidP="00556719">
      <w:pPr>
        <w:rPr>
          <w:ins w:id="21412" w:author="Caree2" w:date="2017-04-02T07:04:00Z"/>
        </w:rPr>
        <w:pPrChange w:id="21413" w:author="Caree2" w:date="2017-04-02T07:28:00Z">
          <w:pPr>
            <w:pStyle w:val="StyleHeading114ptBoldUnderlineLeft"/>
          </w:pPr>
        </w:pPrChange>
      </w:pPr>
      <w:ins w:id="21414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15" w:author="Caree2" w:date="2017-04-02T07:04:00Z"/>
        </w:rPr>
        <w:pPrChange w:id="21416" w:author="Caree2" w:date="2017-04-02T07:28:00Z">
          <w:pPr>
            <w:pStyle w:val="StyleHeading114ptBoldUnderlineLeft"/>
          </w:pPr>
        </w:pPrChange>
      </w:pPr>
      <w:ins w:id="21417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18" w:author="Caree2" w:date="2017-04-02T07:04:00Z"/>
        </w:rPr>
        <w:pPrChange w:id="21419" w:author="Caree2" w:date="2017-04-02T07:28:00Z">
          <w:pPr>
            <w:pStyle w:val="StyleHeading114ptBoldUnderlineLeft"/>
          </w:pPr>
        </w:pPrChange>
      </w:pPr>
      <w:ins w:id="21420" w:author="Caree2" w:date="2017-04-02T07:04:00Z">
        <w:r>
          <w:tab/>
        </w:r>
        <w:r>
          <w:tab/>
          <w:t xml:space="preserve">  airportOperations.goThroughImmigrationAndCustomsCheck(traveller01);</w:t>
        </w:r>
      </w:ins>
    </w:p>
    <w:p w:rsidR="00B06CC5" w:rsidRDefault="00B06CC5" w:rsidP="00556719">
      <w:pPr>
        <w:rPr>
          <w:ins w:id="21421" w:author="Caree2" w:date="2017-04-02T07:04:00Z"/>
        </w:rPr>
        <w:pPrChange w:id="21422" w:author="Caree2" w:date="2017-04-02T07:28:00Z">
          <w:pPr>
            <w:pStyle w:val="StyleHeading114ptBoldUnderlineLeft"/>
          </w:pPr>
        </w:pPrChange>
      </w:pPr>
      <w:ins w:id="21423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24" w:author="Caree2" w:date="2017-04-02T07:04:00Z"/>
        </w:rPr>
        <w:pPrChange w:id="21425" w:author="Caree2" w:date="2017-04-02T07:28:00Z">
          <w:pPr>
            <w:pStyle w:val="StyleHeading114ptBoldUnderlineLeft"/>
          </w:pPr>
        </w:pPrChange>
      </w:pPr>
      <w:ins w:id="21426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27" w:author="Caree2" w:date="2017-04-02T07:04:00Z"/>
        </w:rPr>
        <w:pPrChange w:id="21428" w:author="Caree2" w:date="2017-04-02T07:28:00Z">
          <w:pPr>
            <w:pStyle w:val="StyleHeading114ptBoldUnderlineLeft"/>
          </w:pPr>
        </w:pPrChange>
      </w:pPr>
      <w:ins w:id="21429" w:author="Caree2" w:date="2017-04-02T07:04:00Z">
        <w:r>
          <w:tab/>
        </w:r>
        <w:r>
          <w:tab/>
          <w:t xml:space="preserve">  List&lt;Traveller&gt; aiorport01Pasengers = (List&lt;Traveller&gt;) context.getBean("listOfTravellersinAireport01");</w:t>
        </w:r>
      </w:ins>
    </w:p>
    <w:p w:rsidR="00B06CC5" w:rsidRDefault="00B06CC5" w:rsidP="00556719">
      <w:pPr>
        <w:rPr>
          <w:ins w:id="21430" w:author="Caree2" w:date="2017-04-02T07:04:00Z"/>
        </w:rPr>
        <w:pPrChange w:id="21431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432" w:author="Caree2" w:date="2017-04-02T07:04:00Z"/>
        </w:rPr>
        <w:pPrChange w:id="21433" w:author="Caree2" w:date="2017-04-02T07:28:00Z">
          <w:pPr>
            <w:pStyle w:val="StyleHeading114ptBoldUnderlineLeft"/>
          </w:pPr>
        </w:pPrChange>
      </w:pPr>
      <w:ins w:id="21434" w:author="Caree2" w:date="2017-04-02T07:04:00Z">
        <w:r>
          <w:tab/>
        </w:r>
        <w:r>
          <w:tab/>
          <w:t xml:space="preserve">  for (Traveller traveller : aiorport01Pasengers){</w:t>
        </w:r>
      </w:ins>
    </w:p>
    <w:p w:rsidR="00B06CC5" w:rsidRDefault="00B06CC5" w:rsidP="00556719">
      <w:pPr>
        <w:rPr>
          <w:ins w:id="21435" w:author="Caree2" w:date="2017-04-02T07:04:00Z"/>
        </w:rPr>
        <w:pPrChange w:id="21436" w:author="Caree2" w:date="2017-04-02T07:28:00Z">
          <w:pPr>
            <w:pStyle w:val="StyleHeading114ptBoldUnderlineLeft"/>
          </w:pPr>
        </w:pPrChange>
      </w:pPr>
      <w:ins w:id="21437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38" w:author="Caree2" w:date="2017-04-02T07:04:00Z"/>
        </w:rPr>
        <w:pPrChange w:id="21439" w:author="Caree2" w:date="2017-04-02T07:28:00Z">
          <w:pPr>
            <w:pStyle w:val="StyleHeading114ptBoldUnderlineLeft"/>
          </w:pPr>
        </w:pPrChange>
      </w:pPr>
      <w:ins w:id="21440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441" w:author="Caree2" w:date="2017-04-02T07:04:00Z"/>
        </w:rPr>
        <w:pPrChange w:id="21442" w:author="Caree2" w:date="2017-04-02T07:28:00Z">
          <w:pPr>
            <w:pStyle w:val="StyleHeading114ptBoldUnderlineLeft"/>
          </w:pPr>
        </w:pPrChange>
      </w:pPr>
      <w:ins w:id="21443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444" w:author="Caree2" w:date="2017-04-02T07:04:00Z"/>
        </w:rPr>
        <w:pPrChange w:id="21445" w:author="Caree2" w:date="2017-04-02T07:28:00Z">
          <w:pPr>
            <w:pStyle w:val="StyleHeading114ptBoldUnderlineLeft"/>
          </w:pPr>
        </w:pPrChange>
      </w:pPr>
      <w:ins w:id="21446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447" w:author="Caree2" w:date="2017-04-02T07:04:00Z"/>
        </w:rPr>
        <w:pPrChange w:id="21448" w:author="Caree2" w:date="2017-04-02T07:28:00Z">
          <w:pPr>
            <w:pStyle w:val="StyleHeading114ptBoldUnderlineLeft"/>
          </w:pPr>
        </w:pPrChange>
      </w:pPr>
      <w:ins w:id="21449" w:author="Caree2" w:date="2017-04-02T07:04:00Z">
        <w:r>
          <w:tab/>
        </w:r>
        <w:r>
          <w:tab/>
        </w:r>
        <w:r>
          <w:tab/>
          <w:t xml:space="preserve">  airportOperations.checkin(traveller);</w:t>
        </w:r>
      </w:ins>
    </w:p>
    <w:p w:rsidR="00B06CC5" w:rsidRDefault="00B06CC5" w:rsidP="00556719">
      <w:pPr>
        <w:rPr>
          <w:ins w:id="21450" w:author="Caree2" w:date="2017-04-02T07:04:00Z"/>
        </w:rPr>
        <w:pPrChange w:id="21451" w:author="Caree2" w:date="2017-04-02T07:28:00Z">
          <w:pPr>
            <w:pStyle w:val="StyleHeading114ptBoldUnderlineLeft"/>
          </w:pPr>
        </w:pPrChange>
      </w:pPr>
      <w:ins w:id="21452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53" w:author="Caree2" w:date="2017-04-02T07:04:00Z"/>
        </w:rPr>
        <w:pPrChange w:id="21454" w:author="Caree2" w:date="2017-04-02T07:28:00Z">
          <w:pPr>
            <w:pStyle w:val="StyleHeading114ptBoldUnderlineLeft"/>
          </w:pPr>
        </w:pPrChange>
      </w:pPr>
      <w:ins w:id="21455" w:author="Caree2" w:date="2017-04-02T07:04:00Z">
        <w:r>
          <w:tab/>
        </w:r>
        <w:r>
          <w:tab/>
        </w:r>
        <w:r>
          <w:tab/>
          <w:t xml:space="preserve">  airportOperations.goForSecurityCheck(traveller);</w:t>
        </w:r>
      </w:ins>
    </w:p>
    <w:p w:rsidR="00B06CC5" w:rsidRDefault="00B06CC5" w:rsidP="00556719">
      <w:pPr>
        <w:rPr>
          <w:ins w:id="21456" w:author="Caree2" w:date="2017-04-02T07:04:00Z"/>
        </w:rPr>
        <w:pPrChange w:id="21457" w:author="Caree2" w:date="2017-04-02T07:28:00Z">
          <w:pPr>
            <w:pStyle w:val="StyleHeading114ptBoldUnderlineLeft"/>
          </w:pPr>
        </w:pPrChange>
      </w:pPr>
      <w:ins w:id="21458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59" w:author="Caree2" w:date="2017-04-02T07:04:00Z"/>
        </w:rPr>
        <w:pPrChange w:id="21460" w:author="Caree2" w:date="2017-04-02T07:28:00Z">
          <w:pPr>
            <w:pStyle w:val="StyleHeading114ptBoldUnderlineLeft"/>
          </w:pPr>
        </w:pPrChange>
      </w:pPr>
      <w:ins w:id="21461" w:author="Caree2" w:date="2017-04-02T07:04:00Z">
        <w:r>
          <w:tab/>
        </w:r>
        <w:r>
          <w:tab/>
        </w:r>
        <w:r>
          <w:tab/>
          <w:t xml:space="preserve">  airportOperations.checkInLuggage(traveller);</w:t>
        </w:r>
      </w:ins>
    </w:p>
    <w:p w:rsidR="00B06CC5" w:rsidRDefault="00B06CC5" w:rsidP="00556719">
      <w:pPr>
        <w:rPr>
          <w:ins w:id="21462" w:author="Caree2" w:date="2017-04-02T07:04:00Z"/>
        </w:rPr>
        <w:pPrChange w:id="21463" w:author="Caree2" w:date="2017-04-02T07:28:00Z">
          <w:pPr>
            <w:pStyle w:val="StyleHeading114ptBoldUnderlineLeft"/>
          </w:pPr>
        </w:pPrChange>
      </w:pPr>
      <w:ins w:id="21464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65" w:author="Caree2" w:date="2017-04-02T07:04:00Z"/>
        </w:rPr>
        <w:pPrChange w:id="21466" w:author="Caree2" w:date="2017-04-02T07:28:00Z">
          <w:pPr>
            <w:pStyle w:val="StyleHeading114ptBoldUnderlineLeft"/>
          </w:pPr>
        </w:pPrChange>
      </w:pPr>
      <w:ins w:id="21467" w:author="Caree2" w:date="2017-04-02T07:04:00Z">
        <w:r>
          <w:tab/>
        </w:r>
        <w:r>
          <w:tab/>
        </w:r>
        <w:r>
          <w:tab/>
          <w:t xml:space="preserve">  airportOperations.deplane(traveller);</w:t>
        </w:r>
      </w:ins>
    </w:p>
    <w:p w:rsidR="00B06CC5" w:rsidRDefault="00B06CC5" w:rsidP="00556719">
      <w:pPr>
        <w:rPr>
          <w:ins w:id="21468" w:author="Caree2" w:date="2017-04-02T07:04:00Z"/>
        </w:rPr>
        <w:pPrChange w:id="21469" w:author="Caree2" w:date="2017-04-02T07:28:00Z">
          <w:pPr>
            <w:pStyle w:val="StyleHeading114ptBoldUnderlineLeft"/>
          </w:pPr>
        </w:pPrChange>
      </w:pPr>
      <w:ins w:id="21470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71" w:author="Caree2" w:date="2017-04-02T07:04:00Z"/>
        </w:rPr>
        <w:pPrChange w:id="21472" w:author="Caree2" w:date="2017-04-02T07:28:00Z">
          <w:pPr>
            <w:pStyle w:val="StyleHeading114ptBoldUnderlineLeft"/>
          </w:pPr>
        </w:pPrChange>
      </w:pPr>
      <w:ins w:id="21473" w:author="Caree2" w:date="2017-04-02T07:04:00Z">
        <w:r>
          <w:tab/>
        </w:r>
        <w:r>
          <w:tab/>
        </w:r>
        <w:r>
          <w:tab/>
          <w:t xml:space="preserve">  airportOperations.collectHandLuggage(traveller);</w:t>
        </w:r>
      </w:ins>
    </w:p>
    <w:p w:rsidR="00B06CC5" w:rsidRDefault="00B06CC5" w:rsidP="00556719">
      <w:pPr>
        <w:rPr>
          <w:ins w:id="21474" w:author="Caree2" w:date="2017-04-02T07:04:00Z"/>
        </w:rPr>
        <w:pPrChange w:id="21475" w:author="Caree2" w:date="2017-04-02T07:28:00Z">
          <w:pPr>
            <w:pStyle w:val="StyleHeading114ptBoldUnderlineLeft"/>
          </w:pPr>
        </w:pPrChange>
      </w:pPr>
      <w:ins w:id="21476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77" w:author="Caree2" w:date="2017-04-02T07:04:00Z"/>
        </w:rPr>
        <w:pPrChange w:id="21478" w:author="Caree2" w:date="2017-04-02T07:28:00Z">
          <w:pPr>
            <w:pStyle w:val="StyleHeading114ptBoldUnderlineLeft"/>
          </w:pPr>
        </w:pPrChange>
      </w:pPr>
      <w:ins w:id="21479" w:author="Caree2" w:date="2017-04-02T07:04:00Z">
        <w:r>
          <w:tab/>
        </w:r>
        <w:r>
          <w:tab/>
        </w:r>
        <w:r>
          <w:tab/>
          <w:t xml:space="preserve">  airportOperations.collecCheckInLuggage(traveller);</w:t>
        </w:r>
      </w:ins>
    </w:p>
    <w:p w:rsidR="00B06CC5" w:rsidRDefault="00B06CC5" w:rsidP="00556719">
      <w:pPr>
        <w:rPr>
          <w:ins w:id="21480" w:author="Caree2" w:date="2017-04-02T07:04:00Z"/>
        </w:rPr>
        <w:pPrChange w:id="21481" w:author="Caree2" w:date="2017-04-02T07:28:00Z">
          <w:pPr>
            <w:pStyle w:val="StyleHeading114ptBoldUnderlineLeft"/>
          </w:pPr>
        </w:pPrChange>
      </w:pPr>
      <w:ins w:id="21482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83" w:author="Caree2" w:date="2017-04-02T07:04:00Z"/>
        </w:rPr>
        <w:pPrChange w:id="21484" w:author="Caree2" w:date="2017-04-02T07:28:00Z">
          <w:pPr>
            <w:pStyle w:val="StyleHeading114ptBoldUnderlineLeft"/>
          </w:pPr>
        </w:pPrChange>
      </w:pPr>
      <w:ins w:id="21485" w:author="Caree2" w:date="2017-04-02T07:04:00Z">
        <w:r>
          <w:tab/>
        </w:r>
        <w:r>
          <w:tab/>
        </w:r>
        <w:r>
          <w:tab/>
          <w:t xml:space="preserve">  airportOperations.goThroughImmigrationAndCustomsCheck(traveller);</w:t>
        </w:r>
      </w:ins>
    </w:p>
    <w:p w:rsidR="00B06CC5" w:rsidRDefault="00B06CC5" w:rsidP="00556719">
      <w:pPr>
        <w:rPr>
          <w:ins w:id="21486" w:author="Caree2" w:date="2017-04-02T07:04:00Z"/>
        </w:rPr>
        <w:pPrChange w:id="21487" w:author="Caree2" w:date="2017-04-02T07:28:00Z">
          <w:pPr>
            <w:pStyle w:val="StyleHeading114ptBoldUnderlineLeft"/>
          </w:pPr>
        </w:pPrChange>
      </w:pPr>
      <w:ins w:id="21488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489" w:author="Caree2" w:date="2017-04-02T07:04:00Z"/>
        </w:rPr>
        <w:pPrChange w:id="21490" w:author="Caree2" w:date="2017-04-02T07:28:00Z">
          <w:pPr>
            <w:pStyle w:val="StyleHeading114ptBoldUnderlineLeft"/>
          </w:pPr>
        </w:pPrChange>
      </w:pPr>
      <w:ins w:id="21491" w:author="Caree2" w:date="2017-04-02T07:04:00Z">
        <w:r>
          <w:lastRenderedPageBreak/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492" w:author="Caree2" w:date="2017-04-02T07:04:00Z"/>
        </w:rPr>
        <w:pPrChange w:id="21493" w:author="Caree2" w:date="2017-04-02T07:28:00Z">
          <w:pPr>
            <w:pStyle w:val="StyleHeading114ptBoldUnderlineLeft"/>
          </w:pPr>
        </w:pPrChange>
      </w:pPr>
      <w:ins w:id="21494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495" w:author="Caree2" w:date="2017-04-02T07:04:00Z"/>
        </w:rPr>
        <w:pPrChange w:id="21496" w:author="Caree2" w:date="2017-04-02T07:28:00Z">
          <w:pPr>
            <w:pStyle w:val="StyleHeading114ptBoldUnderlineLeft"/>
          </w:pPr>
        </w:pPrChange>
      </w:pPr>
      <w:ins w:id="21497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498" w:author="Caree2" w:date="2017-04-02T07:04:00Z"/>
        </w:rPr>
        <w:pPrChange w:id="21499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500" w:author="Caree2" w:date="2017-04-02T07:04:00Z"/>
        </w:rPr>
        <w:pPrChange w:id="21501" w:author="Caree2" w:date="2017-04-02T07:28:00Z">
          <w:pPr>
            <w:pStyle w:val="StyleHeading114ptBoldUnderlineLeft"/>
          </w:pPr>
        </w:pPrChange>
      </w:pPr>
      <w:ins w:id="21502" w:author="Caree2" w:date="2017-04-02T07:04:00Z">
        <w:r>
          <w:tab/>
        </w:r>
        <w:r>
          <w:tab/>
          <w:t xml:space="preserve">  }</w:t>
        </w:r>
      </w:ins>
    </w:p>
    <w:p w:rsidR="00B06CC5" w:rsidRDefault="00B06CC5" w:rsidP="00556719">
      <w:pPr>
        <w:rPr>
          <w:ins w:id="21503" w:author="Caree2" w:date="2017-04-02T07:04:00Z"/>
        </w:rPr>
        <w:pPrChange w:id="21504" w:author="Caree2" w:date="2017-04-02T07:28:00Z">
          <w:pPr>
            <w:pStyle w:val="StyleHeading114ptBoldUnderlineLeft"/>
          </w:pPr>
        </w:pPrChange>
      </w:pPr>
      <w:ins w:id="21505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06" w:author="Caree2" w:date="2017-04-02T07:04:00Z"/>
        </w:rPr>
        <w:pPrChange w:id="21507" w:author="Caree2" w:date="2017-04-02T07:28:00Z">
          <w:pPr>
            <w:pStyle w:val="StyleHeading114ptBoldUnderlineLeft"/>
          </w:pPr>
        </w:pPrChange>
      </w:pPr>
      <w:ins w:id="21508" w:author="Caree2" w:date="2017-04-02T07:04:00Z">
        <w:r>
          <w:tab/>
        </w:r>
        <w:r>
          <w:tab/>
          <w:t xml:space="preserve">   aiorport01Pasengers = (List&lt;Traveller&gt;) context.getBean("listOfTravellersinAireport04");</w:t>
        </w:r>
      </w:ins>
    </w:p>
    <w:p w:rsidR="00B06CC5" w:rsidRDefault="00B06CC5" w:rsidP="00556719">
      <w:pPr>
        <w:rPr>
          <w:ins w:id="21509" w:author="Caree2" w:date="2017-04-02T07:04:00Z"/>
        </w:rPr>
        <w:pPrChange w:id="21510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511" w:author="Caree2" w:date="2017-04-02T07:04:00Z"/>
        </w:rPr>
        <w:pPrChange w:id="21512" w:author="Caree2" w:date="2017-04-02T07:28:00Z">
          <w:pPr>
            <w:pStyle w:val="StyleHeading114ptBoldUnderlineLeft"/>
          </w:pPr>
        </w:pPrChange>
      </w:pPr>
      <w:ins w:id="21513" w:author="Caree2" w:date="2017-04-02T07:04:00Z">
        <w:r>
          <w:tab/>
        </w:r>
        <w:r>
          <w:tab/>
          <w:t xml:space="preserve">  for (Traveller traveller : aiorport01Pasengers){</w:t>
        </w:r>
      </w:ins>
    </w:p>
    <w:p w:rsidR="00B06CC5" w:rsidRDefault="00B06CC5" w:rsidP="00556719">
      <w:pPr>
        <w:rPr>
          <w:ins w:id="21514" w:author="Caree2" w:date="2017-04-02T07:04:00Z"/>
        </w:rPr>
        <w:pPrChange w:id="21515" w:author="Caree2" w:date="2017-04-02T07:28:00Z">
          <w:pPr>
            <w:pStyle w:val="StyleHeading114ptBoldUnderlineLeft"/>
          </w:pPr>
        </w:pPrChange>
      </w:pPr>
      <w:ins w:id="21516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17" w:author="Caree2" w:date="2017-04-02T07:04:00Z"/>
        </w:rPr>
        <w:pPrChange w:id="21518" w:author="Caree2" w:date="2017-04-02T07:28:00Z">
          <w:pPr>
            <w:pStyle w:val="StyleHeading114ptBoldUnderlineLeft"/>
          </w:pPr>
        </w:pPrChange>
      </w:pPr>
      <w:ins w:id="21519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520" w:author="Caree2" w:date="2017-04-02T07:04:00Z"/>
        </w:rPr>
        <w:pPrChange w:id="21521" w:author="Caree2" w:date="2017-04-02T07:28:00Z">
          <w:pPr>
            <w:pStyle w:val="StyleHeading114ptBoldUnderlineLeft"/>
          </w:pPr>
        </w:pPrChange>
      </w:pPr>
      <w:ins w:id="21522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523" w:author="Caree2" w:date="2017-04-02T07:04:00Z"/>
        </w:rPr>
        <w:pPrChange w:id="21524" w:author="Caree2" w:date="2017-04-02T07:28:00Z">
          <w:pPr>
            <w:pStyle w:val="StyleHeading114ptBoldUnderlineLeft"/>
          </w:pPr>
        </w:pPrChange>
      </w:pPr>
      <w:ins w:id="21525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526" w:author="Caree2" w:date="2017-04-02T07:04:00Z"/>
        </w:rPr>
        <w:pPrChange w:id="21527" w:author="Caree2" w:date="2017-04-02T07:28:00Z">
          <w:pPr>
            <w:pStyle w:val="StyleHeading114ptBoldUnderlineLeft"/>
          </w:pPr>
        </w:pPrChange>
      </w:pPr>
      <w:ins w:id="21528" w:author="Caree2" w:date="2017-04-02T07:04:00Z">
        <w:r>
          <w:tab/>
        </w:r>
        <w:r>
          <w:tab/>
        </w:r>
        <w:r>
          <w:tab/>
          <w:t xml:space="preserve">  airportOperations.checkin(traveller);</w:t>
        </w:r>
      </w:ins>
    </w:p>
    <w:p w:rsidR="00B06CC5" w:rsidRDefault="00B06CC5" w:rsidP="00556719">
      <w:pPr>
        <w:rPr>
          <w:ins w:id="21529" w:author="Caree2" w:date="2017-04-02T07:04:00Z"/>
        </w:rPr>
        <w:pPrChange w:id="21530" w:author="Caree2" w:date="2017-04-02T07:28:00Z">
          <w:pPr>
            <w:pStyle w:val="StyleHeading114ptBoldUnderlineLeft"/>
          </w:pPr>
        </w:pPrChange>
      </w:pPr>
      <w:ins w:id="21531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32" w:author="Caree2" w:date="2017-04-02T07:04:00Z"/>
        </w:rPr>
        <w:pPrChange w:id="21533" w:author="Caree2" w:date="2017-04-02T07:28:00Z">
          <w:pPr>
            <w:pStyle w:val="StyleHeading114ptBoldUnderlineLeft"/>
          </w:pPr>
        </w:pPrChange>
      </w:pPr>
      <w:ins w:id="21534" w:author="Caree2" w:date="2017-04-02T07:04:00Z">
        <w:r>
          <w:tab/>
        </w:r>
        <w:r>
          <w:tab/>
        </w:r>
        <w:r>
          <w:tab/>
          <w:t xml:space="preserve">  airportOperations.goForSecurityCheck(traveller);</w:t>
        </w:r>
      </w:ins>
    </w:p>
    <w:p w:rsidR="00B06CC5" w:rsidRDefault="00B06CC5" w:rsidP="00556719">
      <w:pPr>
        <w:rPr>
          <w:ins w:id="21535" w:author="Caree2" w:date="2017-04-02T07:04:00Z"/>
        </w:rPr>
        <w:pPrChange w:id="21536" w:author="Caree2" w:date="2017-04-02T07:28:00Z">
          <w:pPr>
            <w:pStyle w:val="StyleHeading114ptBoldUnderlineLeft"/>
          </w:pPr>
        </w:pPrChange>
      </w:pPr>
      <w:ins w:id="21537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38" w:author="Caree2" w:date="2017-04-02T07:04:00Z"/>
        </w:rPr>
        <w:pPrChange w:id="21539" w:author="Caree2" w:date="2017-04-02T07:28:00Z">
          <w:pPr>
            <w:pStyle w:val="StyleHeading114ptBoldUnderlineLeft"/>
          </w:pPr>
        </w:pPrChange>
      </w:pPr>
      <w:ins w:id="21540" w:author="Caree2" w:date="2017-04-02T07:04:00Z">
        <w:r>
          <w:tab/>
        </w:r>
        <w:r>
          <w:tab/>
        </w:r>
        <w:r>
          <w:tab/>
          <w:t xml:space="preserve">  airportOperations.checkInLuggage(traveller);</w:t>
        </w:r>
      </w:ins>
    </w:p>
    <w:p w:rsidR="00B06CC5" w:rsidRDefault="00B06CC5" w:rsidP="00556719">
      <w:pPr>
        <w:rPr>
          <w:ins w:id="21541" w:author="Caree2" w:date="2017-04-02T07:04:00Z"/>
        </w:rPr>
        <w:pPrChange w:id="21542" w:author="Caree2" w:date="2017-04-02T07:28:00Z">
          <w:pPr>
            <w:pStyle w:val="StyleHeading114ptBoldUnderlineLeft"/>
          </w:pPr>
        </w:pPrChange>
      </w:pPr>
      <w:ins w:id="21543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44" w:author="Caree2" w:date="2017-04-02T07:04:00Z"/>
        </w:rPr>
        <w:pPrChange w:id="21545" w:author="Caree2" w:date="2017-04-02T07:28:00Z">
          <w:pPr>
            <w:pStyle w:val="StyleHeading114ptBoldUnderlineLeft"/>
          </w:pPr>
        </w:pPrChange>
      </w:pPr>
      <w:ins w:id="21546" w:author="Caree2" w:date="2017-04-02T07:04:00Z">
        <w:r>
          <w:tab/>
        </w:r>
        <w:r>
          <w:tab/>
        </w:r>
        <w:r>
          <w:tab/>
          <w:t xml:space="preserve">  airportOperations.deplane(traveller);</w:t>
        </w:r>
      </w:ins>
    </w:p>
    <w:p w:rsidR="00B06CC5" w:rsidRDefault="00B06CC5" w:rsidP="00556719">
      <w:pPr>
        <w:rPr>
          <w:ins w:id="21547" w:author="Caree2" w:date="2017-04-02T07:04:00Z"/>
        </w:rPr>
        <w:pPrChange w:id="21548" w:author="Caree2" w:date="2017-04-02T07:28:00Z">
          <w:pPr>
            <w:pStyle w:val="StyleHeading114ptBoldUnderlineLeft"/>
          </w:pPr>
        </w:pPrChange>
      </w:pPr>
      <w:ins w:id="21549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50" w:author="Caree2" w:date="2017-04-02T07:04:00Z"/>
        </w:rPr>
        <w:pPrChange w:id="21551" w:author="Caree2" w:date="2017-04-02T07:28:00Z">
          <w:pPr>
            <w:pStyle w:val="StyleHeading114ptBoldUnderlineLeft"/>
          </w:pPr>
        </w:pPrChange>
      </w:pPr>
      <w:ins w:id="21552" w:author="Caree2" w:date="2017-04-02T07:04:00Z">
        <w:r>
          <w:tab/>
        </w:r>
        <w:r>
          <w:tab/>
        </w:r>
        <w:r>
          <w:tab/>
          <w:t xml:space="preserve">  airportOperations.collectHandLuggage(traveller);</w:t>
        </w:r>
      </w:ins>
    </w:p>
    <w:p w:rsidR="00B06CC5" w:rsidRDefault="00B06CC5" w:rsidP="00556719">
      <w:pPr>
        <w:rPr>
          <w:ins w:id="21553" w:author="Caree2" w:date="2017-04-02T07:04:00Z"/>
        </w:rPr>
        <w:pPrChange w:id="21554" w:author="Caree2" w:date="2017-04-02T07:28:00Z">
          <w:pPr>
            <w:pStyle w:val="StyleHeading114ptBoldUnderlineLeft"/>
          </w:pPr>
        </w:pPrChange>
      </w:pPr>
      <w:ins w:id="21555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56" w:author="Caree2" w:date="2017-04-02T07:04:00Z"/>
        </w:rPr>
        <w:pPrChange w:id="21557" w:author="Caree2" w:date="2017-04-02T07:28:00Z">
          <w:pPr>
            <w:pStyle w:val="StyleHeading114ptBoldUnderlineLeft"/>
          </w:pPr>
        </w:pPrChange>
      </w:pPr>
      <w:ins w:id="21558" w:author="Caree2" w:date="2017-04-02T07:04:00Z">
        <w:r>
          <w:tab/>
        </w:r>
        <w:r>
          <w:tab/>
        </w:r>
        <w:r>
          <w:tab/>
          <w:t xml:space="preserve">  airportOperations.collecCheckInLuggage(traveller);</w:t>
        </w:r>
      </w:ins>
    </w:p>
    <w:p w:rsidR="00B06CC5" w:rsidRDefault="00B06CC5" w:rsidP="00556719">
      <w:pPr>
        <w:rPr>
          <w:ins w:id="21559" w:author="Caree2" w:date="2017-04-02T07:04:00Z"/>
        </w:rPr>
        <w:pPrChange w:id="21560" w:author="Caree2" w:date="2017-04-02T07:28:00Z">
          <w:pPr>
            <w:pStyle w:val="StyleHeading114ptBoldUnderlineLeft"/>
          </w:pPr>
        </w:pPrChange>
      </w:pPr>
      <w:ins w:id="21561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62" w:author="Caree2" w:date="2017-04-02T07:04:00Z"/>
        </w:rPr>
        <w:pPrChange w:id="21563" w:author="Caree2" w:date="2017-04-02T07:28:00Z">
          <w:pPr>
            <w:pStyle w:val="StyleHeading114ptBoldUnderlineLeft"/>
          </w:pPr>
        </w:pPrChange>
      </w:pPr>
      <w:ins w:id="21564" w:author="Caree2" w:date="2017-04-02T07:04:00Z">
        <w:r>
          <w:tab/>
        </w:r>
        <w:r>
          <w:tab/>
        </w:r>
        <w:r>
          <w:tab/>
          <w:t xml:space="preserve">  airportOperations.goThroughImmigrationAndCustomsCheck(traveller);</w:t>
        </w:r>
      </w:ins>
    </w:p>
    <w:p w:rsidR="00B06CC5" w:rsidRDefault="00B06CC5" w:rsidP="00556719">
      <w:pPr>
        <w:rPr>
          <w:ins w:id="21565" w:author="Caree2" w:date="2017-04-02T07:04:00Z"/>
        </w:rPr>
        <w:pPrChange w:id="21566" w:author="Caree2" w:date="2017-04-02T07:28:00Z">
          <w:pPr>
            <w:pStyle w:val="StyleHeading114ptBoldUnderlineLeft"/>
          </w:pPr>
        </w:pPrChange>
      </w:pPr>
      <w:ins w:id="21567" w:author="Caree2" w:date="2017-04-02T07:04:00Z">
        <w:r>
          <w:tab/>
        </w:r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68" w:author="Caree2" w:date="2017-04-02T07:04:00Z"/>
        </w:rPr>
        <w:pPrChange w:id="21569" w:author="Caree2" w:date="2017-04-02T07:28:00Z">
          <w:pPr>
            <w:pStyle w:val="StyleHeading114ptBoldUnderlineLeft"/>
          </w:pPr>
        </w:pPrChange>
      </w:pPr>
      <w:ins w:id="21570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571" w:author="Caree2" w:date="2017-04-02T07:04:00Z"/>
        </w:rPr>
        <w:pPrChange w:id="21572" w:author="Caree2" w:date="2017-04-02T07:28:00Z">
          <w:pPr>
            <w:pStyle w:val="StyleHeading114ptBoldUnderlineLeft"/>
          </w:pPr>
        </w:pPrChange>
      </w:pPr>
      <w:ins w:id="21573" w:author="Caree2" w:date="2017-04-02T07:04:00Z">
        <w:r>
          <w:lastRenderedPageBreak/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574" w:author="Caree2" w:date="2017-04-02T07:04:00Z"/>
        </w:rPr>
        <w:pPrChange w:id="21575" w:author="Caree2" w:date="2017-04-02T07:28:00Z">
          <w:pPr>
            <w:pStyle w:val="StyleHeading114ptBoldUnderlineLeft"/>
          </w:pPr>
        </w:pPrChange>
      </w:pPr>
      <w:ins w:id="21576" w:author="Caree2" w:date="2017-04-02T07:04:00Z">
        <w:r>
          <w:tab/>
        </w:r>
        <w:r>
          <w:tab/>
        </w:r>
        <w:r>
          <w:tab/>
          <w:t xml:space="preserve">  logger.info("========================================================================");</w:t>
        </w:r>
      </w:ins>
    </w:p>
    <w:p w:rsidR="00B06CC5" w:rsidRDefault="00B06CC5" w:rsidP="00556719">
      <w:pPr>
        <w:rPr>
          <w:ins w:id="21577" w:author="Caree2" w:date="2017-04-02T07:04:00Z"/>
        </w:rPr>
        <w:pPrChange w:id="21578" w:author="Caree2" w:date="2017-04-02T07:28:00Z">
          <w:pPr>
            <w:pStyle w:val="StyleHeading114ptBoldUnderlineLeft"/>
          </w:pPr>
        </w:pPrChange>
      </w:pPr>
    </w:p>
    <w:p w:rsidR="00B06CC5" w:rsidRDefault="00B06CC5" w:rsidP="00556719">
      <w:pPr>
        <w:rPr>
          <w:ins w:id="21579" w:author="Caree2" w:date="2017-04-02T07:04:00Z"/>
        </w:rPr>
        <w:pPrChange w:id="21580" w:author="Caree2" w:date="2017-04-02T07:28:00Z">
          <w:pPr>
            <w:pStyle w:val="StyleHeading114ptBoldUnderlineLeft"/>
          </w:pPr>
        </w:pPrChange>
      </w:pPr>
      <w:ins w:id="21581" w:author="Caree2" w:date="2017-04-02T07:04:00Z">
        <w:r>
          <w:tab/>
        </w:r>
        <w:r>
          <w:tab/>
          <w:t xml:space="preserve">  }</w:t>
        </w:r>
      </w:ins>
    </w:p>
    <w:p w:rsidR="00B06CC5" w:rsidRDefault="00B06CC5" w:rsidP="00556719">
      <w:pPr>
        <w:rPr>
          <w:ins w:id="21582" w:author="Caree2" w:date="2017-04-02T07:04:00Z"/>
        </w:rPr>
        <w:pPrChange w:id="21583" w:author="Caree2" w:date="2017-04-02T07:28:00Z">
          <w:pPr>
            <w:pStyle w:val="StyleHeading114ptBoldUnderlineLeft"/>
          </w:pPr>
        </w:pPrChange>
      </w:pPr>
      <w:ins w:id="21584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85" w:author="Caree2" w:date="2017-04-02T07:04:00Z"/>
        </w:rPr>
        <w:pPrChange w:id="21586" w:author="Caree2" w:date="2017-04-02T07:28:00Z">
          <w:pPr>
            <w:pStyle w:val="StyleHeading114ptBoldUnderlineLeft"/>
          </w:pPr>
        </w:pPrChange>
      </w:pPr>
      <w:ins w:id="21587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88" w:author="Caree2" w:date="2017-04-02T07:04:00Z"/>
        </w:rPr>
        <w:pPrChange w:id="21589" w:author="Caree2" w:date="2017-04-02T07:28:00Z">
          <w:pPr>
            <w:pStyle w:val="StyleHeading114ptBoldUnderlineLeft"/>
          </w:pPr>
        </w:pPrChange>
      </w:pPr>
      <w:ins w:id="21590" w:author="Caree2" w:date="2017-04-02T07:04:00Z">
        <w:r>
          <w:tab/>
        </w:r>
        <w:r>
          <w:tab/>
          <w:t xml:space="preserve">  </w:t>
        </w:r>
      </w:ins>
    </w:p>
    <w:p w:rsidR="00B06CC5" w:rsidRDefault="00B06CC5" w:rsidP="00556719">
      <w:pPr>
        <w:rPr>
          <w:ins w:id="21591" w:author="Caree2" w:date="2017-04-02T07:04:00Z"/>
        </w:rPr>
        <w:pPrChange w:id="21592" w:author="Caree2" w:date="2017-04-02T07:28:00Z">
          <w:pPr>
            <w:pStyle w:val="StyleHeading114ptBoldUnderlineLeft"/>
          </w:pPr>
        </w:pPrChange>
      </w:pPr>
      <w:ins w:id="21593" w:author="Caree2" w:date="2017-04-02T07:04:00Z">
        <w:r>
          <w:tab/>
          <w:t xml:space="preserve">        System.out.println(traveller01);</w:t>
        </w:r>
      </w:ins>
    </w:p>
    <w:p w:rsidR="00B06CC5" w:rsidRDefault="00B06CC5" w:rsidP="00556719">
      <w:pPr>
        <w:rPr>
          <w:ins w:id="21594" w:author="Caree2" w:date="2017-04-02T07:04:00Z"/>
        </w:rPr>
        <w:pPrChange w:id="21595" w:author="Caree2" w:date="2017-04-02T07:28:00Z">
          <w:pPr>
            <w:pStyle w:val="StyleHeading114ptBoldUnderlineLeft"/>
          </w:pPr>
        </w:pPrChange>
      </w:pPr>
      <w:ins w:id="21596" w:author="Caree2" w:date="2017-04-02T07:04:00Z">
        <w:r>
          <w:tab/>
        </w:r>
        <w:r>
          <w:tab/>
          <w:t xml:space="preserve"> </w:t>
        </w:r>
      </w:ins>
    </w:p>
    <w:p w:rsidR="00B06CC5" w:rsidRDefault="00B06CC5" w:rsidP="00556719">
      <w:pPr>
        <w:rPr>
          <w:ins w:id="21597" w:author="Caree2" w:date="2017-04-02T07:04:00Z"/>
        </w:rPr>
        <w:pPrChange w:id="21598" w:author="Caree2" w:date="2017-04-02T07:28:00Z">
          <w:pPr>
            <w:pStyle w:val="StyleHeading114ptBoldUnderlineLeft"/>
          </w:pPr>
        </w:pPrChange>
      </w:pPr>
      <w:ins w:id="21599" w:author="Caree2" w:date="2017-04-02T07:04:00Z">
        <w:r>
          <w:tab/>
        </w:r>
        <w:r>
          <w:tab/>
          <w:t xml:space="preserve"> </w:t>
        </w:r>
      </w:ins>
    </w:p>
    <w:p w:rsidR="00B06CC5" w:rsidRDefault="00B06CC5" w:rsidP="00556719">
      <w:pPr>
        <w:rPr>
          <w:ins w:id="21600" w:author="Caree2" w:date="2017-04-02T07:04:00Z"/>
        </w:rPr>
        <w:pPrChange w:id="21601" w:author="Caree2" w:date="2017-04-02T07:28:00Z">
          <w:pPr>
            <w:pStyle w:val="StyleHeading114ptBoldUnderlineLeft"/>
          </w:pPr>
        </w:pPrChange>
      </w:pPr>
      <w:ins w:id="21602" w:author="Caree2" w:date="2017-04-02T07:04:00Z">
        <w:r>
          <w:tab/>
          <w:t>}</w:t>
        </w:r>
      </w:ins>
    </w:p>
    <w:p w:rsidR="006C7EC5" w:rsidRDefault="00B06CC5" w:rsidP="00556719">
      <w:pPr>
        <w:pPrChange w:id="21603" w:author="Caree2" w:date="2017-04-02T07:28:00Z">
          <w:pPr>
            <w:pStyle w:val="StyleHeading114ptBoldUnderlineLeft"/>
          </w:pPr>
        </w:pPrChange>
      </w:pPr>
      <w:ins w:id="21604" w:author="Caree2" w:date="2017-04-02T07:04:00Z">
        <w:r>
          <w:t>}</w:t>
        </w:r>
      </w:ins>
    </w:p>
    <w:p w:rsidR="003A5D00" w:rsidRDefault="003A5D00">
      <w:pPr>
        <w:rPr>
          <w:ins w:id="21605" w:author="Caree2" w:date="2017-04-02T07:28:00Z"/>
        </w:rPr>
      </w:pPr>
      <w:ins w:id="21606" w:author="Caree2" w:date="2017-04-02T07:28:00Z">
        <w:r>
          <w:br w:type="page"/>
        </w:r>
      </w:ins>
    </w:p>
    <w:p w:rsidR="00956615" w:rsidRDefault="00956615" w:rsidP="00956615">
      <w:pPr>
        <w:pStyle w:val="StyleHeading114ptBoldUnderlineLeft"/>
        <w:rPr>
          <w:ins w:id="21607" w:author="Caree2" w:date="2017-04-02T07:45:00Z"/>
        </w:rPr>
      </w:pPr>
      <w:bookmarkStart w:id="21608" w:name="_Toc478888097"/>
      <w:ins w:id="21609" w:author="Caree2" w:date="2017-04-02T07:45:00Z">
        <w:r w:rsidRPr="00EA03DE">
          <w:lastRenderedPageBreak/>
          <w:t>1.</w:t>
        </w:r>
      </w:ins>
      <w:ins w:id="21610" w:author="Caree2" w:date="2017-04-02T07:50:00Z">
        <w:r w:rsidR="00C547DB">
          <w:t>55</w:t>
        </w:r>
      </w:ins>
      <w:ins w:id="21611" w:author="Caree2" w:date="2017-04-02T07:45:00Z">
        <w:r w:rsidRPr="00EA03DE">
          <w:t xml:space="preserve"> </w:t>
        </w:r>
        <w:r>
          <w:t>–</w:t>
        </w:r>
        <w:r w:rsidRPr="00EA03DE">
          <w:t xml:space="preserve"> </w:t>
        </w:r>
        <w:r w:rsidR="00D07527">
          <w:t>Create the applicationContext-aop.xml file in the resources folder</w:t>
        </w:r>
        <w:bookmarkEnd w:id="21608"/>
      </w:ins>
    </w:p>
    <w:p w:rsidR="00956615" w:rsidRDefault="00956615">
      <w:pPr>
        <w:rPr>
          <w:ins w:id="21612" w:author="Caree2" w:date="2017-04-02T07:45:00Z"/>
        </w:rPr>
      </w:pPr>
    </w:p>
    <w:p w:rsidR="00956615" w:rsidRPr="00910D57" w:rsidRDefault="00956615" w:rsidP="00910D57">
      <w:pPr>
        <w:rPr>
          <w:ins w:id="21613" w:author="Caree2" w:date="2017-04-02T07:45:00Z"/>
          <w:bCs/>
          <w:rPrChange w:id="21614" w:author="Caree2" w:date="2017-04-02T08:01:00Z">
            <w:rPr>
              <w:ins w:id="216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16" w:author="Caree2" w:date="2017-04-02T08:01:00Z">
          <w:pPr>
            <w:autoSpaceDE w:val="0"/>
            <w:autoSpaceDN w:val="0"/>
            <w:adjustRightInd w:val="0"/>
          </w:pPr>
        </w:pPrChange>
      </w:pPr>
      <w:ins w:id="21617" w:author="Caree2" w:date="2017-04-02T07:45:00Z">
        <w:r w:rsidRPr="00910D57">
          <w:rPr>
            <w:bCs/>
            <w:rPrChange w:id="21618" w:author="Caree2" w:date="2017-04-02T08:01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&lt;?xml version="1.0" encoding="UTF-8"?&gt;</w:t>
        </w:r>
      </w:ins>
    </w:p>
    <w:p w:rsidR="00956615" w:rsidRPr="00910D57" w:rsidRDefault="00956615" w:rsidP="00910D57">
      <w:pPr>
        <w:rPr>
          <w:ins w:id="21619" w:author="Caree2" w:date="2017-04-02T07:45:00Z"/>
          <w:bCs/>
          <w:rPrChange w:id="21620" w:author="Caree2" w:date="2017-04-02T08:01:00Z">
            <w:rPr>
              <w:ins w:id="216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22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623" w:author="Caree2" w:date="2017-04-02T07:45:00Z"/>
          <w:bCs/>
          <w:rPrChange w:id="21624" w:author="Caree2" w:date="2017-04-02T08:01:00Z">
            <w:rPr>
              <w:ins w:id="216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26" w:author="Caree2" w:date="2017-04-02T08:01:00Z">
          <w:pPr>
            <w:autoSpaceDE w:val="0"/>
            <w:autoSpaceDN w:val="0"/>
            <w:adjustRightInd w:val="0"/>
          </w:pPr>
        </w:pPrChange>
      </w:pPr>
      <w:ins w:id="21627" w:author="Caree2" w:date="2017-04-02T07:45:00Z">
        <w:r w:rsidRPr="00910D57">
          <w:rPr>
            <w:bCs/>
            <w:rPrChange w:id="21628" w:author="Caree2" w:date="2017-04-02T08:01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&lt;beans xmlns="http://www.springframework.org/schema/beans"</w:t>
        </w:r>
      </w:ins>
    </w:p>
    <w:p w:rsidR="00956615" w:rsidRPr="00910D57" w:rsidRDefault="00956615" w:rsidP="00910D57">
      <w:pPr>
        <w:rPr>
          <w:ins w:id="21629" w:author="Caree2" w:date="2017-04-02T07:45:00Z"/>
          <w:bCs/>
          <w:rPrChange w:id="21630" w:author="Caree2" w:date="2017-04-02T08:01:00Z">
            <w:rPr>
              <w:ins w:id="216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32" w:author="Caree2" w:date="2017-04-02T08:01:00Z">
          <w:pPr>
            <w:autoSpaceDE w:val="0"/>
            <w:autoSpaceDN w:val="0"/>
            <w:adjustRightInd w:val="0"/>
          </w:pPr>
        </w:pPrChange>
      </w:pPr>
      <w:ins w:id="21633" w:author="Caree2" w:date="2017-04-02T07:45:00Z">
        <w:r w:rsidRPr="00910D57">
          <w:rPr>
            <w:bCs/>
            <w:rPrChange w:id="2163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 xml:space="preserve">       xmlns:xsi="http://www.w3.org/2001/XMLSchema-instance"</w:t>
        </w:r>
      </w:ins>
    </w:p>
    <w:p w:rsidR="00956615" w:rsidRPr="00910D57" w:rsidRDefault="00956615" w:rsidP="00910D57">
      <w:pPr>
        <w:rPr>
          <w:ins w:id="21635" w:author="Caree2" w:date="2017-04-02T07:45:00Z"/>
          <w:bCs/>
          <w:rPrChange w:id="21636" w:author="Caree2" w:date="2017-04-02T08:01:00Z">
            <w:rPr>
              <w:ins w:id="216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38" w:author="Caree2" w:date="2017-04-02T08:01:00Z">
          <w:pPr>
            <w:autoSpaceDE w:val="0"/>
            <w:autoSpaceDN w:val="0"/>
            <w:adjustRightInd w:val="0"/>
          </w:pPr>
        </w:pPrChange>
      </w:pPr>
      <w:ins w:id="21639" w:author="Caree2" w:date="2017-04-02T07:45:00Z">
        <w:r w:rsidRPr="00910D57">
          <w:rPr>
            <w:bCs/>
            <w:rPrChange w:id="2164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 xml:space="preserve">       xmlns:util="http://www.springframework.org/schema/util"</w:t>
        </w:r>
      </w:ins>
    </w:p>
    <w:p w:rsidR="00956615" w:rsidRPr="00910D57" w:rsidRDefault="00956615" w:rsidP="00910D57">
      <w:pPr>
        <w:rPr>
          <w:ins w:id="21641" w:author="Caree2" w:date="2017-04-02T07:45:00Z"/>
          <w:bCs/>
          <w:rPrChange w:id="21642" w:author="Caree2" w:date="2017-04-02T08:01:00Z">
            <w:rPr>
              <w:ins w:id="216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44" w:author="Caree2" w:date="2017-04-02T08:01:00Z">
          <w:pPr>
            <w:autoSpaceDE w:val="0"/>
            <w:autoSpaceDN w:val="0"/>
            <w:adjustRightInd w:val="0"/>
          </w:pPr>
        </w:pPrChange>
      </w:pPr>
      <w:ins w:id="21645" w:author="Caree2" w:date="2017-04-02T07:45:00Z">
        <w:r w:rsidRPr="00910D57">
          <w:rPr>
            <w:bCs/>
            <w:rPrChange w:id="21646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 xml:space="preserve">       xmlns:aop="http://www.springframework.org/schema/aop"</w:t>
        </w:r>
      </w:ins>
    </w:p>
    <w:p w:rsidR="00956615" w:rsidRPr="00910D57" w:rsidRDefault="00956615" w:rsidP="00910D57">
      <w:pPr>
        <w:rPr>
          <w:ins w:id="21647" w:author="Caree2" w:date="2017-04-02T07:45:00Z"/>
          <w:bCs/>
          <w:rPrChange w:id="21648" w:author="Caree2" w:date="2017-04-02T08:01:00Z">
            <w:rPr>
              <w:ins w:id="216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50" w:author="Caree2" w:date="2017-04-02T08:01:00Z">
          <w:pPr>
            <w:autoSpaceDE w:val="0"/>
            <w:autoSpaceDN w:val="0"/>
            <w:adjustRightInd w:val="0"/>
          </w:pPr>
        </w:pPrChange>
      </w:pPr>
      <w:ins w:id="21651" w:author="Caree2" w:date="2017-04-02T07:45:00Z">
        <w:r w:rsidRPr="00910D57">
          <w:rPr>
            <w:bCs/>
            <w:rPrChange w:id="21652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 xml:space="preserve">       xsi:schemaLocation="http://www.springframework.org/schema/beans </w:t>
        </w:r>
      </w:ins>
    </w:p>
    <w:p w:rsidR="00956615" w:rsidRPr="00910D57" w:rsidRDefault="00956615" w:rsidP="00910D57">
      <w:pPr>
        <w:rPr>
          <w:ins w:id="21653" w:author="Caree2" w:date="2017-04-02T07:45:00Z"/>
          <w:bCs/>
          <w:rPrChange w:id="21654" w:author="Caree2" w:date="2017-04-02T08:01:00Z">
            <w:rPr>
              <w:ins w:id="216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56" w:author="Caree2" w:date="2017-04-02T08:01:00Z">
          <w:pPr>
            <w:autoSpaceDE w:val="0"/>
            <w:autoSpaceDN w:val="0"/>
            <w:adjustRightInd w:val="0"/>
          </w:pPr>
        </w:pPrChange>
      </w:pPr>
      <w:ins w:id="21657" w:author="Caree2" w:date="2017-04-02T07:45:00Z">
        <w:r w:rsidRPr="00910D57">
          <w:rPr>
            <w:bCs/>
            <w:rPrChange w:id="21658" w:author="Caree2" w:date="2017-04-02T08:01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 xml:space="preserve">       http://www.springframework.org/schema/beans/spring-beans-3.0.xsd</w:t>
        </w:r>
      </w:ins>
    </w:p>
    <w:p w:rsidR="00956615" w:rsidRPr="00910D57" w:rsidRDefault="00956615" w:rsidP="00910D57">
      <w:pPr>
        <w:rPr>
          <w:ins w:id="21659" w:author="Caree2" w:date="2017-04-02T07:45:00Z"/>
          <w:bCs/>
          <w:rPrChange w:id="21660" w:author="Caree2" w:date="2017-04-02T08:01:00Z">
            <w:rPr>
              <w:ins w:id="216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62" w:author="Caree2" w:date="2017-04-02T08:01:00Z">
          <w:pPr>
            <w:autoSpaceDE w:val="0"/>
            <w:autoSpaceDN w:val="0"/>
            <w:adjustRightInd w:val="0"/>
          </w:pPr>
        </w:pPrChange>
      </w:pPr>
      <w:ins w:id="21663" w:author="Caree2" w:date="2017-04-02T07:45:00Z">
        <w:r w:rsidRPr="00910D57">
          <w:rPr>
            <w:bCs/>
            <w:rPrChange w:id="21664" w:author="Caree2" w:date="2017-04-02T08:01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 xml:space="preserve">       http://www.springframework.org/schema/aop</w:t>
        </w:r>
      </w:ins>
    </w:p>
    <w:p w:rsidR="00956615" w:rsidRPr="00910D57" w:rsidRDefault="00956615" w:rsidP="00910D57">
      <w:pPr>
        <w:rPr>
          <w:ins w:id="21665" w:author="Caree2" w:date="2017-04-02T07:45:00Z"/>
          <w:bCs/>
          <w:rPrChange w:id="21666" w:author="Caree2" w:date="2017-04-02T08:01:00Z">
            <w:rPr>
              <w:ins w:id="216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68" w:author="Caree2" w:date="2017-04-02T08:01:00Z">
          <w:pPr>
            <w:autoSpaceDE w:val="0"/>
            <w:autoSpaceDN w:val="0"/>
            <w:adjustRightInd w:val="0"/>
          </w:pPr>
        </w:pPrChange>
      </w:pPr>
      <w:ins w:id="21669" w:author="Caree2" w:date="2017-04-02T07:45:00Z">
        <w:r w:rsidRPr="00910D57">
          <w:rPr>
            <w:bCs/>
            <w:rPrChange w:id="21670" w:author="Caree2" w:date="2017-04-02T08:01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ab/>
          <w:t xml:space="preserve">   http://www.springframework.org/schema/aop/spring-aop-3.0.xsd </w:t>
        </w:r>
      </w:ins>
    </w:p>
    <w:p w:rsidR="00956615" w:rsidRPr="00910D57" w:rsidRDefault="00956615" w:rsidP="00910D57">
      <w:pPr>
        <w:rPr>
          <w:ins w:id="21671" w:author="Caree2" w:date="2017-04-02T07:45:00Z"/>
          <w:bCs/>
          <w:rPrChange w:id="21672" w:author="Caree2" w:date="2017-04-02T08:01:00Z">
            <w:rPr>
              <w:ins w:id="216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74" w:author="Caree2" w:date="2017-04-02T08:01:00Z">
          <w:pPr>
            <w:autoSpaceDE w:val="0"/>
            <w:autoSpaceDN w:val="0"/>
            <w:adjustRightInd w:val="0"/>
          </w:pPr>
        </w:pPrChange>
      </w:pPr>
      <w:ins w:id="21675" w:author="Caree2" w:date="2017-04-02T07:45:00Z">
        <w:r w:rsidRPr="00910D57">
          <w:rPr>
            <w:bCs/>
            <w:rPrChange w:id="21676" w:author="Caree2" w:date="2017-04-02T08:01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 xml:space="preserve">       http://www.springframework.org/schema/util </w:t>
        </w:r>
      </w:ins>
    </w:p>
    <w:p w:rsidR="00956615" w:rsidRPr="00910D57" w:rsidRDefault="00956615" w:rsidP="00910D57">
      <w:pPr>
        <w:rPr>
          <w:ins w:id="21677" w:author="Caree2" w:date="2017-04-02T07:45:00Z"/>
          <w:bCs/>
          <w:rPrChange w:id="21678" w:author="Caree2" w:date="2017-04-02T08:01:00Z">
            <w:rPr>
              <w:ins w:id="216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80" w:author="Caree2" w:date="2017-04-02T08:01:00Z">
          <w:pPr>
            <w:autoSpaceDE w:val="0"/>
            <w:autoSpaceDN w:val="0"/>
            <w:adjustRightInd w:val="0"/>
          </w:pPr>
        </w:pPrChange>
      </w:pPr>
      <w:ins w:id="21681" w:author="Caree2" w:date="2017-04-02T07:45:00Z">
        <w:r w:rsidRPr="00910D57">
          <w:rPr>
            <w:bCs/>
            <w:rPrChange w:id="21682" w:author="Caree2" w:date="2017-04-02T08:01:00Z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</w:rPrChange>
          </w:rPr>
          <w:t xml:space="preserve">       http://www.springframework.org/schema/util/spring-util-3.0.xsd"&gt;</w:t>
        </w:r>
      </w:ins>
    </w:p>
    <w:p w:rsidR="00956615" w:rsidRPr="00910D57" w:rsidRDefault="00956615" w:rsidP="00910D57">
      <w:pPr>
        <w:rPr>
          <w:ins w:id="21683" w:author="Caree2" w:date="2017-04-02T07:45:00Z"/>
          <w:bCs/>
          <w:rPrChange w:id="21684" w:author="Caree2" w:date="2017-04-02T08:01:00Z">
            <w:rPr>
              <w:ins w:id="216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86" w:author="Caree2" w:date="2017-04-02T08:01:00Z">
          <w:pPr>
            <w:autoSpaceDE w:val="0"/>
            <w:autoSpaceDN w:val="0"/>
            <w:adjustRightInd w:val="0"/>
          </w:pPr>
        </w:pPrChange>
      </w:pPr>
      <w:ins w:id="21687" w:author="Caree2" w:date="2017-04-02T07:45:00Z">
        <w:r w:rsidRPr="00910D57">
          <w:rPr>
            <w:bCs/>
            <w:rPrChange w:id="216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</w:t>
        </w:r>
      </w:ins>
    </w:p>
    <w:p w:rsidR="00956615" w:rsidRPr="00910D57" w:rsidRDefault="00956615" w:rsidP="00910D57">
      <w:pPr>
        <w:rPr>
          <w:ins w:id="21689" w:author="Caree2" w:date="2017-04-02T07:45:00Z"/>
          <w:bCs/>
          <w:rPrChange w:id="21690" w:author="Caree2" w:date="2017-04-02T08:01:00Z">
            <w:rPr>
              <w:ins w:id="216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92" w:author="Caree2" w:date="2017-04-02T08:01:00Z">
          <w:pPr>
            <w:autoSpaceDE w:val="0"/>
            <w:autoSpaceDN w:val="0"/>
            <w:adjustRightInd w:val="0"/>
          </w:pPr>
        </w:pPrChange>
      </w:pPr>
      <w:ins w:id="21693" w:author="Caree2" w:date="2017-04-02T07:45:00Z">
        <w:r w:rsidRPr="00910D57">
          <w:rPr>
            <w:bCs/>
            <w:rPrChange w:id="216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&lt;aop:aspectj-autoproxy /&gt;</w:t>
        </w:r>
      </w:ins>
    </w:p>
    <w:p w:rsidR="00956615" w:rsidRPr="00910D57" w:rsidRDefault="00956615" w:rsidP="00910D57">
      <w:pPr>
        <w:rPr>
          <w:ins w:id="21695" w:author="Caree2" w:date="2017-04-02T07:45:00Z"/>
          <w:bCs/>
          <w:rPrChange w:id="21696" w:author="Caree2" w:date="2017-04-02T08:01:00Z">
            <w:rPr>
              <w:ins w:id="216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698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699" w:author="Caree2" w:date="2017-04-02T07:45:00Z"/>
          <w:bCs/>
          <w:rPrChange w:id="21700" w:author="Caree2" w:date="2017-04-02T08:01:00Z">
            <w:rPr>
              <w:ins w:id="217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02" w:author="Caree2" w:date="2017-04-02T08:01:00Z">
          <w:pPr>
            <w:autoSpaceDE w:val="0"/>
            <w:autoSpaceDN w:val="0"/>
            <w:adjustRightInd w:val="0"/>
          </w:pPr>
        </w:pPrChange>
      </w:pPr>
      <w:ins w:id="21703" w:author="Caree2" w:date="2017-04-02T07:45:00Z">
        <w:r w:rsidRPr="00910D57">
          <w:rPr>
            <w:bCs/>
            <w:rPrChange w:id="217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id="airportOperations"</w:t>
        </w:r>
      </w:ins>
    </w:p>
    <w:p w:rsidR="00956615" w:rsidRPr="00910D57" w:rsidRDefault="00956615" w:rsidP="00910D57">
      <w:pPr>
        <w:rPr>
          <w:ins w:id="21705" w:author="Caree2" w:date="2017-04-02T07:45:00Z"/>
          <w:bCs/>
          <w:rPrChange w:id="21706" w:author="Caree2" w:date="2017-04-02T08:01:00Z">
            <w:rPr>
              <w:ins w:id="217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08" w:author="Caree2" w:date="2017-04-02T08:01:00Z">
          <w:pPr>
            <w:autoSpaceDE w:val="0"/>
            <w:autoSpaceDN w:val="0"/>
            <w:adjustRightInd w:val="0"/>
          </w:pPr>
        </w:pPrChange>
      </w:pPr>
      <w:ins w:id="21709" w:author="Caree2" w:date="2017-04-02T07:45:00Z">
        <w:r w:rsidRPr="00910D57">
          <w:rPr>
            <w:bCs/>
            <w:rPrChange w:id="2171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71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class="com.rollingstone.springframework.aop.example.AirportOperationsImpl" /&gt;</w:t>
        </w:r>
      </w:ins>
    </w:p>
    <w:p w:rsidR="00956615" w:rsidRPr="00910D57" w:rsidRDefault="00956615" w:rsidP="00910D57">
      <w:pPr>
        <w:rPr>
          <w:ins w:id="21712" w:author="Caree2" w:date="2017-04-02T07:45:00Z"/>
          <w:bCs/>
          <w:rPrChange w:id="21713" w:author="Caree2" w:date="2017-04-02T08:01:00Z">
            <w:rPr>
              <w:ins w:id="2171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15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716" w:author="Caree2" w:date="2017-04-02T07:45:00Z"/>
          <w:bCs/>
          <w:rPrChange w:id="21717" w:author="Caree2" w:date="2017-04-02T08:01:00Z">
            <w:rPr>
              <w:ins w:id="217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19" w:author="Caree2" w:date="2017-04-02T08:01:00Z">
          <w:pPr>
            <w:autoSpaceDE w:val="0"/>
            <w:autoSpaceDN w:val="0"/>
            <w:adjustRightInd w:val="0"/>
          </w:pPr>
        </w:pPrChange>
      </w:pPr>
      <w:ins w:id="21720" w:author="Caree2" w:date="2017-04-02T07:45:00Z">
        <w:r w:rsidRPr="00910D57">
          <w:rPr>
            <w:bCs/>
            <w:rPrChange w:id="217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id="trackAirportOperation"</w:t>
        </w:r>
      </w:ins>
    </w:p>
    <w:p w:rsidR="00956615" w:rsidRPr="00910D57" w:rsidRDefault="00956615" w:rsidP="00910D57">
      <w:pPr>
        <w:rPr>
          <w:ins w:id="21722" w:author="Caree2" w:date="2017-04-02T07:45:00Z"/>
          <w:bCs/>
          <w:rPrChange w:id="21723" w:author="Caree2" w:date="2017-04-02T08:01:00Z">
            <w:rPr>
              <w:ins w:id="217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25" w:author="Caree2" w:date="2017-04-02T08:01:00Z">
          <w:pPr>
            <w:autoSpaceDE w:val="0"/>
            <w:autoSpaceDN w:val="0"/>
            <w:adjustRightInd w:val="0"/>
          </w:pPr>
        </w:pPrChange>
      </w:pPr>
      <w:ins w:id="21726" w:author="Caree2" w:date="2017-04-02T07:45:00Z">
        <w:r w:rsidRPr="00910D57">
          <w:rPr>
            <w:bCs/>
            <w:rPrChange w:id="2172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728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class="com.rollingstone.springframework.aop.example.AirportOperationCommonTracker"&gt;&lt;/bean&gt;</w:t>
        </w:r>
      </w:ins>
    </w:p>
    <w:p w:rsidR="00956615" w:rsidRPr="00910D57" w:rsidRDefault="00956615" w:rsidP="00910D57">
      <w:pPr>
        <w:rPr>
          <w:ins w:id="21729" w:author="Caree2" w:date="2017-04-02T07:45:00Z"/>
          <w:bCs/>
          <w:rPrChange w:id="21730" w:author="Caree2" w:date="2017-04-02T08:01:00Z">
            <w:rPr>
              <w:ins w:id="217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32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733" w:author="Caree2" w:date="2017-04-02T07:45:00Z"/>
          <w:bCs/>
          <w:rPrChange w:id="21734" w:author="Caree2" w:date="2017-04-02T08:01:00Z">
            <w:rPr>
              <w:ins w:id="217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36" w:author="Caree2" w:date="2017-04-02T08:01:00Z">
          <w:pPr>
            <w:autoSpaceDE w:val="0"/>
            <w:autoSpaceDN w:val="0"/>
            <w:adjustRightInd w:val="0"/>
          </w:pPr>
        </w:pPrChange>
      </w:pPr>
      <w:ins w:id="21737" w:author="Caree2" w:date="2017-04-02T07:45:00Z">
        <w:r w:rsidRPr="00910D57">
          <w:rPr>
            <w:bCs/>
            <w:rPrChange w:id="217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</w:t>
        </w:r>
      </w:ins>
    </w:p>
    <w:p w:rsidR="00956615" w:rsidRPr="00910D57" w:rsidRDefault="00956615" w:rsidP="00910D57">
      <w:pPr>
        <w:rPr>
          <w:ins w:id="21739" w:author="Caree2" w:date="2017-04-02T07:45:00Z"/>
          <w:bCs/>
          <w:rPrChange w:id="21740" w:author="Caree2" w:date="2017-04-02T08:01:00Z">
            <w:rPr>
              <w:ins w:id="217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42" w:author="Caree2" w:date="2017-04-02T08:01:00Z">
          <w:pPr>
            <w:autoSpaceDE w:val="0"/>
            <w:autoSpaceDN w:val="0"/>
            <w:adjustRightInd w:val="0"/>
          </w:pPr>
        </w:pPrChange>
      </w:pPr>
      <w:ins w:id="21743" w:author="Caree2" w:date="2017-04-02T07:45:00Z">
        <w:r w:rsidRPr="00910D57">
          <w:rPr>
            <w:bCs/>
            <w:rPrChange w:id="2174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745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class="org.springframework.aop.aspectj.annotation.AnnotationAwareAspectJAutoProxyCreator"&gt;&lt;/bean&gt;</w:t>
        </w:r>
      </w:ins>
    </w:p>
    <w:p w:rsidR="00956615" w:rsidRPr="00910D57" w:rsidRDefault="00956615" w:rsidP="00910D57">
      <w:pPr>
        <w:rPr>
          <w:ins w:id="21746" w:author="Caree2" w:date="2017-04-02T07:45:00Z"/>
          <w:bCs/>
          <w:rPrChange w:id="21747" w:author="Caree2" w:date="2017-04-02T08:01:00Z">
            <w:rPr>
              <w:ins w:id="217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4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750" w:author="Caree2" w:date="2017-04-02T07:45:00Z"/>
          <w:bCs/>
          <w:rPrChange w:id="21751" w:author="Caree2" w:date="2017-04-02T08:01:00Z">
            <w:rPr>
              <w:ins w:id="217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53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754" w:author="Caree2" w:date="2017-04-02T07:45:00Z"/>
          <w:bCs/>
          <w:rPrChange w:id="21755" w:author="Caree2" w:date="2017-04-02T08:01:00Z">
            <w:rPr>
              <w:ins w:id="217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57" w:author="Caree2" w:date="2017-04-02T08:01:00Z">
          <w:pPr>
            <w:autoSpaceDE w:val="0"/>
            <w:autoSpaceDN w:val="0"/>
            <w:adjustRightInd w:val="0"/>
          </w:pPr>
        </w:pPrChange>
      </w:pPr>
      <w:ins w:id="21758" w:author="Caree2" w:date="2017-04-02T07:45:00Z">
        <w:r w:rsidRPr="00910D57">
          <w:rPr>
            <w:bCs/>
            <w:rPrChange w:id="217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id="startedOperation"</w:t>
        </w:r>
      </w:ins>
    </w:p>
    <w:p w:rsidR="00956615" w:rsidRPr="00910D57" w:rsidRDefault="00956615" w:rsidP="00910D57">
      <w:pPr>
        <w:rPr>
          <w:ins w:id="21760" w:author="Caree2" w:date="2017-04-02T07:45:00Z"/>
          <w:bCs/>
          <w:rPrChange w:id="21761" w:author="Caree2" w:date="2017-04-02T08:01:00Z">
            <w:rPr>
              <w:ins w:id="217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63" w:author="Caree2" w:date="2017-04-02T08:01:00Z">
          <w:pPr>
            <w:autoSpaceDE w:val="0"/>
            <w:autoSpaceDN w:val="0"/>
            <w:adjustRightInd w:val="0"/>
          </w:pPr>
        </w:pPrChange>
      </w:pPr>
      <w:ins w:id="21764" w:author="Caree2" w:date="2017-04-02T07:45:00Z">
        <w:r w:rsidRPr="00910D57">
          <w:rPr>
            <w:bCs/>
            <w:rPrChange w:id="21765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766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956615" w:rsidRPr="00910D57" w:rsidRDefault="00956615" w:rsidP="00910D57">
      <w:pPr>
        <w:rPr>
          <w:ins w:id="21767" w:author="Caree2" w:date="2017-04-02T07:45:00Z"/>
          <w:bCs/>
          <w:rPrChange w:id="21768" w:author="Caree2" w:date="2017-04-02T08:01:00Z">
            <w:rPr>
              <w:ins w:id="217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70" w:author="Caree2" w:date="2017-04-02T08:01:00Z">
          <w:pPr>
            <w:autoSpaceDE w:val="0"/>
            <w:autoSpaceDN w:val="0"/>
            <w:adjustRightInd w:val="0"/>
          </w:pPr>
        </w:pPrChange>
      </w:pPr>
      <w:ins w:id="21771" w:author="Caree2" w:date="2017-04-02T07:45:00Z">
        <w:r w:rsidRPr="00910D57">
          <w:rPr>
            <w:bCs/>
            <w:rPrChange w:id="21772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773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956615" w:rsidRPr="00910D57" w:rsidRDefault="00956615" w:rsidP="00910D57">
      <w:pPr>
        <w:rPr>
          <w:ins w:id="21774" w:author="Caree2" w:date="2017-04-02T07:45:00Z"/>
          <w:bCs/>
          <w:rPrChange w:id="21775" w:author="Caree2" w:date="2017-04-02T08:01:00Z">
            <w:rPr>
              <w:ins w:id="217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77" w:author="Caree2" w:date="2017-04-02T08:01:00Z">
          <w:pPr>
            <w:autoSpaceDE w:val="0"/>
            <w:autoSpaceDN w:val="0"/>
            <w:adjustRightInd w:val="0"/>
          </w:pPr>
        </w:pPrChange>
      </w:pPr>
      <w:ins w:id="21778" w:author="Caree2" w:date="2017-04-02T07:45:00Z">
        <w:r w:rsidRPr="00910D57">
          <w:rPr>
            <w:bCs/>
            <w:rPrChange w:id="217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7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value="1975-01-14" /&gt;</w:t>
        </w:r>
      </w:ins>
    </w:p>
    <w:p w:rsidR="00956615" w:rsidRPr="00910D57" w:rsidRDefault="00956615" w:rsidP="00910D57">
      <w:pPr>
        <w:rPr>
          <w:ins w:id="21781" w:author="Caree2" w:date="2017-04-02T07:45:00Z"/>
          <w:bCs/>
          <w:rPrChange w:id="21782" w:author="Caree2" w:date="2017-04-02T08:01:00Z">
            <w:rPr>
              <w:ins w:id="217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84" w:author="Caree2" w:date="2017-04-02T08:01:00Z">
          <w:pPr>
            <w:autoSpaceDE w:val="0"/>
            <w:autoSpaceDN w:val="0"/>
            <w:adjustRightInd w:val="0"/>
          </w:pPr>
        </w:pPrChange>
      </w:pPr>
      <w:ins w:id="21785" w:author="Caree2" w:date="2017-04-02T07:45:00Z">
        <w:r w:rsidRPr="00910D57">
          <w:rPr>
            <w:bCs/>
            <w:rPrChange w:id="217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1787" w:author="Caree2" w:date="2017-04-02T07:45:00Z"/>
          <w:bCs/>
          <w:rPrChange w:id="21788" w:author="Caree2" w:date="2017-04-02T08:01:00Z">
            <w:rPr>
              <w:ins w:id="217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90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791" w:author="Caree2" w:date="2017-04-02T07:45:00Z"/>
          <w:bCs/>
          <w:rPrChange w:id="21792" w:author="Caree2" w:date="2017-04-02T08:01:00Z">
            <w:rPr>
              <w:ins w:id="217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794" w:author="Caree2" w:date="2017-04-02T08:01:00Z">
          <w:pPr>
            <w:autoSpaceDE w:val="0"/>
            <w:autoSpaceDN w:val="0"/>
            <w:adjustRightInd w:val="0"/>
          </w:pPr>
        </w:pPrChange>
      </w:pPr>
      <w:ins w:id="21795" w:author="Caree2" w:date="2017-04-02T07:45:00Z">
        <w:r w:rsidRPr="00910D57">
          <w:rPr>
            <w:bCs/>
            <w:rPrChange w:id="217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id="commissionDate"</w:t>
        </w:r>
      </w:ins>
    </w:p>
    <w:p w:rsidR="00956615" w:rsidRPr="00910D57" w:rsidRDefault="00956615" w:rsidP="00910D57">
      <w:pPr>
        <w:rPr>
          <w:ins w:id="21797" w:author="Caree2" w:date="2017-04-02T07:45:00Z"/>
          <w:bCs/>
          <w:rPrChange w:id="21798" w:author="Caree2" w:date="2017-04-02T08:01:00Z">
            <w:rPr>
              <w:ins w:id="217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00" w:author="Caree2" w:date="2017-04-02T08:01:00Z">
          <w:pPr>
            <w:autoSpaceDE w:val="0"/>
            <w:autoSpaceDN w:val="0"/>
            <w:adjustRightInd w:val="0"/>
          </w:pPr>
        </w:pPrChange>
      </w:pPr>
      <w:ins w:id="21801" w:author="Caree2" w:date="2017-04-02T07:45:00Z">
        <w:r w:rsidRPr="00910D57">
          <w:rPr>
            <w:bCs/>
            <w:rPrChange w:id="21802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803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956615" w:rsidRPr="00910D57" w:rsidRDefault="00956615" w:rsidP="00910D57">
      <w:pPr>
        <w:rPr>
          <w:ins w:id="21804" w:author="Caree2" w:date="2017-04-02T07:45:00Z"/>
          <w:bCs/>
          <w:rPrChange w:id="21805" w:author="Caree2" w:date="2017-04-02T08:01:00Z">
            <w:rPr>
              <w:ins w:id="218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07" w:author="Caree2" w:date="2017-04-02T08:01:00Z">
          <w:pPr>
            <w:autoSpaceDE w:val="0"/>
            <w:autoSpaceDN w:val="0"/>
            <w:adjustRightInd w:val="0"/>
          </w:pPr>
        </w:pPrChange>
      </w:pPr>
      <w:ins w:id="21808" w:author="Caree2" w:date="2017-04-02T07:45:00Z">
        <w:r w:rsidRPr="00910D57">
          <w:rPr>
            <w:bCs/>
            <w:rPrChange w:id="2180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81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956615" w:rsidRPr="00910D57" w:rsidRDefault="00956615" w:rsidP="00910D57">
      <w:pPr>
        <w:rPr>
          <w:ins w:id="21811" w:author="Caree2" w:date="2017-04-02T07:45:00Z"/>
          <w:bCs/>
          <w:rPrChange w:id="21812" w:author="Caree2" w:date="2017-04-02T08:01:00Z">
            <w:rPr>
              <w:ins w:id="218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14" w:author="Caree2" w:date="2017-04-02T08:01:00Z">
          <w:pPr>
            <w:autoSpaceDE w:val="0"/>
            <w:autoSpaceDN w:val="0"/>
            <w:adjustRightInd w:val="0"/>
          </w:pPr>
        </w:pPrChange>
      </w:pPr>
      <w:ins w:id="21815" w:author="Caree2" w:date="2017-04-02T07:45:00Z">
        <w:r w:rsidRPr="00910D57">
          <w:rPr>
            <w:bCs/>
            <w:rPrChange w:id="218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18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value="2009-01-01" /&gt;</w:t>
        </w:r>
      </w:ins>
    </w:p>
    <w:p w:rsidR="00956615" w:rsidRPr="00910D57" w:rsidRDefault="00956615" w:rsidP="00910D57">
      <w:pPr>
        <w:rPr>
          <w:ins w:id="21818" w:author="Caree2" w:date="2017-04-02T07:45:00Z"/>
          <w:bCs/>
          <w:rPrChange w:id="21819" w:author="Caree2" w:date="2017-04-02T08:01:00Z">
            <w:rPr>
              <w:ins w:id="218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21" w:author="Caree2" w:date="2017-04-02T08:01:00Z">
          <w:pPr>
            <w:autoSpaceDE w:val="0"/>
            <w:autoSpaceDN w:val="0"/>
            <w:adjustRightInd w:val="0"/>
          </w:pPr>
        </w:pPrChange>
      </w:pPr>
      <w:ins w:id="21822" w:author="Caree2" w:date="2017-04-02T07:45:00Z">
        <w:r w:rsidRPr="00910D57">
          <w:rPr>
            <w:bCs/>
            <w:rPrChange w:id="218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1824" w:author="Caree2" w:date="2017-04-02T07:45:00Z"/>
          <w:bCs/>
          <w:rPrChange w:id="21825" w:author="Caree2" w:date="2017-04-02T08:01:00Z">
            <w:rPr>
              <w:ins w:id="218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2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828" w:author="Caree2" w:date="2017-04-02T07:45:00Z"/>
          <w:bCs/>
          <w:rPrChange w:id="21829" w:author="Caree2" w:date="2017-04-02T08:01:00Z">
            <w:rPr>
              <w:ins w:id="218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31" w:author="Caree2" w:date="2017-04-02T08:01:00Z">
          <w:pPr>
            <w:autoSpaceDE w:val="0"/>
            <w:autoSpaceDN w:val="0"/>
            <w:adjustRightInd w:val="0"/>
          </w:pPr>
        </w:pPrChange>
      </w:pPr>
      <w:ins w:id="21832" w:author="Caree2" w:date="2017-04-02T07:45:00Z">
        <w:r w:rsidRPr="00910D57">
          <w:rPr>
            <w:bCs/>
            <w:rPrChange w:id="218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id="departureTime"</w:t>
        </w:r>
      </w:ins>
    </w:p>
    <w:p w:rsidR="00956615" w:rsidRPr="00910D57" w:rsidRDefault="00956615" w:rsidP="00910D57">
      <w:pPr>
        <w:rPr>
          <w:ins w:id="21834" w:author="Caree2" w:date="2017-04-02T07:45:00Z"/>
          <w:bCs/>
          <w:rPrChange w:id="21835" w:author="Caree2" w:date="2017-04-02T08:01:00Z">
            <w:rPr>
              <w:ins w:id="218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37" w:author="Caree2" w:date="2017-04-02T08:01:00Z">
          <w:pPr>
            <w:autoSpaceDE w:val="0"/>
            <w:autoSpaceDN w:val="0"/>
            <w:adjustRightInd w:val="0"/>
          </w:pPr>
        </w:pPrChange>
      </w:pPr>
      <w:ins w:id="21838" w:author="Caree2" w:date="2017-04-02T07:45:00Z">
        <w:r w:rsidRPr="00910D57">
          <w:rPr>
            <w:bCs/>
            <w:rPrChange w:id="2183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84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class="com.rollingstone.springframework.basic.ioc.contructor.injection.LocalDateTimeFactory"</w:t>
        </w:r>
      </w:ins>
    </w:p>
    <w:p w:rsidR="00956615" w:rsidRPr="00910D57" w:rsidRDefault="00956615" w:rsidP="00910D57">
      <w:pPr>
        <w:rPr>
          <w:ins w:id="21841" w:author="Caree2" w:date="2017-04-02T07:45:00Z"/>
          <w:bCs/>
          <w:rPrChange w:id="21842" w:author="Caree2" w:date="2017-04-02T08:01:00Z">
            <w:rPr>
              <w:ins w:id="218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44" w:author="Caree2" w:date="2017-04-02T08:01:00Z">
          <w:pPr>
            <w:autoSpaceDE w:val="0"/>
            <w:autoSpaceDN w:val="0"/>
            <w:adjustRightInd w:val="0"/>
          </w:pPr>
        </w:pPrChange>
      </w:pPr>
      <w:ins w:id="21845" w:author="Caree2" w:date="2017-04-02T07:45:00Z">
        <w:r w:rsidRPr="00910D57">
          <w:rPr>
            <w:bCs/>
            <w:rPrChange w:id="21846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84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factory-method="createLocalDateTime"&gt;</w:t>
        </w:r>
      </w:ins>
    </w:p>
    <w:p w:rsidR="00956615" w:rsidRPr="00910D57" w:rsidRDefault="00956615" w:rsidP="00910D57">
      <w:pPr>
        <w:rPr>
          <w:ins w:id="21848" w:author="Caree2" w:date="2017-04-02T07:45:00Z"/>
          <w:bCs/>
          <w:rPrChange w:id="21849" w:author="Caree2" w:date="2017-04-02T08:01:00Z">
            <w:rPr>
              <w:ins w:id="218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51" w:author="Caree2" w:date="2017-04-02T08:01:00Z">
          <w:pPr>
            <w:autoSpaceDE w:val="0"/>
            <w:autoSpaceDN w:val="0"/>
            <w:adjustRightInd w:val="0"/>
          </w:pPr>
        </w:pPrChange>
      </w:pPr>
      <w:ins w:id="21852" w:author="Caree2" w:date="2017-04-02T07:45:00Z">
        <w:r w:rsidRPr="00910D57">
          <w:rPr>
            <w:bCs/>
            <w:rPrChange w:id="218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8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value="2017-03-04 11:30" /&gt;</w:t>
        </w:r>
      </w:ins>
    </w:p>
    <w:p w:rsidR="00956615" w:rsidRPr="00910D57" w:rsidRDefault="00956615" w:rsidP="00910D57">
      <w:pPr>
        <w:rPr>
          <w:ins w:id="21855" w:author="Caree2" w:date="2017-04-02T07:45:00Z"/>
          <w:bCs/>
          <w:rPrChange w:id="21856" w:author="Caree2" w:date="2017-04-02T08:01:00Z">
            <w:rPr>
              <w:ins w:id="218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58" w:author="Caree2" w:date="2017-04-02T08:01:00Z">
          <w:pPr>
            <w:autoSpaceDE w:val="0"/>
            <w:autoSpaceDN w:val="0"/>
            <w:adjustRightInd w:val="0"/>
          </w:pPr>
        </w:pPrChange>
      </w:pPr>
      <w:ins w:id="21859" w:author="Caree2" w:date="2017-04-02T07:45:00Z">
        <w:r w:rsidRPr="00910D57">
          <w:rPr>
            <w:bCs/>
            <w:rPrChange w:id="218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1861" w:author="Caree2" w:date="2017-04-02T07:45:00Z"/>
          <w:bCs/>
          <w:rPrChange w:id="21862" w:author="Caree2" w:date="2017-04-02T08:01:00Z">
            <w:rPr>
              <w:ins w:id="218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64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865" w:author="Caree2" w:date="2017-04-02T07:45:00Z"/>
          <w:bCs/>
          <w:rPrChange w:id="21866" w:author="Caree2" w:date="2017-04-02T08:01:00Z">
            <w:rPr>
              <w:ins w:id="218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68" w:author="Caree2" w:date="2017-04-02T08:01:00Z">
          <w:pPr>
            <w:autoSpaceDE w:val="0"/>
            <w:autoSpaceDN w:val="0"/>
            <w:adjustRightInd w:val="0"/>
          </w:pPr>
        </w:pPrChange>
      </w:pPr>
      <w:ins w:id="21869" w:author="Caree2" w:date="2017-04-02T07:45:00Z">
        <w:r w:rsidRPr="00910D57">
          <w:rPr>
            <w:bCs/>
            <w:rPrChange w:id="218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id="arrivalTime"</w:t>
        </w:r>
      </w:ins>
    </w:p>
    <w:p w:rsidR="00956615" w:rsidRPr="00910D57" w:rsidRDefault="00956615" w:rsidP="00910D57">
      <w:pPr>
        <w:rPr>
          <w:ins w:id="21871" w:author="Caree2" w:date="2017-04-02T07:45:00Z"/>
          <w:bCs/>
          <w:rPrChange w:id="21872" w:author="Caree2" w:date="2017-04-02T08:01:00Z">
            <w:rPr>
              <w:ins w:id="218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74" w:author="Caree2" w:date="2017-04-02T08:01:00Z">
          <w:pPr>
            <w:autoSpaceDE w:val="0"/>
            <w:autoSpaceDN w:val="0"/>
            <w:adjustRightInd w:val="0"/>
          </w:pPr>
        </w:pPrChange>
      </w:pPr>
      <w:ins w:id="21875" w:author="Caree2" w:date="2017-04-02T07:45:00Z">
        <w:r w:rsidRPr="00910D57">
          <w:rPr>
            <w:bCs/>
            <w:rPrChange w:id="21876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87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class="com.rollingstone.springframework.basic.ioc.contructor.injection.LocalDateTimeFactory"</w:t>
        </w:r>
      </w:ins>
    </w:p>
    <w:p w:rsidR="00956615" w:rsidRPr="00910D57" w:rsidRDefault="00956615" w:rsidP="00910D57">
      <w:pPr>
        <w:rPr>
          <w:ins w:id="21878" w:author="Caree2" w:date="2017-04-02T07:45:00Z"/>
          <w:bCs/>
          <w:rPrChange w:id="21879" w:author="Caree2" w:date="2017-04-02T08:01:00Z">
            <w:rPr>
              <w:ins w:id="218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81" w:author="Caree2" w:date="2017-04-02T08:01:00Z">
          <w:pPr>
            <w:autoSpaceDE w:val="0"/>
            <w:autoSpaceDN w:val="0"/>
            <w:adjustRightInd w:val="0"/>
          </w:pPr>
        </w:pPrChange>
      </w:pPr>
      <w:ins w:id="21882" w:author="Caree2" w:date="2017-04-02T07:45:00Z">
        <w:r w:rsidRPr="00910D57">
          <w:rPr>
            <w:bCs/>
            <w:rPrChange w:id="21883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88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factory-method="createLocalDateTime"&gt;</w:t>
        </w:r>
      </w:ins>
    </w:p>
    <w:p w:rsidR="00956615" w:rsidRPr="00910D57" w:rsidRDefault="00956615" w:rsidP="00910D57">
      <w:pPr>
        <w:rPr>
          <w:ins w:id="21885" w:author="Caree2" w:date="2017-04-02T07:45:00Z"/>
          <w:bCs/>
          <w:rPrChange w:id="21886" w:author="Caree2" w:date="2017-04-02T08:01:00Z">
            <w:rPr>
              <w:ins w:id="218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88" w:author="Caree2" w:date="2017-04-02T08:01:00Z">
          <w:pPr>
            <w:autoSpaceDE w:val="0"/>
            <w:autoSpaceDN w:val="0"/>
            <w:adjustRightInd w:val="0"/>
          </w:pPr>
        </w:pPrChange>
      </w:pPr>
      <w:ins w:id="21889" w:author="Caree2" w:date="2017-04-02T07:45:00Z">
        <w:r w:rsidRPr="00910D57">
          <w:rPr>
            <w:bCs/>
            <w:rPrChange w:id="218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8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value="2017-04-04 11:30" /&gt;</w:t>
        </w:r>
      </w:ins>
    </w:p>
    <w:p w:rsidR="00956615" w:rsidRPr="00910D57" w:rsidRDefault="00956615" w:rsidP="00910D57">
      <w:pPr>
        <w:rPr>
          <w:ins w:id="21892" w:author="Caree2" w:date="2017-04-02T07:45:00Z"/>
          <w:bCs/>
          <w:rPrChange w:id="21893" w:author="Caree2" w:date="2017-04-02T08:01:00Z">
            <w:rPr>
              <w:ins w:id="218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895" w:author="Caree2" w:date="2017-04-02T08:01:00Z">
          <w:pPr>
            <w:autoSpaceDE w:val="0"/>
            <w:autoSpaceDN w:val="0"/>
            <w:adjustRightInd w:val="0"/>
          </w:pPr>
        </w:pPrChange>
      </w:pPr>
      <w:ins w:id="21896" w:author="Caree2" w:date="2017-04-02T07:45:00Z">
        <w:r w:rsidRPr="00910D57">
          <w:rPr>
            <w:bCs/>
            <w:rPrChange w:id="218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1898" w:author="Caree2" w:date="2017-04-02T07:45:00Z"/>
          <w:bCs/>
          <w:rPrChange w:id="21899" w:author="Caree2" w:date="2017-04-02T08:01:00Z">
            <w:rPr>
              <w:ins w:id="219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0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902" w:author="Caree2" w:date="2017-04-02T07:45:00Z"/>
          <w:bCs/>
          <w:rPrChange w:id="21903" w:author="Caree2" w:date="2017-04-02T08:01:00Z">
            <w:rPr>
              <w:ins w:id="219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05" w:author="Caree2" w:date="2017-04-02T08:01:00Z">
          <w:pPr>
            <w:autoSpaceDE w:val="0"/>
            <w:autoSpaceDN w:val="0"/>
            <w:adjustRightInd w:val="0"/>
          </w:pPr>
        </w:pPrChange>
      </w:pPr>
      <w:ins w:id="21906" w:author="Caree2" w:date="2017-04-02T07:45:00Z">
        <w:r w:rsidRPr="00910D57">
          <w:rPr>
            <w:bCs/>
            <w:rPrChange w:id="219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id="dateOfBirth"</w:t>
        </w:r>
      </w:ins>
    </w:p>
    <w:p w:rsidR="00956615" w:rsidRPr="00910D57" w:rsidRDefault="00956615" w:rsidP="00910D57">
      <w:pPr>
        <w:rPr>
          <w:ins w:id="21908" w:author="Caree2" w:date="2017-04-02T07:45:00Z"/>
          <w:bCs/>
          <w:rPrChange w:id="21909" w:author="Caree2" w:date="2017-04-02T08:01:00Z">
            <w:rPr>
              <w:ins w:id="219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11" w:author="Caree2" w:date="2017-04-02T08:01:00Z">
          <w:pPr>
            <w:autoSpaceDE w:val="0"/>
            <w:autoSpaceDN w:val="0"/>
            <w:adjustRightInd w:val="0"/>
          </w:pPr>
        </w:pPrChange>
      </w:pPr>
      <w:ins w:id="21912" w:author="Caree2" w:date="2017-04-02T07:45:00Z">
        <w:r w:rsidRPr="00910D57">
          <w:rPr>
            <w:bCs/>
            <w:rPrChange w:id="21913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1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class="com.rollingstone.springframework.basic.ioc.contructor.injection.LocalDateFactory"</w:t>
        </w:r>
      </w:ins>
    </w:p>
    <w:p w:rsidR="00956615" w:rsidRPr="00910D57" w:rsidRDefault="00956615" w:rsidP="00910D57">
      <w:pPr>
        <w:rPr>
          <w:ins w:id="21915" w:author="Caree2" w:date="2017-04-02T07:45:00Z"/>
          <w:bCs/>
          <w:rPrChange w:id="21916" w:author="Caree2" w:date="2017-04-02T08:01:00Z">
            <w:rPr>
              <w:ins w:id="219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18" w:author="Caree2" w:date="2017-04-02T08:01:00Z">
          <w:pPr>
            <w:autoSpaceDE w:val="0"/>
            <w:autoSpaceDN w:val="0"/>
            <w:adjustRightInd w:val="0"/>
          </w:pPr>
        </w:pPrChange>
      </w:pPr>
      <w:ins w:id="21919" w:author="Caree2" w:date="2017-04-02T07:45:00Z">
        <w:r w:rsidRPr="00910D57">
          <w:rPr>
            <w:bCs/>
            <w:rPrChange w:id="2192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2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factory-method="createLocalDate"&gt;</w:t>
        </w:r>
      </w:ins>
    </w:p>
    <w:p w:rsidR="00956615" w:rsidRPr="00910D57" w:rsidRDefault="00956615" w:rsidP="00910D57">
      <w:pPr>
        <w:rPr>
          <w:ins w:id="21922" w:author="Caree2" w:date="2017-04-02T07:45:00Z"/>
          <w:bCs/>
          <w:rPrChange w:id="21923" w:author="Caree2" w:date="2017-04-02T08:01:00Z">
            <w:rPr>
              <w:ins w:id="219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25" w:author="Caree2" w:date="2017-04-02T08:01:00Z">
          <w:pPr>
            <w:autoSpaceDE w:val="0"/>
            <w:autoSpaceDN w:val="0"/>
            <w:adjustRightInd w:val="0"/>
          </w:pPr>
        </w:pPrChange>
      </w:pPr>
      <w:ins w:id="21926" w:author="Caree2" w:date="2017-04-02T07:45:00Z">
        <w:r w:rsidRPr="00910D57">
          <w:rPr>
            <w:bCs/>
            <w:rPrChange w:id="219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value="1993-01-14" /&gt;</w:t>
        </w:r>
      </w:ins>
    </w:p>
    <w:p w:rsidR="00956615" w:rsidRPr="00910D57" w:rsidRDefault="00956615" w:rsidP="00910D57">
      <w:pPr>
        <w:rPr>
          <w:ins w:id="21929" w:author="Caree2" w:date="2017-04-02T07:45:00Z"/>
          <w:bCs/>
          <w:rPrChange w:id="21930" w:author="Caree2" w:date="2017-04-02T08:01:00Z">
            <w:rPr>
              <w:ins w:id="219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32" w:author="Caree2" w:date="2017-04-02T08:01:00Z">
          <w:pPr>
            <w:autoSpaceDE w:val="0"/>
            <w:autoSpaceDN w:val="0"/>
            <w:adjustRightInd w:val="0"/>
          </w:pPr>
        </w:pPrChange>
      </w:pPr>
      <w:ins w:id="21933" w:author="Caree2" w:date="2017-04-02T07:45:00Z">
        <w:r w:rsidRPr="00910D57">
          <w:rPr>
            <w:bCs/>
            <w:rPrChange w:id="219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1935" w:author="Caree2" w:date="2017-04-02T07:45:00Z"/>
          <w:bCs/>
          <w:rPrChange w:id="21936" w:author="Caree2" w:date="2017-04-02T08:01:00Z">
            <w:rPr>
              <w:ins w:id="219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38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939" w:author="Caree2" w:date="2017-04-02T07:45:00Z"/>
          <w:bCs/>
          <w:rPrChange w:id="21940" w:author="Caree2" w:date="2017-04-02T08:01:00Z">
            <w:rPr>
              <w:ins w:id="219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42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1943" w:author="Caree2" w:date="2017-04-02T07:45:00Z"/>
          <w:bCs/>
          <w:rPrChange w:id="21944" w:author="Caree2" w:date="2017-04-02T08:01:00Z">
            <w:rPr>
              <w:ins w:id="219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46" w:author="Caree2" w:date="2017-04-02T08:01:00Z">
          <w:pPr>
            <w:autoSpaceDE w:val="0"/>
            <w:autoSpaceDN w:val="0"/>
            <w:adjustRightInd w:val="0"/>
          </w:pPr>
        </w:pPrChange>
      </w:pPr>
      <w:ins w:id="21947" w:author="Caree2" w:date="2017-04-02T07:45:00Z">
        <w:r w:rsidRPr="00910D57">
          <w:rPr>
            <w:bCs/>
            <w:rPrChange w:id="219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id="flight01" class="com.rollingstone.springframework.aop.example.Flight"&gt;</w:t>
        </w:r>
      </w:ins>
    </w:p>
    <w:p w:rsidR="00956615" w:rsidRPr="00910D57" w:rsidRDefault="00956615" w:rsidP="00910D57">
      <w:pPr>
        <w:rPr>
          <w:ins w:id="21949" w:author="Caree2" w:date="2017-04-02T07:45:00Z"/>
          <w:bCs/>
          <w:rPrChange w:id="21950" w:author="Caree2" w:date="2017-04-02T08:01:00Z">
            <w:rPr>
              <w:ins w:id="219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52" w:author="Caree2" w:date="2017-04-02T08:01:00Z">
          <w:pPr>
            <w:autoSpaceDE w:val="0"/>
            <w:autoSpaceDN w:val="0"/>
            <w:adjustRightInd w:val="0"/>
          </w:pPr>
        </w:pPrChange>
      </w:pPr>
      <w:ins w:id="21953" w:author="Caree2" w:date="2017-04-02T07:45:00Z">
        <w:r w:rsidRPr="00910D57">
          <w:rPr>
            <w:bCs/>
            <w:rPrChange w:id="219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956615" w:rsidRPr="00910D57" w:rsidRDefault="00956615" w:rsidP="00910D57">
      <w:pPr>
        <w:rPr>
          <w:ins w:id="21956" w:author="Caree2" w:date="2017-04-02T07:45:00Z"/>
          <w:bCs/>
          <w:rPrChange w:id="21957" w:author="Caree2" w:date="2017-04-02T08:01:00Z">
            <w:rPr>
              <w:ins w:id="219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59" w:author="Caree2" w:date="2017-04-02T08:01:00Z">
          <w:pPr>
            <w:autoSpaceDE w:val="0"/>
            <w:autoSpaceDN w:val="0"/>
            <w:adjustRightInd w:val="0"/>
          </w:pPr>
        </w:pPrChange>
      </w:pPr>
      <w:ins w:id="21960" w:author="Caree2" w:date="2017-04-02T07:45:00Z">
        <w:r w:rsidRPr="00910D57">
          <w:rPr>
            <w:bCs/>
            <w:rPrChange w:id="219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value="BA798"&gt;&lt;/constructor-arg&gt;</w:t>
        </w:r>
      </w:ins>
    </w:p>
    <w:p w:rsidR="00956615" w:rsidRPr="00910D57" w:rsidRDefault="00956615" w:rsidP="00910D57">
      <w:pPr>
        <w:rPr>
          <w:ins w:id="21963" w:author="Caree2" w:date="2017-04-02T07:45:00Z"/>
          <w:bCs/>
          <w:rPrChange w:id="21964" w:author="Caree2" w:date="2017-04-02T08:01:00Z">
            <w:rPr>
              <w:ins w:id="219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66" w:author="Caree2" w:date="2017-04-02T08:01:00Z">
          <w:pPr>
            <w:autoSpaceDE w:val="0"/>
            <w:autoSpaceDN w:val="0"/>
            <w:adjustRightInd w:val="0"/>
          </w:pPr>
        </w:pPrChange>
      </w:pPr>
      <w:ins w:id="21967" w:author="Caree2" w:date="2017-04-02T07:45:00Z">
        <w:r w:rsidRPr="00910D57">
          <w:rPr>
            <w:bCs/>
            <w:rPrChange w:id="219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index="2"&gt;</w:t>
        </w:r>
      </w:ins>
    </w:p>
    <w:p w:rsidR="00956615" w:rsidRPr="00910D57" w:rsidRDefault="00956615" w:rsidP="00910D57">
      <w:pPr>
        <w:rPr>
          <w:ins w:id="21970" w:author="Caree2" w:date="2017-04-02T07:45:00Z"/>
          <w:bCs/>
          <w:rPrChange w:id="21971" w:author="Caree2" w:date="2017-04-02T08:01:00Z">
            <w:rPr>
              <w:ins w:id="219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73" w:author="Caree2" w:date="2017-04-02T08:01:00Z">
          <w:pPr>
            <w:autoSpaceDE w:val="0"/>
            <w:autoSpaceDN w:val="0"/>
            <w:adjustRightInd w:val="0"/>
          </w:pPr>
        </w:pPrChange>
      </w:pPr>
      <w:ins w:id="21974" w:author="Caree2" w:date="2017-04-02T07:45:00Z">
        <w:r w:rsidRPr="00910D57">
          <w:rPr>
            <w:bCs/>
            <w:rPrChange w:id="219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21978" w:author="Caree2" w:date="2017-04-02T07:45:00Z"/>
          <w:bCs/>
          <w:rPrChange w:id="21979" w:author="Caree2" w:date="2017-04-02T08:01:00Z">
            <w:rPr>
              <w:ins w:id="219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81" w:author="Caree2" w:date="2017-04-02T08:01:00Z">
          <w:pPr>
            <w:autoSpaceDE w:val="0"/>
            <w:autoSpaceDN w:val="0"/>
            <w:adjustRightInd w:val="0"/>
          </w:pPr>
        </w:pPrChange>
      </w:pPr>
      <w:ins w:id="21982" w:author="Caree2" w:date="2017-04-02T07:45:00Z">
        <w:r w:rsidRPr="00910D57">
          <w:rPr>
            <w:bCs/>
            <w:rPrChange w:id="219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1985" w:author="Caree2" w:date="2017-04-02T07:45:00Z"/>
          <w:bCs/>
          <w:rPrChange w:id="21986" w:author="Caree2" w:date="2017-04-02T08:01:00Z">
            <w:rPr>
              <w:ins w:id="219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88" w:author="Caree2" w:date="2017-04-02T08:01:00Z">
          <w:pPr>
            <w:autoSpaceDE w:val="0"/>
            <w:autoSpaceDN w:val="0"/>
            <w:adjustRightInd w:val="0"/>
          </w:pPr>
        </w:pPrChange>
      </w:pPr>
      <w:ins w:id="21989" w:author="Caree2" w:date="2017-04-02T07:45:00Z">
        <w:r w:rsidRPr="00910D57">
          <w:rPr>
            <w:bCs/>
            <w:rPrChange w:id="219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1992" w:author="Caree2" w:date="2017-04-02T07:45:00Z"/>
          <w:bCs/>
          <w:rPrChange w:id="21993" w:author="Caree2" w:date="2017-04-02T08:01:00Z">
            <w:rPr>
              <w:ins w:id="219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1995" w:author="Caree2" w:date="2017-04-02T08:01:00Z">
          <w:pPr>
            <w:autoSpaceDE w:val="0"/>
            <w:autoSpaceDN w:val="0"/>
            <w:adjustRightInd w:val="0"/>
          </w:pPr>
        </w:pPrChange>
      </w:pPr>
      <w:ins w:id="21996" w:author="Caree2" w:date="2017-04-02T07:45:00Z">
        <w:r w:rsidRPr="00910D57">
          <w:rPr>
            <w:bCs/>
            <w:rPrChange w:id="219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19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22000" w:author="Caree2" w:date="2017-04-02T07:45:00Z"/>
          <w:bCs/>
          <w:rPrChange w:id="22001" w:author="Caree2" w:date="2017-04-02T08:01:00Z">
            <w:rPr>
              <w:ins w:id="220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03" w:author="Caree2" w:date="2017-04-02T08:01:00Z">
          <w:pPr>
            <w:autoSpaceDE w:val="0"/>
            <w:autoSpaceDN w:val="0"/>
            <w:adjustRightInd w:val="0"/>
          </w:pPr>
        </w:pPrChange>
      </w:pPr>
      <w:ins w:id="22004" w:author="Caree2" w:date="2017-04-02T07:45:00Z">
        <w:r w:rsidRPr="00910D57">
          <w:rPr>
            <w:bCs/>
            <w:rPrChange w:id="220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007" w:author="Caree2" w:date="2017-04-02T07:45:00Z"/>
          <w:bCs/>
          <w:rPrChange w:id="22008" w:author="Caree2" w:date="2017-04-02T08:01:00Z">
            <w:rPr>
              <w:ins w:id="220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10" w:author="Caree2" w:date="2017-04-02T08:01:00Z">
          <w:pPr>
            <w:autoSpaceDE w:val="0"/>
            <w:autoSpaceDN w:val="0"/>
            <w:adjustRightInd w:val="0"/>
          </w:pPr>
        </w:pPrChange>
      </w:pPr>
      <w:ins w:id="22011" w:author="Caree2" w:date="2017-04-02T07:45:00Z">
        <w:r w:rsidRPr="00910D57">
          <w:rPr>
            <w:bCs/>
            <w:rPrChange w:id="220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index="4"&gt;</w:t>
        </w:r>
      </w:ins>
    </w:p>
    <w:p w:rsidR="00956615" w:rsidRPr="00910D57" w:rsidRDefault="00956615" w:rsidP="00910D57">
      <w:pPr>
        <w:rPr>
          <w:ins w:id="22014" w:author="Caree2" w:date="2017-04-02T07:45:00Z"/>
          <w:bCs/>
          <w:rPrChange w:id="22015" w:author="Caree2" w:date="2017-04-02T08:01:00Z">
            <w:rPr>
              <w:ins w:id="220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17" w:author="Caree2" w:date="2017-04-02T08:01:00Z">
          <w:pPr>
            <w:autoSpaceDE w:val="0"/>
            <w:autoSpaceDN w:val="0"/>
            <w:adjustRightInd w:val="0"/>
          </w:pPr>
        </w:pPrChange>
      </w:pPr>
      <w:ins w:id="22018" w:author="Caree2" w:date="2017-04-02T07:45:00Z">
        <w:r w:rsidRPr="00910D57">
          <w:rPr>
            <w:bCs/>
            <w:rPrChange w:id="220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bean="departureTime" /&gt;</w:t>
        </w:r>
      </w:ins>
    </w:p>
    <w:p w:rsidR="00956615" w:rsidRPr="00910D57" w:rsidRDefault="00956615" w:rsidP="00910D57">
      <w:pPr>
        <w:rPr>
          <w:ins w:id="22022" w:author="Caree2" w:date="2017-04-02T07:45:00Z"/>
          <w:bCs/>
          <w:rPrChange w:id="22023" w:author="Caree2" w:date="2017-04-02T08:01:00Z">
            <w:rPr>
              <w:ins w:id="220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25" w:author="Caree2" w:date="2017-04-02T08:01:00Z">
          <w:pPr>
            <w:autoSpaceDE w:val="0"/>
            <w:autoSpaceDN w:val="0"/>
            <w:adjustRightInd w:val="0"/>
          </w:pPr>
        </w:pPrChange>
      </w:pPr>
      <w:ins w:id="22026" w:author="Caree2" w:date="2017-04-02T07:45:00Z">
        <w:r w:rsidRPr="00910D57">
          <w:rPr>
            <w:bCs/>
            <w:rPrChange w:id="220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029" w:author="Caree2" w:date="2017-04-02T07:45:00Z"/>
          <w:bCs/>
          <w:rPrChange w:id="22030" w:author="Caree2" w:date="2017-04-02T08:01:00Z">
            <w:rPr>
              <w:ins w:id="220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32" w:author="Caree2" w:date="2017-04-02T08:01:00Z">
          <w:pPr>
            <w:autoSpaceDE w:val="0"/>
            <w:autoSpaceDN w:val="0"/>
            <w:adjustRightInd w:val="0"/>
          </w:pPr>
        </w:pPrChange>
      </w:pPr>
      <w:ins w:id="22033" w:author="Caree2" w:date="2017-04-02T07:45:00Z">
        <w:r w:rsidRPr="00910D57">
          <w:rPr>
            <w:bCs/>
            <w:rPrChange w:id="220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2036" w:author="Caree2" w:date="2017-04-02T07:45:00Z"/>
          <w:bCs/>
          <w:rPrChange w:id="22037" w:author="Caree2" w:date="2017-04-02T08:01:00Z">
            <w:rPr>
              <w:ins w:id="220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39" w:author="Caree2" w:date="2017-04-02T08:01:00Z">
          <w:pPr>
            <w:autoSpaceDE w:val="0"/>
            <w:autoSpaceDN w:val="0"/>
            <w:adjustRightInd w:val="0"/>
          </w:pPr>
        </w:pPrChange>
      </w:pPr>
      <w:ins w:id="22040" w:author="Caree2" w:date="2017-04-02T07:45:00Z">
        <w:r w:rsidRPr="00910D57">
          <w:rPr>
            <w:bCs/>
            <w:rPrChange w:id="220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bean="arrivalTime" /&gt;</w:t>
        </w:r>
      </w:ins>
    </w:p>
    <w:p w:rsidR="00956615" w:rsidRPr="00910D57" w:rsidRDefault="00956615" w:rsidP="00910D57">
      <w:pPr>
        <w:rPr>
          <w:ins w:id="22044" w:author="Caree2" w:date="2017-04-02T07:45:00Z"/>
          <w:bCs/>
          <w:rPrChange w:id="22045" w:author="Caree2" w:date="2017-04-02T08:01:00Z">
            <w:rPr>
              <w:ins w:id="220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47" w:author="Caree2" w:date="2017-04-02T08:01:00Z">
          <w:pPr>
            <w:autoSpaceDE w:val="0"/>
            <w:autoSpaceDN w:val="0"/>
            <w:adjustRightInd w:val="0"/>
          </w:pPr>
        </w:pPrChange>
      </w:pPr>
      <w:ins w:id="22048" w:author="Caree2" w:date="2017-04-02T07:45:00Z">
        <w:r w:rsidRPr="00910D57">
          <w:rPr>
            <w:bCs/>
            <w:rPrChange w:id="220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051" w:author="Caree2" w:date="2017-04-02T07:45:00Z"/>
          <w:bCs/>
          <w:rPrChange w:id="22052" w:author="Caree2" w:date="2017-04-02T08:01:00Z">
            <w:rPr>
              <w:ins w:id="220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54" w:author="Caree2" w:date="2017-04-02T08:01:00Z">
          <w:pPr>
            <w:autoSpaceDE w:val="0"/>
            <w:autoSpaceDN w:val="0"/>
            <w:adjustRightInd w:val="0"/>
          </w:pPr>
        </w:pPrChange>
      </w:pPr>
      <w:ins w:id="22055" w:author="Caree2" w:date="2017-04-02T07:45:00Z">
        <w:r w:rsidRPr="00910D57">
          <w:rPr>
            <w:bCs/>
            <w:rPrChange w:id="220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2058" w:author="Caree2" w:date="2017-04-02T07:45:00Z"/>
          <w:bCs/>
          <w:rPrChange w:id="22059" w:author="Caree2" w:date="2017-04-02T08:01:00Z">
            <w:rPr>
              <w:ins w:id="220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61" w:author="Caree2" w:date="2017-04-02T08:01:00Z">
          <w:pPr>
            <w:autoSpaceDE w:val="0"/>
            <w:autoSpaceDN w:val="0"/>
            <w:adjustRightInd w:val="0"/>
          </w:pPr>
        </w:pPrChange>
      </w:pPr>
      <w:ins w:id="22062" w:author="Caree2" w:date="2017-04-02T07:45:00Z">
        <w:r w:rsidRPr="00910D57">
          <w:rPr>
            <w:bCs/>
            <w:rPrChange w:id="220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20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bean="airplane01" /&gt;</w:t>
        </w:r>
      </w:ins>
    </w:p>
    <w:p w:rsidR="00956615" w:rsidRPr="00910D57" w:rsidRDefault="00956615" w:rsidP="00910D57">
      <w:pPr>
        <w:rPr>
          <w:ins w:id="22066" w:author="Caree2" w:date="2017-04-02T07:45:00Z"/>
          <w:bCs/>
          <w:rPrChange w:id="22067" w:author="Caree2" w:date="2017-04-02T08:01:00Z">
            <w:rPr>
              <w:ins w:id="220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69" w:author="Caree2" w:date="2017-04-02T08:01:00Z">
          <w:pPr>
            <w:autoSpaceDE w:val="0"/>
            <w:autoSpaceDN w:val="0"/>
            <w:adjustRightInd w:val="0"/>
          </w:pPr>
        </w:pPrChange>
      </w:pPr>
      <w:ins w:id="22070" w:author="Caree2" w:date="2017-04-02T07:45:00Z">
        <w:r w:rsidRPr="00910D57">
          <w:rPr>
            <w:bCs/>
            <w:rPrChange w:id="220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073" w:author="Caree2" w:date="2017-04-02T07:45:00Z"/>
          <w:bCs/>
          <w:rPrChange w:id="22074" w:author="Caree2" w:date="2017-04-02T08:01:00Z">
            <w:rPr>
              <w:ins w:id="220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76" w:author="Caree2" w:date="2017-04-02T08:01:00Z">
          <w:pPr>
            <w:autoSpaceDE w:val="0"/>
            <w:autoSpaceDN w:val="0"/>
            <w:adjustRightInd w:val="0"/>
          </w:pPr>
        </w:pPrChange>
      </w:pPr>
      <w:ins w:id="22077" w:author="Caree2" w:date="2017-04-02T07:45:00Z">
        <w:r w:rsidRPr="00910D57">
          <w:rPr>
            <w:bCs/>
            <w:rPrChange w:id="220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2080" w:author="Caree2" w:date="2017-04-02T07:45:00Z"/>
          <w:bCs/>
          <w:rPrChange w:id="22081" w:author="Caree2" w:date="2017-04-02T08:01:00Z">
            <w:rPr>
              <w:ins w:id="220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83" w:author="Caree2" w:date="2017-04-02T08:01:00Z">
          <w:pPr>
            <w:autoSpaceDE w:val="0"/>
            <w:autoSpaceDN w:val="0"/>
            <w:adjustRightInd w:val="0"/>
          </w:pPr>
        </w:pPrChange>
      </w:pPr>
      <w:ins w:id="22084" w:author="Caree2" w:date="2017-04-02T07:45:00Z">
        <w:r w:rsidRPr="00910D57">
          <w:rPr>
            <w:bCs/>
            <w:rPrChange w:id="220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910D57" w:rsidRDefault="00956615" w:rsidP="00910D57">
      <w:pPr>
        <w:rPr>
          <w:ins w:id="22088" w:author="Caree2" w:date="2017-04-02T07:45:00Z"/>
          <w:bCs/>
          <w:rPrChange w:id="22089" w:author="Caree2" w:date="2017-04-02T08:01:00Z">
            <w:rPr>
              <w:ins w:id="220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091" w:author="Caree2" w:date="2017-04-02T08:01:00Z">
          <w:pPr>
            <w:autoSpaceDE w:val="0"/>
            <w:autoSpaceDN w:val="0"/>
            <w:adjustRightInd w:val="0"/>
          </w:pPr>
        </w:pPrChange>
      </w:pPr>
      <w:ins w:id="22092" w:author="Caree2" w:date="2017-04-02T07:45:00Z">
        <w:r w:rsidRPr="00910D57">
          <w:rPr>
            <w:bCs/>
            <w:rPrChange w:id="220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0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bean="pilot01" /&gt;</w:t>
        </w:r>
      </w:ins>
    </w:p>
    <w:p w:rsidR="00956615" w:rsidRPr="00910D57" w:rsidRDefault="00956615" w:rsidP="00910D57">
      <w:pPr>
        <w:rPr>
          <w:ins w:id="22097" w:author="Caree2" w:date="2017-04-02T07:45:00Z"/>
          <w:bCs/>
          <w:rPrChange w:id="22098" w:author="Caree2" w:date="2017-04-02T08:01:00Z">
            <w:rPr>
              <w:ins w:id="220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00" w:author="Caree2" w:date="2017-04-02T08:01:00Z">
          <w:pPr>
            <w:autoSpaceDE w:val="0"/>
            <w:autoSpaceDN w:val="0"/>
            <w:adjustRightInd w:val="0"/>
          </w:pPr>
        </w:pPrChange>
      </w:pPr>
      <w:ins w:id="22101" w:author="Caree2" w:date="2017-04-02T07:45:00Z">
        <w:r w:rsidRPr="00910D57">
          <w:rPr>
            <w:bCs/>
            <w:rPrChange w:id="221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bean="pilot02" /&gt;</w:t>
        </w:r>
      </w:ins>
    </w:p>
    <w:p w:rsidR="00956615" w:rsidRPr="00910D57" w:rsidRDefault="00956615" w:rsidP="00910D57">
      <w:pPr>
        <w:rPr>
          <w:ins w:id="22106" w:author="Caree2" w:date="2017-04-02T07:45:00Z"/>
          <w:bCs/>
          <w:rPrChange w:id="22107" w:author="Caree2" w:date="2017-04-02T08:01:00Z">
            <w:rPr>
              <w:ins w:id="221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09" w:author="Caree2" w:date="2017-04-02T08:01:00Z">
          <w:pPr>
            <w:autoSpaceDE w:val="0"/>
            <w:autoSpaceDN w:val="0"/>
            <w:adjustRightInd w:val="0"/>
          </w:pPr>
        </w:pPrChange>
      </w:pPr>
      <w:ins w:id="22110" w:author="Caree2" w:date="2017-04-02T07:45:00Z">
        <w:r w:rsidRPr="00910D57">
          <w:rPr>
            <w:bCs/>
            <w:rPrChange w:id="221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910D57" w:rsidRDefault="00956615" w:rsidP="00910D57">
      <w:pPr>
        <w:rPr>
          <w:ins w:id="22114" w:author="Caree2" w:date="2017-04-02T07:45:00Z"/>
          <w:bCs/>
          <w:rPrChange w:id="22115" w:author="Caree2" w:date="2017-04-02T08:01:00Z">
            <w:rPr>
              <w:ins w:id="221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17" w:author="Caree2" w:date="2017-04-02T08:01:00Z">
          <w:pPr>
            <w:autoSpaceDE w:val="0"/>
            <w:autoSpaceDN w:val="0"/>
            <w:adjustRightInd w:val="0"/>
          </w:pPr>
        </w:pPrChange>
      </w:pPr>
      <w:ins w:id="22118" w:author="Caree2" w:date="2017-04-02T07:45:00Z">
        <w:r w:rsidRPr="00910D57">
          <w:rPr>
            <w:bCs/>
            <w:rPrChange w:id="221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121" w:author="Caree2" w:date="2017-04-02T07:45:00Z"/>
          <w:bCs/>
          <w:rPrChange w:id="22122" w:author="Caree2" w:date="2017-04-02T08:01:00Z">
            <w:rPr>
              <w:ins w:id="221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24" w:author="Caree2" w:date="2017-04-02T08:01:00Z">
          <w:pPr>
            <w:autoSpaceDE w:val="0"/>
            <w:autoSpaceDN w:val="0"/>
            <w:adjustRightInd w:val="0"/>
          </w:pPr>
        </w:pPrChange>
      </w:pPr>
      <w:ins w:id="22125" w:author="Caree2" w:date="2017-04-02T07:45:00Z">
        <w:r w:rsidRPr="00910D57">
          <w:rPr>
            <w:bCs/>
            <w:rPrChange w:id="221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index="8"&gt;</w:t>
        </w:r>
      </w:ins>
    </w:p>
    <w:p w:rsidR="00956615" w:rsidRPr="00910D57" w:rsidRDefault="00956615" w:rsidP="00910D57">
      <w:pPr>
        <w:rPr>
          <w:ins w:id="22128" w:author="Caree2" w:date="2017-04-02T07:45:00Z"/>
          <w:bCs/>
          <w:rPrChange w:id="22129" w:author="Caree2" w:date="2017-04-02T08:01:00Z">
            <w:rPr>
              <w:ins w:id="221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31" w:author="Caree2" w:date="2017-04-02T08:01:00Z">
          <w:pPr>
            <w:autoSpaceDE w:val="0"/>
            <w:autoSpaceDN w:val="0"/>
            <w:adjustRightInd w:val="0"/>
          </w:pPr>
        </w:pPrChange>
      </w:pPr>
      <w:ins w:id="22132" w:author="Caree2" w:date="2017-04-02T07:45:00Z">
        <w:r w:rsidRPr="00910D57">
          <w:rPr>
            <w:bCs/>
            <w:rPrChange w:id="221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910D57" w:rsidRDefault="00956615" w:rsidP="00910D57">
      <w:pPr>
        <w:rPr>
          <w:ins w:id="22136" w:author="Caree2" w:date="2017-04-02T07:45:00Z"/>
          <w:bCs/>
          <w:rPrChange w:id="22137" w:author="Caree2" w:date="2017-04-02T08:01:00Z">
            <w:rPr>
              <w:ins w:id="221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39" w:author="Caree2" w:date="2017-04-02T08:01:00Z">
          <w:pPr>
            <w:autoSpaceDE w:val="0"/>
            <w:autoSpaceDN w:val="0"/>
            <w:adjustRightInd w:val="0"/>
          </w:pPr>
        </w:pPrChange>
      </w:pPr>
      <w:ins w:id="22140" w:author="Caree2" w:date="2017-04-02T07:45:00Z">
        <w:r w:rsidRPr="00910D57">
          <w:rPr>
            <w:bCs/>
            <w:rPrChange w:id="221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bean="flightAttendant01" /&gt;</w:t>
        </w:r>
      </w:ins>
    </w:p>
    <w:p w:rsidR="00956615" w:rsidRPr="00910D57" w:rsidRDefault="00956615" w:rsidP="00910D57">
      <w:pPr>
        <w:rPr>
          <w:ins w:id="22145" w:author="Caree2" w:date="2017-04-02T07:45:00Z"/>
          <w:bCs/>
          <w:rPrChange w:id="22146" w:author="Caree2" w:date="2017-04-02T08:01:00Z">
            <w:rPr>
              <w:ins w:id="221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48" w:author="Caree2" w:date="2017-04-02T08:01:00Z">
          <w:pPr>
            <w:autoSpaceDE w:val="0"/>
            <w:autoSpaceDN w:val="0"/>
            <w:adjustRightInd w:val="0"/>
          </w:pPr>
        </w:pPrChange>
      </w:pPr>
      <w:ins w:id="22149" w:author="Caree2" w:date="2017-04-02T07:45:00Z">
        <w:r w:rsidRPr="00910D57">
          <w:rPr>
            <w:bCs/>
            <w:rPrChange w:id="221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bean="flightAttendant02" /&gt;</w:t>
        </w:r>
      </w:ins>
    </w:p>
    <w:p w:rsidR="00956615" w:rsidRPr="00910D57" w:rsidRDefault="00956615" w:rsidP="00910D57">
      <w:pPr>
        <w:rPr>
          <w:ins w:id="22154" w:author="Caree2" w:date="2017-04-02T07:45:00Z"/>
          <w:bCs/>
          <w:rPrChange w:id="22155" w:author="Caree2" w:date="2017-04-02T08:01:00Z">
            <w:rPr>
              <w:ins w:id="221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57" w:author="Caree2" w:date="2017-04-02T08:01:00Z">
          <w:pPr>
            <w:autoSpaceDE w:val="0"/>
            <w:autoSpaceDN w:val="0"/>
            <w:adjustRightInd w:val="0"/>
          </w:pPr>
        </w:pPrChange>
      </w:pPr>
      <w:ins w:id="22158" w:author="Caree2" w:date="2017-04-02T07:45:00Z">
        <w:r w:rsidRPr="00910D57">
          <w:rPr>
            <w:bCs/>
            <w:rPrChange w:id="221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910D57" w:rsidRDefault="00956615" w:rsidP="00910D57">
      <w:pPr>
        <w:rPr>
          <w:ins w:id="22162" w:author="Caree2" w:date="2017-04-02T07:45:00Z"/>
          <w:bCs/>
          <w:rPrChange w:id="22163" w:author="Caree2" w:date="2017-04-02T08:01:00Z">
            <w:rPr>
              <w:ins w:id="221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65" w:author="Caree2" w:date="2017-04-02T08:01:00Z">
          <w:pPr>
            <w:autoSpaceDE w:val="0"/>
            <w:autoSpaceDN w:val="0"/>
            <w:adjustRightInd w:val="0"/>
          </w:pPr>
        </w:pPrChange>
      </w:pPr>
      <w:ins w:id="22166" w:author="Caree2" w:date="2017-04-02T07:45:00Z">
        <w:r w:rsidRPr="00910D57">
          <w:rPr>
            <w:bCs/>
            <w:rPrChange w:id="221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169" w:author="Caree2" w:date="2017-04-02T07:45:00Z"/>
          <w:bCs/>
          <w:rPrChange w:id="22170" w:author="Caree2" w:date="2017-04-02T08:01:00Z">
            <w:rPr>
              <w:ins w:id="221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72" w:author="Caree2" w:date="2017-04-02T08:01:00Z">
          <w:pPr>
            <w:autoSpaceDE w:val="0"/>
            <w:autoSpaceDN w:val="0"/>
            <w:adjustRightInd w:val="0"/>
          </w:pPr>
        </w:pPrChange>
      </w:pPr>
      <w:ins w:id="22173" w:author="Caree2" w:date="2017-04-02T07:45:00Z">
        <w:r w:rsidRPr="00910D57">
          <w:rPr>
            <w:bCs/>
            <w:rPrChange w:id="221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2175" w:author="Caree2" w:date="2017-04-02T07:45:00Z"/>
          <w:bCs/>
          <w:rPrChange w:id="22176" w:author="Caree2" w:date="2017-04-02T08:01:00Z">
            <w:rPr>
              <w:ins w:id="221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78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2179" w:author="Caree2" w:date="2017-04-02T07:45:00Z"/>
          <w:bCs/>
          <w:rPrChange w:id="22180" w:author="Caree2" w:date="2017-04-02T08:01:00Z">
            <w:rPr>
              <w:ins w:id="221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82" w:author="Caree2" w:date="2017-04-02T08:01:00Z">
          <w:pPr>
            <w:autoSpaceDE w:val="0"/>
            <w:autoSpaceDN w:val="0"/>
            <w:adjustRightInd w:val="0"/>
          </w:pPr>
        </w:pPrChange>
      </w:pPr>
      <w:ins w:id="22183" w:author="Caree2" w:date="2017-04-02T07:45:00Z">
        <w:r w:rsidRPr="00910D57">
          <w:rPr>
            <w:bCs/>
            <w:rPrChange w:id="221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id="flight02" class="com.rollingstone.springframework.aop.example.Flight"&gt;</w:t>
        </w:r>
      </w:ins>
    </w:p>
    <w:p w:rsidR="00956615" w:rsidRPr="00910D57" w:rsidRDefault="00956615" w:rsidP="00910D57">
      <w:pPr>
        <w:rPr>
          <w:ins w:id="22185" w:author="Caree2" w:date="2017-04-02T07:45:00Z"/>
          <w:bCs/>
          <w:rPrChange w:id="22186" w:author="Caree2" w:date="2017-04-02T08:01:00Z">
            <w:rPr>
              <w:ins w:id="221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88" w:author="Caree2" w:date="2017-04-02T08:01:00Z">
          <w:pPr>
            <w:autoSpaceDE w:val="0"/>
            <w:autoSpaceDN w:val="0"/>
            <w:adjustRightInd w:val="0"/>
          </w:pPr>
        </w:pPrChange>
      </w:pPr>
      <w:ins w:id="22189" w:author="Caree2" w:date="2017-04-02T07:45:00Z">
        <w:r w:rsidRPr="00910D57">
          <w:rPr>
            <w:bCs/>
            <w:rPrChange w:id="221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value="02"&gt;&lt;/constructor-arg&gt;</w:t>
        </w:r>
      </w:ins>
    </w:p>
    <w:p w:rsidR="00956615" w:rsidRPr="00910D57" w:rsidRDefault="00956615" w:rsidP="00910D57">
      <w:pPr>
        <w:rPr>
          <w:ins w:id="22192" w:author="Caree2" w:date="2017-04-02T07:45:00Z"/>
          <w:bCs/>
          <w:rPrChange w:id="22193" w:author="Caree2" w:date="2017-04-02T08:01:00Z">
            <w:rPr>
              <w:ins w:id="221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195" w:author="Caree2" w:date="2017-04-02T08:01:00Z">
          <w:pPr>
            <w:autoSpaceDE w:val="0"/>
            <w:autoSpaceDN w:val="0"/>
            <w:adjustRightInd w:val="0"/>
          </w:pPr>
        </w:pPrChange>
      </w:pPr>
      <w:ins w:id="22196" w:author="Caree2" w:date="2017-04-02T07:45:00Z">
        <w:r w:rsidRPr="00910D57">
          <w:rPr>
            <w:bCs/>
            <w:rPrChange w:id="221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1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value="UA878"&gt;&lt;/constructor-arg&gt;</w:t>
        </w:r>
      </w:ins>
    </w:p>
    <w:p w:rsidR="00956615" w:rsidRPr="00910D57" w:rsidRDefault="00956615" w:rsidP="00910D57">
      <w:pPr>
        <w:rPr>
          <w:ins w:id="22199" w:author="Caree2" w:date="2017-04-02T07:45:00Z"/>
          <w:bCs/>
          <w:rPrChange w:id="22200" w:author="Caree2" w:date="2017-04-02T08:01:00Z">
            <w:rPr>
              <w:ins w:id="222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02" w:author="Caree2" w:date="2017-04-02T08:01:00Z">
          <w:pPr>
            <w:autoSpaceDE w:val="0"/>
            <w:autoSpaceDN w:val="0"/>
            <w:adjustRightInd w:val="0"/>
          </w:pPr>
        </w:pPrChange>
      </w:pPr>
      <w:ins w:id="22203" w:author="Caree2" w:date="2017-04-02T07:45:00Z">
        <w:r w:rsidRPr="00910D57">
          <w:rPr>
            <w:bCs/>
            <w:rPrChange w:id="222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index="2"&gt;</w:t>
        </w:r>
      </w:ins>
    </w:p>
    <w:p w:rsidR="00956615" w:rsidRPr="00910D57" w:rsidRDefault="00956615" w:rsidP="00910D57">
      <w:pPr>
        <w:rPr>
          <w:ins w:id="22206" w:author="Caree2" w:date="2017-04-02T07:45:00Z"/>
          <w:bCs/>
          <w:rPrChange w:id="22207" w:author="Caree2" w:date="2017-04-02T08:01:00Z">
            <w:rPr>
              <w:ins w:id="222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09" w:author="Caree2" w:date="2017-04-02T08:01:00Z">
          <w:pPr>
            <w:autoSpaceDE w:val="0"/>
            <w:autoSpaceDN w:val="0"/>
            <w:adjustRightInd w:val="0"/>
          </w:pPr>
        </w:pPrChange>
      </w:pPr>
      <w:ins w:id="22210" w:author="Caree2" w:date="2017-04-02T07:45:00Z">
        <w:r w:rsidRPr="00910D57">
          <w:rPr>
            <w:bCs/>
            <w:rPrChange w:id="222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22214" w:author="Caree2" w:date="2017-04-02T07:45:00Z"/>
          <w:bCs/>
          <w:rPrChange w:id="22215" w:author="Caree2" w:date="2017-04-02T08:01:00Z">
            <w:rPr>
              <w:ins w:id="222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17" w:author="Caree2" w:date="2017-04-02T08:01:00Z">
          <w:pPr>
            <w:autoSpaceDE w:val="0"/>
            <w:autoSpaceDN w:val="0"/>
            <w:adjustRightInd w:val="0"/>
          </w:pPr>
        </w:pPrChange>
      </w:pPr>
      <w:ins w:id="22218" w:author="Caree2" w:date="2017-04-02T07:45:00Z">
        <w:r w:rsidRPr="00910D57">
          <w:rPr>
            <w:bCs/>
            <w:rPrChange w:id="222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221" w:author="Caree2" w:date="2017-04-02T07:45:00Z"/>
          <w:bCs/>
          <w:rPrChange w:id="22222" w:author="Caree2" w:date="2017-04-02T08:01:00Z">
            <w:rPr>
              <w:ins w:id="222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24" w:author="Caree2" w:date="2017-04-02T08:01:00Z">
          <w:pPr>
            <w:autoSpaceDE w:val="0"/>
            <w:autoSpaceDN w:val="0"/>
            <w:adjustRightInd w:val="0"/>
          </w:pPr>
        </w:pPrChange>
      </w:pPr>
      <w:ins w:id="22225" w:author="Caree2" w:date="2017-04-02T07:45:00Z">
        <w:r w:rsidRPr="00910D57">
          <w:rPr>
            <w:bCs/>
            <w:rPrChange w:id="222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2228" w:author="Caree2" w:date="2017-04-02T07:45:00Z"/>
          <w:bCs/>
          <w:rPrChange w:id="22229" w:author="Caree2" w:date="2017-04-02T08:01:00Z">
            <w:rPr>
              <w:ins w:id="222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31" w:author="Caree2" w:date="2017-04-02T08:01:00Z">
          <w:pPr>
            <w:autoSpaceDE w:val="0"/>
            <w:autoSpaceDN w:val="0"/>
            <w:adjustRightInd w:val="0"/>
          </w:pPr>
        </w:pPrChange>
      </w:pPr>
      <w:ins w:id="22232" w:author="Caree2" w:date="2017-04-02T07:45:00Z">
        <w:r w:rsidRPr="00910D57">
          <w:rPr>
            <w:bCs/>
            <w:rPrChange w:id="222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22236" w:author="Caree2" w:date="2017-04-02T07:45:00Z"/>
          <w:bCs/>
          <w:rPrChange w:id="22237" w:author="Caree2" w:date="2017-04-02T08:01:00Z">
            <w:rPr>
              <w:ins w:id="222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39" w:author="Caree2" w:date="2017-04-02T08:01:00Z">
          <w:pPr>
            <w:autoSpaceDE w:val="0"/>
            <w:autoSpaceDN w:val="0"/>
            <w:adjustRightInd w:val="0"/>
          </w:pPr>
        </w:pPrChange>
      </w:pPr>
      <w:ins w:id="22240" w:author="Caree2" w:date="2017-04-02T07:45:00Z">
        <w:r w:rsidRPr="00910D57">
          <w:rPr>
            <w:bCs/>
            <w:rPrChange w:id="222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243" w:author="Caree2" w:date="2017-04-02T07:45:00Z"/>
          <w:bCs/>
          <w:rPrChange w:id="22244" w:author="Caree2" w:date="2017-04-02T08:01:00Z">
            <w:rPr>
              <w:ins w:id="222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46" w:author="Caree2" w:date="2017-04-02T08:01:00Z">
          <w:pPr>
            <w:autoSpaceDE w:val="0"/>
            <w:autoSpaceDN w:val="0"/>
            <w:adjustRightInd w:val="0"/>
          </w:pPr>
        </w:pPrChange>
      </w:pPr>
      <w:ins w:id="22247" w:author="Caree2" w:date="2017-04-02T07:45:00Z">
        <w:r w:rsidRPr="00910D57">
          <w:rPr>
            <w:bCs/>
            <w:rPrChange w:id="222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index="4"&gt;</w:t>
        </w:r>
      </w:ins>
    </w:p>
    <w:p w:rsidR="00956615" w:rsidRPr="00910D57" w:rsidRDefault="00956615" w:rsidP="00910D57">
      <w:pPr>
        <w:rPr>
          <w:ins w:id="22250" w:author="Caree2" w:date="2017-04-02T07:45:00Z"/>
          <w:bCs/>
          <w:rPrChange w:id="22251" w:author="Caree2" w:date="2017-04-02T08:01:00Z">
            <w:rPr>
              <w:ins w:id="222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53" w:author="Caree2" w:date="2017-04-02T08:01:00Z">
          <w:pPr>
            <w:autoSpaceDE w:val="0"/>
            <w:autoSpaceDN w:val="0"/>
            <w:adjustRightInd w:val="0"/>
          </w:pPr>
        </w:pPrChange>
      </w:pPr>
      <w:ins w:id="22254" w:author="Caree2" w:date="2017-04-02T07:45:00Z">
        <w:r w:rsidRPr="00910D57">
          <w:rPr>
            <w:bCs/>
            <w:rPrChange w:id="222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bean="departureTime" /&gt;</w:t>
        </w:r>
      </w:ins>
    </w:p>
    <w:p w:rsidR="00956615" w:rsidRPr="00910D57" w:rsidRDefault="00956615" w:rsidP="00910D57">
      <w:pPr>
        <w:rPr>
          <w:ins w:id="22258" w:author="Caree2" w:date="2017-04-02T07:45:00Z"/>
          <w:bCs/>
          <w:rPrChange w:id="22259" w:author="Caree2" w:date="2017-04-02T08:01:00Z">
            <w:rPr>
              <w:ins w:id="222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61" w:author="Caree2" w:date="2017-04-02T08:01:00Z">
          <w:pPr>
            <w:autoSpaceDE w:val="0"/>
            <w:autoSpaceDN w:val="0"/>
            <w:adjustRightInd w:val="0"/>
          </w:pPr>
        </w:pPrChange>
      </w:pPr>
      <w:ins w:id="22262" w:author="Caree2" w:date="2017-04-02T07:45:00Z">
        <w:r w:rsidRPr="00910D57">
          <w:rPr>
            <w:bCs/>
            <w:rPrChange w:id="222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265" w:author="Caree2" w:date="2017-04-02T07:45:00Z"/>
          <w:bCs/>
          <w:rPrChange w:id="22266" w:author="Caree2" w:date="2017-04-02T08:01:00Z">
            <w:rPr>
              <w:ins w:id="222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68" w:author="Caree2" w:date="2017-04-02T08:01:00Z">
          <w:pPr>
            <w:autoSpaceDE w:val="0"/>
            <w:autoSpaceDN w:val="0"/>
            <w:adjustRightInd w:val="0"/>
          </w:pPr>
        </w:pPrChange>
      </w:pPr>
      <w:ins w:id="22269" w:author="Caree2" w:date="2017-04-02T07:45:00Z">
        <w:r w:rsidRPr="00910D57">
          <w:rPr>
            <w:bCs/>
            <w:rPrChange w:id="222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2272" w:author="Caree2" w:date="2017-04-02T07:45:00Z"/>
          <w:bCs/>
          <w:rPrChange w:id="22273" w:author="Caree2" w:date="2017-04-02T08:01:00Z">
            <w:rPr>
              <w:ins w:id="222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75" w:author="Caree2" w:date="2017-04-02T08:01:00Z">
          <w:pPr>
            <w:autoSpaceDE w:val="0"/>
            <w:autoSpaceDN w:val="0"/>
            <w:adjustRightInd w:val="0"/>
          </w:pPr>
        </w:pPrChange>
      </w:pPr>
      <w:ins w:id="22276" w:author="Caree2" w:date="2017-04-02T07:45:00Z">
        <w:r w:rsidRPr="00910D57">
          <w:rPr>
            <w:bCs/>
            <w:rPrChange w:id="222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bean="arrivalTime" /&gt;</w:t>
        </w:r>
      </w:ins>
    </w:p>
    <w:p w:rsidR="00956615" w:rsidRPr="00910D57" w:rsidRDefault="00956615" w:rsidP="00910D57">
      <w:pPr>
        <w:rPr>
          <w:ins w:id="22280" w:author="Caree2" w:date="2017-04-02T07:45:00Z"/>
          <w:bCs/>
          <w:rPrChange w:id="22281" w:author="Caree2" w:date="2017-04-02T08:01:00Z">
            <w:rPr>
              <w:ins w:id="222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83" w:author="Caree2" w:date="2017-04-02T08:01:00Z">
          <w:pPr>
            <w:autoSpaceDE w:val="0"/>
            <w:autoSpaceDN w:val="0"/>
            <w:adjustRightInd w:val="0"/>
          </w:pPr>
        </w:pPrChange>
      </w:pPr>
      <w:ins w:id="22284" w:author="Caree2" w:date="2017-04-02T07:45:00Z">
        <w:r w:rsidRPr="00910D57">
          <w:rPr>
            <w:bCs/>
            <w:rPrChange w:id="222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287" w:author="Caree2" w:date="2017-04-02T07:45:00Z"/>
          <w:bCs/>
          <w:rPrChange w:id="22288" w:author="Caree2" w:date="2017-04-02T08:01:00Z">
            <w:rPr>
              <w:ins w:id="222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90" w:author="Caree2" w:date="2017-04-02T08:01:00Z">
          <w:pPr>
            <w:autoSpaceDE w:val="0"/>
            <w:autoSpaceDN w:val="0"/>
            <w:adjustRightInd w:val="0"/>
          </w:pPr>
        </w:pPrChange>
      </w:pPr>
      <w:ins w:id="22291" w:author="Caree2" w:date="2017-04-02T07:45:00Z">
        <w:r w:rsidRPr="00910D57">
          <w:rPr>
            <w:bCs/>
            <w:rPrChange w:id="222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2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2294" w:author="Caree2" w:date="2017-04-02T07:45:00Z"/>
          <w:bCs/>
          <w:rPrChange w:id="22295" w:author="Caree2" w:date="2017-04-02T08:01:00Z">
            <w:rPr>
              <w:ins w:id="222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297" w:author="Caree2" w:date="2017-04-02T08:01:00Z">
          <w:pPr>
            <w:autoSpaceDE w:val="0"/>
            <w:autoSpaceDN w:val="0"/>
            <w:adjustRightInd w:val="0"/>
          </w:pPr>
        </w:pPrChange>
      </w:pPr>
      <w:ins w:id="22298" w:author="Caree2" w:date="2017-04-02T07:45:00Z">
        <w:r w:rsidRPr="00910D57">
          <w:rPr>
            <w:bCs/>
            <w:rPrChange w:id="222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bean="airplane02" /&gt;</w:t>
        </w:r>
      </w:ins>
    </w:p>
    <w:p w:rsidR="00956615" w:rsidRPr="00910D57" w:rsidRDefault="00956615" w:rsidP="00910D57">
      <w:pPr>
        <w:rPr>
          <w:ins w:id="22302" w:author="Caree2" w:date="2017-04-02T07:45:00Z"/>
          <w:bCs/>
          <w:rPrChange w:id="22303" w:author="Caree2" w:date="2017-04-02T08:01:00Z">
            <w:rPr>
              <w:ins w:id="223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05" w:author="Caree2" w:date="2017-04-02T08:01:00Z">
          <w:pPr>
            <w:autoSpaceDE w:val="0"/>
            <w:autoSpaceDN w:val="0"/>
            <w:adjustRightInd w:val="0"/>
          </w:pPr>
        </w:pPrChange>
      </w:pPr>
      <w:ins w:id="22306" w:author="Caree2" w:date="2017-04-02T07:45:00Z">
        <w:r w:rsidRPr="00910D57">
          <w:rPr>
            <w:bCs/>
            <w:rPrChange w:id="223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309" w:author="Caree2" w:date="2017-04-02T07:45:00Z"/>
          <w:bCs/>
          <w:rPrChange w:id="22310" w:author="Caree2" w:date="2017-04-02T08:01:00Z">
            <w:rPr>
              <w:ins w:id="223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12" w:author="Caree2" w:date="2017-04-02T08:01:00Z">
          <w:pPr>
            <w:autoSpaceDE w:val="0"/>
            <w:autoSpaceDN w:val="0"/>
            <w:adjustRightInd w:val="0"/>
          </w:pPr>
        </w:pPrChange>
      </w:pPr>
      <w:ins w:id="22313" w:author="Caree2" w:date="2017-04-02T07:45:00Z">
        <w:r w:rsidRPr="00910D57">
          <w:rPr>
            <w:bCs/>
            <w:rPrChange w:id="223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2316" w:author="Caree2" w:date="2017-04-02T07:45:00Z"/>
          <w:bCs/>
          <w:rPrChange w:id="22317" w:author="Caree2" w:date="2017-04-02T08:01:00Z">
            <w:rPr>
              <w:ins w:id="223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19" w:author="Caree2" w:date="2017-04-02T08:01:00Z">
          <w:pPr>
            <w:autoSpaceDE w:val="0"/>
            <w:autoSpaceDN w:val="0"/>
            <w:adjustRightInd w:val="0"/>
          </w:pPr>
        </w:pPrChange>
      </w:pPr>
      <w:ins w:id="22320" w:author="Caree2" w:date="2017-04-02T07:45:00Z">
        <w:r w:rsidRPr="00910D57">
          <w:rPr>
            <w:bCs/>
            <w:rPrChange w:id="223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910D57" w:rsidRDefault="00956615" w:rsidP="00910D57">
      <w:pPr>
        <w:rPr>
          <w:ins w:id="22324" w:author="Caree2" w:date="2017-04-02T07:45:00Z"/>
          <w:bCs/>
          <w:rPrChange w:id="22325" w:author="Caree2" w:date="2017-04-02T08:01:00Z">
            <w:rPr>
              <w:ins w:id="223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27" w:author="Caree2" w:date="2017-04-02T08:01:00Z">
          <w:pPr>
            <w:autoSpaceDE w:val="0"/>
            <w:autoSpaceDN w:val="0"/>
            <w:adjustRightInd w:val="0"/>
          </w:pPr>
        </w:pPrChange>
      </w:pPr>
      <w:ins w:id="22328" w:author="Caree2" w:date="2017-04-02T07:45:00Z">
        <w:r w:rsidRPr="00910D57">
          <w:rPr>
            <w:bCs/>
            <w:rPrChange w:id="223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bean="pilot03" /&gt;</w:t>
        </w:r>
      </w:ins>
    </w:p>
    <w:p w:rsidR="00956615" w:rsidRPr="00910D57" w:rsidRDefault="00956615" w:rsidP="00910D57">
      <w:pPr>
        <w:rPr>
          <w:ins w:id="22333" w:author="Caree2" w:date="2017-04-02T07:45:00Z"/>
          <w:bCs/>
          <w:rPrChange w:id="22334" w:author="Caree2" w:date="2017-04-02T08:01:00Z">
            <w:rPr>
              <w:ins w:id="223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36" w:author="Caree2" w:date="2017-04-02T08:01:00Z">
          <w:pPr>
            <w:autoSpaceDE w:val="0"/>
            <w:autoSpaceDN w:val="0"/>
            <w:adjustRightInd w:val="0"/>
          </w:pPr>
        </w:pPrChange>
      </w:pPr>
      <w:ins w:id="22337" w:author="Caree2" w:date="2017-04-02T07:45:00Z">
        <w:r w:rsidRPr="00910D57">
          <w:rPr>
            <w:bCs/>
            <w:rPrChange w:id="223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bean="pilot04" /&gt;</w:t>
        </w:r>
      </w:ins>
    </w:p>
    <w:p w:rsidR="00956615" w:rsidRPr="00910D57" w:rsidRDefault="00956615" w:rsidP="00910D57">
      <w:pPr>
        <w:rPr>
          <w:ins w:id="22342" w:author="Caree2" w:date="2017-04-02T07:45:00Z"/>
          <w:bCs/>
          <w:rPrChange w:id="22343" w:author="Caree2" w:date="2017-04-02T08:01:00Z">
            <w:rPr>
              <w:ins w:id="223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45" w:author="Caree2" w:date="2017-04-02T08:01:00Z">
          <w:pPr>
            <w:autoSpaceDE w:val="0"/>
            <w:autoSpaceDN w:val="0"/>
            <w:adjustRightInd w:val="0"/>
          </w:pPr>
        </w:pPrChange>
      </w:pPr>
      <w:ins w:id="22346" w:author="Caree2" w:date="2017-04-02T07:45:00Z">
        <w:r w:rsidRPr="00910D57">
          <w:rPr>
            <w:bCs/>
            <w:rPrChange w:id="223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910D57" w:rsidRDefault="00956615" w:rsidP="00910D57">
      <w:pPr>
        <w:rPr>
          <w:ins w:id="22350" w:author="Caree2" w:date="2017-04-02T07:45:00Z"/>
          <w:bCs/>
          <w:rPrChange w:id="22351" w:author="Caree2" w:date="2017-04-02T08:01:00Z">
            <w:rPr>
              <w:ins w:id="223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53" w:author="Caree2" w:date="2017-04-02T08:01:00Z">
          <w:pPr>
            <w:autoSpaceDE w:val="0"/>
            <w:autoSpaceDN w:val="0"/>
            <w:adjustRightInd w:val="0"/>
          </w:pPr>
        </w:pPrChange>
      </w:pPr>
      <w:ins w:id="22354" w:author="Caree2" w:date="2017-04-02T07:45:00Z">
        <w:r w:rsidRPr="00910D57">
          <w:rPr>
            <w:bCs/>
            <w:rPrChange w:id="223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357" w:author="Caree2" w:date="2017-04-02T07:45:00Z"/>
          <w:bCs/>
          <w:rPrChange w:id="22358" w:author="Caree2" w:date="2017-04-02T08:01:00Z">
            <w:rPr>
              <w:ins w:id="223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60" w:author="Caree2" w:date="2017-04-02T08:01:00Z">
          <w:pPr>
            <w:autoSpaceDE w:val="0"/>
            <w:autoSpaceDN w:val="0"/>
            <w:adjustRightInd w:val="0"/>
          </w:pPr>
        </w:pPrChange>
      </w:pPr>
      <w:ins w:id="22361" w:author="Caree2" w:date="2017-04-02T07:45:00Z">
        <w:r w:rsidRPr="00910D57">
          <w:rPr>
            <w:bCs/>
            <w:rPrChange w:id="223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index="8"&gt;</w:t>
        </w:r>
      </w:ins>
    </w:p>
    <w:p w:rsidR="00956615" w:rsidRPr="00910D57" w:rsidRDefault="00956615" w:rsidP="00910D57">
      <w:pPr>
        <w:rPr>
          <w:ins w:id="22364" w:author="Caree2" w:date="2017-04-02T07:45:00Z"/>
          <w:bCs/>
          <w:rPrChange w:id="22365" w:author="Caree2" w:date="2017-04-02T08:01:00Z">
            <w:rPr>
              <w:ins w:id="223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67" w:author="Caree2" w:date="2017-04-02T08:01:00Z">
          <w:pPr>
            <w:autoSpaceDE w:val="0"/>
            <w:autoSpaceDN w:val="0"/>
            <w:adjustRightInd w:val="0"/>
          </w:pPr>
        </w:pPrChange>
      </w:pPr>
      <w:ins w:id="22368" w:author="Caree2" w:date="2017-04-02T07:45:00Z">
        <w:r w:rsidRPr="00910D57">
          <w:rPr>
            <w:bCs/>
            <w:rPrChange w:id="223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910D57" w:rsidRDefault="00956615" w:rsidP="00910D57">
      <w:pPr>
        <w:rPr>
          <w:ins w:id="22372" w:author="Caree2" w:date="2017-04-02T07:45:00Z"/>
          <w:bCs/>
          <w:rPrChange w:id="22373" w:author="Caree2" w:date="2017-04-02T08:01:00Z">
            <w:rPr>
              <w:ins w:id="223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75" w:author="Caree2" w:date="2017-04-02T08:01:00Z">
          <w:pPr>
            <w:autoSpaceDE w:val="0"/>
            <w:autoSpaceDN w:val="0"/>
            <w:adjustRightInd w:val="0"/>
          </w:pPr>
        </w:pPrChange>
      </w:pPr>
      <w:ins w:id="22376" w:author="Caree2" w:date="2017-04-02T07:45:00Z">
        <w:r w:rsidRPr="00910D57">
          <w:rPr>
            <w:bCs/>
            <w:rPrChange w:id="223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bean="flightAttendant03" /&gt;</w:t>
        </w:r>
      </w:ins>
    </w:p>
    <w:p w:rsidR="00956615" w:rsidRPr="00910D57" w:rsidRDefault="00956615" w:rsidP="00910D57">
      <w:pPr>
        <w:rPr>
          <w:ins w:id="22381" w:author="Caree2" w:date="2017-04-02T07:45:00Z"/>
          <w:bCs/>
          <w:rPrChange w:id="22382" w:author="Caree2" w:date="2017-04-02T08:01:00Z">
            <w:rPr>
              <w:ins w:id="223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84" w:author="Caree2" w:date="2017-04-02T08:01:00Z">
          <w:pPr>
            <w:autoSpaceDE w:val="0"/>
            <w:autoSpaceDN w:val="0"/>
            <w:adjustRightInd w:val="0"/>
          </w:pPr>
        </w:pPrChange>
      </w:pPr>
      <w:ins w:id="22385" w:author="Caree2" w:date="2017-04-02T07:45:00Z">
        <w:r w:rsidRPr="00910D57">
          <w:rPr>
            <w:bCs/>
            <w:rPrChange w:id="223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bean="flightAttendant04" /&gt;</w:t>
        </w:r>
      </w:ins>
    </w:p>
    <w:p w:rsidR="00956615" w:rsidRPr="00910D57" w:rsidRDefault="00956615" w:rsidP="00910D57">
      <w:pPr>
        <w:rPr>
          <w:ins w:id="22390" w:author="Caree2" w:date="2017-04-02T07:45:00Z"/>
          <w:bCs/>
          <w:rPrChange w:id="22391" w:author="Caree2" w:date="2017-04-02T08:01:00Z">
            <w:rPr>
              <w:ins w:id="223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393" w:author="Caree2" w:date="2017-04-02T08:01:00Z">
          <w:pPr>
            <w:autoSpaceDE w:val="0"/>
            <w:autoSpaceDN w:val="0"/>
            <w:adjustRightInd w:val="0"/>
          </w:pPr>
        </w:pPrChange>
      </w:pPr>
      <w:ins w:id="22394" w:author="Caree2" w:date="2017-04-02T07:45:00Z">
        <w:r w:rsidRPr="00910D57">
          <w:rPr>
            <w:bCs/>
            <w:rPrChange w:id="223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23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3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910D57" w:rsidRDefault="00956615" w:rsidP="00910D57">
      <w:pPr>
        <w:rPr>
          <w:ins w:id="22398" w:author="Caree2" w:date="2017-04-02T07:45:00Z"/>
          <w:bCs/>
          <w:rPrChange w:id="22399" w:author="Caree2" w:date="2017-04-02T08:01:00Z">
            <w:rPr>
              <w:ins w:id="224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01" w:author="Caree2" w:date="2017-04-02T08:01:00Z">
          <w:pPr>
            <w:autoSpaceDE w:val="0"/>
            <w:autoSpaceDN w:val="0"/>
            <w:adjustRightInd w:val="0"/>
          </w:pPr>
        </w:pPrChange>
      </w:pPr>
      <w:ins w:id="22402" w:author="Caree2" w:date="2017-04-02T07:45:00Z">
        <w:r w:rsidRPr="00910D57">
          <w:rPr>
            <w:bCs/>
            <w:rPrChange w:id="224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405" w:author="Caree2" w:date="2017-04-02T07:45:00Z"/>
          <w:bCs/>
          <w:rPrChange w:id="22406" w:author="Caree2" w:date="2017-04-02T08:01:00Z">
            <w:rPr>
              <w:ins w:id="224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08" w:author="Caree2" w:date="2017-04-02T08:01:00Z">
          <w:pPr>
            <w:autoSpaceDE w:val="0"/>
            <w:autoSpaceDN w:val="0"/>
            <w:adjustRightInd w:val="0"/>
          </w:pPr>
        </w:pPrChange>
      </w:pPr>
      <w:ins w:id="22409" w:author="Caree2" w:date="2017-04-02T07:45:00Z">
        <w:r w:rsidRPr="00910D57">
          <w:rPr>
            <w:bCs/>
            <w:rPrChange w:id="224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2411" w:author="Caree2" w:date="2017-04-02T07:45:00Z"/>
          <w:bCs/>
          <w:rPrChange w:id="22412" w:author="Caree2" w:date="2017-04-02T08:01:00Z">
            <w:rPr>
              <w:ins w:id="224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14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2415" w:author="Caree2" w:date="2017-04-02T07:45:00Z"/>
          <w:bCs/>
          <w:rPrChange w:id="22416" w:author="Caree2" w:date="2017-04-02T08:01:00Z">
            <w:rPr>
              <w:ins w:id="224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18" w:author="Caree2" w:date="2017-04-02T08:01:00Z">
          <w:pPr>
            <w:autoSpaceDE w:val="0"/>
            <w:autoSpaceDN w:val="0"/>
            <w:adjustRightInd w:val="0"/>
          </w:pPr>
        </w:pPrChange>
      </w:pPr>
      <w:ins w:id="22419" w:author="Caree2" w:date="2017-04-02T07:45:00Z">
        <w:r w:rsidRPr="00910D57">
          <w:rPr>
            <w:bCs/>
            <w:rPrChange w:id="224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id="flight03" class="com.rollingstone.springframework.aop.example.Flight"&gt;</w:t>
        </w:r>
      </w:ins>
    </w:p>
    <w:p w:rsidR="00956615" w:rsidRPr="00910D57" w:rsidRDefault="00956615" w:rsidP="00910D57">
      <w:pPr>
        <w:rPr>
          <w:ins w:id="22421" w:author="Caree2" w:date="2017-04-02T07:45:00Z"/>
          <w:bCs/>
          <w:rPrChange w:id="22422" w:author="Caree2" w:date="2017-04-02T08:01:00Z">
            <w:rPr>
              <w:ins w:id="224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24" w:author="Caree2" w:date="2017-04-02T08:01:00Z">
          <w:pPr>
            <w:autoSpaceDE w:val="0"/>
            <w:autoSpaceDN w:val="0"/>
            <w:adjustRightInd w:val="0"/>
          </w:pPr>
        </w:pPrChange>
      </w:pPr>
      <w:ins w:id="22425" w:author="Caree2" w:date="2017-04-02T07:45:00Z">
        <w:r w:rsidRPr="00910D57">
          <w:rPr>
            <w:bCs/>
            <w:rPrChange w:id="224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value="03"&gt;&lt;/constructor-arg&gt;</w:t>
        </w:r>
      </w:ins>
    </w:p>
    <w:p w:rsidR="00956615" w:rsidRPr="00910D57" w:rsidRDefault="00956615" w:rsidP="00910D57">
      <w:pPr>
        <w:rPr>
          <w:ins w:id="22428" w:author="Caree2" w:date="2017-04-02T07:45:00Z"/>
          <w:bCs/>
          <w:rPrChange w:id="22429" w:author="Caree2" w:date="2017-04-02T08:01:00Z">
            <w:rPr>
              <w:ins w:id="224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31" w:author="Caree2" w:date="2017-04-02T08:01:00Z">
          <w:pPr>
            <w:autoSpaceDE w:val="0"/>
            <w:autoSpaceDN w:val="0"/>
            <w:adjustRightInd w:val="0"/>
          </w:pPr>
        </w:pPrChange>
      </w:pPr>
      <w:ins w:id="22432" w:author="Caree2" w:date="2017-04-02T07:45:00Z">
        <w:r w:rsidRPr="00910D57">
          <w:rPr>
            <w:bCs/>
            <w:rPrChange w:id="224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value="NW878"&gt;&lt;/constructor-arg&gt;</w:t>
        </w:r>
      </w:ins>
    </w:p>
    <w:p w:rsidR="00956615" w:rsidRPr="00910D57" w:rsidRDefault="00956615" w:rsidP="00910D57">
      <w:pPr>
        <w:rPr>
          <w:ins w:id="22435" w:author="Caree2" w:date="2017-04-02T07:45:00Z"/>
          <w:bCs/>
          <w:rPrChange w:id="22436" w:author="Caree2" w:date="2017-04-02T08:01:00Z">
            <w:rPr>
              <w:ins w:id="224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38" w:author="Caree2" w:date="2017-04-02T08:01:00Z">
          <w:pPr>
            <w:autoSpaceDE w:val="0"/>
            <w:autoSpaceDN w:val="0"/>
            <w:adjustRightInd w:val="0"/>
          </w:pPr>
        </w:pPrChange>
      </w:pPr>
      <w:ins w:id="22439" w:author="Caree2" w:date="2017-04-02T07:45:00Z">
        <w:r w:rsidRPr="00910D57">
          <w:rPr>
            <w:bCs/>
            <w:rPrChange w:id="224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index="2"&gt;</w:t>
        </w:r>
      </w:ins>
    </w:p>
    <w:p w:rsidR="00956615" w:rsidRPr="00910D57" w:rsidRDefault="00956615" w:rsidP="00910D57">
      <w:pPr>
        <w:rPr>
          <w:ins w:id="22442" w:author="Caree2" w:date="2017-04-02T07:45:00Z"/>
          <w:bCs/>
          <w:rPrChange w:id="22443" w:author="Caree2" w:date="2017-04-02T08:01:00Z">
            <w:rPr>
              <w:ins w:id="224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45" w:author="Caree2" w:date="2017-04-02T08:01:00Z">
          <w:pPr>
            <w:autoSpaceDE w:val="0"/>
            <w:autoSpaceDN w:val="0"/>
            <w:adjustRightInd w:val="0"/>
          </w:pPr>
        </w:pPrChange>
      </w:pPr>
      <w:ins w:id="22446" w:author="Caree2" w:date="2017-04-02T07:45:00Z">
        <w:r w:rsidRPr="00910D57">
          <w:rPr>
            <w:bCs/>
            <w:rPrChange w:id="224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22450" w:author="Caree2" w:date="2017-04-02T07:45:00Z"/>
          <w:bCs/>
          <w:rPrChange w:id="22451" w:author="Caree2" w:date="2017-04-02T08:01:00Z">
            <w:rPr>
              <w:ins w:id="224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53" w:author="Caree2" w:date="2017-04-02T08:01:00Z">
          <w:pPr>
            <w:autoSpaceDE w:val="0"/>
            <w:autoSpaceDN w:val="0"/>
            <w:adjustRightInd w:val="0"/>
          </w:pPr>
        </w:pPrChange>
      </w:pPr>
      <w:ins w:id="22454" w:author="Caree2" w:date="2017-04-02T07:45:00Z">
        <w:r w:rsidRPr="00910D57">
          <w:rPr>
            <w:bCs/>
            <w:rPrChange w:id="224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457" w:author="Caree2" w:date="2017-04-02T07:45:00Z"/>
          <w:bCs/>
          <w:rPrChange w:id="22458" w:author="Caree2" w:date="2017-04-02T08:01:00Z">
            <w:rPr>
              <w:ins w:id="224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60" w:author="Caree2" w:date="2017-04-02T08:01:00Z">
          <w:pPr>
            <w:autoSpaceDE w:val="0"/>
            <w:autoSpaceDN w:val="0"/>
            <w:adjustRightInd w:val="0"/>
          </w:pPr>
        </w:pPrChange>
      </w:pPr>
      <w:ins w:id="22461" w:author="Caree2" w:date="2017-04-02T07:45:00Z">
        <w:r w:rsidRPr="00910D57">
          <w:rPr>
            <w:bCs/>
            <w:rPrChange w:id="224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2464" w:author="Caree2" w:date="2017-04-02T07:45:00Z"/>
          <w:bCs/>
          <w:rPrChange w:id="22465" w:author="Caree2" w:date="2017-04-02T08:01:00Z">
            <w:rPr>
              <w:ins w:id="224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67" w:author="Caree2" w:date="2017-04-02T08:01:00Z">
          <w:pPr>
            <w:autoSpaceDE w:val="0"/>
            <w:autoSpaceDN w:val="0"/>
            <w:adjustRightInd w:val="0"/>
          </w:pPr>
        </w:pPrChange>
      </w:pPr>
      <w:ins w:id="22468" w:author="Caree2" w:date="2017-04-02T07:45:00Z">
        <w:r w:rsidRPr="00910D57">
          <w:rPr>
            <w:bCs/>
            <w:rPrChange w:id="224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22472" w:author="Caree2" w:date="2017-04-02T07:45:00Z"/>
          <w:bCs/>
          <w:rPrChange w:id="22473" w:author="Caree2" w:date="2017-04-02T08:01:00Z">
            <w:rPr>
              <w:ins w:id="224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75" w:author="Caree2" w:date="2017-04-02T08:01:00Z">
          <w:pPr>
            <w:autoSpaceDE w:val="0"/>
            <w:autoSpaceDN w:val="0"/>
            <w:adjustRightInd w:val="0"/>
          </w:pPr>
        </w:pPrChange>
      </w:pPr>
      <w:ins w:id="22476" w:author="Caree2" w:date="2017-04-02T07:45:00Z">
        <w:r w:rsidRPr="00910D57">
          <w:rPr>
            <w:bCs/>
            <w:rPrChange w:id="224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479" w:author="Caree2" w:date="2017-04-02T07:45:00Z"/>
          <w:bCs/>
          <w:rPrChange w:id="22480" w:author="Caree2" w:date="2017-04-02T08:01:00Z">
            <w:rPr>
              <w:ins w:id="224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82" w:author="Caree2" w:date="2017-04-02T08:01:00Z">
          <w:pPr>
            <w:autoSpaceDE w:val="0"/>
            <w:autoSpaceDN w:val="0"/>
            <w:adjustRightInd w:val="0"/>
          </w:pPr>
        </w:pPrChange>
      </w:pPr>
      <w:ins w:id="22483" w:author="Caree2" w:date="2017-04-02T07:45:00Z">
        <w:r w:rsidRPr="00910D57">
          <w:rPr>
            <w:bCs/>
            <w:rPrChange w:id="224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index="4"&gt;</w:t>
        </w:r>
      </w:ins>
    </w:p>
    <w:p w:rsidR="00956615" w:rsidRPr="00910D57" w:rsidRDefault="00956615" w:rsidP="00910D57">
      <w:pPr>
        <w:rPr>
          <w:ins w:id="22486" w:author="Caree2" w:date="2017-04-02T07:45:00Z"/>
          <w:bCs/>
          <w:rPrChange w:id="22487" w:author="Caree2" w:date="2017-04-02T08:01:00Z">
            <w:rPr>
              <w:ins w:id="224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89" w:author="Caree2" w:date="2017-04-02T08:01:00Z">
          <w:pPr>
            <w:autoSpaceDE w:val="0"/>
            <w:autoSpaceDN w:val="0"/>
            <w:adjustRightInd w:val="0"/>
          </w:pPr>
        </w:pPrChange>
      </w:pPr>
      <w:ins w:id="22490" w:author="Caree2" w:date="2017-04-02T07:45:00Z">
        <w:r w:rsidRPr="00910D57">
          <w:rPr>
            <w:bCs/>
            <w:rPrChange w:id="224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4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bean="departureTime" /&gt;</w:t>
        </w:r>
      </w:ins>
    </w:p>
    <w:p w:rsidR="00956615" w:rsidRPr="00910D57" w:rsidRDefault="00956615" w:rsidP="00910D57">
      <w:pPr>
        <w:rPr>
          <w:ins w:id="22494" w:author="Caree2" w:date="2017-04-02T07:45:00Z"/>
          <w:bCs/>
          <w:rPrChange w:id="22495" w:author="Caree2" w:date="2017-04-02T08:01:00Z">
            <w:rPr>
              <w:ins w:id="224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497" w:author="Caree2" w:date="2017-04-02T08:01:00Z">
          <w:pPr>
            <w:autoSpaceDE w:val="0"/>
            <w:autoSpaceDN w:val="0"/>
            <w:adjustRightInd w:val="0"/>
          </w:pPr>
        </w:pPrChange>
      </w:pPr>
      <w:ins w:id="22498" w:author="Caree2" w:date="2017-04-02T07:45:00Z">
        <w:r w:rsidRPr="00910D57">
          <w:rPr>
            <w:bCs/>
            <w:rPrChange w:id="224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501" w:author="Caree2" w:date="2017-04-02T07:45:00Z"/>
          <w:bCs/>
          <w:rPrChange w:id="22502" w:author="Caree2" w:date="2017-04-02T08:01:00Z">
            <w:rPr>
              <w:ins w:id="225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04" w:author="Caree2" w:date="2017-04-02T08:01:00Z">
          <w:pPr>
            <w:autoSpaceDE w:val="0"/>
            <w:autoSpaceDN w:val="0"/>
            <w:adjustRightInd w:val="0"/>
          </w:pPr>
        </w:pPrChange>
      </w:pPr>
      <w:ins w:id="22505" w:author="Caree2" w:date="2017-04-02T07:45:00Z">
        <w:r w:rsidRPr="00910D57">
          <w:rPr>
            <w:bCs/>
            <w:rPrChange w:id="225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2508" w:author="Caree2" w:date="2017-04-02T07:45:00Z"/>
          <w:bCs/>
          <w:rPrChange w:id="22509" w:author="Caree2" w:date="2017-04-02T08:01:00Z">
            <w:rPr>
              <w:ins w:id="225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11" w:author="Caree2" w:date="2017-04-02T08:01:00Z">
          <w:pPr>
            <w:autoSpaceDE w:val="0"/>
            <w:autoSpaceDN w:val="0"/>
            <w:adjustRightInd w:val="0"/>
          </w:pPr>
        </w:pPrChange>
      </w:pPr>
      <w:ins w:id="22512" w:author="Caree2" w:date="2017-04-02T07:45:00Z">
        <w:r w:rsidRPr="00910D57">
          <w:rPr>
            <w:bCs/>
            <w:rPrChange w:id="225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bean="arrivalTime" /&gt;</w:t>
        </w:r>
      </w:ins>
    </w:p>
    <w:p w:rsidR="00956615" w:rsidRPr="00910D57" w:rsidRDefault="00956615" w:rsidP="00910D57">
      <w:pPr>
        <w:rPr>
          <w:ins w:id="22516" w:author="Caree2" w:date="2017-04-02T07:45:00Z"/>
          <w:bCs/>
          <w:rPrChange w:id="22517" w:author="Caree2" w:date="2017-04-02T08:01:00Z">
            <w:rPr>
              <w:ins w:id="225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19" w:author="Caree2" w:date="2017-04-02T08:01:00Z">
          <w:pPr>
            <w:autoSpaceDE w:val="0"/>
            <w:autoSpaceDN w:val="0"/>
            <w:adjustRightInd w:val="0"/>
          </w:pPr>
        </w:pPrChange>
      </w:pPr>
      <w:ins w:id="22520" w:author="Caree2" w:date="2017-04-02T07:45:00Z">
        <w:r w:rsidRPr="00910D57">
          <w:rPr>
            <w:bCs/>
            <w:rPrChange w:id="225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523" w:author="Caree2" w:date="2017-04-02T07:45:00Z"/>
          <w:bCs/>
          <w:rPrChange w:id="22524" w:author="Caree2" w:date="2017-04-02T08:01:00Z">
            <w:rPr>
              <w:ins w:id="225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26" w:author="Caree2" w:date="2017-04-02T08:01:00Z">
          <w:pPr>
            <w:autoSpaceDE w:val="0"/>
            <w:autoSpaceDN w:val="0"/>
            <w:adjustRightInd w:val="0"/>
          </w:pPr>
        </w:pPrChange>
      </w:pPr>
      <w:ins w:id="22527" w:author="Caree2" w:date="2017-04-02T07:45:00Z">
        <w:r w:rsidRPr="00910D57">
          <w:rPr>
            <w:bCs/>
            <w:rPrChange w:id="225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2530" w:author="Caree2" w:date="2017-04-02T07:45:00Z"/>
          <w:bCs/>
          <w:rPrChange w:id="22531" w:author="Caree2" w:date="2017-04-02T08:01:00Z">
            <w:rPr>
              <w:ins w:id="225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33" w:author="Caree2" w:date="2017-04-02T08:01:00Z">
          <w:pPr>
            <w:autoSpaceDE w:val="0"/>
            <w:autoSpaceDN w:val="0"/>
            <w:adjustRightInd w:val="0"/>
          </w:pPr>
        </w:pPrChange>
      </w:pPr>
      <w:ins w:id="22534" w:author="Caree2" w:date="2017-04-02T07:45:00Z">
        <w:r w:rsidRPr="00910D57">
          <w:rPr>
            <w:bCs/>
            <w:rPrChange w:id="225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bean="airplane03" /&gt;</w:t>
        </w:r>
      </w:ins>
    </w:p>
    <w:p w:rsidR="00956615" w:rsidRPr="00910D57" w:rsidRDefault="00956615" w:rsidP="00910D57">
      <w:pPr>
        <w:rPr>
          <w:ins w:id="22538" w:author="Caree2" w:date="2017-04-02T07:45:00Z"/>
          <w:bCs/>
          <w:rPrChange w:id="22539" w:author="Caree2" w:date="2017-04-02T08:01:00Z">
            <w:rPr>
              <w:ins w:id="225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41" w:author="Caree2" w:date="2017-04-02T08:01:00Z">
          <w:pPr>
            <w:autoSpaceDE w:val="0"/>
            <w:autoSpaceDN w:val="0"/>
            <w:adjustRightInd w:val="0"/>
          </w:pPr>
        </w:pPrChange>
      </w:pPr>
      <w:ins w:id="22542" w:author="Caree2" w:date="2017-04-02T07:45:00Z">
        <w:r w:rsidRPr="00910D57">
          <w:rPr>
            <w:bCs/>
            <w:rPrChange w:id="225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545" w:author="Caree2" w:date="2017-04-02T07:45:00Z"/>
          <w:bCs/>
          <w:rPrChange w:id="22546" w:author="Caree2" w:date="2017-04-02T08:01:00Z">
            <w:rPr>
              <w:ins w:id="225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48" w:author="Caree2" w:date="2017-04-02T08:01:00Z">
          <w:pPr>
            <w:autoSpaceDE w:val="0"/>
            <w:autoSpaceDN w:val="0"/>
            <w:adjustRightInd w:val="0"/>
          </w:pPr>
        </w:pPrChange>
      </w:pPr>
      <w:ins w:id="22549" w:author="Caree2" w:date="2017-04-02T07:45:00Z">
        <w:r w:rsidRPr="00910D57">
          <w:rPr>
            <w:bCs/>
            <w:rPrChange w:id="225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2552" w:author="Caree2" w:date="2017-04-02T07:45:00Z"/>
          <w:bCs/>
          <w:rPrChange w:id="22553" w:author="Caree2" w:date="2017-04-02T08:01:00Z">
            <w:rPr>
              <w:ins w:id="225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55" w:author="Caree2" w:date="2017-04-02T08:01:00Z">
          <w:pPr>
            <w:autoSpaceDE w:val="0"/>
            <w:autoSpaceDN w:val="0"/>
            <w:adjustRightInd w:val="0"/>
          </w:pPr>
        </w:pPrChange>
      </w:pPr>
      <w:ins w:id="22556" w:author="Caree2" w:date="2017-04-02T07:45:00Z">
        <w:r w:rsidRPr="00910D57">
          <w:rPr>
            <w:bCs/>
            <w:rPrChange w:id="225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910D57" w:rsidRDefault="00956615" w:rsidP="00910D57">
      <w:pPr>
        <w:rPr>
          <w:ins w:id="22560" w:author="Caree2" w:date="2017-04-02T07:45:00Z"/>
          <w:bCs/>
          <w:rPrChange w:id="22561" w:author="Caree2" w:date="2017-04-02T08:01:00Z">
            <w:rPr>
              <w:ins w:id="225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63" w:author="Caree2" w:date="2017-04-02T08:01:00Z">
          <w:pPr>
            <w:autoSpaceDE w:val="0"/>
            <w:autoSpaceDN w:val="0"/>
            <w:adjustRightInd w:val="0"/>
          </w:pPr>
        </w:pPrChange>
      </w:pPr>
      <w:ins w:id="22564" w:author="Caree2" w:date="2017-04-02T07:45:00Z">
        <w:r w:rsidRPr="00910D57">
          <w:rPr>
            <w:bCs/>
            <w:rPrChange w:id="225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bean="pilot04" /&gt;</w:t>
        </w:r>
      </w:ins>
    </w:p>
    <w:p w:rsidR="00956615" w:rsidRPr="00910D57" w:rsidRDefault="00956615" w:rsidP="00910D57">
      <w:pPr>
        <w:rPr>
          <w:ins w:id="22569" w:author="Caree2" w:date="2017-04-02T07:45:00Z"/>
          <w:bCs/>
          <w:rPrChange w:id="22570" w:author="Caree2" w:date="2017-04-02T08:01:00Z">
            <w:rPr>
              <w:ins w:id="225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72" w:author="Caree2" w:date="2017-04-02T08:01:00Z">
          <w:pPr>
            <w:autoSpaceDE w:val="0"/>
            <w:autoSpaceDN w:val="0"/>
            <w:adjustRightInd w:val="0"/>
          </w:pPr>
        </w:pPrChange>
      </w:pPr>
      <w:ins w:id="22573" w:author="Caree2" w:date="2017-04-02T07:45:00Z">
        <w:r w:rsidRPr="00910D57">
          <w:rPr>
            <w:bCs/>
            <w:rPrChange w:id="225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bean="pilot05" /&gt;</w:t>
        </w:r>
      </w:ins>
    </w:p>
    <w:p w:rsidR="00956615" w:rsidRPr="00910D57" w:rsidRDefault="00956615" w:rsidP="00910D57">
      <w:pPr>
        <w:rPr>
          <w:ins w:id="22578" w:author="Caree2" w:date="2017-04-02T07:45:00Z"/>
          <w:bCs/>
          <w:rPrChange w:id="22579" w:author="Caree2" w:date="2017-04-02T08:01:00Z">
            <w:rPr>
              <w:ins w:id="225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81" w:author="Caree2" w:date="2017-04-02T08:01:00Z">
          <w:pPr>
            <w:autoSpaceDE w:val="0"/>
            <w:autoSpaceDN w:val="0"/>
            <w:adjustRightInd w:val="0"/>
          </w:pPr>
        </w:pPrChange>
      </w:pPr>
      <w:ins w:id="22582" w:author="Caree2" w:date="2017-04-02T07:45:00Z">
        <w:r w:rsidRPr="00910D57">
          <w:rPr>
            <w:bCs/>
            <w:rPrChange w:id="225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910D57" w:rsidRDefault="00956615" w:rsidP="00910D57">
      <w:pPr>
        <w:rPr>
          <w:ins w:id="22586" w:author="Caree2" w:date="2017-04-02T07:45:00Z"/>
          <w:bCs/>
          <w:rPrChange w:id="22587" w:author="Caree2" w:date="2017-04-02T08:01:00Z">
            <w:rPr>
              <w:ins w:id="225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89" w:author="Caree2" w:date="2017-04-02T08:01:00Z">
          <w:pPr>
            <w:autoSpaceDE w:val="0"/>
            <w:autoSpaceDN w:val="0"/>
            <w:adjustRightInd w:val="0"/>
          </w:pPr>
        </w:pPrChange>
      </w:pPr>
      <w:ins w:id="22590" w:author="Caree2" w:date="2017-04-02T07:45:00Z">
        <w:r w:rsidRPr="00910D57">
          <w:rPr>
            <w:bCs/>
            <w:rPrChange w:id="225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593" w:author="Caree2" w:date="2017-04-02T07:45:00Z"/>
          <w:bCs/>
          <w:rPrChange w:id="22594" w:author="Caree2" w:date="2017-04-02T08:01:00Z">
            <w:rPr>
              <w:ins w:id="225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596" w:author="Caree2" w:date="2017-04-02T08:01:00Z">
          <w:pPr>
            <w:autoSpaceDE w:val="0"/>
            <w:autoSpaceDN w:val="0"/>
            <w:adjustRightInd w:val="0"/>
          </w:pPr>
        </w:pPrChange>
      </w:pPr>
      <w:ins w:id="22597" w:author="Caree2" w:date="2017-04-02T07:45:00Z">
        <w:r w:rsidRPr="00910D57">
          <w:rPr>
            <w:bCs/>
            <w:rPrChange w:id="225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5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index="8"&gt;</w:t>
        </w:r>
      </w:ins>
    </w:p>
    <w:p w:rsidR="00956615" w:rsidRPr="00910D57" w:rsidRDefault="00956615" w:rsidP="00910D57">
      <w:pPr>
        <w:rPr>
          <w:ins w:id="22600" w:author="Caree2" w:date="2017-04-02T07:45:00Z"/>
          <w:bCs/>
          <w:rPrChange w:id="22601" w:author="Caree2" w:date="2017-04-02T08:01:00Z">
            <w:rPr>
              <w:ins w:id="226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03" w:author="Caree2" w:date="2017-04-02T08:01:00Z">
          <w:pPr>
            <w:autoSpaceDE w:val="0"/>
            <w:autoSpaceDN w:val="0"/>
            <w:adjustRightInd w:val="0"/>
          </w:pPr>
        </w:pPrChange>
      </w:pPr>
      <w:ins w:id="22604" w:author="Caree2" w:date="2017-04-02T07:45:00Z">
        <w:r w:rsidRPr="00910D57">
          <w:rPr>
            <w:bCs/>
            <w:rPrChange w:id="226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910D57" w:rsidRDefault="00956615" w:rsidP="00910D57">
      <w:pPr>
        <w:rPr>
          <w:ins w:id="22608" w:author="Caree2" w:date="2017-04-02T07:45:00Z"/>
          <w:bCs/>
          <w:rPrChange w:id="22609" w:author="Caree2" w:date="2017-04-02T08:01:00Z">
            <w:rPr>
              <w:ins w:id="226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11" w:author="Caree2" w:date="2017-04-02T08:01:00Z">
          <w:pPr>
            <w:autoSpaceDE w:val="0"/>
            <w:autoSpaceDN w:val="0"/>
            <w:adjustRightInd w:val="0"/>
          </w:pPr>
        </w:pPrChange>
      </w:pPr>
      <w:ins w:id="22612" w:author="Caree2" w:date="2017-04-02T07:45:00Z">
        <w:r w:rsidRPr="00910D57">
          <w:rPr>
            <w:bCs/>
            <w:rPrChange w:id="226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bean="flightAttendant05" /&gt;</w:t>
        </w:r>
      </w:ins>
    </w:p>
    <w:p w:rsidR="00956615" w:rsidRPr="00910D57" w:rsidRDefault="00956615" w:rsidP="00910D57">
      <w:pPr>
        <w:rPr>
          <w:ins w:id="22617" w:author="Caree2" w:date="2017-04-02T07:45:00Z"/>
          <w:bCs/>
          <w:rPrChange w:id="22618" w:author="Caree2" w:date="2017-04-02T08:01:00Z">
            <w:rPr>
              <w:ins w:id="226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20" w:author="Caree2" w:date="2017-04-02T08:01:00Z">
          <w:pPr>
            <w:autoSpaceDE w:val="0"/>
            <w:autoSpaceDN w:val="0"/>
            <w:adjustRightInd w:val="0"/>
          </w:pPr>
        </w:pPrChange>
      </w:pPr>
      <w:ins w:id="22621" w:author="Caree2" w:date="2017-04-02T07:45:00Z">
        <w:r w:rsidRPr="00910D57">
          <w:rPr>
            <w:bCs/>
            <w:rPrChange w:id="226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bean="flightAttendant06" /&gt;</w:t>
        </w:r>
      </w:ins>
    </w:p>
    <w:p w:rsidR="00956615" w:rsidRPr="00910D57" w:rsidRDefault="00956615" w:rsidP="00910D57">
      <w:pPr>
        <w:rPr>
          <w:ins w:id="22626" w:author="Caree2" w:date="2017-04-02T07:45:00Z"/>
          <w:bCs/>
          <w:rPrChange w:id="22627" w:author="Caree2" w:date="2017-04-02T08:01:00Z">
            <w:rPr>
              <w:ins w:id="226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29" w:author="Caree2" w:date="2017-04-02T08:01:00Z">
          <w:pPr>
            <w:autoSpaceDE w:val="0"/>
            <w:autoSpaceDN w:val="0"/>
            <w:adjustRightInd w:val="0"/>
          </w:pPr>
        </w:pPrChange>
      </w:pPr>
      <w:ins w:id="22630" w:author="Caree2" w:date="2017-04-02T07:45:00Z">
        <w:r w:rsidRPr="00910D57">
          <w:rPr>
            <w:bCs/>
            <w:rPrChange w:id="226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910D57" w:rsidRDefault="00956615" w:rsidP="00910D57">
      <w:pPr>
        <w:rPr>
          <w:ins w:id="22634" w:author="Caree2" w:date="2017-04-02T07:45:00Z"/>
          <w:bCs/>
          <w:rPrChange w:id="22635" w:author="Caree2" w:date="2017-04-02T08:01:00Z">
            <w:rPr>
              <w:ins w:id="226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37" w:author="Caree2" w:date="2017-04-02T08:01:00Z">
          <w:pPr>
            <w:autoSpaceDE w:val="0"/>
            <w:autoSpaceDN w:val="0"/>
            <w:adjustRightInd w:val="0"/>
          </w:pPr>
        </w:pPrChange>
      </w:pPr>
      <w:ins w:id="22638" w:author="Caree2" w:date="2017-04-02T07:45:00Z">
        <w:r w:rsidRPr="00910D57">
          <w:rPr>
            <w:bCs/>
            <w:rPrChange w:id="226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641" w:author="Caree2" w:date="2017-04-02T07:45:00Z"/>
          <w:bCs/>
          <w:rPrChange w:id="22642" w:author="Caree2" w:date="2017-04-02T08:01:00Z">
            <w:rPr>
              <w:ins w:id="226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44" w:author="Caree2" w:date="2017-04-02T08:01:00Z">
          <w:pPr>
            <w:autoSpaceDE w:val="0"/>
            <w:autoSpaceDN w:val="0"/>
            <w:adjustRightInd w:val="0"/>
          </w:pPr>
        </w:pPrChange>
      </w:pPr>
      <w:ins w:id="22645" w:author="Caree2" w:date="2017-04-02T07:45:00Z">
        <w:r w:rsidRPr="00910D57">
          <w:rPr>
            <w:bCs/>
            <w:rPrChange w:id="226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2647" w:author="Caree2" w:date="2017-04-02T07:45:00Z"/>
          <w:bCs/>
          <w:rPrChange w:id="22648" w:author="Caree2" w:date="2017-04-02T08:01:00Z">
            <w:rPr>
              <w:ins w:id="226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50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2651" w:author="Caree2" w:date="2017-04-02T07:45:00Z"/>
          <w:bCs/>
          <w:rPrChange w:id="22652" w:author="Caree2" w:date="2017-04-02T08:01:00Z">
            <w:rPr>
              <w:ins w:id="226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54" w:author="Caree2" w:date="2017-04-02T08:01:00Z">
          <w:pPr>
            <w:autoSpaceDE w:val="0"/>
            <w:autoSpaceDN w:val="0"/>
            <w:adjustRightInd w:val="0"/>
          </w:pPr>
        </w:pPrChange>
      </w:pPr>
      <w:ins w:id="22655" w:author="Caree2" w:date="2017-04-02T07:45:00Z">
        <w:r w:rsidRPr="00910D57">
          <w:rPr>
            <w:bCs/>
            <w:rPrChange w:id="226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id="flight04" class="com.rollingstone.springframework.aop.example.Flight"&gt;</w:t>
        </w:r>
      </w:ins>
    </w:p>
    <w:p w:rsidR="00956615" w:rsidRPr="00910D57" w:rsidRDefault="00956615" w:rsidP="00910D57">
      <w:pPr>
        <w:rPr>
          <w:ins w:id="22657" w:author="Caree2" w:date="2017-04-02T07:45:00Z"/>
          <w:bCs/>
          <w:rPrChange w:id="22658" w:author="Caree2" w:date="2017-04-02T08:01:00Z">
            <w:rPr>
              <w:ins w:id="226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60" w:author="Caree2" w:date="2017-04-02T08:01:00Z">
          <w:pPr>
            <w:autoSpaceDE w:val="0"/>
            <w:autoSpaceDN w:val="0"/>
            <w:adjustRightInd w:val="0"/>
          </w:pPr>
        </w:pPrChange>
      </w:pPr>
      <w:ins w:id="22661" w:author="Caree2" w:date="2017-04-02T07:45:00Z">
        <w:r w:rsidRPr="00910D57">
          <w:rPr>
            <w:bCs/>
            <w:rPrChange w:id="226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value="04"&gt;&lt;/constructor-arg&gt;</w:t>
        </w:r>
      </w:ins>
    </w:p>
    <w:p w:rsidR="00956615" w:rsidRPr="00910D57" w:rsidRDefault="00956615" w:rsidP="00910D57">
      <w:pPr>
        <w:rPr>
          <w:ins w:id="22664" w:author="Caree2" w:date="2017-04-02T07:45:00Z"/>
          <w:bCs/>
          <w:rPrChange w:id="22665" w:author="Caree2" w:date="2017-04-02T08:01:00Z">
            <w:rPr>
              <w:ins w:id="226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67" w:author="Caree2" w:date="2017-04-02T08:01:00Z">
          <w:pPr>
            <w:autoSpaceDE w:val="0"/>
            <w:autoSpaceDN w:val="0"/>
            <w:adjustRightInd w:val="0"/>
          </w:pPr>
        </w:pPrChange>
      </w:pPr>
      <w:ins w:id="22668" w:author="Caree2" w:date="2017-04-02T07:45:00Z">
        <w:r w:rsidRPr="00910D57">
          <w:rPr>
            <w:bCs/>
            <w:rPrChange w:id="226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value="UA878"&gt;&lt;/constructor-arg&gt;</w:t>
        </w:r>
      </w:ins>
    </w:p>
    <w:p w:rsidR="00956615" w:rsidRPr="00910D57" w:rsidRDefault="00956615" w:rsidP="00910D57">
      <w:pPr>
        <w:rPr>
          <w:ins w:id="22671" w:author="Caree2" w:date="2017-04-02T07:45:00Z"/>
          <w:bCs/>
          <w:rPrChange w:id="22672" w:author="Caree2" w:date="2017-04-02T08:01:00Z">
            <w:rPr>
              <w:ins w:id="226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74" w:author="Caree2" w:date="2017-04-02T08:01:00Z">
          <w:pPr>
            <w:autoSpaceDE w:val="0"/>
            <w:autoSpaceDN w:val="0"/>
            <w:adjustRightInd w:val="0"/>
          </w:pPr>
        </w:pPrChange>
      </w:pPr>
      <w:ins w:id="22675" w:author="Caree2" w:date="2017-04-02T07:45:00Z">
        <w:r w:rsidRPr="00910D57">
          <w:rPr>
            <w:bCs/>
            <w:rPrChange w:id="226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index="2"&gt;</w:t>
        </w:r>
      </w:ins>
    </w:p>
    <w:p w:rsidR="00956615" w:rsidRPr="00910D57" w:rsidRDefault="00956615" w:rsidP="00910D57">
      <w:pPr>
        <w:rPr>
          <w:ins w:id="22678" w:author="Caree2" w:date="2017-04-02T07:45:00Z"/>
          <w:bCs/>
          <w:rPrChange w:id="22679" w:author="Caree2" w:date="2017-04-02T08:01:00Z">
            <w:rPr>
              <w:ins w:id="226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81" w:author="Caree2" w:date="2017-04-02T08:01:00Z">
          <w:pPr>
            <w:autoSpaceDE w:val="0"/>
            <w:autoSpaceDN w:val="0"/>
            <w:adjustRightInd w:val="0"/>
          </w:pPr>
        </w:pPrChange>
      </w:pPr>
      <w:ins w:id="22682" w:author="Caree2" w:date="2017-04-02T07:45:00Z">
        <w:r w:rsidRPr="00910D57">
          <w:rPr>
            <w:bCs/>
            <w:rPrChange w:id="226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22686" w:author="Caree2" w:date="2017-04-02T07:45:00Z"/>
          <w:bCs/>
          <w:rPrChange w:id="22687" w:author="Caree2" w:date="2017-04-02T08:01:00Z">
            <w:rPr>
              <w:ins w:id="226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89" w:author="Caree2" w:date="2017-04-02T08:01:00Z">
          <w:pPr>
            <w:autoSpaceDE w:val="0"/>
            <w:autoSpaceDN w:val="0"/>
            <w:adjustRightInd w:val="0"/>
          </w:pPr>
        </w:pPrChange>
      </w:pPr>
      <w:ins w:id="22690" w:author="Caree2" w:date="2017-04-02T07:45:00Z">
        <w:r w:rsidRPr="00910D57">
          <w:rPr>
            <w:bCs/>
            <w:rPrChange w:id="226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693" w:author="Caree2" w:date="2017-04-02T07:45:00Z"/>
          <w:bCs/>
          <w:rPrChange w:id="22694" w:author="Caree2" w:date="2017-04-02T08:01:00Z">
            <w:rPr>
              <w:ins w:id="226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696" w:author="Caree2" w:date="2017-04-02T08:01:00Z">
          <w:pPr>
            <w:autoSpaceDE w:val="0"/>
            <w:autoSpaceDN w:val="0"/>
            <w:adjustRightInd w:val="0"/>
          </w:pPr>
        </w:pPrChange>
      </w:pPr>
      <w:ins w:id="22697" w:author="Caree2" w:date="2017-04-02T07:45:00Z">
        <w:r w:rsidRPr="00910D57">
          <w:rPr>
            <w:bCs/>
            <w:rPrChange w:id="226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6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2700" w:author="Caree2" w:date="2017-04-02T07:45:00Z"/>
          <w:bCs/>
          <w:rPrChange w:id="22701" w:author="Caree2" w:date="2017-04-02T08:01:00Z">
            <w:rPr>
              <w:ins w:id="227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03" w:author="Caree2" w:date="2017-04-02T08:01:00Z">
          <w:pPr>
            <w:autoSpaceDE w:val="0"/>
            <w:autoSpaceDN w:val="0"/>
            <w:adjustRightInd w:val="0"/>
          </w:pPr>
        </w:pPrChange>
      </w:pPr>
      <w:ins w:id="22704" w:author="Caree2" w:date="2017-04-02T07:45:00Z">
        <w:r w:rsidRPr="00910D57">
          <w:rPr>
            <w:bCs/>
            <w:rPrChange w:id="227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27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bean="airport05" /&gt;</w:t>
        </w:r>
      </w:ins>
    </w:p>
    <w:p w:rsidR="00956615" w:rsidRPr="00910D57" w:rsidRDefault="00956615" w:rsidP="00910D57">
      <w:pPr>
        <w:rPr>
          <w:ins w:id="22708" w:author="Caree2" w:date="2017-04-02T07:45:00Z"/>
          <w:bCs/>
          <w:rPrChange w:id="22709" w:author="Caree2" w:date="2017-04-02T08:01:00Z">
            <w:rPr>
              <w:ins w:id="227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11" w:author="Caree2" w:date="2017-04-02T08:01:00Z">
          <w:pPr>
            <w:autoSpaceDE w:val="0"/>
            <w:autoSpaceDN w:val="0"/>
            <w:adjustRightInd w:val="0"/>
          </w:pPr>
        </w:pPrChange>
      </w:pPr>
      <w:ins w:id="22712" w:author="Caree2" w:date="2017-04-02T07:45:00Z">
        <w:r w:rsidRPr="00910D57">
          <w:rPr>
            <w:bCs/>
            <w:rPrChange w:id="227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715" w:author="Caree2" w:date="2017-04-02T07:45:00Z"/>
          <w:bCs/>
          <w:rPrChange w:id="22716" w:author="Caree2" w:date="2017-04-02T08:01:00Z">
            <w:rPr>
              <w:ins w:id="227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18" w:author="Caree2" w:date="2017-04-02T08:01:00Z">
          <w:pPr>
            <w:autoSpaceDE w:val="0"/>
            <w:autoSpaceDN w:val="0"/>
            <w:adjustRightInd w:val="0"/>
          </w:pPr>
        </w:pPrChange>
      </w:pPr>
      <w:ins w:id="22719" w:author="Caree2" w:date="2017-04-02T07:45:00Z">
        <w:r w:rsidRPr="00910D57">
          <w:rPr>
            <w:bCs/>
            <w:rPrChange w:id="227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index="4"&gt;</w:t>
        </w:r>
      </w:ins>
    </w:p>
    <w:p w:rsidR="00956615" w:rsidRPr="00910D57" w:rsidRDefault="00956615" w:rsidP="00910D57">
      <w:pPr>
        <w:rPr>
          <w:ins w:id="22722" w:author="Caree2" w:date="2017-04-02T07:45:00Z"/>
          <w:bCs/>
          <w:rPrChange w:id="22723" w:author="Caree2" w:date="2017-04-02T08:01:00Z">
            <w:rPr>
              <w:ins w:id="227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25" w:author="Caree2" w:date="2017-04-02T08:01:00Z">
          <w:pPr>
            <w:autoSpaceDE w:val="0"/>
            <w:autoSpaceDN w:val="0"/>
            <w:adjustRightInd w:val="0"/>
          </w:pPr>
        </w:pPrChange>
      </w:pPr>
      <w:ins w:id="22726" w:author="Caree2" w:date="2017-04-02T07:45:00Z">
        <w:r w:rsidRPr="00910D57">
          <w:rPr>
            <w:bCs/>
            <w:rPrChange w:id="227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bean="departureTime" /&gt;</w:t>
        </w:r>
      </w:ins>
    </w:p>
    <w:p w:rsidR="00956615" w:rsidRPr="00910D57" w:rsidRDefault="00956615" w:rsidP="00910D57">
      <w:pPr>
        <w:rPr>
          <w:ins w:id="22730" w:author="Caree2" w:date="2017-04-02T07:45:00Z"/>
          <w:bCs/>
          <w:rPrChange w:id="22731" w:author="Caree2" w:date="2017-04-02T08:01:00Z">
            <w:rPr>
              <w:ins w:id="227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33" w:author="Caree2" w:date="2017-04-02T08:01:00Z">
          <w:pPr>
            <w:autoSpaceDE w:val="0"/>
            <w:autoSpaceDN w:val="0"/>
            <w:adjustRightInd w:val="0"/>
          </w:pPr>
        </w:pPrChange>
      </w:pPr>
      <w:ins w:id="22734" w:author="Caree2" w:date="2017-04-02T07:45:00Z">
        <w:r w:rsidRPr="00910D57">
          <w:rPr>
            <w:bCs/>
            <w:rPrChange w:id="227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737" w:author="Caree2" w:date="2017-04-02T07:45:00Z"/>
          <w:bCs/>
          <w:rPrChange w:id="22738" w:author="Caree2" w:date="2017-04-02T08:01:00Z">
            <w:rPr>
              <w:ins w:id="227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40" w:author="Caree2" w:date="2017-04-02T08:01:00Z">
          <w:pPr>
            <w:autoSpaceDE w:val="0"/>
            <w:autoSpaceDN w:val="0"/>
            <w:adjustRightInd w:val="0"/>
          </w:pPr>
        </w:pPrChange>
      </w:pPr>
      <w:ins w:id="22741" w:author="Caree2" w:date="2017-04-02T07:45:00Z">
        <w:r w:rsidRPr="00910D57">
          <w:rPr>
            <w:bCs/>
            <w:rPrChange w:id="227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2744" w:author="Caree2" w:date="2017-04-02T07:45:00Z"/>
          <w:bCs/>
          <w:rPrChange w:id="22745" w:author="Caree2" w:date="2017-04-02T08:01:00Z">
            <w:rPr>
              <w:ins w:id="227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47" w:author="Caree2" w:date="2017-04-02T08:01:00Z">
          <w:pPr>
            <w:autoSpaceDE w:val="0"/>
            <w:autoSpaceDN w:val="0"/>
            <w:adjustRightInd w:val="0"/>
          </w:pPr>
        </w:pPrChange>
      </w:pPr>
      <w:ins w:id="22748" w:author="Caree2" w:date="2017-04-02T07:45:00Z">
        <w:r w:rsidRPr="00910D57">
          <w:rPr>
            <w:bCs/>
            <w:rPrChange w:id="227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bean="arrivalTime" /&gt;</w:t>
        </w:r>
      </w:ins>
    </w:p>
    <w:p w:rsidR="00956615" w:rsidRPr="00910D57" w:rsidRDefault="00956615" w:rsidP="00910D57">
      <w:pPr>
        <w:rPr>
          <w:ins w:id="22752" w:author="Caree2" w:date="2017-04-02T07:45:00Z"/>
          <w:bCs/>
          <w:rPrChange w:id="22753" w:author="Caree2" w:date="2017-04-02T08:01:00Z">
            <w:rPr>
              <w:ins w:id="227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55" w:author="Caree2" w:date="2017-04-02T08:01:00Z">
          <w:pPr>
            <w:autoSpaceDE w:val="0"/>
            <w:autoSpaceDN w:val="0"/>
            <w:adjustRightInd w:val="0"/>
          </w:pPr>
        </w:pPrChange>
      </w:pPr>
      <w:ins w:id="22756" w:author="Caree2" w:date="2017-04-02T07:45:00Z">
        <w:r w:rsidRPr="00910D57">
          <w:rPr>
            <w:bCs/>
            <w:rPrChange w:id="227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759" w:author="Caree2" w:date="2017-04-02T07:45:00Z"/>
          <w:bCs/>
          <w:rPrChange w:id="22760" w:author="Caree2" w:date="2017-04-02T08:01:00Z">
            <w:rPr>
              <w:ins w:id="227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62" w:author="Caree2" w:date="2017-04-02T08:01:00Z">
          <w:pPr>
            <w:autoSpaceDE w:val="0"/>
            <w:autoSpaceDN w:val="0"/>
            <w:adjustRightInd w:val="0"/>
          </w:pPr>
        </w:pPrChange>
      </w:pPr>
      <w:ins w:id="22763" w:author="Caree2" w:date="2017-04-02T07:45:00Z">
        <w:r w:rsidRPr="00910D57">
          <w:rPr>
            <w:bCs/>
            <w:rPrChange w:id="227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2766" w:author="Caree2" w:date="2017-04-02T07:45:00Z"/>
          <w:bCs/>
          <w:rPrChange w:id="22767" w:author="Caree2" w:date="2017-04-02T08:01:00Z">
            <w:rPr>
              <w:ins w:id="227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69" w:author="Caree2" w:date="2017-04-02T08:01:00Z">
          <w:pPr>
            <w:autoSpaceDE w:val="0"/>
            <w:autoSpaceDN w:val="0"/>
            <w:adjustRightInd w:val="0"/>
          </w:pPr>
        </w:pPrChange>
      </w:pPr>
      <w:ins w:id="22770" w:author="Caree2" w:date="2017-04-02T07:45:00Z">
        <w:r w:rsidRPr="00910D57">
          <w:rPr>
            <w:bCs/>
            <w:rPrChange w:id="227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bean="airplane04" /&gt;</w:t>
        </w:r>
      </w:ins>
    </w:p>
    <w:p w:rsidR="00956615" w:rsidRPr="00910D57" w:rsidRDefault="00956615" w:rsidP="00910D57">
      <w:pPr>
        <w:rPr>
          <w:ins w:id="22774" w:author="Caree2" w:date="2017-04-02T07:45:00Z"/>
          <w:bCs/>
          <w:rPrChange w:id="22775" w:author="Caree2" w:date="2017-04-02T08:01:00Z">
            <w:rPr>
              <w:ins w:id="227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77" w:author="Caree2" w:date="2017-04-02T08:01:00Z">
          <w:pPr>
            <w:autoSpaceDE w:val="0"/>
            <w:autoSpaceDN w:val="0"/>
            <w:adjustRightInd w:val="0"/>
          </w:pPr>
        </w:pPrChange>
      </w:pPr>
      <w:ins w:id="22778" w:author="Caree2" w:date="2017-04-02T07:45:00Z">
        <w:r w:rsidRPr="00910D57">
          <w:rPr>
            <w:bCs/>
            <w:rPrChange w:id="227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781" w:author="Caree2" w:date="2017-04-02T07:45:00Z"/>
          <w:bCs/>
          <w:rPrChange w:id="22782" w:author="Caree2" w:date="2017-04-02T08:01:00Z">
            <w:rPr>
              <w:ins w:id="227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84" w:author="Caree2" w:date="2017-04-02T08:01:00Z">
          <w:pPr>
            <w:autoSpaceDE w:val="0"/>
            <w:autoSpaceDN w:val="0"/>
            <w:adjustRightInd w:val="0"/>
          </w:pPr>
        </w:pPrChange>
      </w:pPr>
      <w:ins w:id="22785" w:author="Caree2" w:date="2017-04-02T07:45:00Z">
        <w:r w:rsidRPr="00910D57">
          <w:rPr>
            <w:bCs/>
            <w:rPrChange w:id="227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2788" w:author="Caree2" w:date="2017-04-02T07:45:00Z"/>
          <w:bCs/>
          <w:rPrChange w:id="22789" w:author="Caree2" w:date="2017-04-02T08:01:00Z">
            <w:rPr>
              <w:ins w:id="227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91" w:author="Caree2" w:date="2017-04-02T08:01:00Z">
          <w:pPr>
            <w:autoSpaceDE w:val="0"/>
            <w:autoSpaceDN w:val="0"/>
            <w:adjustRightInd w:val="0"/>
          </w:pPr>
        </w:pPrChange>
      </w:pPr>
      <w:ins w:id="22792" w:author="Caree2" w:date="2017-04-02T07:45:00Z">
        <w:r w:rsidRPr="00910D57">
          <w:rPr>
            <w:bCs/>
            <w:rPrChange w:id="227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7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910D57" w:rsidRDefault="00956615" w:rsidP="00910D57">
      <w:pPr>
        <w:rPr>
          <w:ins w:id="22796" w:author="Caree2" w:date="2017-04-02T07:45:00Z"/>
          <w:bCs/>
          <w:rPrChange w:id="22797" w:author="Caree2" w:date="2017-04-02T08:01:00Z">
            <w:rPr>
              <w:ins w:id="227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799" w:author="Caree2" w:date="2017-04-02T08:01:00Z">
          <w:pPr>
            <w:autoSpaceDE w:val="0"/>
            <w:autoSpaceDN w:val="0"/>
            <w:adjustRightInd w:val="0"/>
          </w:pPr>
        </w:pPrChange>
      </w:pPr>
      <w:ins w:id="22800" w:author="Caree2" w:date="2017-04-02T07:45:00Z">
        <w:r w:rsidRPr="00910D57">
          <w:rPr>
            <w:bCs/>
            <w:rPrChange w:id="228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bean="pilot06" /&gt;</w:t>
        </w:r>
      </w:ins>
    </w:p>
    <w:p w:rsidR="00956615" w:rsidRPr="00910D57" w:rsidRDefault="00956615" w:rsidP="00910D57">
      <w:pPr>
        <w:rPr>
          <w:ins w:id="22805" w:author="Caree2" w:date="2017-04-02T07:45:00Z"/>
          <w:bCs/>
          <w:rPrChange w:id="22806" w:author="Caree2" w:date="2017-04-02T08:01:00Z">
            <w:rPr>
              <w:ins w:id="228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08" w:author="Caree2" w:date="2017-04-02T08:01:00Z">
          <w:pPr>
            <w:autoSpaceDE w:val="0"/>
            <w:autoSpaceDN w:val="0"/>
            <w:adjustRightInd w:val="0"/>
          </w:pPr>
        </w:pPrChange>
      </w:pPr>
      <w:ins w:id="22809" w:author="Caree2" w:date="2017-04-02T07:45:00Z">
        <w:r w:rsidRPr="00910D57">
          <w:rPr>
            <w:bCs/>
            <w:rPrChange w:id="228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bean="pilot07" /&gt;</w:t>
        </w:r>
      </w:ins>
    </w:p>
    <w:p w:rsidR="00956615" w:rsidRPr="00910D57" w:rsidRDefault="00956615" w:rsidP="00910D57">
      <w:pPr>
        <w:rPr>
          <w:ins w:id="22814" w:author="Caree2" w:date="2017-04-02T07:45:00Z"/>
          <w:bCs/>
          <w:rPrChange w:id="22815" w:author="Caree2" w:date="2017-04-02T08:01:00Z">
            <w:rPr>
              <w:ins w:id="228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17" w:author="Caree2" w:date="2017-04-02T08:01:00Z">
          <w:pPr>
            <w:autoSpaceDE w:val="0"/>
            <w:autoSpaceDN w:val="0"/>
            <w:adjustRightInd w:val="0"/>
          </w:pPr>
        </w:pPrChange>
      </w:pPr>
      <w:ins w:id="22818" w:author="Caree2" w:date="2017-04-02T07:45:00Z">
        <w:r w:rsidRPr="00910D57">
          <w:rPr>
            <w:bCs/>
            <w:rPrChange w:id="228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910D57" w:rsidRDefault="00956615" w:rsidP="00910D57">
      <w:pPr>
        <w:rPr>
          <w:ins w:id="22822" w:author="Caree2" w:date="2017-04-02T07:45:00Z"/>
          <w:bCs/>
          <w:rPrChange w:id="22823" w:author="Caree2" w:date="2017-04-02T08:01:00Z">
            <w:rPr>
              <w:ins w:id="228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25" w:author="Caree2" w:date="2017-04-02T08:01:00Z">
          <w:pPr>
            <w:autoSpaceDE w:val="0"/>
            <w:autoSpaceDN w:val="0"/>
            <w:adjustRightInd w:val="0"/>
          </w:pPr>
        </w:pPrChange>
      </w:pPr>
      <w:ins w:id="22826" w:author="Caree2" w:date="2017-04-02T07:45:00Z">
        <w:r w:rsidRPr="00910D57">
          <w:rPr>
            <w:bCs/>
            <w:rPrChange w:id="228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829" w:author="Caree2" w:date="2017-04-02T07:45:00Z"/>
          <w:bCs/>
          <w:rPrChange w:id="22830" w:author="Caree2" w:date="2017-04-02T08:01:00Z">
            <w:rPr>
              <w:ins w:id="228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32" w:author="Caree2" w:date="2017-04-02T08:01:00Z">
          <w:pPr>
            <w:autoSpaceDE w:val="0"/>
            <w:autoSpaceDN w:val="0"/>
            <w:adjustRightInd w:val="0"/>
          </w:pPr>
        </w:pPrChange>
      </w:pPr>
      <w:ins w:id="22833" w:author="Caree2" w:date="2017-04-02T07:45:00Z">
        <w:r w:rsidRPr="00910D57">
          <w:rPr>
            <w:bCs/>
            <w:rPrChange w:id="228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index="8"&gt;</w:t>
        </w:r>
      </w:ins>
    </w:p>
    <w:p w:rsidR="00956615" w:rsidRPr="00910D57" w:rsidRDefault="00956615" w:rsidP="00910D57">
      <w:pPr>
        <w:rPr>
          <w:ins w:id="22836" w:author="Caree2" w:date="2017-04-02T07:45:00Z"/>
          <w:bCs/>
          <w:rPrChange w:id="22837" w:author="Caree2" w:date="2017-04-02T08:01:00Z">
            <w:rPr>
              <w:ins w:id="228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39" w:author="Caree2" w:date="2017-04-02T08:01:00Z">
          <w:pPr>
            <w:autoSpaceDE w:val="0"/>
            <w:autoSpaceDN w:val="0"/>
            <w:adjustRightInd w:val="0"/>
          </w:pPr>
        </w:pPrChange>
      </w:pPr>
      <w:ins w:id="22840" w:author="Caree2" w:date="2017-04-02T07:45:00Z">
        <w:r w:rsidRPr="00910D57">
          <w:rPr>
            <w:bCs/>
            <w:rPrChange w:id="228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&lt;list&gt;</w:t>
        </w:r>
      </w:ins>
    </w:p>
    <w:p w:rsidR="00956615" w:rsidRPr="00910D57" w:rsidRDefault="00956615" w:rsidP="00910D57">
      <w:pPr>
        <w:rPr>
          <w:ins w:id="22844" w:author="Caree2" w:date="2017-04-02T07:45:00Z"/>
          <w:bCs/>
          <w:rPrChange w:id="22845" w:author="Caree2" w:date="2017-04-02T08:01:00Z">
            <w:rPr>
              <w:ins w:id="228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47" w:author="Caree2" w:date="2017-04-02T08:01:00Z">
          <w:pPr>
            <w:autoSpaceDE w:val="0"/>
            <w:autoSpaceDN w:val="0"/>
            <w:adjustRightInd w:val="0"/>
          </w:pPr>
        </w:pPrChange>
      </w:pPr>
      <w:ins w:id="22848" w:author="Caree2" w:date="2017-04-02T07:45:00Z">
        <w:r w:rsidRPr="00910D57">
          <w:rPr>
            <w:bCs/>
            <w:rPrChange w:id="228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bean="flightAttendant07" /&gt;</w:t>
        </w:r>
      </w:ins>
    </w:p>
    <w:p w:rsidR="00956615" w:rsidRPr="00910D57" w:rsidRDefault="00956615" w:rsidP="00910D57">
      <w:pPr>
        <w:rPr>
          <w:ins w:id="22853" w:author="Caree2" w:date="2017-04-02T07:45:00Z"/>
          <w:bCs/>
          <w:rPrChange w:id="22854" w:author="Caree2" w:date="2017-04-02T08:01:00Z">
            <w:rPr>
              <w:ins w:id="228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56" w:author="Caree2" w:date="2017-04-02T08:01:00Z">
          <w:pPr>
            <w:autoSpaceDE w:val="0"/>
            <w:autoSpaceDN w:val="0"/>
            <w:adjustRightInd w:val="0"/>
          </w:pPr>
        </w:pPrChange>
      </w:pPr>
      <w:ins w:id="22857" w:author="Caree2" w:date="2017-04-02T07:45:00Z">
        <w:r w:rsidRPr="00910D57">
          <w:rPr>
            <w:bCs/>
            <w:rPrChange w:id="228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bean="flightAttendant08" /&gt;</w:t>
        </w:r>
      </w:ins>
    </w:p>
    <w:p w:rsidR="00956615" w:rsidRPr="00910D57" w:rsidRDefault="00956615" w:rsidP="00910D57">
      <w:pPr>
        <w:rPr>
          <w:ins w:id="22862" w:author="Caree2" w:date="2017-04-02T07:45:00Z"/>
          <w:bCs/>
          <w:rPrChange w:id="22863" w:author="Caree2" w:date="2017-04-02T08:01:00Z">
            <w:rPr>
              <w:ins w:id="228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65" w:author="Caree2" w:date="2017-04-02T08:01:00Z">
          <w:pPr>
            <w:autoSpaceDE w:val="0"/>
            <w:autoSpaceDN w:val="0"/>
            <w:adjustRightInd w:val="0"/>
          </w:pPr>
        </w:pPrChange>
      </w:pPr>
      <w:ins w:id="22866" w:author="Caree2" w:date="2017-04-02T07:45:00Z">
        <w:r w:rsidRPr="00910D57">
          <w:rPr>
            <w:bCs/>
            <w:rPrChange w:id="228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&lt;/list&gt;</w:t>
        </w:r>
      </w:ins>
    </w:p>
    <w:p w:rsidR="00956615" w:rsidRPr="00910D57" w:rsidRDefault="00956615" w:rsidP="00910D57">
      <w:pPr>
        <w:rPr>
          <w:ins w:id="22870" w:author="Caree2" w:date="2017-04-02T07:45:00Z"/>
          <w:bCs/>
          <w:rPrChange w:id="22871" w:author="Caree2" w:date="2017-04-02T08:01:00Z">
            <w:rPr>
              <w:ins w:id="228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73" w:author="Caree2" w:date="2017-04-02T08:01:00Z">
          <w:pPr>
            <w:autoSpaceDE w:val="0"/>
            <w:autoSpaceDN w:val="0"/>
            <w:adjustRightInd w:val="0"/>
          </w:pPr>
        </w:pPrChange>
      </w:pPr>
      <w:ins w:id="22874" w:author="Caree2" w:date="2017-04-02T07:45:00Z">
        <w:r w:rsidRPr="00910D57">
          <w:rPr>
            <w:bCs/>
            <w:rPrChange w:id="228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8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877" w:author="Caree2" w:date="2017-04-02T07:45:00Z"/>
          <w:bCs/>
          <w:rPrChange w:id="22878" w:author="Caree2" w:date="2017-04-02T08:01:00Z">
            <w:rPr>
              <w:ins w:id="228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80" w:author="Caree2" w:date="2017-04-02T08:01:00Z">
          <w:pPr>
            <w:autoSpaceDE w:val="0"/>
            <w:autoSpaceDN w:val="0"/>
            <w:adjustRightInd w:val="0"/>
          </w:pPr>
        </w:pPrChange>
      </w:pPr>
      <w:ins w:id="22881" w:author="Caree2" w:date="2017-04-02T07:45:00Z">
        <w:r w:rsidRPr="00910D57">
          <w:rPr>
            <w:bCs/>
            <w:rPrChange w:id="228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2883" w:author="Caree2" w:date="2017-04-02T07:45:00Z"/>
          <w:bCs/>
          <w:rPrChange w:id="22884" w:author="Caree2" w:date="2017-04-02T08:01:00Z">
            <w:rPr>
              <w:ins w:id="228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86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2887" w:author="Caree2" w:date="2017-04-02T07:45:00Z"/>
          <w:bCs/>
          <w:rPrChange w:id="22888" w:author="Caree2" w:date="2017-04-02T08:01:00Z">
            <w:rPr>
              <w:ins w:id="228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90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2891" w:author="Caree2" w:date="2017-04-02T07:45:00Z"/>
          <w:bCs/>
          <w:rPrChange w:id="22892" w:author="Caree2" w:date="2017-04-02T08:01:00Z">
            <w:rPr>
              <w:ins w:id="228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94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2895" w:author="Caree2" w:date="2017-04-02T07:45:00Z"/>
          <w:bCs/>
          <w:rPrChange w:id="22896" w:author="Caree2" w:date="2017-04-02T08:01:00Z">
            <w:rPr>
              <w:ins w:id="228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898" w:author="Caree2" w:date="2017-04-02T08:01:00Z">
          <w:pPr>
            <w:autoSpaceDE w:val="0"/>
            <w:autoSpaceDN w:val="0"/>
            <w:adjustRightInd w:val="0"/>
          </w:pPr>
        </w:pPrChange>
      </w:pPr>
      <w:ins w:id="22899" w:author="Caree2" w:date="2017-04-02T07:45:00Z">
        <w:r w:rsidRPr="00910D57">
          <w:rPr>
            <w:bCs/>
            <w:rPrChange w:id="229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id="airplane01" class="com.rollingstone.springframework.aop.example.Airplane"&gt;</w:t>
        </w:r>
      </w:ins>
    </w:p>
    <w:p w:rsidR="00956615" w:rsidRPr="00910D57" w:rsidRDefault="00956615" w:rsidP="00910D57">
      <w:pPr>
        <w:rPr>
          <w:ins w:id="22901" w:author="Caree2" w:date="2017-04-02T07:45:00Z"/>
          <w:bCs/>
          <w:rPrChange w:id="22902" w:author="Caree2" w:date="2017-04-02T08:01:00Z">
            <w:rPr>
              <w:ins w:id="229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04" w:author="Caree2" w:date="2017-04-02T08:01:00Z">
          <w:pPr>
            <w:autoSpaceDE w:val="0"/>
            <w:autoSpaceDN w:val="0"/>
            <w:adjustRightInd w:val="0"/>
          </w:pPr>
        </w:pPrChange>
      </w:pPr>
      <w:ins w:id="22905" w:author="Caree2" w:date="2017-04-02T07:45:00Z">
        <w:r w:rsidRPr="00910D57">
          <w:rPr>
            <w:bCs/>
            <w:rPrChange w:id="229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2908" w:author="Caree2" w:date="2017-04-02T07:45:00Z"/>
          <w:bCs/>
          <w:rPrChange w:id="22909" w:author="Caree2" w:date="2017-04-02T08:01:00Z">
            <w:rPr>
              <w:ins w:id="229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11" w:author="Caree2" w:date="2017-04-02T08:01:00Z">
          <w:pPr>
            <w:autoSpaceDE w:val="0"/>
            <w:autoSpaceDN w:val="0"/>
            <w:adjustRightInd w:val="0"/>
          </w:pPr>
        </w:pPrChange>
      </w:pPr>
      <w:ins w:id="22912" w:author="Caree2" w:date="2017-04-02T07:45:00Z">
        <w:r w:rsidRPr="00910D57">
          <w:rPr>
            <w:bCs/>
            <w:rPrChange w:id="229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&lt;value&gt;1&lt;/value&gt;</w:t>
        </w:r>
      </w:ins>
    </w:p>
    <w:p w:rsidR="00956615" w:rsidRPr="00910D57" w:rsidRDefault="00956615" w:rsidP="00910D57">
      <w:pPr>
        <w:rPr>
          <w:ins w:id="22916" w:author="Caree2" w:date="2017-04-02T07:45:00Z"/>
          <w:bCs/>
          <w:rPrChange w:id="22917" w:author="Caree2" w:date="2017-04-02T08:01:00Z">
            <w:rPr>
              <w:ins w:id="229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19" w:author="Caree2" w:date="2017-04-02T08:01:00Z">
          <w:pPr>
            <w:autoSpaceDE w:val="0"/>
            <w:autoSpaceDN w:val="0"/>
            <w:adjustRightInd w:val="0"/>
          </w:pPr>
        </w:pPrChange>
      </w:pPr>
      <w:ins w:id="22920" w:author="Caree2" w:date="2017-04-02T07:45:00Z">
        <w:r w:rsidRPr="00910D57">
          <w:rPr>
            <w:bCs/>
            <w:rPrChange w:id="229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923" w:author="Caree2" w:date="2017-04-02T07:45:00Z"/>
          <w:bCs/>
          <w:rPrChange w:id="22924" w:author="Caree2" w:date="2017-04-02T08:01:00Z">
            <w:rPr>
              <w:ins w:id="229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26" w:author="Caree2" w:date="2017-04-02T08:01:00Z">
          <w:pPr>
            <w:autoSpaceDE w:val="0"/>
            <w:autoSpaceDN w:val="0"/>
            <w:adjustRightInd w:val="0"/>
          </w:pPr>
        </w:pPrChange>
      </w:pPr>
      <w:ins w:id="22927" w:author="Caree2" w:date="2017-04-02T07:45:00Z">
        <w:r w:rsidRPr="00910D57">
          <w:rPr>
            <w:bCs/>
            <w:rPrChange w:id="229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</w:t>
        </w:r>
      </w:ins>
    </w:p>
    <w:p w:rsidR="00956615" w:rsidRPr="00910D57" w:rsidRDefault="00956615" w:rsidP="00910D57">
      <w:pPr>
        <w:rPr>
          <w:ins w:id="22930" w:author="Caree2" w:date="2017-04-02T07:45:00Z"/>
          <w:bCs/>
          <w:rPrChange w:id="22931" w:author="Caree2" w:date="2017-04-02T08:01:00Z">
            <w:rPr>
              <w:ins w:id="229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33" w:author="Caree2" w:date="2017-04-02T08:01:00Z">
          <w:pPr>
            <w:autoSpaceDE w:val="0"/>
            <w:autoSpaceDN w:val="0"/>
            <w:adjustRightInd w:val="0"/>
          </w:pPr>
        </w:pPrChange>
      </w:pPr>
      <w:ins w:id="22934" w:author="Caree2" w:date="2017-04-02T07:45:00Z">
        <w:r w:rsidRPr="00910D57">
          <w:rPr>
            <w:bCs/>
            <w:rPrChange w:id="22935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36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3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value="Boeing777" /&gt;</w:t>
        </w:r>
      </w:ins>
    </w:p>
    <w:p w:rsidR="00956615" w:rsidRPr="00910D57" w:rsidRDefault="00956615" w:rsidP="00910D57">
      <w:pPr>
        <w:rPr>
          <w:ins w:id="22938" w:author="Caree2" w:date="2017-04-02T07:45:00Z"/>
          <w:bCs/>
          <w:rPrChange w:id="22939" w:author="Caree2" w:date="2017-04-02T08:01:00Z">
            <w:rPr>
              <w:ins w:id="229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41" w:author="Caree2" w:date="2017-04-02T08:01:00Z">
          <w:pPr>
            <w:autoSpaceDE w:val="0"/>
            <w:autoSpaceDN w:val="0"/>
            <w:adjustRightInd w:val="0"/>
          </w:pPr>
        </w:pPrChange>
      </w:pPr>
      <w:ins w:id="22942" w:author="Caree2" w:date="2017-04-02T07:45:00Z">
        <w:r w:rsidRPr="00910D57">
          <w:rPr>
            <w:bCs/>
            <w:rPrChange w:id="229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type="int"&gt;</w:t>
        </w:r>
      </w:ins>
    </w:p>
    <w:p w:rsidR="00956615" w:rsidRPr="00910D57" w:rsidRDefault="00956615" w:rsidP="00910D57">
      <w:pPr>
        <w:rPr>
          <w:ins w:id="22945" w:author="Caree2" w:date="2017-04-02T07:45:00Z"/>
          <w:bCs/>
          <w:rPrChange w:id="22946" w:author="Caree2" w:date="2017-04-02T08:01:00Z">
            <w:rPr>
              <w:ins w:id="229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48" w:author="Caree2" w:date="2017-04-02T08:01:00Z">
          <w:pPr>
            <w:autoSpaceDE w:val="0"/>
            <w:autoSpaceDN w:val="0"/>
            <w:adjustRightInd w:val="0"/>
          </w:pPr>
        </w:pPrChange>
      </w:pPr>
      <w:ins w:id="22949" w:author="Caree2" w:date="2017-04-02T07:45:00Z">
        <w:r w:rsidRPr="00910D57">
          <w:rPr>
            <w:bCs/>
            <w:rPrChange w:id="229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&lt;value&gt;7000&lt;/value&gt;</w:t>
        </w:r>
      </w:ins>
    </w:p>
    <w:p w:rsidR="00956615" w:rsidRPr="00910D57" w:rsidRDefault="00956615" w:rsidP="00910D57">
      <w:pPr>
        <w:rPr>
          <w:ins w:id="22953" w:author="Caree2" w:date="2017-04-02T07:45:00Z"/>
          <w:bCs/>
          <w:rPrChange w:id="22954" w:author="Caree2" w:date="2017-04-02T08:01:00Z">
            <w:rPr>
              <w:ins w:id="229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56" w:author="Caree2" w:date="2017-04-02T08:01:00Z">
          <w:pPr>
            <w:autoSpaceDE w:val="0"/>
            <w:autoSpaceDN w:val="0"/>
            <w:adjustRightInd w:val="0"/>
          </w:pPr>
        </w:pPrChange>
      </w:pPr>
      <w:ins w:id="22957" w:author="Caree2" w:date="2017-04-02T07:45:00Z">
        <w:r w:rsidRPr="00910D57">
          <w:rPr>
            <w:bCs/>
            <w:rPrChange w:id="229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960" w:author="Caree2" w:date="2017-04-02T07:45:00Z"/>
          <w:bCs/>
          <w:rPrChange w:id="22961" w:author="Caree2" w:date="2017-04-02T08:01:00Z">
            <w:rPr>
              <w:ins w:id="229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63" w:author="Caree2" w:date="2017-04-02T08:01:00Z">
          <w:pPr>
            <w:autoSpaceDE w:val="0"/>
            <w:autoSpaceDN w:val="0"/>
            <w:adjustRightInd w:val="0"/>
          </w:pPr>
        </w:pPrChange>
      </w:pPr>
      <w:ins w:id="22964" w:author="Caree2" w:date="2017-04-02T07:45:00Z">
        <w:r w:rsidRPr="00910D57">
          <w:rPr>
            <w:bCs/>
            <w:rPrChange w:id="229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type="java.time.LocalDate"&gt;</w:t>
        </w:r>
      </w:ins>
    </w:p>
    <w:p w:rsidR="00956615" w:rsidRPr="00910D57" w:rsidRDefault="00956615" w:rsidP="00910D57">
      <w:pPr>
        <w:rPr>
          <w:ins w:id="22967" w:author="Caree2" w:date="2017-04-02T07:45:00Z"/>
          <w:bCs/>
          <w:rPrChange w:id="22968" w:author="Caree2" w:date="2017-04-02T08:01:00Z">
            <w:rPr>
              <w:ins w:id="229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70" w:author="Caree2" w:date="2017-04-02T08:01:00Z">
          <w:pPr>
            <w:autoSpaceDE w:val="0"/>
            <w:autoSpaceDN w:val="0"/>
            <w:adjustRightInd w:val="0"/>
          </w:pPr>
        </w:pPrChange>
      </w:pPr>
      <w:ins w:id="22971" w:author="Caree2" w:date="2017-04-02T07:45:00Z">
        <w:r w:rsidRPr="00910D57">
          <w:rPr>
            <w:bCs/>
            <w:rPrChange w:id="229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bean="commissionDate" /&gt;</w:t>
        </w:r>
      </w:ins>
    </w:p>
    <w:p w:rsidR="00956615" w:rsidRPr="00910D57" w:rsidRDefault="00956615" w:rsidP="00910D57">
      <w:pPr>
        <w:rPr>
          <w:ins w:id="22975" w:author="Caree2" w:date="2017-04-02T07:45:00Z"/>
          <w:bCs/>
          <w:rPrChange w:id="22976" w:author="Caree2" w:date="2017-04-02T08:01:00Z">
            <w:rPr>
              <w:ins w:id="229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78" w:author="Caree2" w:date="2017-04-02T08:01:00Z">
          <w:pPr>
            <w:autoSpaceDE w:val="0"/>
            <w:autoSpaceDN w:val="0"/>
            <w:adjustRightInd w:val="0"/>
          </w:pPr>
        </w:pPrChange>
      </w:pPr>
      <w:ins w:id="22979" w:author="Caree2" w:date="2017-04-02T07:45:00Z">
        <w:r w:rsidRPr="00910D57">
          <w:rPr>
            <w:bCs/>
            <w:rPrChange w:id="229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29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2982" w:author="Caree2" w:date="2017-04-02T07:45:00Z"/>
          <w:bCs/>
          <w:rPrChange w:id="22983" w:author="Caree2" w:date="2017-04-02T08:01:00Z">
            <w:rPr>
              <w:ins w:id="229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85" w:author="Caree2" w:date="2017-04-02T08:01:00Z">
          <w:pPr>
            <w:autoSpaceDE w:val="0"/>
            <w:autoSpaceDN w:val="0"/>
            <w:adjustRightInd w:val="0"/>
          </w:pPr>
        </w:pPrChange>
      </w:pPr>
      <w:ins w:id="22986" w:author="Caree2" w:date="2017-04-02T07:45:00Z">
        <w:r w:rsidRPr="00910D57">
          <w:rPr>
            <w:bCs/>
            <w:rPrChange w:id="229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2988" w:author="Caree2" w:date="2017-04-02T07:45:00Z"/>
          <w:bCs/>
          <w:rPrChange w:id="22989" w:author="Caree2" w:date="2017-04-02T08:01:00Z">
            <w:rPr>
              <w:ins w:id="229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9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2992" w:author="Caree2" w:date="2017-04-02T07:45:00Z"/>
          <w:bCs/>
          <w:rPrChange w:id="22993" w:author="Caree2" w:date="2017-04-02T08:01:00Z">
            <w:rPr>
              <w:ins w:id="229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2995" w:author="Caree2" w:date="2017-04-02T08:01:00Z">
          <w:pPr>
            <w:autoSpaceDE w:val="0"/>
            <w:autoSpaceDN w:val="0"/>
            <w:adjustRightInd w:val="0"/>
          </w:pPr>
        </w:pPrChange>
      </w:pPr>
      <w:ins w:id="22996" w:author="Caree2" w:date="2017-04-02T07:45:00Z">
        <w:r w:rsidRPr="00910D57">
          <w:rPr>
            <w:bCs/>
            <w:rPrChange w:id="229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id="airplane02" class="com.rollingstone.springframework.aop.example.Airplane"&gt;</w:t>
        </w:r>
      </w:ins>
    </w:p>
    <w:p w:rsidR="00956615" w:rsidRPr="00910D57" w:rsidRDefault="00956615" w:rsidP="00910D57">
      <w:pPr>
        <w:rPr>
          <w:ins w:id="22998" w:author="Caree2" w:date="2017-04-02T07:45:00Z"/>
          <w:bCs/>
          <w:rPrChange w:id="22999" w:author="Caree2" w:date="2017-04-02T08:01:00Z">
            <w:rPr>
              <w:ins w:id="230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01" w:author="Caree2" w:date="2017-04-02T08:01:00Z">
          <w:pPr>
            <w:autoSpaceDE w:val="0"/>
            <w:autoSpaceDN w:val="0"/>
            <w:adjustRightInd w:val="0"/>
          </w:pPr>
        </w:pPrChange>
      </w:pPr>
      <w:ins w:id="23002" w:author="Caree2" w:date="2017-04-02T07:45:00Z">
        <w:r w:rsidRPr="00910D57">
          <w:rPr>
            <w:bCs/>
            <w:rPrChange w:id="230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3005" w:author="Caree2" w:date="2017-04-02T07:45:00Z"/>
          <w:bCs/>
          <w:rPrChange w:id="23006" w:author="Caree2" w:date="2017-04-02T08:01:00Z">
            <w:rPr>
              <w:ins w:id="230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08" w:author="Caree2" w:date="2017-04-02T08:01:00Z">
          <w:pPr>
            <w:autoSpaceDE w:val="0"/>
            <w:autoSpaceDN w:val="0"/>
            <w:adjustRightInd w:val="0"/>
          </w:pPr>
        </w:pPrChange>
      </w:pPr>
      <w:ins w:id="23009" w:author="Caree2" w:date="2017-04-02T07:45:00Z">
        <w:r w:rsidRPr="00910D57">
          <w:rPr>
            <w:bCs/>
            <w:rPrChange w:id="230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30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&lt;value&gt;2&lt;/value&gt;</w:t>
        </w:r>
      </w:ins>
    </w:p>
    <w:p w:rsidR="00956615" w:rsidRPr="00910D57" w:rsidRDefault="00956615" w:rsidP="00910D57">
      <w:pPr>
        <w:rPr>
          <w:ins w:id="23013" w:author="Caree2" w:date="2017-04-02T07:45:00Z"/>
          <w:bCs/>
          <w:rPrChange w:id="23014" w:author="Caree2" w:date="2017-04-02T08:01:00Z">
            <w:rPr>
              <w:ins w:id="230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16" w:author="Caree2" w:date="2017-04-02T08:01:00Z">
          <w:pPr>
            <w:autoSpaceDE w:val="0"/>
            <w:autoSpaceDN w:val="0"/>
            <w:adjustRightInd w:val="0"/>
          </w:pPr>
        </w:pPrChange>
      </w:pPr>
      <w:ins w:id="23017" w:author="Caree2" w:date="2017-04-02T07:45:00Z">
        <w:r w:rsidRPr="00910D57">
          <w:rPr>
            <w:bCs/>
            <w:rPrChange w:id="230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020" w:author="Caree2" w:date="2017-04-02T07:45:00Z"/>
          <w:bCs/>
          <w:rPrChange w:id="23021" w:author="Caree2" w:date="2017-04-02T08:01:00Z">
            <w:rPr>
              <w:ins w:id="230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23" w:author="Caree2" w:date="2017-04-02T08:01:00Z">
          <w:pPr>
            <w:autoSpaceDE w:val="0"/>
            <w:autoSpaceDN w:val="0"/>
            <w:adjustRightInd w:val="0"/>
          </w:pPr>
        </w:pPrChange>
      </w:pPr>
      <w:ins w:id="23024" w:author="Caree2" w:date="2017-04-02T07:45:00Z">
        <w:r w:rsidRPr="00910D57">
          <w:rPr>
            <w:bCs/>
            <w:rPrChange w:id="230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3027" w:author="Caree2" w:date="2017-04-02T07:45:00Z"/>
          <w:bCs/>
          <w:rPrChange w:id="23028" w:author="Caree2" w:date="2017-04-02T08:01:00Z">
            <w:rPr>
              <w:ins w:id="230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30" w:author="Caree2" w:date="2017-04-02T08:01:00Z">
          <w:pPr>
            <w:autoSpaceDE w:val="0"/>
            <w:autoSpaceDN w:val="0"/>
            <w:adjustRightInd w:val="0"/>
          </w:pPr>
        </w:pPrChange>
      </w:pPr>
      <w:ins w:id="23031" w:author="Caree2" w:date="2017-04-02T07:45:00Z">
        <w:r w:rsidRPr="00910D57">
          <w:rPr>
            <w:bCs/>
            <w:rPrChange w:id="230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&lt;value&gt;Airbus A380&lt;/value&gt;</w:t>
        </w:r>
      </w:ins>
    </w:p>
    <w:p w:rsidR="00956615" w:rsidRPr="00910D57" w:rsidRDefault="00956615" w:rsidP="00910D57">
      <w:pPr>
        <w:rPr>
          <w:ins w:id="23035" w:author="Caree2" w:date="2017-04-02T07:45:00Z"/>
          <w:bCs/>
          <w:rPrChange w:id="23036" w:author="Caree2" w:date="2017-04-02T08:01:00Z">
            <w:rPr>
              <w:ins w:id="230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38" w:author="Caree2" w:date="2017-04-02T08:01:00Z">
          <w:pPr>
            <w:autoSpaceDE w:val="0"/>
            <w:autoSpaceDN w:val="0"/>
            <w:adjustRightInd w:val="0"/>
          </w:pPr>
        </w:pPrChange>
      </w:pPr>
      <w:ins w:id="23039" w:author="Caree2" w:date="2017-04-02T07:45:00Z">
        <w:r w:rsidRPr="00910D57">
          <w:rPr>
            <w:bCs/>
            <w:rPrChange w:id="230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042" w:author="Caree2" w:date="2017-04-02T07:45:00Z"/>
          <w:bCs/>
          <w:rPrChange w:id="23043" w:author="Caree2" w:date="2017-04-02T08:01:00Z">
            <w:rPr>
              <w:ins w:id="230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45" w:author="Caree2" w:date="2017-04-02T08:01:00Z">
          <w:pPr>
            <w:autoSpaceDE w:val="0"/>
            <w:autoSpaceDN w:val="0"/>
            <w:adjustRightInd w:val="0"/>
          </w:pPr>
        </w:pPrChange>
      </w:pPr>
      <w:ins w:id="23046" w:author="Caree2" w:date="2017-04-02T07:45:00Z">
        <w:r w:rsidRPr="00910D57">
          <w:rPr>
            <w:bCs/>
            <w:rPrChange w:id="230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type="int"&gt;</w:t>
        </w:r>
      </w:ins>
    </w:p>
    <w:p w:rsidR="00956615" w:rsidRPr="00910D57" w:rsidRDefault="00956615" w:rsidP="00910D57">
      <w:pPr>
        <w:rPr>
          <w:ins w:id="23049" w:author="Caree2" w:date="2017-04-02T07:45:00Z"/>
          <w:bCs/>
          <w:rPrChange w:id="23050" w:author="Caree2" w:date="2017-04-02T08:01:00Z">
            <w:rPr>
              <w:ins w:id="230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52" w:author="Caree2" w:date="2017-04-02T08:01:00Z">
          <w:pPr>
            <w:autoSpaceDE w:val="0"/>
            <w:autoSpaceDN w:val="0"/>
            <w:adjustRightInd w:val="0"/>
          </w:pPr>
        </w:pPrChange>
      </w:pPr>
      <w:ins w:id="23053" w:author="Caree2" w:date="2017-04-02T07:45:00Z">
        <w:r w:rsidRPr="00910D57">
          <w:rPr>
            <w:bCs/>
            <w:rPrChange w:id="230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&lt;value&gt;6000&lt;/value&gt;</w:t>
        </w:r>
      </w:ins>
    </w:p>
    <w:p w:rsidR="00956615" w:rsidRPr="00910D57" w:rsidRDefault="00956615" w:rsidP="00910D57">
      <w:pPr>
        <w:rPr>
          <w:ins w:id="23057" w:author="Caree2" w:date="2017-04-02T07:45:00Z"/>
          <w:bCs/>
          <w:rPrChange w:id="23058" w:author="Caree2" w:date="2017-04-02T08:01:00Z">
            <w:rPr>
              <w:ins w:id="230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60" w:author="Caree2" w:date="2017-04-02T08:01:00Z">
          <w:pPr>
            <w:autoSpaceDE w:val="0"/>
            <w:autoSpaceDN w:val="0"/>
            <w:adjustRightInd w:val="0"/>
          </w:pPr>
        </w:pPrChange>
      </w:pPr>
      <w:ins w:id="23061" w:author="Caree2" w:date="2017-04-02T07:45:00Z">
        <w:r w:rsidRPr="00910D57">
          <w:rPr>
            <w:bCs/>
            <w:rPrChange w:id="230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064" w:author="Caree2" w:date="2017-04-02T07:45:00Z"/>
          <w:bCs/>
          <w:rPrChange w:id="23065" w:author="Caree2" w:date="2017-04-02T08:01:00Z">
            <w:rPr>
              <w:ins w:id="230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67" w:author="Caree2" w:date="2017-04-02T08:01:00Z">
          <w:pPr>
            <w:autoSpaceDE w:val="0"/>
            <w:autoSpaceDN w:val="0"/>
            <w:adjustRightInd w:val="0"/>
          </w:pPr>
        </w:pPrChange>
      </w:pPr>
      <w:ins w:id="23068" w:author="Caree2" w:date="2017-04-02T07:45:00Z">
        <w:r w:rsidRPr="00910D57">
          <w:rPr>
            <w:bCs/>
            <w:rPrChange w:id="230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type="java.time.LocalDate"&gt;</w:t>
        </w:r>
      </w:ins>
    </w:p>
    <w:p w:rsidR="00956615" w:rsidRPr="00910D57" w:rsidRDefault="00956615" w:rsidP="00910D57">
      <w:pPr>
        <w:rPr>
          <w:ins w:id="23071" w:author="Caree2" w:date="2017-04-02T07:45:00Z"/>
          <w:bCs/>
          <w:rPrChange w:id="23072" w:author="Caree2" w:date="2017-04-02T08:01:00Z">
            <w:rPr>
              <w:ins w:id="230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74" w:author="Caree2" w:date="2017-04-02T08:01:00Z">
          <w:pPr>
            <w:autoSpaceDE w:val="0"/>
            <w:autoSpaceDN w:val="0"/>
            <w:adjustRightInd w:val="0"/>
          </w:pPr>
        </w:pPrChange>
      </w:pPr>
      <w:ins w:id="23075" w:author="Caree2" w:date="2017-04-02T07:45:00Z">
        <w:r w:rsidRPr="00910D57">
          <w:rPr>
            <w:bCs/>
            <w:rPrChange w:id="230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bean="commissionDate" /&gt;</w:t>
        </w:r>
      </w:ins>
    </w:p>
    <w:p w:rsidR="00956615" w:rsidRPr="00910D57" w:rsidRDefault="00956615" w:rsidP="00910D57">
      <w:pPr>
        <w:rPr>
          <w:ins w:id="23079" w:author="Caree2" w:date="2017-04-02T07:45:00Z"/>
          <w:bCs/>
          <w:rPrChange w:id="23080" w:author="Caree2" w:date="2017-04-02T08:01:00Z">
            <w:rPr>
              <w:ins w:id="230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82" w:author="Caree2" w:date="2017-04-02T08:01:00Z">
          <w:pPr>
            <w:autoSpaceDE w:val="0"/>
            <w:autoSpaceDN w:val="0"/>
            <w:adjustRightInd w:val="0"/>
          </w:pPr>
        </w:pPrChange>
      </w:pPr>
      <w:ins w:id="23083" w:author="Caree2" w:date="2017-04-02T07:45:00Z">
        <w:r w:rsidRPr="00910D57">
          <w:rPr>
            <w:bCs/>
            <w:rPrChange w:id="230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0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086" w:author="Caree2" w:date="2017-04-02T07:45:00Z"/>
          <w:bCs/>
          <w:rPrChange w:id="23087" w:author="Caree2" w:date="2017-04-02T08:01:00Z">
            <w:rPr>
              <w:ins w:id="230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89" w:author="Caree2" w:date="2017-04-02T08:01:00Z">
          <w:pPr>
            <w:autoSpaceDE w:val="0"/>
            <w:autoSpaceDN w:val="0"/>
            <w:adjustRightInd w:val="0"/>
          </w:pPr>
        </w:pPrChange>
      </w:pPr>
      <w:ins w:id="23090" w:author="Caree2" w:date="2017-04-02T07:45:00Z">
        <w:r w:rsidRPr="00910D57">
          <w:rPr>
            <w:bCs/>
            <w:rPrChange w:id="230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092" w:author="Caree2" w:date="2017-04-02T07:45:00Z"/>
          <w:bCs/>
          <w:rPrChange w:id="23093" w:author="Caree2" w:date="2017-04-02T08:01:00Z">
            <w:rPr>
              <w:ins w:id="230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95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096" w:author="Caree2" w:date="2017-04-02T07:45:00Z"/>
          <w:bCs/>
          <w:rPrChange w:id="23097" w:author="Caree2" w:date="2017-04-02T08:01:00Z">
            <w:rPr>
              <w:ins w:id="230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099" w:author="Caree2" w:date="2017-04-02T08:01:00Z">
          <w:pPr>
            <w:autoSpaceDE w:val="0"/>
            <w:autoSpaceDN w:val="0"/>
            <w:adjustRightInd w:val="0"/>
          </w:pPr>
        </w:pPrChange>
      </w:pPr>
      <w:ins w:id="23100" w:author="Caree2" w:date="2017-04-02T07:45:00Z">
        <w:r w:rsidRPr="00910D57">
          <w:rPr>
            <w:bCs/>
            <w:rPrChange w:id="231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id="airplane03" class="com.rollingstone.springframework.aop.example.Airplane"&gt;</w:t>
        </w:r>
      </w:ins>
    </w:p>
    <w:p w:rsidR="00956615" w:rsidRPr="00910D57" w:rsidRDefault="00956615" w:rsidP="00910D57">
      <w:pPr>
        <w:rPr>
          <w:ins w:id="23102" w:author="Caree2" w:date="2017-04-02T07:45:00Z"/>
          <w:bCs/>
          <w:rPrChange w:id="23103" w:author="Caree2" w:date="2017-04-02T08:01:00Z">
            <w:rPr>
              <w:ins w:id="231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05" w:author="Caree2" w:date="2017-04-02T08:01:00Z">
          <w:pPr>
            <w:autoSpaceDE w:val="0"/>
            <w:autoSpaceDN w:val="0"/>
            <w:adjustRightInd w:val="0"/>
          </w:pPr>
        </w:pPrChange>
      </w:pPr>
      <w:ins w:id="23106" w:author="Caree2" w:date="2017-04-02T07:45:00Z">
        <w:r w:rsidRPr="00910D57">
          <w:rPr>
            <w:bCs/>
            <w:rPrChange w:id="231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3109" w:author="Caree2" w:date="2017-04-02T07:45:00Z"/>
          <w:bCs/>
          <w:rPrChange w:id="23110" w:author="Caree2" w:date="2017-04-02T08:01:00Z">
            <w:rPr>
              <w:ins w:id="231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12" w:author="Caree2" w:date="2017-04-02T08:01:00Z">
          <w:pPr>
            <w:autoSpaceDE w:val="0"/>
            <w:autoSpaceDN w:val="0"/>
            <w:adjustRightInd w:val="0"/>
          </w:pPr>
        </w:pPrChange>
      </w:pPr>
      <w:ins w:id="23113" w:author="Caree2" w:date="2017-04-02T07:45:00Z">
        <w:r w:rsidRPr="00910D57">
          <w:rPr>
            <w:bCs/>
            <w:rPrChange w:id="231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&lt;value&gt;3&lt;/value&gt;</w:t>
        </w:r>
      </w:ins>
    </w:p>
    <w:p w:rsidR="00956615" w:rsidRPr="00910D57" w:rsidRDefault="00956615" w:rsidP="00910D57">
      <w:pPr>
        <w:rPr>
          <w:ins w:id="23117" w:author="Caree2" w:date="2017-04-02T07:45:00Z"/>
          <w:bCs/>
          <w:rPrChange w:id="23118" w:author="Caree2" w:date="2017-04-02T08:01:00Z">
            <w:rPr>
              <w:ins w:id="231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20" w:author="Caree2" w:date="2017-04-02T08:01:00Z">
          <w:pPr>
            <w:autoSpaceDE w:val="0"/>
            <w:autoSpaceDN w:val="0"/>
            <w:adjustRightInd w:val="0"/>
          </w:pPr>
        </w:pPrChange>
      </w:pPr>
      <w:ins w:id="23121" w:author="Caree2" w:date="2017-04-02T07:45:00Z">
        <w:r w:rsidRPr="00910D57">
          <w:rPr>
            <w:bCs/>
            <w:rPrChange w:id="231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124" w:author="Caree2" w:date="2017-04-02T07:45:00Z"/>
          <w:bCs/>
          <w:rPrChange w:id="23125" w:author="Caree2" w:date="2017-04-02T08:01:00Z">
            <w:rPr>
              <w:ins w:id="231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27" w:author="Caree2" w:date="2017-04-02T08:01:00Z">
          <w:pPr>
            <w:autoSpaceDE w:val="0"/>
            <w:autoSpaceDN w:val="0"/>
            <w:adjustRightInd w:val="0"/>
          </w:pPr>
        </w:pPrChange>
      </w:pPr>
      <w:ins w:id="23128" w:author="Caree2" w:date="2017-04-02T07:45:00Z">
        <w:r w:rsidRPr="00910D57">
          <w:rPr>
            <w:bCs/>
            <w:rPrChange w:id="231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3131" w:author="Caree2" w:date="2017-04-02T07:45:00Z"/>
          <w:bCs/>
          <w:rPrChange w:id="23132" w:author="Caree2" w:date="2017-04-02T08:01:00Z">
            <w:rPr>
              <w:ins w:id="231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34" w:author="Caree2" w:date="2017-04-02T08:01:00Z">
          <w:pPr>
            <w:autoSpaceDE w:val="0"/>
            <w:autoSpaceDN w:val="0"/>
            <w:adjustRightInd w:val="0"/>
          </w:pPr>
        </w:pPrChange>
      </w:pPr>
      <w:ins w:id="23135" w:author="Caree2" w:date="2017-04-02T07:45:00Z">
        <w:r w:rsidRPr="00910D57">
          <w:rPr>
            <w:bCs/>
            <w:rPrChange w:id="231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&lt;value&gt;Airbus A380&lt;/value&gt;</w:t>
        </w:r>
      </w:ins>
    </w:p>
    <w:p w:rsidR="00956615" w:rsidRPr="00910D57" w:rsidRDefault="00956615" w:rsidP="00910D57">
      <w:pPr>
        <w:rPr>
          <w:ins w:id="23139" w:author="Caree2" w:date="2017-04-02T07:45:00Z"/>
          <w:bCs/>
          <w:rPrChange w:id="23140" w:author="Caree2" w:date="2017-04-02T08:01:00Z">
            <w:rPr>
              <w:ins w:id="231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42" w:author="Caree2" w:date="2017-04-02T08:01:00Z">
          <w:pPr>
            <w:autoSpaceDE w:val="0"/>
            <w:autoSpaceDN w:val="0"/>
            <w:adjustRightInd w:val="0"/>
          </w:pPr>
        </w:pPrChange>
      </w:pPr>
      <w:ins w:id="23143" w:author="Caree2" w:date="2017-04-02T07:45:00Z">
        <w:r w:rsidRPr="00910D57">
          <w:rPr>
            <w:bCs/>
            <w:rPrChange w:id="231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146" w:author="Caree2" w:date="2017-04-02T07:45:00Z"/>
          <w:bCs/>
          <w:rPrChange w:id="23147" w:author="Caree2" w:date="2017-04-02T08:01:00Z">
            <w:rPr>
              <w:ins w:id="231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49" w:author="Caree2" w:date="2017-04-02T08:01:00Z">
          <w:pPr>
            <w:autoSpaceDE w:val="0"/>
            <w:autoSpaceDN w:val="0"/>
            <w:adjustRightInd w:val="0"/>
          </w:pPr>
        </w:pPrChange>
      </w:pPr>
      <w:ins w:id="23150" w:author="Caree2" w:date="2017-04-02T07:45:00Z">
        <w:r w:rsidRPr="00910D57">
          <w:rPr>
            <w:bCs/>
            <w:rPrChange w:id="231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type="int"&gt;</w:t>
        </w:r>
      </w:ins>
    </w:p>
    <w:p w:rsidR="00956615" w:rsidRPr="00910D57" w:rsidRDefault="00956615" w:rsidP="00910D57">
      <w:pPr>
        <w:rPr>
          <w:ins w:id="23153" w:author="Caree2" w:date="2017-04-02T07:45:00Z"/>
          <w:bCs/>
          <w:rPrChange w:id="23154" w:author="Caree2" w:date="2017-04-02T08:01:00Z">
            <w:rPr>
              <w:ins w:id="231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56" w:author="Caree2" w:date="2017-04-02T08:01:00Z">
          <w:pPr>
            <w:autoSpaceDE w:val="0"/>
            <w:autoSpaceDN w:val="0"/>
            <w:adjustRightInd w:val="0"/>
          </w:pPr>
        </w:pPrChange>
      </w:pPr>
      <w:ins w:id="23157" w:author="Caree2" w:date="2017-04-02T07:45:00Z">
        <w:r w:rsidRPr="00910D57">
          <w:rPr>
            <w:bCs/>
            <w:rPrChange w:id="231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&lt;value&gt;5000&lt;/value&gt;</w:t>
        </w:r>
      </w:ins>
    </w:p>
    <w:p w:rsidR="00956615" w:rsidRPr="00910D57" w:rsidRDefault="00956615" w:rsidP="00910D57">
      <w:pPr>
        <w:rPr>
          <w:ins w:id="23161" w:author="Caree2" w:date="2017-04-02T07:45:00Z"/>
          <w:bCs/>
          <w:rPrChange w:id="23162" w:author="Caree2" w:date="2017-04-02T08:01:00Z">
            <w:rPr>
              <w:ins w:id="231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64" w:author="Caree2" w:date="2017-04-02T08:01:00Z">
          <w:pPr>
            <w:autoSpaceDE w:val="0"/>
            <w:autoSpaceDN w:val="0"/>
            <w:adjustRightInd w:val="0"/>
          </w:pPr>
        </w:pPrChange>
      </w:pPr>
      <w:ins w:id="23165" w:author="Caree2" w:date="2017-04-02T07:45:00Z">
        <w:r w:rsidRPr="00910D57">
          <w:rPr>
            <w:bCs/>
            <w:rPrChange w:id="231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168" w:author="Caree2" w:date="2017-04-02T07:45:00Z"/>
          <w:bCs/>
          <w:rPrChange w:id="23169" w:author="Caree2" w:date="2017-04-02T08:01:00Z">
            <w:rPr>
              <w:ins w:id="231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71" w:author="Caree2" w:date="2017-04-02T08:01:00Z">
          <w:pPr>
            <w:autoSpaceDE w:val="0"/>
            <w:autoSpaceDN w:val="0"/>
            <w:adjustRightInd w:val="0"/>
          </w:pPr>
        </w:pPrChange>
      </w:pPr>
      <w:ins w:id="23172" w:author="Caree2" w:date="2017-04-02T07:45:00Z">
        <w:r w:rsidRPr="00910D57">
          <w:rPr>
            <w:bCs/>
            <w:rPrChange w:id="231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3175" w:author="Caree2" w:date="2017-04-02T07:45:00Z"/>
          <w:bCs/>
          <w:rPrChange w:id="23176" w:author="Caree2" w:date="2017-04-02T08:01:00Z">
            <w:rPr>
              <w:ins w:id="231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78" w:author="Caree2" w:date="2017-04-02T08:01:00Z">
          <w:pPr>
            <w:autoSpaceDE w:val="0"/>
            <w:autoSpaceDN w:val="0"/>
            <w:adjustRightInd w:val="0"/>
          </w:pPr>
        </w:pPrChange>
      </w:pPr>
      <w:ins w:id="23179" w:author="Caree2" w:date="2017-04-02T07:45:00Z">
        <w:r w:rsidRPr="00910D57">
          <w:rPr>
            <w:bCs/>
            <w:rPrChange w:id="231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bean="commissionDate" /&gt;</w:t>
        </w:r>
      </w:ins>
    </w:p>
    <w:p w:rsidR="00956615" w:rsidRPr="00910D57" w:rsidRDefault="00956615" w:rsidP="00910D57">
      <w:pPr>
        <w:rPr>
          <w:ins w:id="23183" w:author="Caree2" w:date="2017-04-02T07:45:00Z"/>
          <w:bCs/>
          <w:rPrChange w:id="23184" w:author="Caree2" w:date="2017-04-02T08:01:00Z">
            <w:rPr>
              <w:ins w:id="231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86" w:author="Caree2" w:date="2017-04-02T08:01:00Z">
          <w:pPr>
            <w:autoSpaceDE w:val="0"/>
            <w:autoSpaceDN w:val="0"/>
            <w:adjustRightInd w:val="0"/>
          </w:pPr>
        </w:pPrChange>
      </w:pPr>
      <w:ins w:id="23187" w:author="Caree2" w:date="2017-04-02T07:45:00Z">
        <w:r w:rsidRPr="00910D57">
          <w:rPr>
            <w:bCs/>
            <w:rPrChange w:id="231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1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190" w:author="Caree2" w:date="2017-04-02T07:45:00Z"/>
          <w:bCs/>
          <w:rPrChange w:id="23191" w:author="Caree2" w:date="2017-04-02T08:01:00Z">
            <w:rPr>
              <w:ins w:id="231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93" w:author="Caree2" w:date="2017-04-02T08:01:00Z">
          <w:pPr>
            <w:autoSpaceDE w:val="0"/>
            <w:autoSpaceDN w:val="0"/>
            <w:adjustRightInd w:val="0"/>
          </w:pPr>
        </w:pPrChange>
      </w:pPr>
      <w:ins w:id="23194" w:author="Caree2" w:date="2017-04-02T07:45:00Z">
        <w:r w:rsidRPr="00910D57">
          <w:rPr>
            <w:bCs/>
            <w:rPrChange w:id="231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196" w:author="Caree2" w:date="2017-04-02T07:45:00Z"/>
          <w:bCs/>
          <w:rPrChange w:id="23197" w:author="Caree2" w:date="2017-04-02T08:01:00Z">
            <w:rPr>
              <w:ins w:id="231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19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200" w:author="Caree2" w:date="2017-04-02T07:45:00Z"/>
          <w:bCs/>
          <w:rPrChange w:id="23201" w:author="Caree2" w:date="2017-04-02T08:01:00Z">
            <w:rPr>
              <w:ins w:id="232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03" w:author="Caree2" w:date="2017-04-02T08:01:00Z">
          <w:pPr>
            <w:autoSpaceDE w:val="0"/>
            <w:autoSpaceDN w:val="0"/>
            <w:adjustRightInd w:val="0"/>
          </w:pPr>
        </w:pPrChange>
      </w:pPr>
      <w:ins w:id="23204" w:author="Caree2" w:date="2017-04-02T07:45:00Z">
        <w:r w:rsidRPr="00910D57">
          <w:rPr>
            <w:bCs/>
            <w:rPrChange w:id="232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id="airplane04" class="com.rollingstone.springframework.aop.example.Airplane"&gt;</w:t>
        </w:r>
      </w:ins>
    </w:p>
    <w:p w:rsidR="00956615" w:rsidRPr="00910D57" w:rsidRDefault="00956615" w:rsidP="00910D57">
      <w:pPr>
        <w:rPr>
          <w:ins w:id="23206" w:author="Caree2" w:date="2017-04-02T07:45:00Z"/>
          <w:bCs/>
          <w:rPrChange w:id="23207" w:author="Caree2" w:date="2017-04-02T08:01:00Z">
            <w:rPr>
              <w:ins w:id="232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09" w:author="Caree2" w:date="2017-04-02T08:01:00Z">
          <w:pPr>
            <w:autoSpaceDE w:val="0"/>
            <w:autoSpaceDN w:val="0"/>
            <w:adjustRightInd w:val="0"/>
          </w:pPr>
        </w:pPrChange>
      </w:pPr>
      <w:ins w:id="23210" w:author="Caree2" w:date="2017-04-02T07:45:00Z">
        <w:r w:rsidRPr="00910D57">
          <w:rPr>
            <w:bCs/>
            <w:rPrChange w:id="232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3213" w:author="Caree2" w:date="2017-04-02T07:45:00Z"/>
          <w:bCs/>
          <w:rPrChange w:id="23214" w:author="Caree2" w:date="2017-04-02T08:01:00Z">
            <w:rPr>
              <w:ins w:id="232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16" w:author="Caree2" w:date="2017-04-02T08:01:00Z">
          <w:pPr>
            <w:autoSpaceDE w:val="0"/>
            <w:autoSpaceDN w:val="0"/>
            <w:adjustRightInd w:val="0"/>
          </w:pPr>
        </w:pPrChange>
      </w:pPr>
      <w:ins w:id="23217" w:author="Caree2" w:date="2017-04-02T07:45:00Z">
        <w:r w:rsidRPr="00910D57">
          <w:rPr>
            <w:bCs/>
            <w:rPrChange w:id="232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&lt;value&gt;4&lt;/value&gt;</w:t>
        </w:r>
      </w:ins>
    </w:p>
    <w:p w:rsidR="00956615" w:rsidRPr="00910D57" w:rsidRDefault="00956615" w:rsidP="00910D57">
      <w:pPr>
        <w:rPr>
          <w:ins w:id="23221" w:author="Caree2" w:date="2017-04-02T07:45:00Z"/>
          <w:bCs/>
          <w:rPrChange w:id="23222" w:author="Caree2" w:date="2017-04-02T08:01:00Z">
            <w:rPr>
              <w:ins w:id="232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24" w:author="Caree2" w:date="2017-04-02T08:01:00Z">
          <w:pPr>
            <w:autoSpaceDE w:val="0"/>
            <w:autoSpaceDN w:val="0"/>
            <w:adjustRightInd w:val="0"/>
          </w:pPr>
        </w:pPrChange>
      </w:pPr>
      <w:ins w:id="23225" w:author="Caree2" w:date="2017-04-02T07:45:00Z">
        <w:r w:rsidRPr="00910D57">
          <w:rPr>
            <w:bCs/>
            <w:rPrChange w:id="232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228" w:author="Caree2" w:date="2017-04-02T07:45:00Z"/>
          <w:bCs/>
          <w:rPrChange w:id="23229" w:author="Caree2" w:date="2017-04-02T08:01:00Z">
            <w:rPr>
              <w:ins w:id="232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31" w:author="Caree2" w:date="2017-04-02T08:01:00Z">
          <w:pPr>
            <w:autoSpaceDE w:val="0"/>
            <w:autoSpaceDN w:val="0"/>
            <w:adjustRightInd w:val="0"/>
          </w:pPr>
        </w:pPrChange>
      </w:pPr>
      <w:ins w:id="23232" w:author="Caree2" w:date="2017-04-02T07:45:00Z">
        <w:r w:rsidRPr="00910D57">
          <w:rPr>
            <w:bCs/>
            <w:rPrChange w:id="232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3235" w:author="Caree2" w:date="2017-04-02T07:45:00Z"/>
          <w:bCs/>
          <w:rPrChange w:id="23236" w:author="Caree2" w:date="2017-04-02T08:01:00Z">
            <w:rPr>
              <w:ins w:id="232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38" w:author="Caree2" w:date="2017-04-02T08:01:00Z">
          <w:pPr>
            <w:autoSpaceDE w:val="0"/>
            <w:autoSpaceDN w:val="0"/>
            <w:adjustRightInd w:val="0"/>
          </w:pPr>
        </w:pPrChange>
      </w:pPr>
      <w:ins w:id="23239" w:author="Caree2" w:date="2017-04-02T07:45:00Z">
        <w:r w:rsidRPr="00910D57">
          <w:rPr>
            <w:bCs/>
            <w:rPrChange w:id="232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&lt;value&gt;Boeing 777&lt;/value&gt;</w:t>
        </w:r>
      </w:ins>
    </w:p>
    <w:p w:rsidR="00956615" w:rsidRPr="00910D57" w:rsidRDefault="00956615" w:rsidP="00910D57">
      <w:pPr>
        <w:rPr>
          <w:ins w:id="23243" w:author="Caree2" w:date="2017-04-02T07:45:00Z"/>
          <w:bCs/>
          <w:rPrChange w:id="23244" w:author="Caree2" w:date="2017-04-02T08:01:00Z">
            <w:rPr>
              <w:ins w:id="232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46" w:author="Caree2" w:date="2017-04-02T08:01:00Z">
          <w:pPr>
            <w:autoSpaceDE w:val="0"/>
            <w:autoSpaceDN w:val="0"/>
            <w:adjustRightInd w:val="0"/>
          </w:pPr>
        </w:pPrChange>
      </w:pPr>
      <w:ins w:id="23247" w:author="Caree2" w:date="2017-04-02T07:45:00Z">
        <w:r w:rsidRPr="00910D57">
          <w:rPr>
            <w:bCs/>
            <w:rPrChange w:id="232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250" w:author="Caree2" w:date="2017-04-02T07:45:00Z"/>
          <w:bCs/>
          <w:rPrChange w:id="23251" w:author="Caree2" w:date="2017-04-02T08:01:00Z">
            <w:rPr>
              <w:ins w:id="232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53" w:author="Caree2" w:date="2017-04-02T08:01:00Z">
          <w:pPr>
            <w:autoSpaceDE w:val="0"/>
            <w:autoSpaceDN w:val="0"/>
            <w:adjustRightInd w:val="0"/>
          </w:pPr>
        </w:pPrChange>
      </w:pPr>
      <w:ins w:id="23254" w:author="Caree2" w:date="2017-04-02T07:45:00Z">
        <w:r w:rsidRPr="00910D57">
          <w:rPr>
            <w:bCs/>
            <w:rPrChange w:id="232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type="int"&gt;</w:t>
        </w:r>
      </w:ins>
    </w:p>
    <w:p w:rsidR="00956615" w:rsidRPr="00910D57" w:rsidRDefault="00956615" w:rsidP="00910D57">
      <w:pPr>
        <w:rPr>
          <w:ins w:id="23257" w:author="Caree2" w:date="2017-04-02T07:45:00Z"/>
          <w:bCs/>
          <w:rPrChange w:id="23258" w:author="Caree2" w:date="2017-04-02T08:01:00Z">
            <w:rPr>
              <w:ins w:id="232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60" w:author="Caree2" w:date="2017-04-02T08:01:00Z">
          <w:pPr>
            <w:autoSpaceDE w:val="0"/>
            <w:autoSpaceDN w:val="0"/>
            <w:adjustRightInd w:val="0"/>
          </w:pPr>
        </w:pPrChange>
      </w:pPr>
      <w:ins w:id="23261" w:author="Caree2" w:date="2017-04-02T07:45:00Z">
        <w:r w:rsidRPr="00910D57">
          <w:rPr>
            <w:bCs/>
            <w:rPrChange w:id="232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&lt;value&gt;3000&lt;/value&gt;</w:t>
        </w:r>
      </w:ins>
    </w:p>
    <w:p w:rsidR="00956615" w:rsidRPr="00910D57" w:rsidRDefault="00956615" w:rsidP="00910D57">
      <w:pPr>
        <w:rPr>
          <w:ins w:id="23265" w:author="Caree2" w:date="2017-04-02T07:45:00Z"/>
          <w:bCs/>
          <w:rPrChange w:id="23266" w:author="Caree2" w:date="2017-04-02T08:01:00Z">
            <w:rPr>
              <w:ins w:id="232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68" w:author="Caree2" w:date="2017-04-02T08:01:00Z">
          <w:pPr>
            <w:autoSpaceDE w:val="0"/>
            <w:autoSpaceDN w:val="0"/>
            <w:adjustRightInd w:val="0"/>
          </w:pPr>
        </w:pPrChange>
      </w:pPr>
      <w:ins w:id="23269" w:author="Caree2" w:date="2017-04-02T07:45:00Z">
        <w:r w:rsidRPr="00910D57">
          <w:rPr>
            <w:bCs/>
            <w:rPrChange w:id="232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272" w:author="Caree2" w:date="2017-04-02T07:45:00Z"/>
          <w:bCs/>
          <w:rPrChange w:id="23273" w:author="Caree2" w:date="2017-04-02T08:01:00Z">
            <w:rPr>
              <w:ins w:id="232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75" w:author="Caree2" w:date="2017-04-02T08:01:00Z">
          <w:pPr>
            <w:autoSpaceDE w:val="0"/>
            <w:autoSpaceDN w:val="0"/>
            <w:adjustRightInd w:val="0"/>
          </w:pPr>
        </w:pPrChange>
      </w:pPr>
      <w:ins w:id="23276" w:author="Caree2" w:date="2017-04-02T07:45:00Z">
        <w:r w:rsidRPr="00910D57">
          <w:rPr>
            <w:bCs/>
            <w:rPrChange w:id="232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3279" w:author="Caree2" w:date="2017-04-02T07:45:00Z"/>
          <w:bCs/>
          <w:rPrChange w:id="23280" w:author="Caree2" w:date="2017-04-02T08:01:00Z">
            <w:rPr>
              <w:ins w:id="232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82" w:author="Caree2" w:date="2017-04-02T08:01:00Z">
          <w:pPr>
            <w:autoSpaceDE w:val="0"/>
            <w:autoSpaceDN w:val="0"/>
            <w:adjustRightInd w:val="0"/>
          </w:pPr>
        </w:pPrChange>
      </w:pPr>
      <w:ins w:id="23283" w:author="Caree2" w:date="2017-04-02T07:45:00Z">
        <w:r w:rsidRPr="00910D57">
          <w:rPr>
            <w:bCs/>
            <w:rPrChange w:id="232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bean="commissionDate" /&gt;</w:t>
        </w:r>
      </w:ins>
    </w:p>
    <w:p w:rsidR="00956615" w:rsidRPr="00910D57" w:rsidRDefault="00956615" w:rsidP="00910D57">
      <w:pPr>
        <w:rPr>
          <w:ins w:id="23287" w:author="Caree2" w:date="2017-04-02T07:45:00Z"/>
          <w:bCs/>
          <w:rPrChange w:id="23288" w:author="Caree2" w:date="2017-04-02T08:01:00Z">
            <w:rPr>
              <w:ins w:id="232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90" w:author="Caree2" w:date="2017-04-02T08:01:00Z">
          <w:pPr>
            <w:autoSpaceDE w:val="0"/>
            <w:autoSpaceDN w:val="0"/>
            <w:adjustRightInd w:val="0"/>
          </w:pPr>
        </w:pPrChange>
      </w:pPr>
      <w:ins w:id="23291" w:author="Caree2" w:date="2017-04-02T07:45:00Z">
        <w:r w:rsidRPr="00910D57">
          <w:rPr>
            <w:bCs/>
            <w:rPrChange w:id="232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2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294" w:author="Caree2" w:date="2017-04-02T07:45:00Z"/>
          <w:bCs/>
          <w:rPrChange w:id="23295" w:author="Caree2" w:date="2017-04-02T08:01:00Z">
            <w:rPr>
              <w:ins w:id="232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297" w:author="Caree2" w:date="2017-04-02T08:01:00Z">
          <w:pPr>
            <w:autoSpaceDE w:val="0"/>
            <w:autoSpaceDN w:val="0"/>
            <w:adjustRightInd w:val="0"/>
          </w:pPr>
        </w:pPrChange>
      </w:pPr>
      <w:ins w:id="23298" w:author="Caree2" w:date="2017-04-02T07:45:00Z">
        <w:r w:rsidRPr="00910D57">
          <w:rPr>
            <w:bCs/>
            <w:rPrChange w:id="232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300" w:author="Caree2" w:date="2017-04-02T07:45:00Z"/>
          <w:bCs/>
          <w:rPrChange w:id="23301" w:author="Caree2" w:date="2017-04-02T08:01:00Z">
            <w:rPr>
              <w:ins w:id="233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03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304" w:author="Caree2" w:date="2017-04-02T07:45:00Z"/>
          <w:bCs/>
          <w:rPrChange w:id="23305" w:author="Caree2" w:date="2017-04-02T08:01:00Z">
            <w:rPr>
              <w:ins w:id="233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07" w:author="Caree2" w:date="2017-04-02T08:01:00Z">
          <w:pPr>
            <w:autoSpaceDE w:val="0"/>
            <w:autoSpaceDN w:val="0"/>
            <w:adjustRightInd w:val="0"/>
          </w:pPr>
        </w:pPrChange>
      </w:pPr>
      <w:ins w:id="23308" w:author="Caree2" w:date="2017-04-02T07:45:00Z">
        <w:r w:rsidRPr="00910D57">
          <w:rPr>
            <w:bCs/>
            <w:rPrChange w:id="233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  <w:t>&lt;bean id="airplane05" class="com.rollingstone.springframework.aop.example.Airplane"&gt;</w:t>
        </w:r>
      </w:ins>
    </w:p>
    <w:p w:rsidR="00956615" w:rsidRPr="00910D57" w:rsidRDefault="00956615" w:rsidP="00910D57">
      <w:pPr>
        <w:rPr>
          <w:ins w:id="23310" w:author="Caree2" w:date="2017-04-02T07:45:00Z"/>
          <w:bCs/>
          <w:rPrChange w:id="23311" w:author="Caree2" w:date="2017-04-02T08:01:00Z">
            <w:rPr>
              <w:ins w:id="233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13" w:author="Caree2" w:date="2017-04-02T08:01:00Z">
          <w:pPr>
            <w:autoSpaceDE w:val="0"/>
            <w:autoSpaceDN w:val="0"/>
            <w:adjustRightInd w:val="0"/>
          </w:pPr>
        </w:pPrChange>
      </w:pPr>
      <w:ins w:id="23314" w:author="Caree2" w:date="2017-04-02T07:45:00Z">
        <w:r w:rsidRPr="00910D57">
          <w:rPr>
            <w:bCs/>
            <w:rPrChange w:id="233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3317" w:author="Caree2" w:date="2017-04-02T07:45:00Z"/>
          <w:bCs/>
          <w:rPrChange w:id="23318" w:author="Caree2" w:date="2017-04-02T08:01:00Z">
            <w:rPr>
              <w:ins w:id="233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20" w:author="Caree2" w:date="2017-04-02T08:01:00Z">
          <w:pPr>
            <w:autoSpaceDE w:val="0"/>
            <w:autoSpaceDN w:val="0"/>
            <w:adjustRightInd w:val="0"/>
          </w:pPr>
        </w:pPrChange>
      </w:pPr>
      <w:ins w:id="23321" w:author="Caree2" w:date="2017-04-02T07:45:00Z">
        <w:r w:rsidRPr="00910D57">
          <w:rPr>
            <w:bCs/>
            <w:rPrChange w:id="233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&lt;value&gt;5&lt;/value&gt;</w:t>
        </w:r>
      </w:ins>
    </w:p>
    <w:p w:rsidR="00956615" w:rsidRPr="00910D57" w:rsidRDefault="00956615" w:rsidP="00910D57">
      <w:pPr>
        <w:rPr>
          <w:ins w:id="23325" w:author="Caree2" w:date="2017-04-02T07:45:00Z"/>
          <w:bCs/>
          <w:rPrChange w:id="23326" w:author="Caree2" w:date="2017-04-02T08:01:00Z">
            <w:rPr>
              <w:ins w:id="233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28" w:author="Caree2" w:date="2017-04-02T08:01:00Z">
          <w:pPr>
            <w:autoSpaceDE w:val="0"/>
            <w:autoSpaceDN w:val="0"/>
            <w:adjustRightInd w:val="0"/>
          </w:pPr>
        </w:pPrChange>
      </w:pPr>
      <w:ins w:id="23329" w:author="Caree2" w:date="2017-04-02T07:45:00Z">
        <w:r w:rsidRPr="00910D57">
          <w:rPr>
            <w:bCs/>
            <w:rPrChange w:id="233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332" w:author="Caree2" w:date="2017-04-02T07:45:00Z"/>
          <w:bCs/>
          <w:rPrChange w:id="23333" w:author="Caree2" w:date="2017-04-02T08:01:00Z">
            <w:rPr>
              <w:ins w:id="233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35" w:author="Caree2" w:date="2017-04-02T08:01:00Z">
          <w:pPr>
            <w:autoSpaceDE w:val="0"/>
            <w:autoSpaceDN w:val="0"/>
            <w:adjustRightInd w:val="0"/>
          </w:pPr>
        </w:pPrChange>
      </w:pPr>
      <w:ins w:id="23336" w:author="Caree2" w:date="2017-04-02T07:45:00Z">
        <w:r w:rsidRPr="00910D57">
          <w:rPr>
            <w:bCs/>
            <w:rPrChange w:id="233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3339" w:author="Caree2" w:date="2017-04-02T07:45:00Z"/>
          <w:bCs/>
          <w:rPrChange w:id="23340" w:author="Caree2" w:date="2017-04-02T08:01:00Z">
            <w:rPr>
              <w:ins w:id="233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42" w:author="Caree2" w:date="2017-04-02T08:01:00Z">
          <w:pPr>
            <w:autoSpaceDE w:val="0"/>
            <w:autoSpaceDN w:val="0"/>
            <w:adjustRightInd w:val="0"/>
          </w:pPr>
        </w:pPrChange>
      </w:pPr>
      <w:ins w:id="23343" w:author="Caree2" w:date="2017-04-02T07:45:00Z">
        <w:r w:rsidRPr="00910D57">
          <w:rPr>
            <w:bCs/>
            <w:rPrChange w:id="233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&lt;value&gt;Boeing 777&lt;/value&gt;</w:t>
        </w:r>
      </w:ins>
    </w:p>
    <w:p w:rsidR="00956615" w:rsidRPr="00910D57" w:rsidRDefault="00956615" w:rsidP="00910D57">
      <w:pPr>
        <w:rPr>
          <w:ins w:id="23347" w:author="Caree2" w:date="2017-04-02T07:45:00Z"/>
          <w:bCs/>
          <w:rPrChange w:id="23348" w:author="Caree2" w:date="2017-04-02T08:01:00Z">
            <w:rPr>
              <w:ins w:id="233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50" w:author="Caree2" w:date="2017-04-02T08:01:00Z">
          <w:pPr>
            <w:autoSpaceDE w:val="0"/>
            <w:autoSpaceDN w:val="0"/>
            <w:adjustRightInd w:val="0"/>
          </w:pPr>
        </w:pPrChange>
      </w:pPr>
      <w:ins w:id="23351" w:author="Caree2" w:date="2017-04-02T07:45:00Z">
        <w:r w:rsidRPr="00910D57">
          <w:rPr>
            <w:bCs/>
            <w:rPrChange w:id="233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354" w:author="Caree2" w:date="2017-04-02T07:45:00Z"/>
          <w:bCs/>
          <w:rPrChange w:id="23355" w:author="Caree2" w:date="2017-04-02T08:01:00Z">
            <w:rPr>
              <w:ins w:id="233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57" w:author="Caree2" w:date="2017-04-02T08:01:00Z">
          <w:pPr>
            <w:autoSpaceDE w:val="0"/>
            <w:autoSpaceDN w:val="0"/>
            <w:adjustRightInd w:val="0"/>
          </w:pPr>
        </w:pPrChange>
      </w:pPr>
      <w:ins w:id="23358" w:author="Caree2" w:date="2017-04-02T07:45:00Z">
        <w:r w:rsidRPr="00910D57">
          <w:rPr>
            <w:bCs/>
            <w:rPrChange w:id="233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type="int"&gt;</w:t>
        </w:r>
      </w:ins>
    </w:p>
    <w:p w:rsidR="00956615" w:rsidRPr="00910D57" w:rsidRDefault="00956615" w:rsidP="00910D57">
      <w:pPr>
        <w:rPr>
          <w:ins w:id="23361" w:author="Caree2" w:date="2017-04-02T07:45:00Z"/>
          <w:bCs/>
          <w:rPrChange w:id="23362" w:author="Caree2" w:date="2017-04-02T08:01:00Z">
            <w:rPr>
              <w:ins w:id="233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64" w:author="Caree2" w:date="2017-04-02T08:01:00Z">
          <w:pPr>
            <w:autoSpaceDE w:val="0"/>
            <w:autoSpaceDN w:val="0"/>
            <w:adjustRightInd w:val="0"/>
          </w:pPr>
        </w:pPrChange>
      </w:pPr>
      <w:ins w:id="23365" w:author="Caree2" w:date="2017-04-02T07:45:00Z">
        <w:r w:rsidRPr="00910D57">
          <w:rPr>
            <w:bCs/>
            <w:rPrChange w:id="233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&lt;value&gt;7000&lt;/value&gt;</w:t>
        </w:r>
      </w:ins>
    </w:p>
    <w:p w:rsidR="00956615" w:rsidRPr="00910D57" w:rsidRDefault="00956615" w:rsidP="00910D57">
      <w:pPr>
        <w:rPr>
          <w:ins w:id="23369" w:author="Caree2" w:date="2017-04-02T07:45:00Z"/>
          <w:bCs/>
          <w:rPrChange w:id="23370" w:author="Caree2" w:date="2017-04-02T08:01:00Z">
            <w:rPr>
              <w:ins w:id="233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72" w:author="Caree2" w:date="2017-04-02T08:01:00Z">
          <w:pPr>
            <w:autoSpaceDE w:val="0"/>
            <w:autoSpaceDN w:val="0"/>
            <w:adjustRightInd w:val="0"/>
          </w:pPr>
        </w:pPrChange>
      </w:pPr>
      <w:ins w:id="23373" w:author="Caree2" w:date="2017-04-02T07:45:00Z">
        <w:r w:rsidRPr="00910D57">
          <w:rPr>
            <w:bCs/>
            <w:rPrChange w:id="233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376" w:author="Caree2" w:date="2017-04-02T07:45:00Z"/>
          <w:bCs/>
          <w:rPrChange w:id="23377" w:author="Caree2" w:date="2017-04-02T08:01:00Z">
            <w:rPr>
              <w:ins w:id="233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79" w:author="Caree2" w:date="2017-04-02T08:01:00Z">
          <w:pPr>
            <w:autoSpaceDE w:val="0"/>
            <w:autoSpaceDN w:val="0"/>
            <w:adjustRightInd w:val="0"/>
          </w:pPr>
        </w:pPrChange>
      </w:pPr>
      <w:ins w:id="23380" w:author="Caree2" w:date="2017-04-02T07:45:00Z">
        <w:r w:rsidRPr="00910D57">
          <w:rPr>
            <w:bCs/>
            <w:rPrChange w:id="233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3383" w:author="Caree2" w:date="2017-04-02T07:45:00Z"/>
          <w:bCs/>
          <w:rPrChange w:id="23384" w:author="Caree2" w:date="2017-04-02T08:01:00Z">
            <w:rPr>
              <w:ins w:id="233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86" w:author="Caree2" w:date="2017-04-02T08:01:00Z">
          <w:pPr>
            <w:autoSpaceDE w:val="0"/>
            <w:autoSpaceDN w:val="0"/>
            <w:adjustRightInd w:val="0"/>
          </w:pPr>
        </w:pPrChange>
      </w:pPr>
      <w:ins w:id="23387" w:author="Caree2" w:date="2017-04-02T07:45:00Z">
        <w:r w:rsidRPr="00910D57">
          <w:rPr>
            <w:bCs/>
            <w:rPrChange w:id="233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bean="commissionDate" /&gt;</w:t>
        </w:r>
      </w:ins>
    </w:p>
    <w:p w:rsidR="00956615" w:rsidRPr="00910D57" w:rsidRDefault="00956615" w:rsidP="00910D57">
      <w:pPr>
        <w:rPr>
          <w:ins w:id="23391" w:author="Caree2" w:date="2017-04-02T07:45:00Z"/>
          <w:bCs/>
          <w:rPrChange w:id="23392" w:author="Caree2" w:date="2017-04-02T08:01:00Z">
            <w:rPr>
              <w:ins w:id="233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394" w:author="Caree2" w:date="2017-04-02T08:01:00Z">
          <w:pPr>
            <w:autoSpaceDE w:val="0"/>
            <w:autoSpaceDN w:val="0"/>
            <w:adjustRightInd w:val="0"/>
          </w:pPr>
        </w:pPrChange>
      </w:pPr>
      <w:ins w:id="23395" w:author="Caree2" w:date="2017-04-02T07:45:00Z">
        <w:r w:rsidRPr="00910D57">
          <w:rPr>
            <w:bCs/>
            <w:rPrChange w:id="233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3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398" w:author="Caree2" w:date="2017-04-02T07:45:00Z"/>
          <w:bCs/>
          <w:rPrChange w:id="23399" w:author="Caree2" w:date="2017-04-02T08:01:00Z">
            <w:rPr>
              <w:ins w:id="234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01" w:author="Caree2" w:date="2017-04-02T08:01:00Z">
          <w:pPr>
            <w:autoSpaceDE w:val="0"/>
            <w:autoSpaceDN w:val="0"/>
            <w:adjustRightInd w:val="0"/>
          </w:pPr>
        </w:pPrChange>
      </w:pPr>
      <w:ins w:id="23402" w:author="Caree2" w:date="2017-04-02T07:45:00Z">
        <w:r w:rsidRPr="00910D57">
          <w:rPr>
            <w:bCs/>
            <w:rPrChange w:id="234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404" w:author="Caree2" w:date="2017-04-02T07:45:00Z"/>
          <w:bCs/>
          <w:rPrChange w:id="23405" w:author="Caree2" w:date="2017-04-02T08:01:00Z">
            <w:rPr>
              <w:ins w:id="234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0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408" w:author="Caree2" w:date="2017-04-02T07:45:00Z"/>
          <w:bCs/>
          <w:rPrChange w:id="23409" w:author="Caree2" w:date="2017-04-02T08:01:00Z">
            <w:rPr>
              <w:ins w:id="234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11" w:author="Caree2" w:date="2017-04-02T08:01:00Z">
          <w:pPr>
            <w:autoSpaceDE w:val="0"/>
            <w:autoSpaceDN w:val="0"/>
            <w:adjustRightInd w:val="0"/>
          </w:pPr>
        </w:pPrChange>
      </w:pPr>
      <w:ins w:id="23412" w:author="Caree2" w:date="2017-04-02T07:45:00Z">
        <w:r w:rsidRPr="00910D57">
          <w:rPr>
            <w:bCs/>
            <w:rPrChange w:id="234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id="airline01" class="com.rollingstone.springframework.aop.example.Airline"&gt;</w:t>
        </w:r>
      </w:ins>
    </w:p>
    <w:p w:rsidR="00956615" w:rsidRPr="00910D57" w:rsidRDefault="00956615" w:rsidP="00910D57">
      <w:pPr>
        <w:rPr>
          <w:ins w:id="23414" w:author="Caree2" w:date="2017-04-02T07:45:00Z"/>
          <w:bCs/>
          <w:rPrChange w:id="23415" w:author="Caree2" w:date="2017-04-02T08:01:00Z">
            <w:rPr>
              <w:ins w:id="234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17" w:author="Caree2" w:date="2017-04-02T08:01:00Z">
          <w:pPr>
            <w:autoSpaceDE w:val="0"/>
            <w:autoSpaceDN w:val="0"/>
            <w:adjustRightInd w:val="0"/>
          </w:pPr>
        </w:pPrChange>
      </w:pPr>
      <w:ins w:id="23418" w:author="Caree2" w:date="2017-04-02T07:45:00Z">
        <w:r w:rsidRPr="00910D57">
          <w:rPr>
            <w:bCs/>
            <w:rPrChange w:id="234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956615" w:rsidRPr="00910D57" w:rsidRDefault="00956615" w:rsidP="00910D57">
      <w:pPr>
        <w:rPr>
          <w:ins w:id="23421" w:author="Caree2" w:date="2017-04-02T07:45:00Z"/>
          <w:bCs/>
          <w:rPrChange w:id="23422" w:author="Caree2" w:date="2017-04-02T08:01:00Z">
            <w:rPr>
              <w:ins w:id="234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24" w:author="Caree2" w:date="2017-04-02T08:01:00Z">
          <w:pPr>
            <w:autoSpaceDE w:val="0"/>
            <w:autoSpaceDN w:val="0"/>
            <w:adjustRightInd w:val="0"/>
          </w:pPr>
        </w:pPrChange>
      </w:pPr>
      <w:ins w:id="23425" w:author="Caree2" w:date="2017-04-02T07:45:00Z">
        <w:r w:rsidRPr="00910D57">
          <w:rPr>
            <w:bCs/>
            <w:rPrChange w:id="234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value="0001"&gt;&lt;/constructor-arg&gt;</w:t>
        </w:r>
      </w:ins>
    </w:p>
    <w:p w:rsidR="00956615" w:rsidRPr="00910D57" w:rsidRDefault="00956615" w:rsidP="00910D57">
      <w:pPr>
        <w:rPr>
          <w:ins w:id="23428" w:author="Caree2" w:date="2017-04-02T07:45:00Z"/>
          <w:bCs/>
          <w:rPrChange w:id="23429" w:author="Caree2" w:date="2017-04-02T08:01:00Z">
            <w:rPr>
              <w:ins w:id="234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31" w:author="Caree2" w:date="2017-04-02T08:01:00Z">
          <w:pPr>
            <w:autoSpaceDE w:val="0"/>
            <w:autoSpaceDN w:val="0"/>
            <w:adjustRightInd w:val="0"/>
          </w:pPr>
        </w:pPrChange>
      </w:pPr>
      <w:ins w:id="23432" w:author="Caree2" w:date="2017-04-02T07:45:00Z">
        <w:r w:rsidRPr="00910D57">
          <w:rPr>
            <w:bCs/>
            <w:rPrChange w:id="234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value="United Airways"&gt;&lt;/constructor-arg&gt;</w:t>
        </w:r>
      </w:ins>
    </w:p>
    <w:p w:rsidR="00956615" w:rsidRPr="00910D57" w:rsidRDefault="00956615" w:rsidP="00910D57">
      <w:pPr>
        <w:rPr>
          <w:ins w:id="23435" w:author="Caree2" w:date="2017-04-02T07:45:00Z"/>
          <w:bCs/>
          <w:rPrChange w:id="23436" w:author="Caree2" w:date="2017-04-02T08:01:00Z">
            <w:rPr>
              <w:ins w:id="234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38" w:author="Caree2" w:date="2017-04-02T08:01:00Z">
          <w:pPr>
            <w:autoSpaceDE w:val="0"/>
            <w:autoSpaceDN w:val="0"/>
            <w:adjustRightInd w:val="0"/>
          </w:pPr>
        </w:pPrChange>
      </w:pPr>
      <w:ins w:id="23439" w:author="Caree2" w:date="2017-04-02T07:45:00Z">
        <w:r w:rsidRPr="00910D57">
          <w:rPr>
            <w:bCs/>
            <w:rPrChange w:id="234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3442" w:author="Caree2" w:date="2017-04-02T07:45:00Z"/>
          <w:bCs/>
          <w:rPrChange w:id="23443" w:author="Caree2" w:date="2017-04-02T08:01:00Z">
            <w:rPr>
              <w:ins w:id="234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45" w:author="Caree2" w:date="2017-04-02T08:01:00Z">
          <w:pPr>
            <w:autoSpaceDE w:val="0"/>
            <w:autoSpaceDN w:val="0"/>
            <w:adjustRightInd w:val="0"/>
          </w:pPr>
        </w:pPrChange>
      </w:pPr>
      <w:ins w:id="23446" w:author="Caree2" w:date="2017-04-02T07:45:00Z">
        <w:r w:rsidRPr="00910D57">
          <w:rPr>
            <w:bCs/>
            <w:rPrChange w:id="234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bean="startedOperation" /&gt;</w:t>
        </w:r>
      </w:ins>
    </w:p>
    <w:p w:rsidR="00956615" w:rsidRPr="00910D57" w:rsidRDefault="00956615" w:rsidP="00910D57">
      <w:pPr>
        <w:rPr>
          <w:ins w:id="23450" w:author="Caree2" w:date="2017-04-02T07:45:00Z"/>
          <w:bCs/>
          <w:rPrChange w:id="23451" w:author="Caree2" w:date="2017-04-02T08:01:00Z">
            <w:rPr>
              <w:ins w:id="234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53" w:author="Caree2" w:date="2017-04-02T08:01:00Z">
          <w:pPr>
            <w:autoSpaceDE w:val="0"/>
            <w:autoSpaceDN w:val="0"/>
            <w:adjustRightInd w:val="0"/>
          </w:pPr>
        </w:pPrChange>
      </w:pPr>
      <w:ins w:id="23454" w:author="Caree2" w:date="2017-04-02T07:45:00Z">
        <w:r w:rsidRPr="00910D57">
          <w:rPr>
            <w:bCs/>
            <w:rPrChange w:id="234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457" w:author="Caree2" w:date="2017-04-02T07:45:00Z"/>
          <w:bCs/>
          <w:rPrChange w:id="23458" w:author="Caree2" w:date="2017-04-02T08:01:00Z">
            <w:rPr>
              <w:ins w:id="234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60" w:author="Caree2" w:date="2017-04-02T08:01:00Z">
          <w:pPr>
            <w:autoSpaceDE w:val="0"/>
            <w:autoSpaceDN w:val="0"/>
            <w:adjustRightInd w:val="0"/>
          </w:pPr>
        </w:pPrChange>
      </w:pPr>
      <w:ins w:id="23461" w:author="Caree2" w:date="2017-04-02T07:45:00Z">
        <w:r w:rsidRPr="00910D57">
          <w:rPr>
            <w:bCs/>
            <w:rPrChange w:id="234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value="New York, NY"&gt;&lt;/constructor-arg&gt;</w:t>
        </w:r>
      </w:ins>
    </w:p>
    <w:p w:rsidR="00956615" w:rsidRPr="00910D57" w:rsidRDefault="00956615" w:rsidP="00910D57">
      <w:pPr>
        <w:rPr>
          <w:ins w:id="23464" w:author="Caree2" w:date="2017-04-02T07:45:00Z"/>
          <w:bCs/>
          <w:rPrChange w:id="23465" w:author="Caree2" w:date="2017-04-02T08:01:00Z">
            <w:rPr>
              <w:ins w:id="234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67" w:author="Caree2" w:date="2017-04-02T08:01:00Z">
          <w:pPr>
            <w:autoSpaceDE w:val="0"/>
            <w:autoSpaceDN w:val="0"/>
            <w:adjustRightInd w:val="0"/>
          </w:pPr>
        </w:pPrChange>
      </w:pPr>
      <w:ins w:id="23468" w:author="Caree2" w:date="2017-04-02T07:45:00Z">
        <w:r w:rsidRPr="00910D57">
          <w:rPr>
            <w:bCs/>
            <w:rPrChange w:id="234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470" w:author="Caree2" w:date="2017-04-02T07:45:00Z"/>
          <w:bCs/>
          <w:rPrChange w:id="23471" w:author="Caree2" w:date="2017-04-02T08:01:00Z">
            <w:rPr>
              <w:ins w:id="234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73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474" w:author="Caree2" w:date="2017-04-02T07:45:00Z"/>
          <w:bCs/>
          <w:rPrChange w:id="23475" w:author="Caree2" w:date="2017-04-02T08:01:00Z">
            <w:rPr>
              <w:ins w:id="234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77" w:author="Caree2" w:date="2017-04-02T08:01:00Z">
          <w:pPr>
            <w:autoSpaceDE w:val="0"/>
            <w:autoSpaceDN w:val="0"/>
            <w:adjustRightInd w:val="0"/>
          </w:pPr>
        </w:pPrChange>
      </w:pPr>
      <w:ins w:id="23478" w:author="Caree2" w:date="2017-04-02T07:45:00Z">
        <w:r w:rsidRPr="00910D57">
          <w:rPr>
            <w:bCs/>
            <w:rPrChange w:id="234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id="airline02" class="com.rollingstone.springframework.aop.example.Airline"&gt;</w:t>
        </w:r>
      </w:ins>
    </w:p>
    <w:p w:rsidR="00956615" w:rsidRPr="00910D57" w:rsidRDefault="00956615" w:rsidP="00910D57">
      <w:pPr>
        <w:rPr>
          <w:ins w:id="23480" w:author="Caree2" w:date="2017-04-02T07:45:00Z"/>
          <w:bCs/>
          <w:rPrChange w:id="23481" w:author="Caree2" w:date="2017-04-02T08:01:00Z">
            <w:rPr>
              <w:ins w:id="234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83" w:author="Caree2" w:date="2017-04-02T08:01:00Z">
          <w:pPr>
            <w:autoSpaceDE w:val="0"/>
            <w:autoSpaceDN w:val="0"/>
            <w:adjustRightInd w:val="0"/>
          </w:pPr>
        </w:pPrChange>
      </w:pPr>
      <w:ins w:id="23484" w:author="Caree2" w:date="2017-04-02T07:45:00Z">
        <w:r w:rsidRPr="00910D57">
          <w:rPr>
            <w:bCs/>
            <w:rPrChange w:id="234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value="02"&gt;&lt;/constructor-arg&gt;</w:t>
        </w:r>
      </w:ins>
    </w:p>
    <w:p w:rsidR="00956615" w:rsidRPr="00910D57" w:rsidRDefault="00956615" w:rsidP="00910D57">
      <w:pPr>
        <w:rPr>
          <w:ins w:id="23487" w:author="Caree2" w:date="2017-04-02T07:45:00Z"/>
          <w:bCs/>
          <w:rPrChange w:id="23488" w:author="Caree2" w:date="2017-04-02T08:01:00Z">
            <w:rPr>
              <w:ins w:id="234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90" w:author="Caree2" w:date="2017-04-02T08:01:00Z">
          <w:pPr>
            <w:autoSpaceDE w:val="0"/>
            <w:autoSpaceDN w:val="0"/>
            <w:adjustRightInd w:val="0"/>
          </w:pPr>
        </w:pPrChange>
      </w:pPr>
      <w:ins w:id="23491" w:author="Caree2" w:date="2017-04-02T07:45:00Z">
        <w:r w:rsidRPr="00910D57">
          <w:rPr>
            <w:bCs/>
            <w:rPrChange w:id="234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4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value="0002"&gt;&lt;/constructor-arg&gt;</w:t>
        </w:r>
      </w:ins>
    </w:p>
    <w:p w:rsidR="00956615" w:rsidRPr="00910D57" w:rsidRDefault="00956615" w:rsidP="00910D57">
      <w:pPr>
        <w:rPr>
          <w:ins w:id="23494" w:author="Caree2" w:date="2017-04-02T07:45:00Z"/>
          <w:bCs/>
          <w:rPrChange w:id="23495" w:author="Caree2" w:date="2017-04-02T08:01:00Z">
            <w:rPr>
              <w:ins w:id="234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497" w:author="Caree2" w:date="2017-04-02T08:01:00Z">
          <w:pPr>
            <w:autoSpaceDE w:val="0"/>
            <w:autoSpaceDN w:val="0"/>
            <w:adjustRightInd w:val="0"/>
          </w:pPr>
        </w:pPrChange>
      </w:pPr>
      <w:ins w:id="23498" w:author="Caree2" w:date="2017-04-02T07:45:00Z">
        <w:r w:rsidRPr="00910D57">
          <w:rPr>
            <w:bCs/>
            <w:rPrChange w:id="234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value="American Airways"&gt;&lt;/constructor-arg&gt;</w:t>
        </w:r>
      </w:ins>
    </w:p>
    <w:p w:rsidR="00956615" w:rsidRPr="00910D57" w:rsidRDefault="00956615" w:rsidP="00910D57">
      <w:pPr>
        <w:rPr>
          <w:ins w:id="23501" w:author="Caree2" w:date="2017-04-02T07:45:00Z"/>
          <w:bCs/>
          <w:rPrChange w:id="23502" w:author="Caree2" w:date="2017-04-02T08:01:00Z">
            <w:rPr>
              <w:ins w:id="235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04" w:author="Caree2" w:date="2017-04-02T08:01:00Z">
          <w:pPr>
            <w:autoSpaceDE w:val="0"/>
            <w:autoSpaceDN w:val="0"/>
            <w:adjustRightInd w:val="0"/>
          </w:pPr>
        </w:pPrChange>
      </w:pPr>
      <w:ins w:id="23505" w:author="Caree2" w:date="2017-04-02T07:45:00Z">
        <w:r w:rsidRPr="00910D57">
          <w:rPr>
            <w:bCs/>
            <w:rPrChange w:id="235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3508" w:author="Caree2" w:date="2017-04-02T07:45:00Z"/>
          <w:bCs/>
          <w:rPrChange w:id="23509" w:author="Caree2" w:date="2017-04-02T08:01:00Z">
            <w:rPr>
              <w:ins w:id="235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11" w:author="Caree2" w:date="2017-04-02T08:01:00Z">
          <w:pPr>
            <w:autoSpaceDE w:val="0"/>
            <w:autoSpaceDN w:val="0"/>
            <w:adjustRightInd w:val="0"/>
          </w:pPr>
        </w:pPrChange>
      </w:pPr>
      <w:ins w:id="23512" w:author="Caree2" w:date="2017-04-02T07:45:00Z">
        <w:r w:rsidRPr="00910D57">
          <w:rPr>
            <w:bCs/>
            <w:rPrChange w:id="235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bean="startedOperation" /&gt;</w:t>
        </w:r>
      </w:ins>
    </w:p>
    <w:p w:rsidR="00956615" w:rsidRPr="00910D57" w:rsidRDefault="00956615" w:rsidP="00910D57">
      <w:pPr>
        <w:rPr>
          <w:ins w:id="23516" w:author="Caree2" w:date="2017-04-02T07:45:00Z"/>
          <w:bCs/>
          <w:rPrChange w:id="23517" w:author="Caree2" w:date="2017-04-02T08:01:00Z">
            <w:rPr>
              <w:ins w:id="235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19" w:author="Caree2" w:date="2017-04-02T08:01:00Z">
          <w:pPr>
            <w:autoSpaceDE w:val="0"/>
            <w:autoSpaceDN w:val="0"/>
            <w:adjustRightInd w:val="0"/>
          </w:pPr>
        </w:pPrChange>
      </w:pPr>
      <w:ins w:id="23520" w:author="Caree2" w:date="2017-04-02T07:45:00Z">
        <w:r w:rsidRPr="00910D57">
          <w:rPr>
            <w:bCs/>
            <w:rPrChange w:id="235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523" w:author="Caree2" w:date="2017-04-02T07:45:00Z"/>
          <w:bCs/>
          <w:rPrChange w:id="23524" w:author="Caree2" w:date="2017-04-02T08:01:00Z">
            <w:rPr>
              <w:ins w:id="235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26" w:author="Caree2" w:date="2017-04-02T08:01:00Z">
          <w:pPr>
            <w:autoSpaceDE w:val="0"/>
            <w:autoSpaceDN w:val="0"/>
            <w:adjustRightInd w:val="0"/>
          </w:pPr>
        </w:pPrChange>
      </w:pPr>
      <w:ins w:id="23527" w:author="Caree2" w:date="2017-04-02T07:45:00Z">
        <w:r w:rsidRPr="00910D57">
          <w:rPr>
            <w:bCs/>
            <w:rPrChange w:id="235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value="Chicago, IL"&gt;&lt;/constructor-arg&gt;</w:t>
        </w:r>
      </w:ins>
    </w:p>
    <w:p w:rsidR="00956615" w:rsidRPr="00910D57" w:rsidRDefault="00956615" w:rsidP="00910D57">
      <w:pPr>
        <w:rPr>
          <w:ins w:id="23530" w:author="Caree2" w:date="2017-04-02T07:45:00Z"/>
          <w:bCs/>
          <w:rPrChange w:id="23531" w:author="Caree2" w:date="2017-04-02T08:01:00Z">
            <w:rPr>
              <w:ins w:id="235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33" w:author="Caree2" w:date="2017-04-02T08:01:00Z">
          <w:pPr>
            <w:autoSpaceDE w:val="0"/>
            <w:autoSpaceDN w:val="0"/>
            <w:adjustRightInd w:val="0"/>
          </w:pPr>
        </w:pPrChange>
      </w:pPr>
      <w:ins w:id="23534" w:author="Caree2" w:date="2017-04-02T07:45:00Z">
        <w:r w:rsidRPr="00910D57">
          <w:rPr>
            <w:bCs/>
            <w:rPrChange w:id="235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536" w:author="Caree2" w:date="2017-04-02T07:45:00Z"/>
          <w:bCs/>
          <w:rPrChange w:id="23537" w:author="Caree2" w:date="2017-04-02T08:01:00Z">
            <w:rPr>
              <w:ins w:id="235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3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540" w:author="Caree2" w:date="2017-04-02T07:45:00Z"/>
          <w:bCs/>
          <w:rPrChange w:id="23541" w:author="Caree2" w:date="2017-04-02T08:01:00Z">
            <w:rPr>
              <w:ins w:id="235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43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544" w:author="Caree2" w:date="2017-04-02T07:45:00Z"/>
          <w:bCs/>
          <w:rPrChange w:id="23545" w:author="Caree2" w:date="2017-04-02T08:01:00Z">
            <w:rPr>
              <w:ins w:id="235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47" w:author="Caree2" w:date="2017-04-02T08:01:00Z">
          <w:pPr>
            <w:autoSpaceDE w:val="0"/>
            <w:autoSpaceDN w:val="0"/>
            <w:adjustRightInd w:val="0"/>
          </w:pPr>
        </w:pPrChange>
      </w:pPr>
      <w:ins w:id="23548" w:author="Caree2" w:date="2017-04-02T07:45:00Z">
        <w:r w:rsidRPr="00910D57">
          <w:rPr>
            <w:bCs/>
            <w:rPrChange w:id="235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id="airline03" class="com.rollingstone.springframework.aop.example.Airline"&gt;</w:t>
        </w:r>
      </w:ins>
    </w:p>
    <w:p w:rsidR="00956615" w:rsidRPr="00910D57" w:rsidRDefault="00956615" w:rsidP="00910D57">
      <w:pPr>
        <w:rPr>
          <w:ins w:id="23550" w:author="Caree2" w:date="2017-04-02T07:45:00Z"/>
          <w:bCs/>
          <w:rPrChange w:id="23551" w:author="Caree2" w:date="2017-04-02T08:01:00Z">
            <w:rPr>
              <w:ins w:id="235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53" w:author="Caree2" w:date="2017-04-02T08:01:00Z">
          <w:pPr>
            <w:autoSpaceDE w:val="0"/>
            <w:autoSpaceDN w:val="0"/>
            <w:adjustRightInd w:val="0"/>
          </w:pPr>
        </w:pPrChange>
      </w:pPr>
      <w:ins w:id="23554" w:author="Caree2" w:date="2017-04-02T07:45:00Z">
        <w:r w:rsidRPr="00910D57">
          <w:rPr>
            <w:bCs/>
            <w:rPrChange w:id="235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value="03"&gt;&lt;/constructor-arg&gt;</w:t>
        </w:r>
      </w:ins>
    </w:p>
    <w:p w:rsidR="00956615" w:rsidRPr="00910D57" w:rsidRDefault="00956615" w:rsidP="00910D57">
      <w:pPr>
        <w:rPr>
          <w:ins w:id="23557" w:author="Caree2" w:date="2017-04-02T07:45:00Z"/>
          <w:bCs/>
          <w:rPrChange w:id="23558" w:author="Caree2" w:date="2017-04-02T08:01:00Z">
            <w:rPr>
              <w:ins w:id="235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60" w:author="Caree2" w:date="2017-04-02T08:01:00Z">
          <w:pPr>
            <w:autoSpaceDE w:val="0"/>
            <w:autoSpaceDN w:val="0"/>
            <w:adjustRightInd w:val="0"/>
          </w:pPr>
        </w:pPrChange>
      </w:pPr>
      <w:ins w:id="23561" w:author="Caree2" w:date="2017-04-02T07:45:00Z">
        <w:r w:rsidRPr="00910D57">
          <w:rPr>
            <w:bCs/>
            <w:rPrChange w:id="235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value="0003"&gt;&lt;/constructor-arg&gt;</w:t>
        </w:r>
      </w:ins>
    </w:p>
    <w:p w:rsidR="00956615" w:rsidRPr="00910D57" w:rsidRDefault="00956615" w:rsidP="00910D57">
      <w:pPr>
        <w:rPr>
          <w:ins w:id="23564" w:author="Caree2" w:date="2017-04-02T07:45:00Z"/>
          <w:bCs/>
          <w:rPrChange w:id="23565" w:author="Caree2" w:date="2017-04-02T08:01:00Z">
            <w:rPr>
              <w:ins w:id="235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67" w:author="Caree2" w:date="2017-04-02T08:01:00Z">
          <w:pPr>
            <w:autoSpaceDE w:val="0"/>
            <w:autoSpaceDN w:val="0"/>
            <w:adjustRightInd w:val="0"/>
          </w:pPr>
        </w:pPrChange>
      </w:pPr>
      <w:ins w:id="23568" w:author="Caree2" w:date="2017-04-02T07:45:00Z">
        <w:r w:rsidRPr="00910D57">
          <w:rPr>
            <w:bCs/>
            <w:rPrChange w:id="235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value="North West Airways"&gt;&lt;/constructor-arg&gt;</w:t>
        </w:r>
      </w:ins>
    </w:p>
    <w:p w:rsidR="00956615" w:rsidRPr="00910D57" w:rsidRDefault="00956615" w:rsidP="00910D57">
      <w:pPr>
        <w:rPr>
          <w:ins w:id="23571" w:author="Caree2" w:date="2017-04-02T07:45:00Z"/>
          <w:bCs/>
          <w:rPrChange w:id="23572" w:author="Caree2" w:date="2017-04-02T08:01:00Z">
            <w:rPr>
              <w:ins w:id="235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74" w:author="Caree2" w:date="2017-04-02T08:01:00Z">
          <w:pPr>
            <w:autoSpaceDE w:val="0"/>
            <w:autoSpaceDN w:val="0"/>
            <w:adjustRightInd w:val="0"/>
          </w:pPr>
        </w:pPrChange>
      </w:pPr>
      <w:ins w:id="23575" w:author="Caree2" w:date="2017-04-02T07:45:00Z">
        <w:r w:rsidRPr="00910D57">
          <w:rPr>
            <w:bCs/>
            <w:rPrChange w:id="235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index="3"&gt;</w:t>
        </w:r>
      </w:ins>
    </w:p>
    <w:p w:rsidR="00956615" w:rsidRPr="00910D57" w:rsidRDefault="00956615" w:rsidP="00910D57">
      <w:pPr>
        <w:rPr>
          <w:ins w:id="23578" w:author="Caree2" w:date="2017-04-02T07:45:00Z"/>
          <w:bCs/>
          <w:rPrChange w:id="23579" w:author="Caree2" w:date="2017-04-02T08:01:00Z">
            <w:rPr>
              <w:ins w:id="235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81" w:author="Caree2" w:date="2017-04-02T08:01:00Z">
          <w:pPr>
            <w:autoSpaceDE w:val="0"/>
            <w:autoSpaceDN w:val="0"/>
            <w:adjustRightInd w:val="0"/>
          </w:pPr>
        </w:pPrChange>
      </w:pPr>
      <w:ins w:id="23582" w:author="Caree2" w:date="2017-04-02T07:45:00Z">
        <w:r w:rsidRPr="00910D57">
          <w:rPr>
            <w:bCs/>
            <w:rPrChange w:id="235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35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bean="startedOperation" /&gt;</w:t>
        </w:r>
      </w:ins>
    </w:p>
    <w:p w:rsidR="00956615" w:rsidRPr="00910D57" w:rsidRDefault="00956615" w:rsidP="00910D57">
      <w:pPr>
        <w:rPr>
          <w:ins w:id="23586" w:author="Caree2" w:date="2017-04-02T07:45:00Z"/>
          <w:bCs/>
          <w:rPrChange w:id="23587" w:author="Caree2" w:date="2017-04-02T08:01:00Z">
            <w:rPr>
              <w:ins w:id="235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89" w:author="Caree2" w:date="2017-04-02T08:01:00Z">
          <w:pPr>
            <w:autoSpaceDE w:val="0"/>
            <w:autoSpaceDN w:val="0"/>
            <w:adjustRightInd w:val="0"/>
          </w:pPr>
        </w:pPrChange>
      </w:pPr>
      <w:ins w:id="23590" w:author="Caree2" w:date="2017-04-02T07:45:00Z">
        <w:r w:rsidRPr="00910D57">
          <w:rPr>
            <w:bCs/>
            <w:rPrChange w:id="235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3593" w:author="Caree2" w:date="2017-04-02T07:45:00Z"/>
          <w:bCs/>
          <w:rPrChange w:id="23594" w:author="Caree2" w:date="2017-04-02T08:01:00Z">
            <w:rPr>
              <w:ins w:id="235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596" w:author="Caree2" w:date="2017-04-02T08:01:00Z">
          <w:pPr>
            <w:autoSpaceDE w:val="0"/>
            <w:autoSpaceDN w:val="0"/>
            <w:adjustRightInd w:val="0"/>
          </w:pPr>
        </w:pPrChange>
      </w:pPr>
      <w:ins w:id="23597" w:author="Caree2" w:date="2017-04-02T07:45:00Z">
        <w:r w:rsidRPr="00910D57">
          <w:rPr>
            <w:bCs/>
            <w:rPrChange w:id="235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5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value="San Francisco, CA"&gt;&lt;/constructor-arg&gt;</w:t>
        </w:r>
      </w:ins>
    </w:p>
    <w:p w:rsidR="00956615" w:rsidRPr="00910D57" w:rsidRDefault="00956615" w:rsidP="00910D57">
      <w:pPr>
        <w:rPr>
          <w:ins w:id="23600" w:author="Caree2" w:date="2017-04-02T07:45:00Z"/>
          <w:bCs/>
          <w:rPrChange w:id="23601" w:author="Caree2" w:date="2017-04-02T08:01:00Z">
            <w:rPr>
              <w:ins w:id="236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03" w:author="Caree2" w:date="2017-04-02T08:01:00Z">
          <w:pPr>
            <w:autoSpaceDE w:val="0"/>
            <w:autoSpaceDN w:val="0"/>
            <w:adjustRightInd w:val="0"/>
          </w:pPr>
        </w:pPrChange>
      </w:pPr>
      <w:ins w:id="23604" w:author="Caree2" w:date="2017-04-02T07:45:00Z">
        <w:r w:rsidRPr="00910D57">
          <w:rPr>
            <w:bCs/>
            <w:rPrChange w:id="236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606" w:author="Caree2" w:date="2017-04-02T07:45:00Z"/>
          <w:bCs/>
          <w:rPrChange w:id="23607" w:author="Caree2" w:date="2017-04-02T08:01:00Z">
            <w:rPr>
              <w:ins w:id="236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0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610" w:author="Caree2" w:date="2017-04-02T07:45:00Z"/>
          <w:bCs/>
          <w:rPrChange w:id="23611" w:author="Caree2" w:date="2017-04-02T08:01:00Z">
            <w:rPr>
              <w:ins w:id="236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13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614" w:author="Caree2" w:date="2017-04-02T07:45:00Z"/>
          <w:bCs/>
          <w:rPrChange w:id="23615" w:author="Caree2" w:date="2017-04-02T08:01:00Z">
            <w:rPr>
              <w:ins w:id="236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17" w:author="Caree2" w:date="2017-04-02T08:01:00Z">
          <w:pPr>
            <w:autoSpaceDE w:val="0"/>
            <w:autoSpaceDN w:val="0"/>
            <w:adjustRightInd w:val="0"/>
          </w:pPr>
        </w:pPrChange>
      </w:pPr>
      <w:ins w:id="23618" w:author="Caree2" w:date="2017-04-02T07:45:00Z">
        <w:r w:rsidRPr="00910D57">
          <w:rPr>
            <w:bCs/>
            <w:rPrChange w:id="236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id="airport01" class="com.rollingstone.springframework.aop.example.Airport"&gt;</w:t>
        </w:r>
      </w:ins>
    </w:p>
    <w:p w:rsidR="00956615" w:rsidRPr="00910D57" w:rsidRDefault="00956615" w:rsidP="00910D57">
      <w:pPr>
        <w:rPr>
          <w:ins w:id="23620" w:author="Caree2" w:date="2017-04-02T07:45:00Z"/>
          <w:bCs/>
          <w:rPrChange w:id="23621" w:author="Caree2" w:date="2017-04-02T08:01:00Z">
            <w:rPr>
              <w:ins w:id="236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23" w:author="Caree2" w:date="2017-04-02T08:01:00Z">
          <w:pPr>
            <w:autoSpaceDE w:val="0"/>
            <w:autoSpaceDN w:val="0"/>
            <w:adjustRightInd w:val="0"/>
          </w:pPr>
        </w:pPrChange>
      </w:pPr>
      <w:ins w:id="23624" w:author="Caree2" w:date="2017-04-02T07:45:00Z">
        <w:r w:rsidRPr="00910D57">
          <w:rPr>
            <w:bCs/>
            <w:rPrChange w:id="236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956615" w:rsidRPr="00910D57" w:rsidRDefault="00956615" w:rsidP="00910D57">
      <w:pPr>
        <w:rPr>
          <w:ins w:id="23627" w:author="Caree2" w:date="2017-04-02T07:45:00Z"/>
          <w:bCs/>
          <w:rPrChange w:id="23628" w:author="Caree2" w:date="2017-04-02T08:01:00Z">
            <w:rPr>
              <w:ins w:id="236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30" w:author="Caree2" w:date="2017-04-02T08:01:00Z">
          <w:pPr>
            <w:autoSpaceDE w:val="0"/>
            <w:autoSpaceDN w:val="0"/>
            <w:adjustRightInd w:val="0"/>
          </w:pPr>
        </w:pPrChange>
      </w:pPr>
      <w:ins w:id="23631" w:author="Caree2" w:date="2017-04-02T07:45:00Z">
        <w:r w:rsidRPr="00910D57">
          <w:rPr>
            <w:bCs/>
            <w:rPrChange w:id="236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value="ORD"&gt;&lt;/constructor-arg&gt;</w:t>
        </w:r>
      </w:ins>
    </w:p>
    <w:p w:rsidR="00956615" w:rsidRPr="00910D57" w:rsidRDefault="00956615" w:rsidP="00910D57">
      <w:pPr>
        <w:rPr>
          <w:ins w:id="23634" w:author="Caree2" w:date="2017-04-02T07:45:00Z"/>
          <w:bCs/>
          <w:rPrChange w:id="23635" w:author="Caree2" w:date="2017-04-02T08:01:00Z">
            <w:rPr>
              <w:ins w:id="236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37" w:author="Caree2" w:date="2017-04-02T08:01:00Z">
          <w:pPr>
            <w:autoSpaceDE w:val="0"/>
            <w:autoSpaceDN w:val="0"/>
            <w:adjustRightInd w:val="0"/>
          </w:pPr>
        </w:pPrChange>
      </w:pPr>
      <w:ins w:id="23638" w:author="Caree2" w:date="2017-04-02T07:45:00Z">
        <w:r w:rsidRPr="00910D57">
          <w:rPr>
            <w:bCs/>
            <w:rPrChange w:id="236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</w:t>
        </w:r>
      </w:ins>
    </w:p>
    <w:p w:rsidR="00956615" w:rsidRPr="00910D57" w:rsidRDefault="00956615" w:rsidP="00910D57">
      <w:pPr>
        <w:rPr>
          <w:ins w:id="23641" w:author="Caree2" w:date="2017-04-02T07:45:00Z"/>
          <w:bCs/>
          <w:rPrChange w:id="23642" w:author="Caree2" w:date="2017-04-02T08:01:00Z">
            <w:rPr>
              <w:ins w:id="236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44" w:author="Caree2" w:date="2017-04-02T08:01:00Z">
          <w:pPr>
            <w:autoSpaceDE w:val="0"/>
            <w:autoSpaceDN w:val="0"/>
            <w:adjustRightInd w:val="0"/>
          </w:pPr>
        </w:pPrChange>
      </w:pPr>
      <w:ins w:id="23645" w:author="Caree2" w:date="2017-04-02T07:45:00Z">
        <w:r w:rsidRPr="00910D57">
          <w:rPr>
            <w:bCs/>
            <w:rPrChange w:id="23646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4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48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value="Chicago Ohare International Airport"&gt;&lt;/constructor-arg&gt;</w:t>
        </w:r>
      </w:ins>
    </w:p>
    <w:p w:rsidR="00956615" w:rsidRPr="00910D57" w:rsidRDefault="00956615" w:rsidP="00910D57">
      <w:pPr>
        <w:rPr>
          <w:ins w:id="23649" w:author="Caree2" w:date="2017-04-02T07:45:00Z"/>
          <w:bCs/>
          <w:rPrChange w:id="23650" w:author="Caree2" w:date="2017-04-02T08:01:00Z">
            <w:rPr>
              <w:ins w:id="236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52" w:author="Caree2" w:date="2017-04-02T08:01:00Z">
          <w:pPr>
            <w:autoSpaceDE w:val="0"/>
            <w:autoSpaceDN w:val="0"/>
            <w:adjustRightInd w:val="0"/>
          </w:pPr>
        </w:pPrChange>
      </w:pPr>
      <w:ins w:id="23653" w:author="Caree2" w:date="2017-04-02T07:45:00Z">
        <w:r w:rsidRPr="00910D57">
          <w:rPr>
            <w:bCs/>
            <w:rPrChange w:id="236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value="USA"&gt;&lt;/constructor-arg&gt;</w:t>
        </w:r>
      </w:ins>
    </w:p>
    <w:p w:rsidR="00956615" w:rsidRPr="00910D57" w:rsidRDefault="00956615" w:rsidP="00910D57">
      <w:pPr>
        <w:rPr>
          <w:ins w:id="23656" w:author="Caree2" w:date="2017-04-02T07:45:00Z"/>
          <w:bCs/>
          <w:rPrChange w:id="23657" w:author="Caree2" w:date="2017-04-02T08:01:00Z">
            <w:rPr>
              <w:ins w:id="236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59" w:author="Caree2" w:date="2017-04-02T08:01:00Z">
          <w:pPr>
            <w:autoSpaceDE w:val="0"/>
            <w:autoSpaceDN w:val="0"/>
            <w:adjustRightInd w:val="0"/>
          </w:pPr>
        </w:pPrChange>
      </w:pPr>
      <w:ins w:id="23660" w:author="Caree2" w:date="2017-04-02T07:45:00Z">
        <w:r w:rsidRPr="00910D57">
          <w:rPr>
            <w:bCs/>
            <w:rPrChange w:id="236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value="Chicago"&gt;&lt;/constructor-arg&gt;</w:t>
        </w:r>
      </w:ins>
    </w:p>
    <w:p w:rsidR="00956615" w:rsidRPr="00910D57" w:rsidRDefault="00956615" w:rsidP="00910D57">
      <w:pPr>
        <w:rPr>
          <w:ins w:id="23663" w:author="Caree2" w:date="2017-04-02T07:45:00Z"/>
          <w:bCs/>
          <w:rPrChange w:id="23664" w:author="Caree2" w:date="2017-04-02T08:01:00Z">
            <w:rPr>
              <w:ins w:id="236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66" w:author="Caree2" w:date="2017-04-02T08:01:00Z">
          <w:pPr>
            <w:autoSpaceDE w:val="0"/>
            <w:autoSpaceDN w:val="0"/>
            <w:adjustRightInd w:val="0"/>
          </w:pPr>
        </w:pPrChange>
      </w:pPr>
      <w:ins w:id="23667" w:author="Caree2" w:date="2017-04-02T07:45:00Z">
        <w:r w:rsidRPr="00910D57">
          <w:rPr>
            <w:bCs/>
            <w:rPrChange w:id="236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value="Ohare Address"&gt;&lt;/constructor-arg&gt;</w:t>
        </w:r>
      </w:ins>
    </w:p>
    <w:p w:rsidR="00956615" w:rsidRPr="00910D57" w:rsidRDefault="00956615" w:rsidP="00910D57">
      <w:pPr>
        <w:rPr>
          <w:ins w:id="23670" w:author="Caree2" w:date="2017-04-02T07:45:00Z"/>
          <w:bCs/>
          <w:rPrChange w:id="23671" w:author="Caree2" w:date="2017-04-02T08:01:00Z">
            <w:rPr>
              <w:ins w:id="236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73" w:author="Caree2" w:date="2017-04-02T08:01:00Z">
          <w:pPr>
            <w:autoSpaceDE w:val="0"/>
            <w:autoSpaceDN w:val="0"/>
            <w:adjustRightInd w:val="0"/>
          </w:pPr>
        </w:pPrChange>
      </w:pPr>
      <w:ins w:id="23674" w:author="Caree2" w:date="2017-04-02T07:45:00Z">
        <w:r w:rsidRPr="00910D57">
          <w:rPr>
            <w:bCs/>
            <w:rPrChange w:id="236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676" w:author="Caree2" w:date="2017-04-02T07:45:00Z"/>
          <w:bCs/>
          <w:rPrChange w:id="23677" w:author="Caree2" w:date="2017-04-02T08:01:00Z">
            <w:rPr>
              <w:ins w:id="236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7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680" w:author="Caree2" w:date="2017-04-02T07:45:00Z"/>
          <w:bCs/>
          <w:rPrChange w:id="23681" w:author="Caree2" w:date="2017-04-02T08:01:00Z">
            <w:rPr>
              <w:ins w:id="236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83" w:author="Caree2" w:date="2017-04-02T08:01:00Z">
          <w:pPr>
            <w:autoSpaceDE w:val="0"/>
            <w:autoSpaceDN w:val="0"/>
            <w:adjustRightInd w:val="0"/>
          </w:pPr>
        </w:pPrChange>
      </w:pPr>
      <w:ins w:id="23684" w:author="Caree2" w:date="2017-04-02T07:45:00Z">
        <w:r w:rsidRPr="00910D57">
          <w:rPr>
            <w:bCs/>
            <w:rPrChange w:id="236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id="airport02" class="com.rollingstone.springframework.aop.example.Airport"&gt;</w:t>
        </w:r>
      </w:ins>
    </w:p>
    <w:p w:rsidR="00956615" w:rsidRPr="00910D57" w:rsidRDefault="00956615" w:rsidP="00910D57">
      <w:pPr>
        <w:rPr>
          <w:ins w:id="23686" w:author="Caree2" w:date="2017-04-02T07:45:00Z"/>
          <w:bCs/>
          <w:rPrChange w:id="23687" w:author="Caree2" w:date="2017-04-02T08:01:00Z">
            <w:rPr>
              <w:ins w:id="236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89" w:author="Caree2" w:date="2017-04-02T08:01:00Z">
          <w:pPr>
            <w:autoSpaceDE w:val="0"/>
            <w:autoSpaceDN w:val="0"/>
            <w:adjustRightInd w:val="0"/>
          </w:pPr>
        </w:pPrChange>
      </w:pPr>
      <w:ins w:id="23690" w:author="Caree2" w:date="2017-04-02T07:45:00Z">
        <w:r w:rsidRPr="00910D57">
          <w:rPr>
            <w:bCs/>
            <w:rPrChange w:id="236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value="02"&gt;&lt;/constructor-arg&gt;</w:t>
        </w:r>
      </w:ins>
    </w:p>
    <w:p w:rsidR="00956615" w:rsidRPr="00910D57" w:rsidRDefault="00956615" w:rsidP="00910D57">
      <w:pPr>
        <w:rPr>
          <w:ins w:id="23693" w:author="Caree2" w:date="2017-04-02T07:45:00Z"/>
          <w:bCs/>
          <w:rPrChange w:id="23694" w:author="Caree2" w:date="2017-04-02T08:01:00Z">
            <w:rPr>
              <w:ins w:id="236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696" w:author="Caree2" w:date="2017-04-02T08:01:00Z">
          <w:pPr>
            <w:autoSpaceDE w:val="0"/>
            <w:autoSpaceDN w:val="0"/>
            <w:adjustRightInd w:val="0"/>
          </w:pPr>
        </w:pPrChange>
      </w:pPr>
      <w:ins w:id="23697" w:author="Caree2" w:date="2017-04-02T07:45:00Z">
        <w:r w:rsidRPr="00910D57">
          <w:rPr>
            <w:bCs/>
            <w:rPrChange w:id="236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6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value="JFK"&gt;&lt;/constructor-arg&gt;</w:t>
        </w:r>
      </w:ins>
    </w:p>
    <w:p w:rsidR="00956615" w:rsidRPr="00910D57" w:rsidRDefault="00956615" w:rsidP="00910D57">
      <w:pPr>
        <w:rPr>
          <w:ins w:id="23700" w:author="Caree2" w:date="2017-04-02T07:45:00Z"/>
          <w:bCs/>
          <w:rPrChange w:id="23701" w:author="Caree2" w:date="2017-04-02T08:01:00Z">
            <w:rPr>
              <w:ins w:id="237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03" w:author="Caree2" w:date="2017-04-02T08:01:00Z">
          <w:pPr>
            <w:autoSpaceDE w:val="0"/>
            <w:autoSpaceDN w:val="0"/>
            <w:adjustRightInd w:val="0"/>
          </w:pPr>
        </w:pPrChange>
      </w:pPr>
      <w:ins w:id="23704" w:author="Caree2" w:date="2017-04-02T07:45:00Z">
        <w:r w:rsidRPr="00910D57">
          <w:rPr>
            <w:bCs/>
            <w:rPrChange w:id="237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value="JFK International Airport"&gt;&lt;/constructor-arg&gt;</w:t>
        </w:r>
      </w:ins>
    </w:p>
    <w:p w:rsidR="00956615" w:rsidRPr="00910D57" w:rsidRDefault="00956615" w:rsidP="00910D57">
      <w:pPr>
        <w:rPr>
          <w:ins w:id="23707" w:author="Caree2" w:date="2017-04-02T07:45:00Z"/>
          <w:bCs/>
          <w:rPrChange w:id="23708" w:author="Caree2" w:date="2017-04-02T08:01:00Z">
            <w:rPr>
              <w:ins w:id="237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10" w:author="Caree2" w:date="2017-04-02T08:01:00Z">
          <w:pPr>
            <w:autoSpaceDE w:val="0"/>
            <w:autoSpaceDN w:val="0"/>
            <w:adjustRightInd w:val="0"/>
          </w:pPr>
        </w:pPrChange>
      </w:pPr>
      <w:ins w:id="23711" w:author="Caree2" w:date="2017-04-02T07:45:00Z">
        <w:r w:rsidRPr="00910D57">
          <w:rPr>
            <w:bCs/>
            <w:rPrChange w:id="237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value="USA"&gt;&lt;/constructor-arg&gt;</w:t>
        </w:r>
      </w:ins>
    </w:p>
    <w:p w:rsidR="00956615" w:rsidRPr="00910D57" w:rsidRDefault="00956615" w:rsidP="00910D57">
      <w:pPr>
        <w:rPr>
          <w:ins w:id="23714" w:author="Caree2" w:date="2017-04-02T07:45:00Z"/>
          <w:bCs/>
          <w:rPrChange w:id="23715" w:author="Caree2" w:date="2017-04-02T08:01:00Z">
            <w:rPr>
              <w:ins w:id="237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17" w:author="Caree2" w:date="2017-04-02T08:01:00Z">
          <w:pPr>
            <w:autoSpaceDE w:val="0"/>
            <w:autoSpaceDN w:val="0"/>
            <w:adjustRightInd w:val="0"/>
          </w:pPr>
        </w:pPrChange>
      </w:pPr>
      <w:ins w:id="23718" w:author="Caree2" w:date="2017-04-02T07:45:00Z">
        <w:r w:rsidRPr="00910D57">
          <w:rPr>
            <w:bCs/>
            <w:rPrChange w:id="237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value="New York"&gt;&lt;/constructor-arg&gt;</w:t>
        </w:r>
      </w:ins>
    </w:p>
    <w:p w:rsidR="00956615" w:rsidRPr="00910D57" w:rsidRDefault="00956615" w:rsidP="00910D57">
      <w:pPr>
        <w:rPr>
          <w:ins w:id="23721" w:author="Caree2" w:date="2017-04-02T07:45:00Z"/>
          <w:bCs/>
          <w:rPrChange w:id="23722" w:author="Caree2" w:date="2017-04-02T08:01:00Z">
            <w:rPr>
              <w:ins w:id="237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24" w:author="Caree2" w:date="2017-04-02T08:01:00Z">
          <w:pPr>
            <w:autoSpaceDE w:val="0"/>
            <w:autoSpaceDN w:val="0"/>
            <w:adjustRightInd w:val="0"/>
          </w:pPr>
        </w:pPrChange>
      </w:pPr>
      <w:ins w:id="23725" w:author="Caree2" w:date="2017-04-02T07:45:00Z">
        <w:r w:rsidRPr="00910D57">
          <w:rPr>
            <w:bCs/>
            <w:rPrChange w:id="237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value="JFK Address"&gt;&lt;/constructor-arg&gt;</w:t>
        </w:r>
      </w:ins>
    </w:p>
    <w:p w:rsidR="00956615" w:rsidRPr="00910D57" w:rsidRDefault="00956615" w:rsidP="00910D57">
      <w:pPr>
        <w:rPr>
          <w:ins w:id="23728" w:author="Caree2" w:date="2017-04-02T07:45:00Z"/>
          <w:bCs/>
          <w:rPrChange w:id="23729" w:author="Caree2" w:date="2017-04-02T08:01:00Z">
            <w:rPr>
              <w:ins w:id="237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31" w:author="Caree2" w:date="2017-04-02T08:01:00Z">
          <w:pPr>
            <w:autoSpaceDE w:val="0"/>
            <w:autoSpaceDN w:val="0"/>
            <w:adjustRightInd w:val="0"/>
          </w:pPr>
        </w:pPrChange>
      </w:pPr>
      <w:ins w:id="23732" w:author="Caree2" w:date="2017-04-02T07:45:00Z">
        <w:r w:rsidRPr="00910D57">
          <w:rPr>
            <w:bCs/>
            <w:rPrChange w:id="237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734" w:author="Caree2" w:date="2017-04-02T07:45:00Z"/>
          <w:bCs/>
          <w:rPrChange w:id="23735" w:author="Caree2" w:date="2017-04-02T08:01:00Z">
            <w:rPr>
              <w:ins w:id="237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3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738" w:author="Caree2" w:date="2017-04-02T07:45:00Z"/>
          <w:bCs/>
          <w:rPrChange w:id="23739" w:author="Caree2" w:date="2017-04-02T08:01:00Z">
            <w:rPr>
              <w:ins w:id="237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41" w:author="Caree2" w:date="2017-04-02T08:01:00Z">
          <w:pPr>
            <w:autoSpaceDE w:val="0"/>
            <w:autoSpaceDN w:val="0"/>
            <w:adjustRightInd w:val="0"/>
          </w:pPr>
        </w:pPrChange>
      </w:pPr>
      <w:ins w:id="23742" w:author="Caree2" w:date="2017-04-02T07:45:00Z">
        <w:r w:rsidRPr="00910D57">
          <w:rPr>
            <w:bCs/>
            <w:rPrChange w:id="237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id="airport03" class="com.rollingstone.springframework.aop.example.Airport"&gt;</w:t>
        </w:r>
      </w:ins>
    </w:p>
    <w:p w:rsidR="00956615" w:rsidRPr="00910D57" w:rsidRDefault="00956615" w:rsidP="00910D57">
      <w:pPr>
        <w:rPr>
          <w:ins w:id="23744" w:author="Caree2" w:date="2017-04-02T07:45:00Z"/>
          <w:bCs/>
          <w:rPrChange w:id="23745" w:author="Caree2" w:date="2017-04-02T08:01:00Z">
            <w:rPr>
              <w:ins w:id="237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47" w:author="Caree2" w:date="2017-04-02T08:01:00Z">
          <w:pPr>
            <w:autoSpaceDE w:val="0"/>
            <w:autoSpaceDN w:val="0"/>
            <w:adjustRightInd w:val="0"/>
          </w:pPr>
        </w:pPrChange>
      </w:pPr>
      <w:ins w:id="23748" w:author="Caree2" w:date="2017-04-02T07:45:00Z">
        <w:r w:rsidRPr="00910D57">
          <w:rPr>
            <w:bCs/>
            <w:rPrChange w:id="237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value="03"&gt;&lt;/constructor-arg&gt;</w:t>
        </w:r>
      </w:ins>
    </w:p>
    <w:p w:rsidR="00956615" w:rsidRPr="00910D57" w:rsidRDefault="00956615" w:rsidP="00910D57">
      <w:pPr>
        <w:rPr>
          <w:ins w:id="23751" w:author="Caree2" w:date="2017-04-02T07:45:00Z"/>
          <w:bCs/>
          <w:rPrChange w:id="23752" w:author="Caree2" w:date="2017-04-02T08:01:00Z">
            <w:rPr>
              <w:ins w:id="237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54" w:author="Caree2" w:date="2017-04-02T08:01:00Z">
          <w:pPr>
            <w:autoSpaceDE w:val="0"/>
            <w:autoSpaceDN w:val="0"/>
            <w:adjustRightInd w:val="0"/>
          </w:pPr>
        </w:pPrChange>
      </w:pPr>
      <w:ins w:id="23755" w:author="Caree2" w:date="2017-04-02T07:45:00Z">
        <w:r w:rsidRPr="00910D57">
          <w:rPr>
            <w:bCs/>
            <w:rPrChange w:id="237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value="LAX"&gt;&lt;/constructor-arg&gt;</w:t>
        </w:r>
      </w:ins>
    </w:p>
    <w:p w:rsidR="00956615" w:rsidRPr="00910D57" w:rsidRDefault="00956615" w:rsidP="00910D57">
      <w:pPr>
        <w:rPr>
          <w:ins w:id="23758" w:author="Caree2" w:date="2017-04-02T07:45:00Z"/>
          <w:bCs/>
          <w:rPrChange w:id="23759" w:author="Caree2" w:date="2017-04-02T08:01:00Z">
            <w:rPr>
              <w:ins w:id="237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61" w:author="Caree2" w:date="2017-04-02T08:01:00Z">
          <w:pPr>
            <w:autoSpaceDE w:val="0"/>
            <w:autoSpaceDN w:val="0"/>
            <w:adjustRightInd w:val="0"/>
          </w:pPr>
        </w:pPrChange>
      </w:pPr>
      <w:ins w:id="23762" w:author="Caree2" w:date="2017-04-02T07:45:00Z">
        <w:r w:rsidRPr="00910D57">
          <w:rPr>
            <w:bCs/>
            <w:rPrChange w:id="237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value="LAX International Airport"&gt;&lt;/constructor-arg&gt;</w:t>
        </w:r>
      </w:ins>
    </w:p>
    <w:p w:rsidR="00956615" w:rsidRPr="00910D57" w:rsidRDefault="00956615" w:rsidP="00910D57">
      <w:pPr>
        <w:rPr>
          <w:ins w:id="23765" w:author="Caree2" w:date="2017-04-02T07:45:00Z"/>
          <w:bCs/>
          <w:rPrChange w:id="23766" w:author="Caree2" w:date="2017-04-02T08:01:00Z">
            <w:rPr>
              <w:ins w:id="237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68" w:author="Caree2" w:date="2017-04-02T08:01:00Z">
          <w:pPr>
            <w:autoSpaceDE w:val="0"/>
            <w:autoSpaceDN w:val="0"/>
            <w:adjustRightInd w:val="0"/>
          </w:pPr>
        </w:pPrChange>
      </w:pPr>
      <w:ins w:id="23769" w:author="Caree2" w:date="2017-04-02T07:45:00Z">
        <w:r w:rsidRPr="00910D57">
          <w:rPr>
            <w:bCs/>
            <w:rPrChange w:id="237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value="USA"&gt;&lt;/constructor-arg&gt;</w:t>
        </w:r>
      </w:ins>
    </w:p>
    <w:p w:rsidR="00956615" w:rsidRPr="00910D57" w:rsidRDefault="00956615" w:rsidP="00910D57">
      <w:pPr>
        <w:rPr>
          <w:ins w:id="23772" w:author="Caree2" w:date="2017-04-02T07:45:00Z"/>
          <w:bCs/>
          <w:rPrChange w:id="23773" w:author="Caree2" w:date="2017-04-02T08:01:00Z">
            <w:rPr>
              <w:ins w:id="237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75" w:author="Caree2" w:date="2017-04-02T08:01:00Z">
          <w:pPr>
            <w:autoSpaceDE w:val="0"/>
            <w:autoSpaceDN w:val="0"/>
            <w:adjustRightInd w:val="0"/>
          </w:pPr>
        </w:pPrChange>
      </w:pPr>
      <w:ins w:id="23776" w:author="Caree2" w:date="2017-04-02T07:45:00Z">
        <w:r w:rsidRPr="00910D57">
          <w:rPr>
            <w:bCs/>
            <w:rPrChange w:id="237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value="Los Angeles"&gt;&lt;/constructor-arg&gt;</w:t>
        </w:r>
      </w:ins>
    </w:p>
    <w:p w:rsidR="00956615" w:rsidRPr="00910D57" w:rsidRDefault="00956615" w:rsidP="00910D57">
      <w:pPr>
        <w:rPr>
          <w:ins w:id="23779" w:author="Caree2" w:date="2017-04-02T07:45:00Z"/>
          <w:bCs/>
          <w:rPrChange w:id="23780" w:author="Caree2" w:date="2017-04-02T08:01:00Z">
            <w:rPr>
              <w:ins w:id="237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82" w:author="Caree2" w:date="2017-04-02T08:01:00Z">
          <w:pPr>
            <w:autoSpaceDE w:val="0"/>
            <w:autoSpaceDN w:val="0"/>
            <w:adjustRightInd w:val="0"/>
          </w:pPr>
        </w:pPrChange>
      </w:pPr>
      <w:ins w:id="23783" w:author="Caree2" w:date="2017-04-02T07:45:00Z">
        <w:r w:rsidRPr="00910D57">
          <w:rPr>
            <w:bCs/>
            <w:rPrChange w:id="237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7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value="LAX Address"&gt;&lt;/constructor-arg&gt;</w:t>
        </w:r>
      </w:ins>
    </w:p>
    <w:p w:rsidR="00956615" w:rsidRPr="00910D57" w:rsidRDefault="00956615" w:rsidP="00910D57">
      <w:pPr>
        <w:rPr>
          <w:ins w:id="23786" w:author="Caree2" w:date="2017-04-02T07:45:00Z"/>
          <w:bCs/>
          <w:rPrChange w:id="23787" w:author="Caree2" w:date="2017-04-02T08:01:00Z">
            <w:rPr>
              <w:ins w:id="237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89" w:author="Caree2" w:date="2017-04-02T08:01:00Z">
          <w:pPr>
            <w:autoSpaceDE w:val="0"/>
            <w:autoSpaceDN w:val="0"/>
            <w:adjustRightInd w:val="0"/>
          </w:pPr>
        </w:pPrChange>
      </w:pPr>
      <w:ins w:id="23790" w:author="Caree2" w:date="2017-04-02T07:45:00Z">
        <w:r w:rsidRPr="00910D57">
          <w:rPr>
            <w:bCs/>
            <w:rPrChange w:id="237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792" w:author="Caree2" w:date="2017-04-02T07:45:00Z"/>
          <w:bCs/>
          <w:rPrChange w:id="23793" w:author="Caree2" w:date="2017-04-02T08:01:00Z">
            <w:rPr>
              <w:ins w:id="237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95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796" w:author="Caree2" w:date="2017-04-02T07:45:00Z"/>
          <w:bCs/>
          <w:rPrChange w:id="23797" w:author="Caree2" w:date="2017-04-02T08:01:00Z">
            <w:rPr>
              <w:ins w:id="237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799" w:author="Caree2" w:date="2017-04-02T08:01:00Z">
          <w:pPr>
            <w:autoSpaceDE w:val="0"/>
            <w:autoSpaceDN w:val="0"/>
            <w:adjustRightInd w:val="0"/>
          </w:pPr>
        </w:pPrChange>
      </w:pPr>
      <w:ins w:id="23800" w:author="Caree2" w:date="2017-04-02T07:45:00Z">
        <w:r w:rsidRPr="00910D57">
          <w:rPr>
            <w:bCs/>
            <w:rPrChange w:id="238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&lt;!-- &lt;bean id="airport04" class="com.rollingstone.springframework.aop.example.Airport"&gt; </w:t>
        </w:r>
      </w:ins>
    </w:p>
    <w:p w:rsidR="00956615" w:rsidRPr="00910D57" w:rsidRDefault="00956615" w:rsidP="00910D57">
      <w:pPr>
        <w:rPr>
          <w:ins w:id="23802" w:author="Caree2" w:date="2017-04-02T07:45:00Z"/>
          <w:bCs/>
          <w:rPrChange w:id="23803" w:author="Caree2" w:date="2017-04-02T08:01:00Z">
            <w:rPr>
              <w:ins w:id="238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05" w:author="Caree2" w:date="2017-04-02T08:01:00Z">
          <w:pPr>
            <w:autoSpaceDE w:val="0"/>
            <w:autoSpaceDN w:val="0"/>
            <w:adjustRightInd w:val="0"/>
          </w:pPr>
        </w:pPrChange>
      </w:pPr>
      <w:ins w:id="23806" w:author="Caree2" w:date="2017-04-02T07:45:00Z">
        <w:r w:rsidRPr="00910D57">
          <w:rPr>
            <w:bCs/>
            <w:rPrChange w:id="23807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08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&lt;constructor-arg index="0" value="04"&gt;&lt;/constructor-arg&gt; &lt;constructor-arg </w:t>
        </w:r>
      </w:ins>
    </w:p>
    <w:p w:rsidR="00956615" w:rsidRPr="00910D57" w:rsidRDefault="00956615" w:rsidP="00910D57">
      <w:pPr>
        <w:rPr>
          <w:ins w:id="23809" w:author="Caree2" w:date="2017-04-02T07:45:00Z"/>
          <w:bCs/>
          <w:rPrChange w:id="23810" w:author="Caree2" w:date="2017-04-02T08:01:00Z">
            <w:rPr>
              <w:ins w:id="238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12" w:author="Caree2" w:date="2017-04-02T08:01:00Z">
          <w:pPr>
            <w:autoSpaceDE w:val="0"/>
            <w:autoSpaceDN w:val="0"/>
            <w:adjustRightInd w:val="0"/>
          </w:pPr>
        </w:pPrChange>
      </w:pPr>
      <w:ins w:id="23813" w:author="Caree2" w:date="2017-04-02T07:45:00Z">
        <w:r w:rsidRPr="00910D57">
          <w:rPr>
            <w:bCs/>
            <w:rPrChange w:id="23814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15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index="1" value="DEL"&gt;&lt;/constructor-arg&gt; &lt;constructor-arg index="2" value="New </w:t>
        </w:r>
      </w:ins>
    </w:p>
    <w:p w:rsidR="00956615" w:rsidRPr="00910D57" w:rsidRDefault="00956615" w:rsidP="00910D57">
      <w:pPr>
        <w:rPr>
          <w:ins w:id="23816" w:author="Caree2" w:date="2017-04-02T07:45:00Z"/>
          <w:bCs/>
          <w:rPrChange w:id="23817" w:author="Caree2" w:date="2017-04-02T08:01:00Z">
            <w:rPr>
              <w:ins w:id="238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19" w:author="Caree2" w:date="2017-04-02T08:01:00Z">
          <w:pPr>
            <w:autoSpaceDE w:val="0"/>
            <w:autoSpaceDN w:val="0"/>
            <w:adjustRightInd w:val="0"/>
          </w:pPr>
        </w:pPrChange>
      </w:pPr>
      <w:ins w:id="23820" w:author="Caree2" w:date="2017-04-02T07:45:00Z">
        <w:r w:rsidRPr="00910D57">
          <w:rPr>
            <w:bCs/>
            <w:rPrChange w:id="23821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22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Delhi International Airport"&gt;&lt;/constructor-arg&gt; &lt;constructor-arg index="3" </w:t>
        </w:r>
      </w:ins>
    </w:p>
    <w:p w:rsidR="00956615" w:rsidRPr="00910D57" w:rsidRDefault="00956615" w:rsidP="00910D57">
      <w:pPr>
        <w:rPr>
          <w:ins w:id="23823" w:author="Caree2" w:date="2017-04-02T07:45:00Z"/>
          <w:bCs/>
          <w:rPrChange w:id="23824" w:author="Caree2" w:date="2017-04-02T08:01:00Z">
            <w:rPr>
              <w:ins w:id="238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26" w:author="Caree2" w:date="2017-04-02T08:01:00Z">
          <w:pPr>
            <w:autoSpaceDE w:val="0"/>
            <w:autoSpaceDN w:val="0"/>
            <w:adjustRightInd w:val="0"/>
          </w:pPr>
        </w:pPrChange>
      </w:pPr>
      <w:ins w:id="23827" w:author="Caree2" w:date="2017-04-02T07:45:00Z">
        <w:r w:rsidRPr="00910D57">
          <w:rPr>
            <w:bCs/>
            <w:rPrChange w:id="23828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3829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value="India"&gt;&lt;/constructor-arg&gt; &lt;constructor-arg index="5" value="New Delhi"&gt;&lt;/constructor-arg&gt; </w:t>
        </w:r>
      </w:ins>
    </w:p>
    <w:p w:rsidR="00956615" w:rsidRPr="00910D57" w:rsidRDefault="00956615" w:rsidP="00910D57">
      <w:pPr>
        <w:rPr>
          <w:ins w:id="23830" w:author="Caree2" w:date="2017-04-02T07:45:00Z"/>
          <w:bCs/>
          <w:rPrChange w:id="23831" w:author="Caree2" w:date="2017-04-02T08:01:00Z">
            <w:rPr>
              <w:ins w:id="238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33" w:author="Caree2" w:date="2017-04-02T08:01:00Z">
          <w:pPr>
            <w:autoSpaceDE w:val="0"/>
            <w:autoSpaceDN w:val="0"/>
            <w:adjustRightInd w:val="0"/>
          </w:pPr>
        </w:pPrChange>
      </w:pPr>
      <w:ins w:id="23834" w:author="Caree2" w:date="2017-04-02T07:45:00Z">
        <w:r w:rsidRPr="00910D57">
          <w:rPr>
            <w:bCs/>
            <w:rPrChange w:id="23835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36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&lt;constructor-arg index="6" value="DEL Address"&gt;&lt;/constructor-arg&gt; &lt;/bean&gt; --&gt;</w:t>
        </w:r>
      </w:ins>
    </w:p>
    <w:p w:rsidR="00956615" w:rsidRPr="00910D57" w:rsidRDefault="00956615" w:rsidP="00910D57">
      <w:pPr>
        <w:rPr>
          <w:ins w:id="23837" w:author="Caree2" w:date="2017-04-02T07:45:00Z"/>
          <w:bCs/>
          <w:rPrChange w:id="23838" w:author="Caree2" w:date="2017-04-02T08:01:00Z">
            <w:rPr>
              <w:ins w:id="238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40" w:author="Caree2" w:date="2017-04-02T08:01:00Z">
          <w:pPr>
            <w:autoSpaceDE w:val="0"/>
            <w:autoSpaceDN w:val="0"/>
            <w:adjustRightInd w:val="0"/>
          </w:pPr>
        </w:pPrChange>
      </w:pPr>
      <w:ins w:id="23841" w:author="Caree2" w:date="2017-04-02T07:45:00Z">
        <w:r w:rsidRPr="00910D57">
          <w:rPr>
            <w:bCs/>
            <w:rPrChange w:id="238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id="airport04" class="com.rollingstone.springframework.aop.example.Airport"&gt;</w:t>
        </w:r>
      </w:ins>
    </w:p>
    <w:p w:rsidR="00956615" w:rsidRPr="00910D57" w:rsidRDefault="00956615" w:rsidP="00910D57">
      <w:pPr>
        <w:rPr>
          <w:ins w:id="23843" w:author="Caree2" w:date="2017-04-02T07:45:00Z"/>
          <w:bCs/>
          <w:rPrChange w:id="23844" w:author="Caree2" w:date="2017-04-02T08:01:00Z">
            <w:rPr>
              <w:ins w:id="238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46" w:author="Caree2" w:date="2017-04-02T08:01:00Z">
          <w:pPr>
            <w:autoSpaceDE w:val="0"/>
            <w:autoSpaceDN w:val="0"/>
            <w:adjustRightInd w:val="0"/>
          </w:pPr>
        </w:pPrChange>
      </w:pPr>
      <w:ins w:id="23847" w:author="Caree2" w:date="2017-04-02T07:45:00Z">
        <w:r w:rsidRPr="00910D57">
          <w:rPr>
            <w:bCs/>
            <w:rPrChange w:id="238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value="04"&gt;&lt;/constructor-arg&gt;</w:t>
        </w:r>
      </w:ins>
    </w:p>
    <w:p w:rsidR="00956615" w:rsidRPr="00910D57" w:rsidRDefault="00956615" w:rsidP="00910D57">
      <w:pPr>
        <w:rPr>
          <w:ins w:id="23850" w:author="Caree2" w:date="2017-04-02T07:45:00Z"/>
          <w:bCs/>
          <w:rPrChange w:id="23851" w:author="Caree2" w:date="2017-04-02T08:01:00Z">
            <w:rPr>
              <w:ins w:id="238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53" w:author="Caree2" w:date="2017-04-02T08:01:00Z">
          <w:pPr>
            <w:autoSpaceDE w:val="0"/>
            <w:autoSpaceDN w:val="0"/>
            <w:adjustRightInd w:val="0"/>
          </w:pPr>
        </w:pPrChange>
      </w:pPr>
      <w:ins w:id="23854" w:author="Caree2" w:date="2017-04-02T07:45:00Z">
        <w:r w:rsidRPr="00910D57">
          <w:rPr>
            <w:bCs/>
            <w:rPrChange w:id="238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value="DEL"&gt;&lt;/constructor-arg&gt;</w:t>
        </w:r>
      </w:ins>
    </w:p>
    <w:p w:rsidR="00956615" w:rsidRPr="00910D57" w:rsidRDefault="00956615" w:rsidP="00910D57">
      <w:pPr>
        <w:rPr>
          <w:ins w:id="23857" w:author="Caree2" w:date="2017-04-02T07:45:00Z"/>
          <w:bCs/>
          <w:rPrChange w:id="23858" w:author="Caree2" w:date="2017-04-02T08:01:00Z">
            <w:rPr>
              <w:ins w:id="238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60" w:author="Caree2" w:date="2017-04-02T08:01:00Z">
          <w:pPr>
            <w:autoSpaceDE w:val="0"/>
            <w:autoSpaceDN w:val="0"/>
            <w:adjustRightInd w:val="0"/>
          </w:pPr>
        </w:pPrChange>
      </w:pPr>
      <w:ins w:id="23861" w:author="Caree2" w:date="2017-04-02T07:45:00Z">
        <w:r w:rsidRPr="00910D57">
          <w:rPr>
            <w:bCs/>
            <w:rPrChange w:id="238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</w:t>
        </w:r>
      </w:ins>
    </w:p>
    <w:p w:rsidR="00956615" w:rsidRPr="00910D57" w:rsidRDefault="00956615" w:rsidP="00910D57">
      <w:pPr>
        <w:rPr>
          <w:ins w:id="23864" w:author="Caree2" w:date="2017-04-02T07:45:00Z"/>
          <w:bCs/>
          <w:rPrChange w:id="23865" w:author="Caree2" w:date="2017-04-02T08:01:00Z">
            <w:rPr>
              <w:ins w:id="238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67" w:author="Caree2" w:date="2017-04-02T08:01:00Z">
          <w:pPr>
            <w:autoSpaceDE w:val="0"/>
            <w:autoSpaceDN w:val="0"/>
            <w:adjustRightInd w:val="0"/>
          </w:pPr>
        </w:pPrChange>
      </w:pPr>
      <w:ins w:id="23868" w:author="Caree2" w:date="2017-04-02T07:45:00Z">
        <w:r w:rsidRPr="00910D57">
          <w:rPr>
            <w:bCs/>
            <w:rPrChange w:id="2386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7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7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value="New Delhi International Airport"&gt;&lt;/constructor-arg&gt;</w:t>
        </w:r>
      </w:ins>
    </w:p>
    <w:p w:rsidR="00956615" w:rsidRPr="00910D57" w:rsidRDefault="00956615" w:rsidP="00910D57">
      <w:pPr>
        <w:rPr>
          <w:ins w:id="23872" w:author="Caree2" w:date="2017-04-02T07:45:00Z"/>
          <w:bCs/>
          <w:rPrChange w:id="23873" w:author="Caree2" w:date="2017-04-02T08:01:00Z">
            <w:rPr>
              <w:ins w:id="238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75" w:author="Caree2" w:date="2017-04-02T08:01:00Z">
          <w:pPr>
            <w:autoSpaceDE w:val="0"/>
            <w:autoSpaceDN w:val="0"/>
            <w:adjustRightInd w:val="0"/>
          </w:pPr>
        </w:pPrChange>
      </w:pPr>
      <w:ins w:id="23876" w:author="Caree2" w:date="2017-04-02T07:45:00Z">
        <w:r w:rsidRPr="00910D57">
          <w:rPr>
            <w:bCs/>
            <w:rPrChange w:id="238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value="India"&gt;&lt;/constructor-arg&gt;</w:t>
        </w:r>
      </w:ins>
    </w:p>
    <w:p w:rsidR="00956615" w:rsidRPr="00910D57" w:rsidRDefault="00956615" w:rsidP="00910D57">
      <w:pPr>
        <w:rPr>
          <w:ins w:id="23879" w:author="Caree2" w:date="2017-04-02T07:45:00Z"/>
          <w:bCs/>
          <w:rPrChange w:id="23880" w:author="Caree2" w:date="2017-04-02T08:01:00Z">
            <w:rPr>
              <w:ins w:id="238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82" w:author="Caree2" w:date="2017-04-02T08:01:00Z">
          <w:pPr>
            <w:autoSpaceDE w:val="0"/>
            <w:autoSpaceDN w:val="0"/>
            <w:adjustRightInd w:val="0"/>
          </w:pPr>
        </w:pPrChange>
      </w:pPr>
      <w:ins w:id="23883" w:author="Caree2" w:date="2017-04-02T07:45:00Z">
        <w:r w:rsidRPr="00910D57">
          <w:rPr>
            <w:bCs/>
            <w:rPrChange w:id="238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value="New Delhi"&gt;&lt;/constructor-arg&gt;</w:t>
        </w:r>
      </w:ins>
    </w:p>
    <w:p w:rsidR="00956615" w:rsidRPr="00910D57" w:rsidRDefault="00956615" w:rsidP="00910D57">
      <w:pPr>
        <w:rPr>
          <w:ins w:id="23886" w:author="Caree2" w:date="2017-04-02T07:45:00Z"/>
          <w:bCs/>
          <w:rPrChange w:id="23887" w:author="Caree2" w:date="2017-04-02T08:01:00Z">
            <w:rPr>
              <w:ins w:id="238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89" w:author="Caree2" w:date="2017-04-02T08:01:00Z">
          <w:pPr>
            <w:autoSpaceDE w:val="0"/>
            <w:autoSpaceDN w:val="0"/>
            <w:adjustRightInd w:val="0"/>
          </w:pPr>
        </w:pPrChange>
      </w:pPr>
      <w:ins w:id="23890" w:author="Caree2" w:date="2017-04-02T07:45:00Z">
        <w:r w:rsidRPr="00910D57">
          <w:rPr>
            <w:bCs/>
            <w:rPrChange w:id="238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8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value="DEL Address"&gt;&lt;/constructor-arg&gt;</w:t>
        </w:r>
      </w:ins>
    </w:p>
    <w:p w:rsidR="00956615" w:rsidRPr="00910D57" w:rsidRDefault="00956615" w:rsidP="00910D57">
      <w:pPr>
        <w:rPr>
          <w:ins w:id="23893" w:author="Caree2" w:date="2017-04-02T07:45:00Z"/>
          <w:bCs/>
          <w:rPrChange w:id="23894" w:author="Caree2" w:date="2017-04-02T08:01:00Z">
            <w:rPr>
              <w:ins w:id="238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896" w:author="Caree2" w:date="2017-04-02T08:01:00Z">
          <w:pPr>
            <w:autoSpaceDE w:val="0"/>
            <w:autoSpaceDN w:val="0"/>
            <w:adjustRightInd w:val="0"/>
          </w:pPr>
        </w:pPrChange>
      </w:pPr>
      <w:ins w:id="23897" w:author="Caree2" w:date="2017-04-02T07:45:00Z">
        <w:r w:rsidRPr="00910D57">
          <w:rPr>
            <w:bCs/>
            <w:rPrChange w:id="238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899" w:author="Caree2" w:date="2017-04-02T07:45:00Z"/>
          <w:bCs/>
          <w:rPrChange w:id="23900" w:author="Caree2" w:date="2017-04-02T08:01:00Z">
            <w:rPr>
              <w:ins w:id="239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02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903" w:author="Caree2" w:date="2017-04-02T07:45:00Z"/>
          <w:bCs/>
          <w:rPrChange w:id="23904" w:author="Caree2" w:date="2017-04-02T08:01:00Z">
            <w:rPr>
              <w:ins w:id="239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06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907" w:author="Caree2" w:date="2017-04-02T07:45:00Z"/>
          <w:bCs/>
          <w:rPrChange w:id="23908" w:author="Caree2" w:date="2017-04-02T08:01:00Z">
            <w:rPr>
              <w:ins w:id="239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10" w:author="Caree2" w:date="2017-04-02T08:01:00Z">
          <w:pPr>
            <w:autoSpaceDE w:val="0"/>
            <w:autoSpaceDN w:val="0"/>
            <w:adjustRightInd w:val="0"/>
          </w:pPr>
        </w:pPrChange>
      </w:pPr>
      <w:ins w:id="23911" w:author="Caree2" w:date="2017-04-02T07:45:00Z">
        <w:r w:rsidRPr="00910D57">
          <w:rPr>
            <w:bCs/>
            <w:rPrChange w:id="239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id="airport05" class="com.rollingstone.springframework.aop.example.Airport"&gt;</w:t>
        </w:r>
      </w:ins>
    </w:p>
    <w:p w:rsidR="00956615" w:rsidRPr="00910D57" w:rsidRDefault="00956615" w:rsidP="00910D57">
      <w:pPr>
        <w:rPr>
          <w:ins w:id="23913" w:author="Caree2" w:date="2017-04-02T07:45:00Z"/>
          <w:bCs/>
          <w:rPrChange w:id="23914" w:author="Caree2" w:date="2017-04-02T08:01:00Z">
            <w:rPr>
              <w:ins w:id="239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16" w:author="Caree2" w:date="2017-04-02T08:01:00Z">
          <w:pPr>
            <w:autoSpaceDE w:val="0"/>
            <w:autoSpaceDN w:val="0"/>
            <w:adjustRightInd w:val="0"/>
          </w:pPr>
        </w:pPrChange>
      </w:pPr>
      <w:ins w:id="23917" w:author="Caree2" w:date="2017-04-02T07:45:00Z">
        <w:r w:rsidRPr="00910D57">
          <w:rPr>
            <w:bCs/>
            <w:rPrChange w:id="239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value="05"&gt;&lt;/constructor-arg&gt;</w:t>
        </w:r>
      </w:ins>
    </w:p>
    <w:p w:rsidR="00956615" w:rsidRPr="00910D57" w:rsidRDefault="00956615" w:rsidP="00910D57">
      <w:pPr>
        <w:rPr>
          <w:ins w:id="23920" w:author="Caree2" w:date="2017-04-02T07:45:00Z"/>
          <w:bCs/>
          <w:rPrChange w:id="23921" w:author="Caree2" w:date="2017-04-02T08:01:00Z">
            <w:rPr>
              <w:ins w:id="239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23" w:author="Caree2" w:date="2017-04-02T08:01:00Z">
          <w:pPr>
            <w:autoSpaceDE w:val="0"/>
            <w:autoSpaceDN w:val="0"/>
            <w:adjustRightInd w:val="0"/>
          </w:pPr>
        </w:pPrChange>
      </w:pPr>
      <w:ins w:id="23924" w:author="Caree2" w:date="2017-04-02T07:45:00Z">
        <w:r w:rsidRPr="00910D57">
          <w:rPr>
            <w:bCs/>
            <w:rPrChange w:id="239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value="SFO"&gt;&lt;/constructor-arg&gt;</w:t>
        </w:r>
      </w:ins>
    </w:p>
    <w:p w:rsidR="00956615" w:rsidRPr="00910D57" w:rsidRDefault="00956615" w:rsidP="00910D57">
      <w:pPr>
        <w:rPr>
          <w:ins w:id="23927" w:author="Caree2" w:date="2017-04-02T07:45:00Z"/>
          <w:bCs/>
          <w:rPrChange w:id="23928" w:author="Caree2" w:date="2017-04-02T08:01:00Z">
            <w:rPr>
              <w:ins w:id="239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30" w:author="Caree2" w:date="2017-04-02T08:01:00Z">
          <w:pPr>
            <w:autoSpaceDE w:val="0"/>
            <w:autoSpaceDN w:val="0"/>
            <w:adjustRightInd w:val="0"/>
          </w:pPr>
        </w:pPrChange>
      </w:pPr>
      <w:ins w:id="23931" w:author="Caree2" w:date="2017-04-02T07:45:00Z">
        <w:r w:rsidRPr="00910D57">
          <w:rPr>
            <w:bCs/>
            <w:rPrChange w:id="239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</w:t>
        </w:r>
      </w:ins>
    </w:p>
    <w:p w:rsidR="00956615" w:rsidRPr="00910D57" w:rsidRDefault="00956615" w:rsidP="00910D57">
      <w:pPr>
        <w:rPr>
          <w:ins w:id="23934" w:author="Caree2" w:date="2017-04-02T07:45:00Z"/>
          <w:bCs/>
          <w:rPrChange w:id="23935" w:author="Caree2" w:date="2017-04-02T08:01:00Z">
            <w:rPr>
              <w:ins w:id="239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37" w:author="Caree2" w:date="2017-04-02T08:01:00Z">
          <w:pPr>
            <w:autoSpaceDE w:val="0"/>
            <w:autoSpaceDN w:val="0"/>
            <w:adjustRightInd w:val="0"/>
          </w:pPr>
        </w:pPrChange>
      </w:pPr>
      <w:ins w:id="23938" w:author="Caree2" w:date="2017-04-02T07:45:00Z">
        <w:r w:rsidRPr="00910D57">
          <w:rPr>
            <w:bCs/>
            <w:rPrChange w:id="2393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4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4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value="San Francisco International Airport"&gt;&lt;/constructor-arg&gt;</w:t>
        </w:r>
      </w:ins>
    </w:p>
    <w:p w:rsidR="00956615" w:rsidRPr="00910D57" w:rsidRDefault="00956615" w:rsidP="00910D57">
      <w:pPr>
        <w:rPr>
          <w:ins w:id="23942" w:author="Caree2" w:date="2017-04-02T07:45:00Z"/>
          <w:bCs/>
          <w:rPrChange w:id="23943" w:author="Caree2" w:date="2017-04-02T08:01:00Z">
            <w:rPr>
              <w:ins w:id="239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45" w:author="Caree2" w:date="2017-04-02T08:01:00Z">
          <w:pPr>
            <w:autoSpaceDE w:val="0"/>
            <w:autoSpaceDN w:val="0"/>
            <w:adjustRightInd w:val="0"/>
          </w:pPr>
        </w:pPrChange>
      </w:pPr>
      <w:ins w:id="23946" w:author="Caree2" w:date="2017-04-02T07:45:00Z">
        <w:r w:rsidRPr="00910D57">
          <w:rPr>
            <w:bCs/>
            <w:rPrChange w:id="239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value="USA"&gt;&lt;/constructor-arg&gt;</w:t>
        </w:r>
      </w:ins>
    </w:p>
    <w:p w:rsidR="00956615" w:rsidRPr="00910D57" w:rsidRDefault="00956615" w:rsidP="00910D57">
      <w:pPr>
        <w:rPr>
          <w:ins w:id="23949" w:author="Caree2" w:date="2017-04-02T07:45:00Z"/>
          <w:bCs/>
          <w:rPrChange w:id="23950" w:author="Caree2" w:date="2017-04-02T08:01:00Z">
            <w:rPr>
              <w:ins w:id="239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52" w:author="Caree2" w:date="2017-04-02T08:01:00Z">
          <w:pPr>
            <w:autoSpaceDE w:val="0"/>
            <w:autoSpaceDN w:val="0"/>
            <w:adjustRightInd w:val="0"/>
          </w:pPr>
        </w:pPrChange>
      </w:pPr>
      <w:ins w:id="23953" w:author="Caree2" w:date="2017-04-02T07:45:00Z">
        <w:r w:rsidRPr="00910D57">
          <w:rPr>
            <w:bCs/>
            <w:rPrChange w:id="239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value="San Francisco"&gt;&lt;/constructor-arg&gt;</w:t>
        </w:r>
      </w:ins>
    </w:p>
    <w:p w:rsidR="00956615" w:rsidRPr="00910D57" w:rsidRDefault="00956615" w:rsidP="00910D57">
      <w:pPr>
        <w:rPr>
          <w:ins w:id="23956" w:author="Caree2" w:date="2017-04-02T07:45:00Z"/>
          <w:bCs/>
          <w:rPrChange w:id="23957" w:author="Caree2" w:date="2017-04-02T08:01:00Z">
            <w:rPr>
              <w:ins w:id="239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59" w:author="Caree2" w:date="2017-04-02T08:01:00Z">
          <w:pPr>
            <w:autoSpaceDE w:val="0"/>
            <w:autoSpaceDN w:val="0"/>
            <w:adjustRightInd w:val="0"/>
          </w:pPr>
        </w:pPrChange>
      </w:pPr>
      <w:ins w:id="23960" w:author="Caree2" w:date="2017-04-02T07:45:00Z">
        <w:r w:rsidRPr="00910D57">
          <w:rPr>
            <w:bCs/>
            <w:rPrChange w:id="239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value="SFO Address"&gt;&lt;/constructor-arg&gt;</w:t>
        </w:r>
      </w:ins>
    </w:p>
    <w:p w:rsidR="00956615" w:rsidRPr="00910D57" w:rsidRDefault="00956615" w:rsidP="00910D57">
      <w:pPr>
        <w:rPr>
          <w:ins w:id="23963" w:author="Caree2" w:date="2017-04-02T07:45:00Z"/>
          <w:bCs/>
          <w:rPrChange w:id="23964" w:author="Caree2" w:date="2017-04-02T08:01:00Z">
            <w:rPr>
              <w:ins w:id="239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66" w:author="Caree2" w:date="2017-04-02T08:01:00Z">
          <w:pPr>
            <w:autoSpaceDE w:val="0"/>
            <w:autoSpaceDN w:val="0"/>
            <w:adjustRightInd w:val="0"/>
          </w:pPr>
        </w:pPrChange>
      </w:pPr>
      <w:ins w:id="23967" w:author="Caree2" w:date="2017-04-02T07:45:00Z">
        <w:r w:rsidRPr="00910D57">
          <w:rPr>
            <w:bCs/>
            <w:rPrChange w:id="239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3969" w:author="Caree2" w:date="2017-04-02T07:45:00Z"/>
          <w:bCs/>
          <w:rPrChange w:id="23970" w:author="Caree2" w:date="2017-04-02T08:01:00Z">
            <w:rPr>
              <w:ins w:id="239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72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3973" w:author="Caree2" w:date="2017-04-02T07:45:00Z"/>
          <w:bCs/>
          <w:rPrChange w:id="23974" w:author="Caree2" w:date="2017-04-02T08:01:00Z">
            <w:rPr>
              <w:ins w:id="239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76" w:author="Caree2" w:date="2017-04-02T08:01:00Z">
          <w:pPr>
            <w:autoSpaceDE w:val="0"/>
            <w:autoSpaceDN w:val="0"/>
            <w:adjustRightInd w:val="0"/>
          </w:pPr>
        </w:pPrChange>
      </w:pPr>
      <w:ins w:id="23977" w:author="Caree2" w:date="2017-04-02T07:45:00Z">
        <w:r w:rsidRPr="00910D57">
          <w:rPr>
            <w:bCs/>
            <w:rPrChange w:id="239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id="flightAttendant01"</w:t>
        </w:r>
      </w:ins>
    </w:p>
    <w:p w:rsidR="00956615" w:rsidRPr="00910D57" w:rsidRDefault="00956615" w:rsidP="00910D57">
      <w:pPr>
        <w:rPr>
          <w:ins w:id="23979" w:author="Caree2" w:date="2017-04-02T07:45:00Z"/>
          <w:bCs/>
          <w:rPrChange w:id="23980" w:author="Caree2" w:date="2017-04-02T08:01:00Z">
            <w:rPr>
              <w:ins w:id="239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82" w:author="Caree2" w:date="2017-04-02T08:01:00Z">
          <w:pPr>
            <w:autoSpaceDE w:val="0"/>
            <w:autoSpaceDN w:val="0"/>
            <w:adjustRightInd w:val="0"/>
          </w:pPr>
        </w:pPrChange>
      </w:pPr>
      <w:ins w:id="23983" w:author="Caree2" w:date="2017-04-02T07:45:00Z">
        <w:r w:rsidRPr="00910D57">
          <w:rPr>
            <w:bCs/>
            <w:rPrChange w:id="2398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85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class="com.rollingstone.springframework.aop.example.FlightAttendant"&gt;</w:t>
        </w:r>
      </w:ins>
    </w:p>
    <w:p w:rsidR="00956615" w:rsidRPr="00910D57" w:rsidRDefault="00956615" w:rsidP="00910D57">
      <w:pPr>
        <w:rPr>
          <w:ins w:id="23986" w:author="Caree2" w:date="2017-04-02T07:45:00Z"/>
          <w:bCs/>
          <w:rPrChange w:id="23987" w:author="Caree2" w:date="2017-04-02T08:01:00Z">
            <w:rPr>
              <w:ins w:id="239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89" w:author="Caree2" w:date="2017-04-02T08:01:00Z">
          <w:pPr>
            <w:autoSpaceDE w:val="0"/>
            <w:autoSpaceDN w:val="0"/>
            <w:adjustRightInd w:val="0"/>
          </w:pPr>
        </w:pPrChange>
      </w:pPr>
      <w:ins w:id="23990" w:author="Caree2" w:date="2017-04-02T07:45:00Z">
        <w:r w:rsidRPr="00910D57">
          <w:rPr>
            <w:bCs/>
            <w:rPrChange w:id="239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3993" w:author="Caree2" w:date="2017-04-02T07:45:00Z"/>
          <w:bCs/>
          <w:rPrChange w:id="23994" w:author="Caree2" w:date="2017-04-02T08:01:00Z">
            <w:rPr>
              <w:ins w:id="239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3996" w:author="Caree2" w:date="2017-04-02T08:01:00Z">
          <w:pPr>
            <w:autoSpaceDE w:val="0"/>
            <w:autoSpaceDN w:val="0"/>
            <w:adjustRightInd w:val="0"/>
          </w:pPr>
        </w:pPrChange>
      </w:pPr>
      <w:ins w:id="23997" w:author="Caree2" w:date="2017-04-02T07:45:00Z">
        <w:r w:rsidRPr="00910D57">
          <w:rPr>
            <w:bCs/>
            <w:rPrChange w:id="239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39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&lt;value&gt;1&lt;/value&gt;</w:t>
        </w:r>
      </w:ins>
    </w:p>
    <w:p w:rsidR="00956615" w:rsidRPr="00910D57" w:rsidRDefault="00956615" w:rsidP="00910D57">
      <w:pPr>
        <w:rPr>
          <w:ins w:id="24001" w:author="Caree2" w:date="2017-04-02T07:45:00Z"/>
          <w:bCs/>
          <w:rPrChange w:id="24002" w:author="Caree2" w:date="2017-04-02T08:01:00Z">
            <w:rPr>
              <w:ins w:id="240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04" w:author="Caree2" w:date="2017-04-02T08:01:00Z">
          <w:pPr>
            <w:autoSpaceDE w:val="0"/>
            <w:autoSpaceDN w:val="0"/>
            <w:adjustRightInd w:val="0"/>
          </w:pPr>
        </w:pPrChange>
      </w:pPr>
      <w:ins w:id="24005" w:author="Caree2" w:date="2017-04-02T07:45:00Z">
        <w:r w:rsidRPr="00910D57">
          <w:rPr>
            <w:bCs/>
            <w:rPrChange w:id="240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008" w:author="Caree2" w:date="2017-04-02T07:45:00Z"/>
          <w:bCs/>
          <w:rPrChange w:id="24009" w:author="Caree2" w:date="2017-04-02T08:01:00Z">
            <w:rPr>
              <w:ins w:id="240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11" w:author="Caree2" w:date="2017-04-02T08:01:00Z">
          <w:pPr>
            <w:autoSpaceDE w:val="0"/>
            <w:autoSpaceDN w:val="0"/>
            <w:adjustRightInd w:val="0"/>
          </w:pPr>
        </w:pPrChange>
      </w:pPr>
      <w:ins w:id="24012" w:author="Caree2" w:date="2017-04-02T07:45:00Z">
        <w:r w:rsidRPr="00910D57">
          <w:rPr>
            <w:bCs/>
            <w:rPrChange w:id="240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4015" w:author="Caree2" w:date="2017-04-02T07:45:00Z"/>
          <w:bCs/>
          <w:rPrChange w:id="24016" w:author="Caree2" w:date="2017-04-02T08:01:00Z">
            <w:rPr>
              <w:ins w:id="240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18" w:author="Caree2" w:date="2017-04-02T08:01:00Z">
          <w:pPr>
            <w:autoSpaceDE w:val="0"/>
            <w:autoSpaceDN w:val="0"/>
            <w:adjustRightInd w:val="0"/>
          </w:pPr>
        </w:pPrChange>
      </w:pPr>
      <w:ins w:id="24019" w:author="Caree2" w:date="2017-04-02T07:45:00Z">
        <w:r w:rsidRPr="00910D57">
          <w:rPr>
            <w:bCs/>
            <w:rPrChange w:id="240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&lt;value&gt;00001&lt;/value&gt;</w:t>
        </w:r>
      </w:ins>
    </w:p>
    <w:p w:rsidR="00956615" w:rsidRPr="00910D57" w:rsidRDefault="00956615" w:rsidP="00910D57">
      <w:pPr>
        <w:rPr>
          <w:ins w:id="24023" w:author="Caree2" w:date="2017-04-02T07:45:00Z"/>
          <w:bCs/>
          <w:rPrChange w:id="24024" w:author="Caree2" w:date="2017-04-02T08:01:00Z">
            <w:rPr>
              <w:ins w:id="240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26" w:author="Caree2" w:date="2017-04-02T08:01:00Z">
          <w:pPr>
            <w:autoSpaceDE w:val="0"/>
            <w:autoSpaceDN w:val="0"/>
            <w:adjustRightInd w:val="0"/>
          </w:pPr>
        </w:pPrChange>
      </w:pPr>
      <w:ins w:id="24027" w:author="Caree2" w:date="2017-04-02T07:45:00Z">
        <w:r w:rsidRPr="00910D57">
          <w:rPr>
            <w:bCs/>
            <w:rPrChange w:id="240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030" w:author="Caree2" w:date="2017-04-02T07:45:00Z"/>
          <w:bCs/>
          <w:rPrChange w:id="24031" w:author="Caree2" w:date="2017-04-02T08:01:00Z">
            <w:rPr>
              <w:ins w:id="240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33" w:author="Caree2" w:date="2017-04-02T08:01:00Z">
          <w:pPr>
            <w:autoSpaceDE w:val="0"/>
            <w:autoSpaceDN w:val="0"/>
            <w:adjustRightInd w:val="0"/>
          </w:pPr>
        </w:pPrChange>
      </w:pPr>
      <w:ins w:id="24034" w:author="Caree2" w:date="2017-04-02T07:45:00Z">
        <w:r w:rsidRPr="00910D57">
          <w:rPr>
            <w:bCs/>
            <w:rPrChange w:id="240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4037" w:author="Caree2" w:date="2017-04-02T07:45:00Z"/>
          <w:bCs/>
          <w:rPrChange w:id="24038" w:author="Caree2" w:date="2017-04-02T08:01:00Z">
            <w:rPr>
              <w:ins w:id="240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40" w:author="Caree2" w:date="2017-04-02T08:01:00Z">
          <w:pPr>
            <w:autoSpaceDE w:val="0"/>
            <w:autoSpaceDN w:val="0"/>
            <w:adjustRightInd w:val="0"/>
          </w:pPr>
        </w:pPrChange>
      </w:pPr>
      <w:ins w:id="24041" w:author="Caree2" w:date="2017-04-02T07:45:00Z">
        <w:r w:rsidRPr="00910D57">
          <w:rPr>
            <w:bCs/>
            <w:rPrChange w:id="240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&lt;value&gt;Ashley&lt;/value&gt;</w:t>
        </w:r>
      </w:ins>
    </w:p>
    <w:p w:rsidR="00956615" w:rsidRPr="00910D57" w:rsidRDefault="00956615" w:rsidP="00910D57">
      <w:pPr>
        <w:rPr>
          <w:ins w:id="24045" w:author="Caree2" w:date="2017-04-02T07:45:00Z"/>
          <w:bCs/>
          <w:rPrChange w:id="24046" w:author="Caree2" w:date="2017-04-02T08:01:00Z">
            <w:rPr>
              <w:ins w:id="240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48" w:author="Caree2" w:date="2017-04-02T08:01:00Z">
          <w:pPr>
            <w:autoSpaceDE w:val="0"/>
            <w:autoSpaceDN w:val="0"/>
            <w:adjustRightInd w:val="0"/>
          </w:pPr>
        </w:pPrChange>
      </w:pPr>
      <w:ins w:id="24049" w:author="Caree2" w:date="2017-04-02T07:45:00Z">
        <w:r w:rsidRPr="00910D57">
          <w:rPr>
            <w:bCs/>
            <w:rPrChange w:id="240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052" w:author="Caree2" w:date="2017-04-02T07:45:00Z"/>
          <w:bCs/>
          <w:rPrChange w:id="24053" w:author="Caree2" w:date="2017-04-02T08:01:00Z">
            <w:rPr>
              <w:ins w:id="240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55" w:author="Caree2" w:date="2017-04-02T08:01:00Z">
          <w:pPr>
            <w:autoSpaceDE w:val="0"/>
            <w:autoSpaceDN w:val="0"/>
            <w:adjustRightInd w:val="0"/>
          </w:pPr>
        </w:pPrChange>
      </w:pPr>
      <w:ins w:id="24056" w:author="Caree2" w:date="2017-04-02T07:45:00Z">
        <w:r w:rsidRPr="00910D57">
          <w:rPr>
            <w:bCs/>
            <w:rPrChange w:id="240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4059" w:author="Caree2" w:date="2017-04-02T07:45:00Z"/>
          <w:bCs/>
          <w:rPrChange w:id="24060" w:author="Caree2" w:date="2017-04-02T08:01:00Z">
            <w:rPr>
              <w:ins w:id="240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62" w:author="Caree2" w:date="2017-04-02T08:01:00Z">
          <w:pPr>
            <w:autoSpaceDE w:val="0"/>
            <w:autoSpaceDN w:val="0"/>
            <w:adjustRightInd w:val="0"/>
          </w:pPr>
        </w:pPrChange>
      </w:pPr>
      <w:ins w:id="24063" w:author="Caree2" w:date="2017-04-02T07:45:00Z">
        <w:r w:rsidRPr="00910D57">
          <w:rPr>
            <w:bCs/>
            <w:rPrChange w:id="240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&lt;value&gt;Bentley&lt;/value&gt;</w:t>
        </w:r>
      </w:ins>
    </w:p>
    <w:p w:rsidR="00956615" w:rsidRPr="00910D57" w:rsidRDefault="00956615" w:rsidP="00910D57">
      <w:pPr>
        <w:rPr>
          <w:ins w:id="24067" w:author="Caree2" w:date="2017-04-02T07:45:00Z"/>
          <w:bCs/>
          <w:rPrChange w:id="24068" w:author="Caree2" w:date="2017-04-02T08:01:00Z">
            <w:rPr>
              <w:ins w:id="240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70" w:author="Caree2" w:date="2017-04-02T08:01:00Z">
          <w:pPr>
            <w:autoSpaceDE w:val="0"/>
            <w:autoSpaceDN w:val="0"/>
            <w:adjustRightInd w:val="0"/>
          </w:pPr>
        </w:pPrChange>
      </w:pPr>
      <w:ins w:id="24071" w:author="Caree2" w:date="2017-04-02T07:45:00Z">
        <w:r w:rsidRPr="00910D57">
          <w:rPr>
            <w:bCs/>
            <w:rPrChange w:id="240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074" w:author="Caree2" w:date="2017-04-02T07:45:00Z"/>
          <w:bCs/>
          <w:rPrChange w:id="24075" w:author="Caree2" w:date="2017-04-02T08:01:00Z">
            <w:rPr>
              <w:ins w:id="240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77" w:author="Caree2" w:date="2017-04-02T08:01:00Z">
          <w:pPr>
            <w:autoSpaceDE w:val="0"/>
            <w:autoSpaceDN w:val="0"/>
            <w:adjustRightInd w:val="0"/>
          </w:pPr>
        </w:pPrChange>
      </w:pPr>
      <w:ins w:id="24078" w:author="Caree2" w:date="2017-04-02T07:45:00Z">
        <w:r w:rsidRPr="00910D57">
          <w:rPr>
            <w:bCs/>
            <w:rPrChange w:id="240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4081" w:author="Caree2" w:date="2017-04-02T07:45:00Z"/>
          <w:bCs/>
          <w:rPrChange w:id="24082" w:author="Caree2" w:date="2017-04-02T08:01:00Z">
            <w:rPr>
              <w:ins w:id="240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84" w:author="Caree2" w:date="2017-04-02T08:01:00Z">
          <w:pPr>
            <w:autoSpaceDE w:val="0"/>
            <w:autoSpaceDN w:val="0"/>
            <w:adjustRightInd w:val="0"/>
          </w:pPr>
        </w:pPrChange>
      </w:pPr>
      <w:ins w:id="24085" w:author="Caree2" w:date="2017-04-02T07:45:00Z">
        <w:r w:rsidRPr="00910D57">
          <w:rPr>
            <w:bCs/>
            <w:rPrChange w:id="240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4089" w:author="Caree2" w:date="2017-04-02T07:45:00Z"/>
          <w:bCs/>
          <w:rPrChange w:id="24090" w:author="Caree2" w:date="2017-04-02T08:01:00Z">
            <w:rPr>
              <w:ins w:id="240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092" w:author="Caree2" w:date="2017-04-02T08:01:00Z">
          <w:pPr>
            <w:autoSpaceDE w:val="0"/>
            <w:autoSpaceDN w:val="0"/>
            <w:adjustRightInd w:val="0"/>
          </w:pPr>
        </w:pPrChange>
      </w:pPr>
      <w:ins w:id="24093" w:author="Caree2" w:date="2017-04-02T07:45:00Z">
        <w:r w:rsidRPr="00910D57">
          <w:rPr>
            <w:bCs/>
            <w:rPrChange w:id="240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0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4097" w:author="Caree2" w:date="2017-04-02T07:45:00Z"/>
          <w:bCs/>
          <w:rPrChange w:id="24098" w:author="Caree2" w:date="2017-04-02T08:01:00Z">
            <w:rPr>
              <w:ins w:id="240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00" w:author="Caree2" w:date="2017-04-02T08:01:00Z">
          <w:pPr>
            <w:autoSpaceDE w:val="0"/>
            <w:autoSpaceDN w:val="0"/>
            <w:adjustRightInd w:val="0"/>
          </w:pPr>
        </w:pPrChange>
      </w:pPr>
      <w:ins w:id="24101" w:author="Caree2" w:date="2017-04-02T07:45:00Z">
        <w:r w:rsidRPr="00910D57">
          <w:rPr>
            <w:bCs/>
            <w:rPrChange w:id="241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104" w:author="Caree2" w:date="2017-04-02T07:45:00Z"/>
          <w:bCs/>
          <w:rPrChange w:id="24105" w:author="Caree2" w:date="2017-04-02T08:01:00Z">
            <w:rPr>
              <w:ins w:id="241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07" w:author="Caree2" w:date="2017-04-02T08:01:00Z">
          <w:pPr>
            <w:autoSpaceDE w:val="0"/>
            <w:autoSpaceDN w:val="0"/>
            <w:adjustRightInd w:val="0"/>
          </w:pPr>
        </w:pPrChange>
      </w:pPr>
      <w:ins w:id="24108" w:author="Caree2" w:date="2017-04-02T07:45:00Z">
        <w:r w:rsidRPr="00910D57">
          <w:rPr>
            <w:bCs/>
            <w:rPrChange w:id="241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41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type="java.lang.String"&gt;</w:t>
        </w:r>
      </w:ins>
    </w:p>
    <w:p w:rsidR="00956615" w:rsidRPr="00910D57" w:rsidRDefault="00956615" w:rsidP="00910D57">
      <w:pPr>
        <w:rPr>
          <w:ins w:id="24111" w:author="Caree2" w:date="2017-04-02T07:45:00Z"/>
          <w:bCs/>
          <w:rPrChange w:id="24112" w:author="Caree2" w:date="2017-04-02T08:01:00Z">
            <w:rPr>
              <w:ins w:id="241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14" w:author="Caree2" w:date="2017-04-02T08:01:00Z">
          <w:pPr>
            <w:autoSpaceDE w:val="0"/>
            <w:autoSpaceDN w:val="0"/>
            <w:adjustRightInd w:val="0"/>
          </w:pPr>
        </w:pPrChange>
      </w:pPr>
      <w:ins w:id="24115" w:author="Caree2" w:date="2017-04-02T07:45:00Z">
        <w:r w:rsidRPr="00910D57">
          <w:rPr>
            <w:bCs/>
            <w:rPrChange w:id="241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&lt;value&gt;123-567-3456&lt;/value&gt;</w:t>
        </w:r>
      </w:ins>
    </w:p>
    <w:p w:rsidR="00956615" w:rsidRPr="00910D57" w:rsidRDefault="00956615" w:rsidP="00910D57">
      <w:pPr>
        <w:rPr>
          <w:ins w:id="24119" w:author="Caree2" w:date="2017-04-02T07:45:00Z"/>
          <w:bCs/>
          <w:rPrChange w:id="24120" w:author="Caree2" w:date="2017-04-02T08:01:00Z">
            <w:rPr>
              <w:ins w:id="241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22" w:author="Caree2" w:date="2017-04-02T08:01:00Z">
          <w:pPr>
            <w:autoSpaceDE w:val="0"/>
            <w:autoSpaceDN w:val="0"/>
            <w:adjustRightInd w:val="0"/>
          </w:pPr>
        </w:pPrChange>
      </w:pPr>
      <w:ins w:id="24123" w:author="Caree2" w:date="2017-04-02T07:45:00Z">
        <w:r w:rsidRPr="00910D57">
          <w:rPr>
            <w:bCs/>
            <w:rPrChange w:id="241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126" w:author="Caree2" w:date="2017-04-02T07:45:00Z"/>
          <w:bCs/>
          <w:rPrChange w:id="24127" w:author="Caree2" w:date="2017-04-02T08:01:00Z">
            <w:rPr>
              <w:ins w:id="241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29" w:author="Caree2" w:date="2017-04-02T08:01:00Z">
          <w:pPr>
            <w:autoSpaceDE w:val="0"/>
            <w:autoSpaceDN w:val="0"/>
            <w:adjustRightInd w:val="0"/>
          </w:pPr>
        </w:pPrChange>
      </w:pPr>
      <w:ins w:id="24130" w:author="Caree2" w:date="2017-04-02T07:45:00Z">
        <w:r w:rsidRPr="00910D57">
          <w:rPr>
            <w:bCs/>
            <w:rPrChange w:id="241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type="java.time.LocalDate"&gt;</w:t>
        </w:r>
      </w:ins>
    </w:p>
    <w:p w:rsidR="00956615" w:rsidRPr="00910D57" w:rsidRDefault="00956615" w:rsidP="00910D57">
      <w:pPr>
        <w:rPr>
          <w:ins w:id="24133" w:author="Caree2" w:date="2017-04-02T07:45:00Z"/>
          <w:bCs/>
          <w:rPrChange w:id="24134" w:author="Caree2" w:date="2017-04-02T08:01:00Z">
            <w:rPr>
              <w:ins w:id="241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36" w:author="Caree2" w:date="2017-04-02T08:01:00Z">
          <w:pPr>
            <w:autoSpaceDE w:val="0"/>
            <w:autoSpaceDN w:val="0"/>
            <w:adjustRightInd w:val="0"/>
          </w:pPr>
        </w:pPrChange>
      </w:pPr>
      <w:ins w:id="24137" w:author="Caree2" w:date="2017-04-02T07:45:00Z">
        <w:r w:rsidRPr="00910D57">
          <w:rPr>
            <w:bCs/>
            <w:rPrChange w:id="241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4141" w:author="Caree2" w:date="2017-04-02T07:45:00Z"/>
          <w:bCs/>
          <w:rPrChange w:id="24142" w:author="Caree2" w:date="2017-04-02T08:01:00Z">
            <w:rPr>
              <w:ins w:id="241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44" w:author="Caree2" w:date="2017-04-02T08:01:00Z">
          <w:pPr>
            <w:autoSpaceDE w:val="0"/>
            <w:autoSpaceDN w:val="0"/>
            <w:adjustRightInd w:val="0"/>
          </w:pPr>
        </w:pPrChange>
      </w:pPr>
      <w:ins w:id="24145" w:author="Caree2" w:date="2017-04-02T07:45:00Z">
        <w:r w:rsidRPr="00910D57">
          <w:rPr>
            <w:bCs/>
            <w:rPrChange w:id="241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148" w:author="Caree2" w:date="2017-04-02T07:45:00Z"/>
          <w:bCs/>
          <w:rPrChange w:id="24149" w:author="Caree2" w:date="2017-04-02T08:01:00Z">
            <w:rPr>
              <w:ins w:id="241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51" w:author="Caree2" w:date="2017-04-02T08:01:00Z">
          <w:pPr>
            <w:autoSpaceDE w:val="0"/>
            <w:autoSpaceDN w:val="0"/>
            <w:adjustRightInd w:val="0"/>
          </w:pPr>
        </w:pPrChange>
      </w:pPr>
      <w:ins w:id="24152" w:author="Caree2" w:date="2017-04-02T07:45:00Z">
        <w:r w:rsidRPr="00910D57">
          <w:rPr>
            <w:bCs/>
            <w:rPrChange w:id="241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type="int"&gt;</w:t>
        </w:r>
      </w:ins>
    </w:p>
    <w:p w:rsidR="00956615" w:rsidRPr="00910D57" w:rsidRDefault="00956615" w:rsidP="00910D57">
      <w:pPr>
        <w:rPr>
          <w:ins w:id="24155" w:author="Caree2" w:date="2017-04-02T07:45:00Z"/>
          <w:bCs/>
          <w:rPrChange w:id="24156" w:author="Caree2" w:date="2017-04-02T08:01:00Z">
            <w:rPr>
              <w:ins w:id="241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58" w:author="Caree2" w:date="2017-04-02T08:01:00Z">
          <w:pPr>
            <w:autoSpaceDE w:val="0"/>
            <w:autoSpaceDN w:val="0"/>
            <w:adjustRightInd w:val="0"/>
          </w:pPr>
        </w:pPrChange>
      </w:pPr>
      <w:ins w:id="24159" w:author="Caree2" w:date="2017-04-02T07:45:00Z">
        <w:r w:rsidRPr="00910D57">
          <w:rPr>
            <w:bCs/>
            <w:rPrChange w:id="241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&lt;value&gt;24&lt;/value&gt;</w:t>
        </w:r>
      </w:ins>
    </w:p>
    <w:p w:rsidR="00956615" w:rsidRPr="00910D57" w:rsidRDefault="00956615" w:rsidP="00910D57">
      <w:pPr>
        <w:rPr>
          <w:ins w:id="24163" w:author="Caree2" w:date="2017-04-02T07:45:00Z"/>
          <w:bCs/>
          <w:rPrChange w:id="24164" w:author="Caree2" w:date="2017-04-02T08:01:00Z">
            <w:rPr>
              <w:ins w:id="241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66" w:author="Caree2" w:date="2017-04-02T08:01:00Z">
          <w:pPr>
            <w:autoSpaceDE w:val="0"/>
            <w:autoSpaceDN w:val="0"/>
            <w:adjustRightInd w:val="0"/>
          </w:pPr>
        </w:pPrChange>
      </w:pPr>
      <w:ins w:id="24167" w:author="Caree2" w:date="2017-04-02T07:45:00Z">
        <w:r w:rsidRPr="00910D57">
          <w:rPr>
            <w:bCs/>
            <w:rPrChange w:id="241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170" w:author="Caree2" w:date="2017-04-02T07:45:00Z"/>
          <w:bCs/>
          <w:rPrChange w:id="24171" w:author="Caree2" w:date="2017-04-02T08:01:00Z">
            <w:rPr>
              <w:ins w:id="241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73" w:author="Caree2" w:date="2017-04-02T08:01:00Z">
          <w:pPr>
            <w:autoSpaceDE w:val="0"/>
            <w:autoSpaceDN w:val="0"/>
            <w:adjustRightInd w:val="0"/>
          </w:pPr>
        </w:pPrChange>
      </w:pPr>
      <w:ins w:id="24174" w:author="Caree2" w:date="2017-04-02T07:45:00Z">
        <w:r w:rsidRPr="00910D57">
          <w:rPr>
            <w:bCs/>
            <w:rPrChange w:id="241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type="java.lang.String"&gt;</w:t>
        </w:r>
      </w:ins>
    </w:p>
    <w:p w:rsidR="00956615" w:rsidRPr="00910D57" w:rsidRDefault="00956615" w:rsidP="00910D57">
      <w:pPr>
        <w:rPr>
          <w:ins w:id="24177" w:author="Caree2" w:date="2017-04-02T07:45:00Z"/>
          <w:bCs/>
          <w:rPrChange w:id="24178" w:author="Caree2" w:date="2017-04-02T08:01:00Z">
            <w:rPr>
              <w:ins w:id="241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80" w:author="Caree2" w:date="2017-04-02T08:01:00Z">
          <w:pPr>
            <w:autoSpaceDE w:val="0"/>
            <w:autoSpaceDN w:val="0"/>
            <w:adjustRightInd w:val="0"/>
          </w:pPr>
        </w:pPrChange>
      </w:pPr>
      <w:ins w:id="24181" w:author="Caree2" w:date="2017-04-02T07:45:00Z">
        <w:r w:rsidRPr="00910D57">
          <w:rPr>
            <w:bCs/>
            <w:rPrChange w:id="241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24185" w:author="Caree2" w:date="2017-04-02T07:45:00Z"/>
          <w:bCs/>
          <w:rPrChange w:id="24186" w:author="Caree2" w:date="2017-04-02T08:01:00Z">
            <w:rPr>
              <w:ins w:id="241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88" w:author="Caree2" w:date="2017-04-02T08:01:00Z">
          <w:pPr>
            <w:autoSpaceDE w:val="0"/>
            <w:autoSpaceDN w:val="0"/>
            <w:adjustRightInd w:val="0"/>
          </w:pPr>
        </w:pPrChange>
      </w:pPr>
      <w:ins w:id="24189" w:author="Caree2" w:date="2017-04-02T07:45:00Z">
        <w:r w:rsidRPr="00910D57">
          <w:rPr>
            <w:bCs/>
            <w:rPrChange w:id="241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1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192" w:author="Caree2" w:date="2017-04-02T07:45:00Z"/>
          <w:bCs/>
          <w:rPrChange w:id="24193" w:author="Caree2" w:date="2017-04-02T08:01:00Z">
            <w:rPr>
              <w:ins w:id="241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195" w:author="Caree2" w:date="2017-04-02T08:01:00Z">
          <w:pPr>
            <w:autoSpaceDE w:val="0"/>
            <w:autoSpaceDN w:val="0"/>
            <w:adjustRightInd w:val="0"/>
          </w:pPr>
        </w:pPrChange>
      </w:pPr>
      <w:ins w:id="24196" w:author="Caree2" w:date="2017-04-02T07:45:00Z">
        <w:r w:rsidRPr="00910D57">
          <w:rPr>
            <w:bCs/>
            <w:rPrChange w:id="241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4198" w:author="Caree2" w:date="2017-04-02T07:45:00Z"/>
          <w:bCs/>
          <w:rPrChange w:id="24199" w:author="Caree2" w:date="2017-04-02T08:01:00Z">
            <w:rPr>
              <w:ins w:id="242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0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4202" w:author="Caree2" w:date="2017-04-02T07:45:00Z"/>
          <w:bCs/>
          <w:rPrChange w:id="24203" w:author="Caree2" w:date="2017-04-02T08:01:00Z">
            <w:rPr>
              <w:ins w:id="242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05" w:author="Caree2" w:date="2017-04-02T08:01:00Z">
          <w:pPr>
            <w:autoSpaceDE w:val="0"/>
            <w:autoSpaceDN w:val="0"/>
            <w:adjustRightInd w:val="0"/>
          </w:pPr>
        </w:pPrChange>
      </w:pPr>
      <w:ins w:id="24206" w:author="Caree2" w:date="2017-04-02T07:45:00Z">
        <w:r w:rsidRPr="00910D57">
          <w:rPr>
            <w:bCs/>
            <w:rPrChange w:id="242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id="flightAttendant02"</w:t>
        </w:r>
      </w:ins>
    </w:p>
    <w:p w:rsidR="00956615" w:rsidRPr="00910D57" w:rsidRDefault="00956615" w:rsidP="00910D57">
      <w:pPr>
        <w:rPr>
          <w:ins w:id="24208" w:author="Caree2" w:date="2017-04-02T07:45:00Z"/>
          <w:bCs/>
          <w:rPrChange w:id="24209" w:author="Caree2" w:date="2017-04-02T08:01:00Z">
            <w:rPr>
              <w:ins w:id="242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11" w:author="Caree2" w:date="2017-04-02T08:01:00Z">
          <w:pPr>
            <w:autoSpaceDE w:val="0"/>
            <w:autoSpaceDN w:val="0"/>
            <w:adjustRightInd w:val="0"/>
          </w:pPr>
        </w:pPrChange>
      </w:pPr>
      <w:ins w:id="24212" w:author="Caree2" w:date="2017-04-02T07:45:00Z">
        <w:r w:rsidRPr="00910D57">
          <w:rPr>
            <w:bCs/>
            <w:rPrChange w:id="24213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1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class="com.rollingstone.springframework.aop.example.FlightAttendant"&gt;</w:t>
        </w:r>
      </w:ins>
    </w:p>
    <w:p w:rsidR="00956615" w:rsidRPr="00910D57" w:rsidRDefault="00956615" w:rsidP="00910D57">
      <w:pPr>
        <w:rPr>
          <w:ins w:id="24215" w:author="Caree2" w:date="2017-04-02T07:45:00Z"/>
          <w:bCs/>
          <w:rPrChange w:id="24216" w:author="Caree2" w:date="2017-04-02T08:01:00Z">
            <w:rPr>
              <w:ins w:id="242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18" w:author="Caree2" w:date="2017-04-02T08:01:00Z">
          <w:pPr>
            <w:autoSpaceDE w:val="0"/>
            <w:autoSpaceDN w:val="0"/>
            <w:adjustRightInd w:val="0"/>
          </w:pPr>
        </w:pPrChange>
      </w:pPr>
      <w:ins w:id="24219" w:author="Caree2" w:date="2017-04-02T07:45:00Z">
        <w:r w:rsidRPr="00910D57">
          <w:rPr>
            <w:bCs/>
            <w:rPrChange w:id="242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4222" w:author="Caree2" w:date="2017-04-02T07:45:00Z"/>
          <w:bCs/>
          <w:rPrChange w:id="24223" w:author="Caree2" w:date="2017-04-02T08:01:00Z">
            <w:rPr>
              <w:ins w:id="242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25" w:author="Caree2" w:date="2017-04-02T08:01:00Z">
          <w:pPr>
            <w:autoSpaceDE w:val="0"/>
            <w:autoSpaceDN w:val="0"/>
            <w:adjustRightInd w:val="0"/>
          </w:pPr>
        </w:pPrChange>
      </w:pPr>
      <w:ins w:id="24226" w:author="Caree2" w:date="2017-04-02T07:45:00Z">
        <w:r w:rsidRPr="00910D57">
          <w:rPr>
            <w:bCs/>
            <w:rPrChange w:id="242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&lt;value&gt;2&lt;/value&gt;</w:t>
        </w:r>
      </w:ins>
    </w:p>
    <w:p w:rsidR="00956615" w:rsidRPr="00910D57" w:rsidRDefault="00956615" w:rsidP="00910D57">
      <w:pPr>
        <w:rPr>
          <w:ins w:id="24230" w:author="Caree2" w:date="2017-04-02T07:45:00Z"/>
          <w:bCs/>
          <w:rPrChange w:id="24231" w:author="Caree2" w:date="2017-04-02T08:01:00Z">
            <w:rPr>
              <w:ins w:id="242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33" w:author="Caree2" w:date="2017-04-02T08:01:00Z">
          <w:pPr>
            <w:autoSpaceDE w:val="0"/>
            <w:autoSpaceDN w:val="0"/>
            <w:adjustRightInd w:val="0"/>
          </w:pPr>
        </w:pPrChange>
      </w:pPr>
      <w:ins w:id="24234" w:author="Caree2" w:date="2017-04-02T07:45:00Z">
        <w:r w:rsidRPr="00910D57">
          <w:rPr>
            <w:bCs/>
            <w:rPrChange w:id="242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237" w:author="Caree2" w:date="2017-04-02T07:45:00Z"/>
          <w:bCs/>
          <w:rPrChange w:id="24238" w:author="Caree2" w:date="2017-04-02T08:01:00Z">
            <w:rPr>
              <w:ins w:id="242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40" w:author="Caree2" w:date="2017-04-02T08:01:00Z">
          <w:pPr>
            <w:autoSpaceDE w:val="0"/>
            <w:autoSpaceDN w:val="0"/>
            <w:adjustRightInd w:val="0"/>
          </w:pPr>
        </w:pPrChange>
      </w:pPr>
      <w:ins w:id="24241" w:author="Caree2" w:date="2017-04-02T07:45:00Z">
        <w:r w:rsidRPr="00910D57">
          <w:rPr>
            <w:bCs/>
            <w:rPrChange w:id="242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4244" w:author="Caree2" w:date="2017-04-02T07:45:00Z"/>
          <w:bCs/>
          <w:rPrChange w:id="24245" w:author="Caree2" w:date="2017-04-02T08:01:00Z">
            <w:rPr>
              <w:ins w:id="242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47" w:author="Caree2" w:date="2017-04-02T08:01:00Z">
          <w:pPr>
            <w:autoSpaceDE w:val="0"/>
            <w:autoSpaceDN w:val="0"/>
            <w:adjustRightInd w:val="0"/>
          </w:pPr>
        </w:pPrChange>
      </w:pPr>
      <w:ins w:id="24248" w:author="Caree2" w:date="2017-04-02T07:45:00Z">
        <w:r w:rsidRPr="00910D57">
          <w:rPr>
            <w:bCs/>
            <w:rPrChange w:id="242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&lt;value&gt;00002&lt;/value&gt;</w:t>
        </w:r>
      </w:ins>
    </w:p>
    <w:p w:rsidR="00956615" w:rsidRPr="00910D57" w:rsidRDefault="00956615" w:rsidP="00910D57">
      <w:pPr>
        <w:rPr>
          <w:ins w:id="24252" w:author="Caree2" w:date="2017-04-02T07:45:00Z"/>
          <w:bCs/>
          <w:rPrChange w:id="24253" w:author="Caree2" w:date="2017-04-02T08:01:00Z">
            <w:rPr>
              <w:ins w:id="242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55" w:author="Caree2" w:date="2017-04-02T08:01:00Z">
          <w:pPr>
            <w:autoSpaceDE w:val="0"/>
            <w:autoSpaceDN w:val="0"/>
            <w:adjustRightInd w:val="0"/>
          </w:pPr>
        </w:pPrChange>
      </w:pPr>
      <w:ins w:id="24256" w:author="Caree2" w:date="2017-04-02T07:45:00Z">
        <w:r w:rsidRPr="00910D57">
          <w:rPr>
            <w:bCs/>
            <w:rPrChange w:id="242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259" w:author="Caree2" w:date="2017-04-02T07:45:00Z"/>
          <w:bCs/>
          <w:rPrChange w:id="24260" w:author="Caree2" w:date="2017-04-02T08:01:00Z">
            <w:rPr>
              <w:ins w:id="242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62" w:author="Caree2" w:date="2017-04-02T08:01:00Z">
          <w:pPr>
            <w:autoSpaceDE w:val="0"/>
            <w:autoSpaceDN w:val="0"/>
            <w:adjustRightInd w:val="0"/>
          </w:pPr>
        </w:pPrChange>
      </w:pPr>
      <w:ins w:id="24263" w:author="Caree2" w:date="2017-04-02T07:45:00Z">
        <w:r w:rsidRPr="00910D57">
          <w:rPr>
            <w:bCs/>
            <w:rPrChange w:id="242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4266" w:author="Caree2" w:date="2017-04-02T07:45:00Z"/>
          <w:bCs/>
          <w:rPrChange w:id="24267" w:author="Caree2" w:date="2017-04-02T08:01:00Z">
            <w:rPr>
              <w:ins w:id="242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69" w:author="Caree2" w:date="2017-04-02T08:01:00Z">
          <w:pPr>
            <w:autoSpaceDE w:val="0"/>
            <w:autoSpaceDN w:val="0"/>
            <w:adjustRightInd w:val="0"/>
          </w:pPr>
        </w:pPrChange>
      </w:pPr>
      <w:ins w:id="24270" w:author="Caree2" w:date="2017-04-02T07:45:00Z">
        <w:r w:rsidRPr="00910D57">
          <w:rPr>
            <w:bCs/>
            <w:rPrChange w:id="242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&lt;value&gt;Anjelina&lt;/value&gt;</w:t>
        </w:r>
      </w:ins>
    </w:p>
    <w:p w:rsidR="00956615" w:rsidRPr="00910D57" w:rsidRDefault="00956615" w:rsidP="00910D57">
      <w:pPr>
        <w:rPr>
          <w:ins w:id="24274" w:author="Caree2" w:date="2017-04-02T07:45:00Z"/>
          <w:bCs/>
          <w:rPrChange w:id="24275" w:author="Caree2" w:date="2017-04-02T08:01:00Z">
            <w:rPr>
              <w:ins w:id="242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77" w:author="Caree2" w:date="2017-04-02T08:01:00Z">
          <w:pPr>
            <w:autoSpaceDE w:val="0"/>
            <w:autoSpaceDN w:val="0"/>
            <w:adjustRightInd w:val="0"/>
          </w:pPr>
        </w:pPrChange>
      </w:pPr>
      <w:ins w:id="24278" w:author="Caree2" w:date="2017-04-02T07:45:00Z">
        <w:r w:rsidRPr="00910D57">
          <w:rPr>
            <w:bCs/>
            <w:rPrChange w:id="242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281" w:author="Caree2" w:date="2017-04-02T07:45:00Z"/>
          <w:bCs/>
          <w:rPrChange w:id="24282" w:author="Caree2" w:date="2017-04-02T08:01:00Z">
            <w:rPr>
              <w:ins w:id="242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84" w:author="Caree2" w:date="2017-04-02T08:01:00Z">
          <w:pPr>
            <w:autoSpaceDE w:val="0"/>
            <w:autoSpaceDN w:val="0"/>
            <w:adjustRightInd w:val="0"/>
          </w:pPr>
        </w:pPrChange>
      </w:pPr>
      <w:ins w:id="24285" w:author="Caree2" w:date="2017-04-02T07:45:00Z">
        <w:r w:rsidRPr="00910D57">
          <w:rPr>
            <w:bCs/>
            <w:rPrChange w:id="242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4288" w:author="Caree2" w:date="2017-04-02T07:45:00Z"/>
          <w:bCs/>
          <w:rPrChange w:id="24289" w:author="Caree2" w:date="2017-04-02T08:01:00Z">
            <w:rPr>
              <w:ins w:id="242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91" w:author="Caree2" w:date="2017-04-02T08:01:00Z">
          <w:pPr>
            <w:autoSpaceDE w:val="0"/>
            <w:autoSpaceDN w:val="0"/>
            <w:adjustRightInd w:val="0"/>
          </w:pPr>
        </w:pPrChange>
      </w:pPr>
      <w:ins w:id="24292" w:author="Caree2" w:date="2017-04-02T07:45:00Z">
        <w:r w:rsidRPr="00910D57">
          <w:rPr>
            <w:bCs/>
            <w:rPrChange w:id="242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2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&lt;value&gt;Smith&lt;/value&gt;</w:t>
        </w:r>
      </w:ins>
    </w:p>
    <w:p w:rsidR="00956615" w:rsidRPr="00910D57" w:rsidRDefault="00956615" w:rsidP="00910D57">
      <w:pPr>
        <w:rPr>
          <w:ins w:id="24296" w:author="Caree2" w:date="2017-04-02T07:45:00Z"/>
          <w:bCs/>
          <w:rPrChange w:id="24297" w:author="Caree2" w:date="2017-04-02T08:01:00Z">
            <w:rPr>
              <w:ins w:id="242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299" w:author="Caree2" w:date="2017-04-02T08:01:00Z">
          <w:pPr>
            <w:autoSpaceDE w:val="0"/>
            <w:autoSpaceDN w:val="0"/>
            <w:adjustRightInd w:val="0"/>
          </w:pPr>
        </w:pPrChange>
      </w:pPr>
      <w:ins w:id="24300" w:author="Caree2" w:date="2017-04-02T07:45:00Z">
        <w:r w:rsidRPr="00910D57">
          <w:rPr>
            <w:bCs/>
            <w:rPrChange w:id="243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303" w:author="Caree2" w:date="2017-04-02T07:45:00Z"/>
          <w:bCs/>
          <w:rPrChange w:id="24304" w:author="Caree2" w:date="2017-04-02T08:01:00Z">
            <w:rPr>
              <w:ins w:id="243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06" w:author="Caree2" w:date="2017-04-02T08:01:00Z">
          <w:pPr>
            <w:autoSpaceDE w:val="0"/>
            <w:autoSpaceDN w:val="0"/>
            <w:adjustRightInd w:val="0"/>
          </w:pPr>
        </w:pPrChange>
      </w:pPr>
      <w:ins w:id="24307" w:author="Caree2" w:date="2017-04-02T07:45:00Z">
        <w:r w:rsidRPr="00910D57">
          <w:rPr>
            <w:bCs/>
            <w:rPrChange w:id="243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4310" w:author="Caree2" w:date="2017-04-02T07:45:00Z"/>
          <w:bCs/>
          <w:rPrChange w:id="24311" w:author="Caree2" w:date="2017-04-02T08:01:00Z">
            <w:rPr>
              <w:ins w:id="243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13" w:author="Caree2" w:date="2017-04-02T08:01:00Z">
          <w:pPr>
            <w:autoSpaceDE w:val="0"/>
            <w:autoSpaceDN w:val="0"/>
            <w:adjustRightInd w:val="0"/>
          </w:pPr>
        </w:pPrChange>
      </w:pPr>
      <w:ins w:id="24314" w:author="Caree2" w:date="2017-04-02T07:45:00Z">
        <w:r w:rsidRPr="00910D57">
          <w:rPr>
            <w:bCs/>
            <w:rPrChange w:id="243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4318" w:author="Caree2" w:date="2017-04-02T07:45:00Z"/>
          <w:bCs/>
          <w:rPrChange w:id="24319" w:author="Caree2" w:date="2017-04-02T08:01:00Z">
            <w:rPr>
              <w:ins w:id="243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21" w:author="Caree2" w:date="2017-04-02T08:01:00Z">
          <w:pPr>
            <w:autoSpaceDE w:val="0"/>
            <w:autoSpaceDN w:val="0"/>
            <w:adjustRightInd w:val="0"/>
          </w:pPr>
        </w:pPrChange>
      </w:pPr>
      <w:ins w:id="24322" w:author="Caree2" w:date="2017-04-02T07:45:00Z">
        <w:r w:rsidRPr="00910D57">
          <w:rPr>
            <w:bCs/>
            <w:rPrChange w:id="243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4326" w:author="Caree2" w:date="2017-04-02T07:45:00Z"/>
          <w:bCs/>
          <w:rPrChange w:id="24327" w:author="Caree2" w:date="2017-04-02T08:01:00Z">
            <w:rPr>
              <w:ins w:id="243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29" w:author="Caree2" w:date="2017-04-02T08:01:00Z">
          <w:pPr>
            <w:autoSpaceDE w:val="0"/>
            <w:autoSpaceDN w:val="0"/>
            <w:adjustRightInd w:val="0"/>
          </w:pPr>
        </w:pPrChange>
      </w:pPr>
      <w:ins w:id="24330" w:author="Caree2" w:date="2017-04-02T07:45:00Z">
        <w:r w:rsidRPr="00910D57">
          <w:rPr>
            <w:bCs/>
            <w:rPrChange w:id="243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333" w:author="Caree2" w:date="2017-04-02T07:45:00Z"/>
          <w:bCs/>
          <w:rPrChange w:id="24334" w:author="Caree2" w:date="2017-04-02T08:01:00Z">
            <w:rPr>
              <w:ins w:id="243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36" w:author="Caree2" w:date="2017-04-02T08:01:00Z">
          <w:pPr>
            <w:autoSpaceDE w:val="0"/>
            <w:autoSpaceDN w:val="0"/>
            <w:adjustRightInd w:val="0"/>
          </w:pPr>
        </w:pPrChange>
      </w:pPr>
      <w:ins w:id="24337" w:author="Caree2" w:date="2017-04-02T07:45:00Z">
        <w:r w:rsidRPr="00910D57">
          <w:rPr>
            <w:bCs/>
            <w:rPrChange w:id="243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type="java.lang.String"&gt;</w:t>
        </w:r>
      </w:ins>
    </w:p>
    <w:p w:rsidR="00956615" w:rsidRPr="00910D57" w:rsidRDefault="00956615" w:rsidP="00910D57">
      <w:pPr>
        <w:rPr>
          <w:ins w:id="24340" w:author="Caree2" w:date="2017-04-02T07:45:00Z"/>
          <w:bCs/>
          <w:rPrChange w:id="24341" w:author="Caree2" w:date="2017-04-02T08:01:00Z">
            <w:rPr>
              <w:ins w:id="243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43" w:author="Caree2" w:date="2017-04-02T08:01:00Z">
          <w:pPr>
            <w:autoSpaceDE w:val="0"/>
            <w:autoSpaceDN w:val="0"/>
            <w:adjustRightInd w:val="0"/>
          </w:pPr>
        </w:pPrChange>
      </w:pPr>
      <w:ins w:id="24344" w:author="Caree2" w:date="2017-04-02T07:45:00Z">
        <w:r w:rsidRPr="00910D57">
          <w:rPr>
            <w:bCs/>
            <w:rPrChange w:id="243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&lt;value&gt;321-567-3456&lt;/value&gt;</w:t>
        </w:r>
      </w:ins>
    </w:p>
    <w:p w:rsidR="00956615" w:rsidRPr="00910D57" w:rsidRDefault="00956615" w:rsidP="00910D57">
      <w:pPr>
        <w:rPr>
          <w:ins w:id="24348" w:author="Caree2" w:date="2017-04-02T07:45:00Z"/>
          <w:bCs/>
          <w:rPrChange w:id="24349" w:author="Caree2" w:date="2017-04-02T08:01:00Z">
            <w:rPr>
              <w:ins w:id="243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51" w:author="Caree2" w:date="2017-04-02T08:01:00Z">
          <w:pPr>
            <w:autoSpaceDE w:val="0"/>
            <w:autoSpaceDN w:val="0"/>
            <w:adjustRightInd w:val="0"/>
          </w:pPr>
        </w:pPrChange>
      </w:pPr>
      <w:ins w:id="24352" w:author="Caree2" w:date="2017-04-02T07:45:00Z">
        <w:r w:rsidRPr="00910D57">
          <w:rPr>
            <w:bCs/>
            <w:rPrChange w:id="243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355" w:author="Caree2" w:date="2017-04-02T07:45:00Z"/>
          <w:bCs/>
          <w:rPrChange w:id="24356" w:author="Caree2" w:date="2017-04-02T08:01:00Z">
            <w:rPr>
              <w:ins w:id="243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58" w:author="Caree2" w:date="2017-04-02T08:01:00Z">
          <w:pPr>
            <w:autoSpaceDE w:val="0"/>
            <w:autoSpaceDN w:val="0"/>
            <w:adjustRightInd w:val="0"/>
          </w:pPr>
        </w:pPrChange>
      </w:pPr>
      <w:ins w:id="24359" w:author="Caree2" w:date="2017-04-02T07:45:00Z">
        <w:r w:rsidRPr="00910D57">
          <w:rPr>
            <w:bCs/>
            <w:rPrChange w:id="243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type="java.time.LocalDate"&gt;</w:t>
        </w:r>
      </w:ins>
    </w:p>
    <w:p w:rsidR="00956615" w:rsidRPr="00910D57" w:rsidRDefault="00956615" w:rsidP="00910D57">
      <w:pPr>
        <w:rPr>
          <w:ins w:id="24362" w:author="Caree2" w:date="2017-04-02T07:45:00Z"/>
          <w:bCs/>
          <w:rPrChange w:id="24363" w:author="Caree2" w:date="2017-04-02T08:01:00Z">
            <w:rPr>
              <w:ins w:id="243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65" w:author="Caree2" w:date="2017-04-02T08:01:00Z">
          <w:pPr>
            <w:autoSpaceDE w:val="0"/>
            <w:autoSpaceDN w:val="0"/>
            <w:adjustRightInd w:val="0"/>
          </w:pPr>
        </w:pPrChange>
      </w:pPr>
      <w:ins w:id="24366" w:author="Caree2" w:date="2017-04-02T07:45:00Z">
        <w:r w:rsidRPr="00910D57">
          <w:rPr>
            <w:bCs/>
            <w:rPrChange w:id="243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4370" w:author="Caree2" w:date="2017-04-02T07:45:00Z"/>
          <w:bCs/>
          <w:rPrChange w:id="24371" w:author="Caree2" w:date="2017-04-02T08:01:00Z">
            <w:rPr>
              <w:ins w:id="243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73" w:author="Caree2" w:date="2017-04-02T08:01:00Z">
          <w:pPr>
            <w:autoSpaceDE w:val="0"/>
            <w:autoSpaceDN w:val="0"/>
            <w:adjustRightInd w:val="0"/>
          </w:pPr>
        </w:pPrChange>
      </w:pPr>
      <w:ins w:id="24374" w:author="Caree2" w:date="2017-04-02T07:45:00Z">
        <w:r w:rsidRPr="00910D57">
          <w:rPr>
            <w:bCs/>
            <w:rPrChange w:id="243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377" w:author="Caree2" w:date="2017-04-02T07:45:00Z"/>
          <w:bCs/>
          <w:rPrChange w:id="24378" w:author="Caree2" w:date="2017-04-02T08:01:00Z">
            <w:rPr>
              <w:ins w:id="243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80" w:author="Caree2" w:date="2017-04-02T08:01:00Z">
          <w:pPr>
            <w:autoSpaceDE w:val="0"/>
            <w:autoSpaceDN w:val="0"/>
            <w:adjustRightInd w:val="0"/>
          </w:pPr>
        </w:pPrChange>
      </w:pPr>
      <w:ins w:id="24381" w:author="Caree2" w:date="2017-04-02T07:45:00Z">
        <w:r w:rsidRPr="00910D57">
          <w:rPr>
            <w:bCs/>
            <w:rPrChange w:id="243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type="int"&gt;</w:t>
        </w:r>
      </w:ins>
    </w:p>
    <w:p w:rsidR="00956615" w:rsidRPr="00910D57" w:rsidRDefault="00956615" w:rsidP="00910D57">
      <w:pPr>
        <w:rPr>
          <w:ins w:id="24384" w:author="Caree2" w:date="2017-04-02T07:45:00Z"/>
          <w:bCs/>
          <w:rPrChange w:id="24385" w:author="Caree2" w:date="2017-04-02T08:01:00Z">
            <w:rPr>
              <w:ins w:id="243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87" w:author="Caree2" w:date="2017-04-02T08:01:00Z">
          <w:pPr>
            <w:autoSpaceDE w:val="0"/>
            <w:autoSpaceDN w:val="0"/>
            <w:adjustRightInd w:val="0"/>
          </w:pPr>
        </w:pPrChange>
      </w:pPr>
      <w:ins w:id="24388" w:author="Caree2" w:date="2017-04-02T07:45:00Z">
        <w:r w:rsidRPr="00910D57">
          <w:rPr>
            <w:bCs/>
            <w:rPrChange w:id="243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&lt;value&gt;24&lt;/value&gt;</w:t>
        </w:r>
      </w:ins>
    </w:p>
    <w:p w:rsidR="00956615" w:rsidRPr="00910D57" w:rsidRDefault="00956615" w:rsidP="00910D57">
      <w:pPr>
        <w:rPr>
          <w:ins w:id="24392" w:author="Caree2" w:date="2017-04-02T07:45:00Z"/>
          <w:bCs/>
          <w:rPrChange w:id="24393" w:author="Caree2" w:date="2017-04-02T08:01:00Z">
            <w:rPr>
              <w:ins w:id="243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395" w:author="Caree2" w:date="2017-04-02T08:01:00Z">
          <w:pPr>
            <w:autoSpaceDE w:val="0"/>
            <w:autoSpaceDN w:val="0"/>
            <w:adjustRightInd w:val="0"/>
          </w:pPr>
        </w:pPrChange>
      </w:pPr>
      <w:ins w:id="24396" w:author="Caree2" w:date="2017-04-02T07:45:00Z">
        <w:r w:rsidRPr="00910D57">
          <w:rPr>
            <w:bCs/>
            <w:rPrChange w:id="243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3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399" w:author="Caree2" w:date="2017-04-02T07:45:00Z"/>
          <w:bCs/>
          <w:rPrChange w:id="24400" w:author="Caree2" w:date="2017-04-02T08:01:00Z">
            <w:rPr>
              <w:ins w:id="244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02" w:author="Caree2" w:date="2017-04-02T08:01:00Z">
          <w:pPr>
            <w:autoSpaceDE w:val="0"/>
            <w:autoSpaceDN w:val="0"/>
            <w:adjustRightInd w:val="0"/>
          </w:pPr>
        </w:pPrChange>
      </w:pPr>
      <w:ins w:id="24403" w:author="Caree2" w:date="2017-04-02T07:45:00Z">
        <w:r w:rsidRPr="00910D57">
          <w:rPr>
            <w:bCs/>
            <w:rPrChange w:id="244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type="java.lang.String"&gt;</w:t>
        </w:r>
      </w:ins>
    </w:p>
    <w:p w:rsidR="00956615" w:rsidRPr="00910D57" w:rsidRDefault="00956615" w:rsidP="00910D57">
      <w:pPr>
        <w:rPr>
          <w:ins w:id="24406" w:author="Caree2" w:date="2017-04-02T07:45:00Z"/>
          <w:bCs/>
          <w:rPrChange w:id="24407" w:author="Caree2" w:date="2017-04-02T08:01:00Z">
            <w:rPr>
              <w:ins w:id="244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09" w:author="Caree2" w:date="2017-04-02T08:01:00Z">
          <w:pPr>
            <w:autoSpaceDE w:val="0"/>
            <w:autoSpaceDN w:val="0"/>
            <w:adjustRightInd w:val="0"/>
          </w:pPr>
        </w:pPrChange>
      </w:pPr>
      <w:ins w:id="24410" w:author="Caree2" w:date="2017-04-02T07:45:00Z">
        <w:r w:rsidRPr="00910D57">
          <w:rPr>
            <w:bCs/>
            <w:rPrChange w:id="244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24414" w:author="Caree2" w:date="2017-04-02T07:45:00Z"/>
          <w:bCs/>
          <w:rPrChange w:id="24415" w:author="Caree2" w:date="2017-04-02T08:01:00Z">
            <w:rPr>
              <w:ins w:id="244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17" w:author="Caree2" w:date="2017-04-02T08:01:00Z">
          <w:pPr>
            <w:autoSpaceDE w:val="0"/>
            <w:autoSpaceDN w:val="0"/>
            <w:adjustRightInd w:val="0"/>
          </w:pPr>
        </w:pPrChange>
      </w:pPr>
      <w:ins w:id="24418" w:author="Caree2" w:date="2017-04-02T07:45:00Z">
        <w:r w:rsidRPr="00910D57">
          <w:rPr>
            <w:bCs/>
            <w:rPrChange w:id="244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421" w:author="Caree2" w:date="2017-04-02T07:45:00Z"/>
          <w:bCs/>
          <w:rPrChange w:id="24422" w:author="Caree2" w:date="2017-04-02T08:01:00Z">
            <w:rPr>
              <w:ins w:id="244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24" w:author="Caree2" w:date="2017-04-02T08:01:00Z">
          <w:pPr>
            <w:autoSpaceDE w:val="0"/>
            <w:autoSpaceDN w:val="0"/>
            <w:adjustRightInd w:val="0"/>
          </w:pPr>
        </w:pPrChange>
      </w:pPr>
      <w:ins w:id="24425" w:author="Caree2" w:date="2017-04-02T07:45:00Z">
        <w:r w:rsidRPr="00910D57">
          <w:rPr>
            <w:bCs/>
            <w:rPrChange w:id="244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4427" w:author="Caree2" w:date="2017-04-02T07:45:00Z"/>
          <w:bCs/>
          <w:rPrChange w:id="24428" w:author="Caree2" w:date="2017-04-02T08:01:00Z">
            <w:rPr>
              <w:ins w:id="244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30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4431" w:author="Caree2" w:date="2017-04-02T07:45:00Z"/>
          <w:bCs/>
          <w:rPrChange w:id="24432" w:author="Caree2" w:date="2017-04-02T08:01:00Z">
            <w:rPr>
              <w:ins w:id="244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34" w:author="Caree2" w:date="2017-04-02T08:01:00Z">
          <w:pPr>
            <w:autoSpaceDE w:val="0"/>
            <w:autoSpaceDN w:val="0"/>
            <w:adjustRightInd w:val="0"/>
          </w:pPr>
        </w:pPrChange>
      </w:pPr>
      <w:ins w:id="24435" w:author="Caree2" w:date="2017-04-02T07:45:00Z">
        <w:r w:rsidRPr="00910D57">
          <w:rPr>
            <w:bCs/>
            <w:rPrChange w:id="244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id="flightAttendant03"</w:t>
        </w:r>
      </w:ins>
    </w:p>
    <w:p w:rsidR="00956615" w:rsidRPr="00910D57" w:rsidRDefault="00956615" w:rsidP="00910D57">
      <w:pPr>
        <w:rPr>
          <w:ins w:id="24437" w:author="Caree2" w:date="2017-04-02T07:45:00Z"/>
          <w:bCs/>
          <w:rPrChange w:id="24438" w:author="Caree2" w:date="2017-04-02T08:01:00Z">
            <w:rPr>
              <w:ins w:id="244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40" w:author="Caree2" w:date="2017-04-02T08:01:00Z">
          <w:pPr>
            <w:autoSpaceDE w:val="0"/>
            <w:autoSpaceDN w:val="0"/>
            <w:adjustRightInd w:val="0"/>
          </w:pPr>
        </w:pPrChange>
      </w:pPr>
      <w:ins w:id="24441" w:author="Caree2" w:date="2017-04-02T07:45:00Z">
        <w:r w:rsidRPr="00910D57">
          <w:rPr>
            <w:bCs/>
            <w:rPrChange w:id="24442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43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class="com.rollingstone.springframework.aop.example.FlightAttendant"&gt;</w:t>
        </w:r>
      </w:ins>
    </w:p>
    <w:p w:rsidR="00956615" w:rsidRPr="00910D57" w:rsidRDefault="00956615" w:rsidP="00910D57">
      <w:pPr>
        <w:rPr>
          <w:ins w:id="24444" w:author="Caree2" w:date="2017-04-02T07:45:00Z"/>
          <w:bCs/>
          <w:rPrChange w:id="24445" w:author="Caree2" w:date="2017-04-02T08:01:00Z">
            <w:rPr>
              <w:ins w:id="244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47" w:author="Caree2" w:date="2017-04-02T08:01:00Z">
          <w:pPr>
            <w:autoSpaceDE w:val="0"/>
            <w:autoSpaceDN w:val="0"/>
            <w:adjustRightInd w:val="0"/>
          </w:pPr>
        </w:pPrChange>
      </w:pPr>
      <w:ins w:id="24448" w:author="Caree2" w:date="2017-04-02T07:45:00Z">
        <w:r w:rsidRPr="00910D57">
          <w:rPr>
            <w:bCs/>
            <w:rPrChange w:id="244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4451" w:author="Caree2" w:date="2017-04-02T07:45:00Z"/>
          <w:bCs/>
          <w:rPrChange w:id="24452" w:author="Caree2" w:date="2017-04-02T08:01:00Z">
            <w:rPr>
              <w:ins w:id="244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54" w:author="Caree2" w:date="2017-04-02T08:01:00Z">
          <w:pPr>
            <w:autoSpaceDE w:val="0"/>
            <w:autoSpaceDN w:val="0"/>
            <w:adjustRightInd w:val="0"/>
          </w:pPr>
        </w:pPrChange>
      </w:pPr>
      <w:ins w:id="24455" w:author="Caree2" w:date="2017-04-02T07:45:00Z">
        <w:r w:rsidRPr="00910D57">
          <w:rPr>
            <w:bCs/>
            <w:rPrChange w:id="244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&lt;value&gt;3&lt;/value&gt;</w:t>
        </w:r>
      </w:ins>
    </w:p>
    <w:p w:rsidR="00956615" w:rsidRPr="00910D57" w:rsidRDefault="00956615" w:rsidP="00910D57">
      <w:pPr>
        <w:rPr>
          <w:ins w:id="24459" w:author="Caree2" w:date="2017-04-02T07:45:00Z"/>
          <w:bCs/>
          <w:rPrChange w:id="24460" w:author="Caree2" w:date="2017-04-02T08:01:00Z">
            <w:rPr>
              <w:ins w:id="244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62" w:author="Caree2" w:date="2017-04-02T08:01:00Z">
          <w:pPr>
            <w:autoSpaceDE w:val="0"/>
            <w:autoSpaceDN w:val="0"/>
            <w:adjustRightInd w:val="0"/>
          </w:pPr>
        </w:pPrChange>
      </w:pPr>
      <w:ins w:id="24463" w:author="Caree2" w:date="2017-04-02T07:45:00Z">
        <w:r w:rsidRPr="00910D57">
          <w:rPr>
            <w:bCs/>
            <w:rPrChange w:id="244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466" w:author="Caree2" w:date="2017-04-02T07:45:00Z"/>
          <w:bCs/>
          <w:rPrChange w:id="24467" w:author="Caree2" w:date="2017-04-02T08:01:00Z">
            <w:rPr>
              <w:ins w:id="244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69" w:author="Caree2" w:date="2017-04-02T08:01:00Z">
          <w:pPr>
            <w:autoSpaceDE w:val="0"/>
            <w:autoSpaceDN w:val="0"/>
            <w:adjustRightInd w:val="0"/>
          </w:pPr>
        </w:pPrChange>
      </w:pPr>
      <w:ins w:id="24470" w:author="Caree2" w:date="2017-04-02T07:45:00Z">
        <w:r w:rsidRPr="00910D57">
          <w:rPr>
            <w:bCs/>
            <w:rPrChange w:id="244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4473" w:author="Caree2" w:date="2017-04-02T07:45:00Z"/>
          <w:bCs/>
          <w:rPrChange w:id="24474" w:author="Caree2" w:date="2017-04-02T08:01:00Z">
            <w:rPr>
              <w:ins w:id="244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76" w:author="Caree2" w:date="2017-04-02T08:01:00Z">
          <w:pPr>
            <w:autoSpaceDE w:val="0"/>
            <w:autoSpaceDN w:val="0"/>
            <w:adjustRightInd w:val="0"/>
          </w:pPr>
        </w:pPrChange>
      </w:pPr>
      <w:ins w:id="24477" w:author="Caree2" w:date="2017-04-02T07:45:00Z">
        <w:r w:rsidRPr="00910D57">
          <w:rPr>
            <w:bCs/>
            <w:rPrChange w:id="244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&lt;value&gt;00003&lt;/value&gt;</w:t>
        </w:r>
      </w:ins>
    </w:p>
    <w:p w:rsidR="00956615" w:rsidRPr="00910D57" w:rsidRDefault="00956615" w:rsidP="00910D57">
      <w:pPr>
        <w:rPr>
          <w:ins w:id="24481" w:author="Caree2" w:date="2017-04-02T07:45:00Z"/>
          <w:bCs/>
          <w:rPrChange w:id="24482" w:author="Caree2" w:date="2017-04-02T08:01:00Z">
            <w:rPr>
              <w:ins w:id="244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84" w:author="Caree2" w:date="2017-04-02T08:01:00Z">
          <w:pPr>
            <w:autoSpaceDE w:val="0"/>
            <w:autoSpaceDN w:val="0"/>
            <w:adjustRightInd w:val="0"/>
          </w:pPr>
        </w:pPrChange>
      </w:pPr>
      <w:ins w:id="24485" w:author="Caree2" w:date="2017-04-02T07:45:00Z">
        <w:r w:rsidRPr="00910D57">
          <w:rPr>
            <w:bCs/>
            <w:rPrChange w:id="244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488" w:author="Caree2" w:date="2017-04-02T07:45:00Z"/>
          <w:bCs/>
          <w:rPrChange w:id="24489" w:author="Caree2" w:date="2017-04-02T08:01:00Z">
            <w:rPr>
              <w:ins w:id="244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91" w:author="Caree2" w:date="2017-04-02T08:01:00Z">
          <w:pPr>
            <w:autoSpaceDE w:val="0"/>
            <w:autoSpaceDN w:val="0"/>
            <w:adjustRightInd w:val="0"/>
          </w:pPr>
        </w:pPrChange>
      </w:pPr>
      <w:ins w:id="24492" w:author="Caree2" w:date="2017-04-02T07:45:00Z">
        <w:r w:rsidRPr="00910D57">
          <w:rPr>
            <w:bCs/>
            <w:rPrChange w:id="244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4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4495" w:author="Caree2" w:date="2017-04-02T07:45:00Z"/>
          <w:bCs/>
          <w:rPrChange w:id="24496" w:author="Caree2" w:date="2017-04-02T08:01:00Z">
            <w:rPr>
              <w:ins w:id="244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498" w:author="Caree2" w:date="2017-04-02T08:01:00Z">
          <w:pPr>
            <w:autoSpaceDE w:val="0"/>
            <w:autoSpaceDN w:val="0"/>
            <w:adjustRightInd w:val="0"/>
          </w:pPr>
        </w:pPrChange>
      </w:pPr>
      <w:ins w:id="24499" w:author="Caree2" w:date="2017-04-02T07:45:00Z">
        <w:r w:rsidRPr="00910D57">
          <w:rPr>
            <w:bCs/>
            <w:rPrChange w:id="245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&lt;value&gt;Sabrina&lt;/value&gt;</w:t>
        </w:r>
      </w:ins>
    </w:p>
    <w:p w:rsidR="00956615" w:rsidRPr="00910D57" w:rsidRDefault="00956615" w:rsidP="00910D57">
      <w:pPr>
        <w:rPr>
          <w:ins w:id="24503" w:author="Caree2" w:date="2017-04-02T07:45:00Z"/>
          <w:bCs/>
          <w:rPrChange w:id="24504" w:author="Caree2" w:date="2017-04-02T08:01:00Z">
            <w:rPr>
              <w:ins w:id="245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06" w:author="Caree2" w:date="2017-04-02T08:01:00Z">
          <w:pPr>
            <w:autoSpaceDE w:val="0"/>
            <w:autoSpaceDN w:val="0"/>
            <w:adjustRightInd w:val="0"/>
          </w:pPr>
        </w:pPrChange>
      </w:pPr>
      <w:ins w:id="24507" w:author="Caree2" w:date="2017-04-02T07:45:00Z">
        <w:r w:rsidRPr="00910D57">
          <w:rPr>
            <w:bCs/>
            <w:rPrChange w:id="245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510" w:author="Caree2" w:date="2017-04-02T07:45:00Z"/>
          <w:bCs/>
          <w:rPrChange w:id="24511" w:author="Caree2" w:date="2017-04-02T08:01:00Z">
            <w:rPr>
              <w:ins w:id="245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13" w:author="Caree2" w:date="2017-04-02T08:01:00Z">
          <w:pPr>
            <w:autoSpaceDE w:val="0"/>
            <w:autoSpaceDN w:val="0"/>
            <w:adjustRightInd w:val="0"/>
          </w:pPr>
        </w:pPrChange>
      </w:pPr>
      <w:ins w:id="24514" w:author="Caree2" w:date="2017-04-02T07:45:00Z">
        <w:r w:rsidRPr="00910D57">
          <w:rPr>
            <w:bCs/>
            <w:rPrChange w:id="245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4517" w:author="Caree2" w:date="2017-04-02T07:45:00Z"/>
          <w:bCs/>
          <w:rPrChange w:id="24518" w:author="Caree2" w:date="2017-04-02T08:01:00Z">
            <w:rPr>
              <w:ins w:id="245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20" w:author="Caree2" w:date="2017-04-02T08:01:00Z">
          <w:pPr>
            <w:autoSpaceDE w:val="0"/>
            <w:autoSpaceDN w:val="0"/>
            <w:adjustRightInd w:val="0"/>
          </w:pPr>
        </w:pPrChange>
      </w:pPr>
      <w:ins w:id="24521" w:author="Caree2" w:date="2017-04-02T07:45:00Z">
        <w:r w:rsidRPr="00910D57">
          <w:rPr>
            <w:bCs/>
            <w:rPrChange w:id="245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&lt;value&gt;Orlando&lt;/value&gt;</w:t>
        </w:r>
      </w:ins>
    </w:p>
    <w:p w:rsidR="00956615" w:rsidRPr="00910D57" w:rsidRDefault="00956615" w:rsidP="00910D57">
      <w:pPr>
        <w:rPr>
          <w:ins w:id="24525" w:author="Caree2" w:date="2017-04-02T07:45:00Z"/>
          <w:bCs/>
          <w:rPrChange w:id="24526" w:author="Caree2" w:date="2017-04-02T08:01:00Z">
            <w:rPr>
              <w:ins w:id="245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28" w:author="Caree2" w:date="2017-04-02T08:01:00Z">
          <w:pPr>
            <w:autoSpaceDE w:val="0"/>
            <w:autoSpaceDN w:val="0"/>
            <w:adjustRightInd w:val="0"/>
          </w:pPr>
        </w:pPrChange>
      </w:pPr>
      <w:ins w:id="24529" w:author="Caree2" w:date="2017-04-02T07:45:00Z">
        <w:r w:rsidRPr="00910D57">
          <w:rPr>
            <w:bCs/>
            <w:rPrChange w:id="245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532" w:author="Caree2" w:date="2017-04-02T07:45:00Z"/>
          <w:bCs/>
          <w:rPrChange w:id="24533" w:author="Caree2" w:date="2017-04-02T08:01:00Z">
            <w:rPr>
              <w:ins w:id="245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35" w:author="Caree2" w:date="2017-04-02T08:01:00Z">
          <w:pPr>
            <w:autoSpaceDE w:val="0"/>
            <w:autoSpaceDN w:val="0"/>
            <w:adjustRightInd w:val="0"/>
          </w:pPr>
        </w:pPrChange>
      </w:pPr>
      <w:ins w:id="24536" w:author="Caree2" w:date="2017-04-02T07:45:00Z">
        <w:r w:rsidRPr="00910D57">
          <w:rPr>
            <w:bCs/>
            <w:rPrChange w:id="245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4539" w:author="Caree2" w:date="2017-04-02T07:45:00Z"/>
          <w:bCs/>
          <w:rPrChange w:id="24540" w:author="Caree2" w:date="2017-04-02T08:01:00Z">
            <w:rPr>
              <w:ins w:id="245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42" w:author="Caree2" w:date="2017-04-02T08:01:00Z">
          <w:pPr>
            <w:autoSpaceDE w:val="0"/>
            <w:autoSpaceDN w:val="0"/>
            <w:adjustRightInd w:val="0"/>
          </w:pPr>
        </w:pPrChange>
      </w:pPr>
      <w:ins w:id="24543" w:author="Caree2" w:date="2017-04-02T07:45:00Z">
        <w:r w:rsidRPr="00910D57">
          <w:rPr>
            <w:bCs/>
            <w:rPrChange w:id="245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4547" w:author="Caree2" w:date="2017-04-02T07:45:00Z"/>
          <w:bCs/>
          <w:rPrChange w:id="24548" w:author="Caree2" w:date="2017-04-02T08:01:00Z">
            <w:rPr>
              <w:ins w:id="245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50" w:author="Caree2" w:date="2017-04-02T08:01:00Z">
          <w:pPr>
            <w:autoSpaceDE w:val="0"/>
            <w:autoSpaceDN w:val="0"/>
            <w:adjustRightInd w:val="0"/>
          </w:pPr>
        </w:pPrChange>
      </w:pPr>
      <w:ins w:id="24551" w:author="Caree2" w:date="2017-04-02T07:45:00Z">
        <w:r w:rsidRPr="00910D57">
          <w:rPr>
            <w:bCs/>
            <w:rPrChange w:id="245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4555" w:author="Caree2" w:date="2017-04-02T07:45:00Z"/>
          <w:bCs/>
          <w:rPrChange w:id="24556" w:author="Caree2" w:date="2017-04-02T08:01:00Z">
            <w:rPr>
              <w:ins w:id="245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58" w:author="Caree2" w:date="2017-04-02T08:01:00Z">
          <w:pPr>
            <w:autoSpaceDE w:val="0"/>
            <w:autoSpaceDN w:val="0"/>
            <w:adjustRightInd w:val="0"/>
          </w:pPr>
        </w:pPrChange>
      </w:pPr>
      <w:ins w:id="24559" w:author="Caree2" w:date="2017-04-02T07:45:00Z">
        <w:r w:rsidRPr="00910D57">
          <w:rPr>
            <w:bCs/>
            <w:rPrChange w:id="245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562" w:author="Caree2" w:date="2017-04-02T07:45:00Z"/>
          <w:bCs/>
          <w:rPrChange w:id="24563" w:author="Caree2" w:date="2017-04-02T08:01:00Z">
            <w:rPr>
              <w:ins w:id="245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65" w:author="Caree2" w:date="2017-04-02T08:01:00Z">
          <w:pPr>
            <w:autoSpaceDE w:val="0"/>
            <w:autoSpaceDN w:val="0"/>
            <w:adjustRightInd w:val="0"/>
          </w:pPr>
        </w:pPrChange>
      </w:pPr>
      <w:ins w:id="24566" w:author="Caree2" w:date="2017-04-02T07:45:00Z">
        <w:r w:rsidRPr="00910D57">
          <w:rPr>
            <w:bCs/>
            <w:rPrChange w:id="245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type="java.lang.String"&gt;</w:t>
        </w:r>
      </w:ins>
    </w:p>
    <w:p w:rsidR="00956615" w:rsidRPr="00910D57" w:rsidRDefault="00956615" w:rsidP="00910D57">
      <w:pPr>
        <w:rPr>
          <w:ins w:id="24569" w:author="Caree2" w:date="2017-04-02T07:45:00Z"/>
          <w:bCs/>
          <w:rPrChange w:id="24570" w:author="Caree2" w:date="2017-04-02T08:01:00Z">
            <w:rPr>
              <w:ins w:id="245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72" w:author="Caree2" w:date="2017-04-02T08:01:00Z">
          <w:pPr>
            <w:autoSpaceDE w:val="0"/>
            <w:autoSpaceDN w:val="0"/>
            <w:adjustRightInd w:val="0"/>
          </w:pPr>
        </w:pPrChange>
      </w:pPr>
      <w:ins w:id="24573" w:author="Caree2" w:date="2017-04-02T07:45:00Z">
        <w:r w:rsidRPr="00910D57">
          <w:rPr>
            <w:bCs/>
            <w:rPrChange w:id="245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&lt;value&gt;123-567-3456&lt;/value&gt;</w:t>
        </w:r>
      </w:ins>
    </w:p>
    <w:p w:rsidR="00956615" w:rsidRPr="00910D57" w:rsidRDefault="00956615" w:rsidP="00910D57">
      <w:pPr>
        <w:rPr>
          <w:ins w:id="24577" w:author="Caree2" w:date="2017-04-02T07:45:00Z"/>
          <w:bCs/>
          <w:rPrChange w:id="24578" w:author="Caree2" w:date="2017-04-02T08:01:00Z">
            <w:rPr>
              <w:ins w:id="245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80" w:author="Caree2" w:date="2017-04-02T08:01:00Z">
          <w:pPr>
            <w:autoSpaceDE w:val="0"/>
            <w:autoSpaceDN w:val="0"/>
            <w:adjustRightInd w:val="0"/>
          </w:pPr>
        </w:pPrChange>
      </w:pPr>
      <w:ins w:id="24581" w:author="Caree2" w:date="2017-04-02T07:45:00Z">
        <w:r w:rsidRPr="00910D57">
          <w:rPr>
            <w:bCs/>
            <w:rPrChange w:id="245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584" w:author="Caree2" w:date="2017-04-02T07:45:00Z"/>
          <w:bCs/>
          <w:rPrChange w:id="24585" w:author="Caree2" w:date="2017-04-02T08:01:00Z">
            <w:rPr>
              <w:ins w:id="245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87" w:author="Caree2" w:date="2017-04-02T08:01:00Z">
          <w:pPr>
            <w:autoSpaceDE w:val="0"/>
            <w:autoSpaceDN w:val="0"/>
            <w:adjustRightInd w:val="0"/>
          </w:pPr>
        </w:pPrChange>
      </w:pPr>
      <w:ins w:id="24588" w:author="Caree2" w:date="2017-04-02T07:45:00Z">
        <w:r w:rsidRPr="00910D57">
          <w:rPr>
            <w:bCs/>
            <w:rPrChange w:id="245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type="java.time.LocalDate"&gt;</w:t>
        </w:r>
      </w:ins>
    </w:p>
    <w:p w:rsidR="00956615" w:rsidRPr="00910D57" w:rsidRDefault="00956615" w:rsidP="00910D57">
      <w:pPr>
        <w:rPr>
          <w:ins w:id="24591" w:author="Caree2" w:date="2017-04-02T07:45:00Z"/>
          <w:bCs/>
          <w:rPrChange w:id="24592" w:author="Caree2" w:date="2017-04-02T08:01:00Z">
            <w:rPr>
              <w:ins w:id="245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594" w:author="Caree2" w:date="2017-04-02T08:01:00Z">
          <w:pPr>
            <w:autoSpaceDE w:val="0"/>
            <w:autoSpaceDN w:val="0"/>
            <w:adjustRightInd w:val="0"/>
          </w:pPr>
        </w:pPrChange>
      </w:pPr>
      <w:ins w:id="24595" w:author="Caree2" w:date="2017-04-02T07:45:00Z">
        <w:r w:rsidRPr="00910D57">
          <w:rPr>
            <w:bCs/>
            <w:rPrChange w:id="245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5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4599" w:author="Caree2" w:date="2017-04-02T07:45:00Z"/>
          <w:bCs/>
          <w:rPrChange w:id="24600" w:author="Caree2" w:date="2017-04-02T08:01:00Z">
            <w:rPr>
              <w:ins w:id="246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02" w:author="Caree2" w:date="2017-04-02T08:01:00Z">
          <w:pPr>
            <w:autoSpaceDE w:val="0"/>
            <w:autoSpaceDN w:val="0"/>
            <w:adjustRightInd w:val="0"/>
          </w:pPr>
        </w:pPrChange>
      </w:pPr>
      <w:ins w:id="24603" w:author="Caree2" w:date="2017-04-02T07:45:00Z">
        <w:r w:rsidRPr="00910D57">
          <w:rPr>
            <w:bCs/>
            <w:rPrChange w:id="246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606" w:author="Caree2" w:date="2017-04-02T07:45:00Z"/>
          <w:bCs/>
          <w:rPrChange w:id="24607" w:author="Caree2" w:date="2017-04-02T08:01:00Z">
            <w:rPr>
              <w:ins w:id="246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09" w:author="Caree2" w:date="2017-04-02T08:01:00Z">
          <w:pPr>
            <w:autoSpaceDE w:val="0"/>
            <w:autoSpaceDN w:val="0"/>
            <w:adjustRightInd w:val="0"/>
          </w:pPr>
        </w:pPrChange>
      </w:pPr>
      <w:ins w:id="24610" w:author="Caree2" w:date="2017-04-02T07:45:00Z">
        <w:r w:rsidRPr="00910D57">
          <w:rPr>
            <w:bCs/>
            <w:rPrChange w:id="246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type="int"&gt;</w:t>
        </w:r>
      </w:ins>
    </w:p>
    <w:p w:rsidR="00956615" w:rsidRPr="00910D57" w:rsidRDefault="00956615" w:rsidP="00910D57">
      <w:pPr>
        <w:rPr>
          <w:ins w:id="24613" w:author="Caree2" w:date="2017-04-02T07:45:00Z"/>
          <w:bCs/>
          <w:rPrChange w:id="24614" w:author="Caree2" w:date="2017-04-02T08:01:00Z">
            <w:rPr>
              <w:ins w:id="246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16" w:author="Caree2" w:date="2017-04-02T08:01:00Z">
          <w:pPr>
            <w:autoSpaceDE w:val="0"/>
            <w:autoSpaceDN w:val="0"/>
            <w:adjustRightInd w:val="0"/>
          </w:pPr>
        </w:pPrChange>
      </w:pPr>
      <w:ins w:id="24617" w:author="Caree2" w:date="2017-04-02T07:45:00Z">
        <w:r w:rsidRPr="00910D57">
          <w:rPr>
            <w:bCs/>
            <w:rPrChange w:id="246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&lt;value&gt;24&lt;/value&gt;</w:t>
        </w:r>
      </w:ins>
    </w:p>
    <w:p w:rsidR="00956615" w:rsidRPr="00910D57" w:rsidRDefault="00956615" w:rsidP="00910D57">
      <w:pPr>
        <w:rPr>
          <w:ins w:id="24621" w:author="Caree2" w:date="2017-04-02T07:45:00Z"/>
          <w:bCs/>
          <w:rPrChange w:id="24622" w:author="Caree2" w:date="2017-04-02T08:01:00Z">
            <w:rPr>
              <w:ins w:id="246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24" w:author="Caree2" w:date="2017-04-02T08:01:00Z">
          <w:pPr>
            <w:autoSpaceDE w:val="0"/>
            <w:autoSpaceDN w:val="0"/>
            <w:adjustRightInd w:val="0"/>
          </w:pPr>
        </w:pPrChange>
      </w:pPr>
      <w:ins w:id="24625" w:author="Caree2" w:date="2017-04-02T07:45:00Z">
        <w:r w:rsidRPr="00910D57">
          <w:rPr>
            <w:bCs/>
            <w:rPrChange w:id="246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628" w:author="Caree2" w:date="2017-04-02T07:45:00Z"/>
          <w:bCs/>
          <w:rPrChange w:id="24629" w:author="Caree2" w:date="2017-04-02T08:01:00Z">
            <w:rPr>
              <w:ins w:id="246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31" w:author="Caree2" w:date="2017-04-02T08:01:00Z">
          <w:pPr>
            <w:autoSpaceDE w:val="0"/>
            <w:autoSpaceDN w:val="0"/>
            <w:adjustRightInd w:val="0"/>
          </w:pPr>
        </w:pPrChange>
      </w:pPr>
      <w:ins w:id="24632" w:author="Caree2" w:date="2017-04-02T07:45:00Z">
        <w:r w:rsidRPr="00910D57">
          <w:rPr>
            <w:bCs/>
            <w:rPrChange w:id="246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type="java.lang.String"&gt;</w:t>
        </w:r>
      </w:ins>
    </w:p>
    <w:p w:rsidR="00956615" w:rsidRPr="00910D57" w:rsidRDefault="00956615" w:rsidP="00910D57">
      <w:pPr>
        <w:rPr>
          <w:ins w:id="24635" w:author="Caree2" w:date="2017-04-02T07:45:00Z"/>
          <w:bCs/>
          <w:rPrChange w:id="24636" w:author="Caree2" w:date="2017-04-02T08:01:00Z">
            <w:rPr>
              <w:ins w:id="246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38" w:author="Caree2" w:date="2017-04-02T08:01:00Z">
          <w:pPr>
            <w:autoSpaceDE w:val="0"/>
            <w:autoSpaceDN w:val="0"/>
            <w:adjustRightInd w:val="0"/>
          </w:pPr>
        </w:pPrChange>
      </w:pPr>
      <w:ins w:id="24639" w:author="Caree2" w:date="2017-04-02T07:45:00Z">
        <w:r w:rsidRPr="00910D57">
          <w:rPr>
            <w:bCs/>
            <w:rPrChange w:id="246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24643" w:author="Caree2" w:date="2017-04-02T07:45:00Z"/>
          <w:bCs/>
          <w:rPrChange w:id="24644" w:author="Caree2" w:date="2017-04-02T08:01:00Z">
            <w:rPr>
              <w:ins w:id="246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46" w:author="Caree2" w:date="2017-04-02T08:01:00Z">
          <w:pPr>
            <w:autoSpaceDE w:val="0"/>
            <w:autoSpaceDN w:val="0"/>
            <w:adjustRightInd w:val="0"/>
          </w:pPr>
        </w:pPrChange>
      </w:pPr>
      <w:ins w:id="24647" w:author="Caree2" w:date="2017-04-02T07:45:00Z">
        <w:r w:rsidRPr="00910D57">
          <w:rPr>
            <w:bCs/>
            <w:rPrChange w:id="246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650" w:author="Caree2" w:date="2017-04-02T07:45:00Z"/>
          <w:bCs/>
          <w:rPrChange w:id="24651" w:author="Caree2" w:date="2017-04-02T08:01:00Z">
            <w:rPr>
              <w:ins w:id="246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53" w:author="Caree2" w:date="2017-04-02T08:01:00Z">
          <w:pPr>
            <w:autoSpaceDE w:val="0"/>
            <w:autoSpaceDN w:val="0"/>
            <w:adjustRightInd w:val="0"/>
          </w:pPr>
        </w:pPrChange>
      </w:pPr>
      <w:ins w:id="24654" w:author="Caree2" w:date="2017-04-02T07:45:00Z">
        <w:r w:rsidRPr="00910D57">
          <w:rPr>
            <w:bCs/>
            <w:rPrChange w:id="246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4656" w:author="Caree2" w:date="2017-04-02T07:45:00Z"/>
          <w:bCs/>
          <w:rPrChange w:id="24657" w:author="Caree2" w:date="2017-04-02T08:01:00Z">
            <w:rPr>
              <w:ins w:id="246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5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4660" w:author="Caree2" w:date="2017-04-02T07:45:00Z"/>
          <w:bCs/>
          <w:rPrChange w:id="24661" w:author="Caree2" w:date="2017-04-02T08:01:00Z">
            <w:rPr>
              <w:ins w:id="246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63" w:author="Caree2" w:date="2017-04-02T08:01:00Z">
          <w:pPr>
            <w:autoSpaceDE w:val="0"/>
            <w:autoSpaceDN w:val="0"/>
            <w:adjustRightInd w:val="0"/>
          </w:pPr>
        </w:pPrChange>
      </w:pPr>
      <w:ins w:id="24664" w:author="Caree2" w:date="2017-04-02T07:45:00Z">
        <w:r w:rsidRPr="00910D57">
          <w:rPr>
            <w:bCs/>
            <w:rPrChange w:id="246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id="flightAttendant04"</w:t>
        </w:r>
      </w:ins>
    </w:p>
    <w:p w:rsidR="00956615" w:rsidRPr="00910D57" w:rsidRDefault="00956615" w:rsidP="00910D57">
      <w:pPr>
        <w:rPr>
          <w:ins w:id="24666" w:author="Caree2" w:date="2017-04-02T07:45:00Z"/>
          <w:bCs/>
          <w:rPrChange w:id="24667" w:author="Caree2" w:date="2017-04-02T08:01:00Z">
            <w:rPr>
              <w:ins w:id="246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69" w:author="Caree2" w:date="2017-04-02T08:01:00Z">
          <w:pPr>
            <w:autoSpaceDE w:val="0"/>
            <w:autoSpaceDN w:val="0"/>
            <w:adjustRightInd w:val="0"/>
          </w:pPr>
        </w:pPrChange>
      </w:pPr>
      <w:ins w:id="24670" w:author="Caree2" w:date="2017-04-02T07:45:00Z">
        <w:r w:rsidRPr="00910D57">
          <w:rPr>
            <w:bCs/>
            <w:rPrChange w:id="2467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72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class="com.rollingstone.springframework.aop.example.FlightAttendant"&gt;</w:t>
        </w:r>
      </w:ins>
    </w:p>
    <w:p w:rsidR="00956615" w:rsidRPr="00910D57" w:rsidRDefault="00956615" w:rsidP="00910D57">
      <w:pPr>
        <w:rPr>
          <w:ins w:id="24673" w:author="Caree2" w:date="2017-04-02T07:45:00Z"/>
          <w:bCs/>
          <w:rPrChange w:id="24674" w:author="Caree2" w:date="2017-04-02T08:01:00Z">
            <w:rPr>
              <w:ins w:id="246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76" w:author="Caree2" w:date="2017-04-02T08:01:00Z">
          <w:pPr>
            <w:autoSpaceDE w:val="0"/>
            <w:autoSpaceDN w:val="0"/>
            <w:adjustRightInd w:val="0"/>
          </w:pPr>
        </w:pPrChange>
      </w:pPr>
      <w:ins w:id="24677" w:author="Caree2" w:date="2017-04-02T07:45:00Z">
        <w:r w:rsidRPr="00910D57">
          <w:rPr>
            <w:bCs/>
            <w:rPrChange w:id="246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4680" w:author="Caree2" w:date="2017-04-02T07:45:00Z"/>
          <w:bCs/>
          <w:rPrChange w:id="24681" w:author="Caree2" w:date="2017-04-02T08:01:00Z">
            <w:rPr>
              <w:ins w:id="246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83" w:author="Caree2" w:date="2017-04-02T08:01:00Z">
          <w:pPr>
            <w:autoSpaceDE w:val="0"/>
            <w:autoSpaceDN w:val="0"/>
            <w:adjustRightInd w:val="0"/>
          </w:pPr>
        </w:pPrChange>
      </w:pPr>
      <w:ins w:id="24684" w:author="Caree2" w:date="2017-04-02T07:45:00Z">
        <w:r w:rsidRPr="00910D57">
          <w:rPr>
            <w:bCs/>
            <w:rPrChange w:id="246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&lt;value&gt;4&lt;/value&gt;</w:t>
        </w:r>
      </w:ins>
    </w:p>
    <w:p w:rsidR="00956615" w:rsidRPr="00910D57" w:rsidRDefault="00956615" w:rsidP="00910D57">
      <w:pPr>
        <w:rPr>
          <w:ins w:id="24688" w:author="Caree2" w:date="2017-04-02T07:45:00Z"/>
          <w:bCs/>
          <w:rPrChange w:id="24689" w:author="Caree2" w:date="2017-04-02T08:01:00Z">
            <w:rPr>
              <w:ins w:id="246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91" w:author="Caree2" w:date="2017-04-02T08:01:00Z">
          <w:pPr>
            <w:autoSpaceDE w:val="0"/>
            <w:autoSpaceDN w:val="0"/>
            <w:adjustRightInd w:val="0"/>
          </w:pPr>
        </w:pPrChange>
      </w:pPr>
      <w:ins w:id="24692" w:author="Caree2" w:date="2017-04-02T07:45:00Z">
        <w:r w:rsidRPr="00910D57">
          <w:rPr>
            <w:bCs/>
            <w:rPrChange w:id="246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6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695" w:author="Caree2" w:date="2017-04-02T07:45:00Z"/>
          <w:bCs/>
          <w:rPrChange w:id="24696" w:author="Caree2" w:date="2017-04-02T08:01:00Z">
            <w:rPr>
              <w:ins w:id="246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698" w:author="Caree2" w:date="2017-04-02T08:01:00Z">
          <w:pPr>
            <w:autoSpaceDE w:val="0"/>
            <w:autoSpaceDN w:val="0"/>
            <w:adjustRightInd w:val="0"/>
          </w:pPr>
        </w:pPrChange>
      </w:pPr>
      <w:ins w:id="24699" w:author="Caree2" w:date="2017-04-02T07:45:00Z">
        <w:r w:rsidRPr="00910D57">
          <w:rPr>
            <w:bCs/>
            <w:rPrChange w:id="247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4702" w:author="Caree2" w:date="2017-04-02T07:45:00Z"/>
          <w:bCs/>
          <w:rPrChange w:id="24703" w:author="Caree2" w:date="2017-04-02T08:01:00Z">
            <w:rPr>
              <w:ins w:id="247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05" w:author="Caree2" w:date="2017-04-02T08:01:00Z">
          <w:pPr>
            <w:autoSpaceDE w:val="0"/>
            <w:autoSpaceDN w:val="0"/>
            <w:adjustRightInd w:val="0"/>
          </w:pPr>
        </w:pPrChange>
      </w:pPr>
      <w:ins w:id="24706" w:author="Caree2" w:date="2017-04-02T07:45:00Z">
        <w:r w:rsidRPr="00910D57">
          <w:rPr>
            <w:bCs/>
            <w:rPrChange w:id="247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&lt;value&gt;00004&lt;/value&gt;</w:t>
        </w:r>
      </w:ins>
    </w:p>
    <w:p w:rsidR="00956615" w:rsidRPr="00910D57" w:rsidRDefault="00956615" w:rsidP="00910D57">
      <w:pPr>
        <w:rPr>
          <w:ins w:id="24710" w:author="Caree2" w:date="2017-04-02T07:45:00Z"/>
          <w:bCs/>
          <w:rPrChange w:id="24711" w:author="Caree2" w:date="2017-04-02T08:01:00Z">
            <w:rPr>
              <w:ins w:id="247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13" w:author="Caree2" w:date="2017-04-02T08:01:00Z">
          <w:pPr>
            <w:autoSpaceDE w:val="0"/>
            <w:autoSpaceDN w:val="0"/>
            <w:adjustRightInd w:val="0"/>
          </w:pPr>
        </w:pPrChange>
      </w:pPr>
      <w:ins w:id="24714" w:author="Caree2" w:date="2017-04-02T07:45:00Z">
        <w:r w:rsidRPr="00910D57">
          <w:rPr>
            <w:bCs/>
            <w:rPrChange w:id="247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717" w:author="Caree2" w:date="2017-04-02T07:45:00Z"/>
          <w:bCs/>
          <w:rPrChange w:id="24718" w:author="Caree2" w:date="2017-04-02T08:01:00Z">
            <w:rPr>
              <w:ins w:id="247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20" w:author="Caree2" w:date="2017-04-02T08:01:00Z">
          <w:pPr>
            <w:autoSpaceDE w:val="0"/>
            <w:autoSpaceDN w:val="0"/>
            <w:adjustRightInd w:val="0"/>
          </w:pPr>
        </w:pPrChange>
      </w:pPr>
      <w:ins w:id="24721" w:author="Caree2" w:date="2017-04-02T07:45:00Z">
        <w:r w:rsidRPr="00910D57">
          <w:rPr>
            <w:bCs/>
            <w:rPrChange w:id="247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4724" w:author="Caree2" w:date="2017-04-02T07:45:00Z"/>
          <w:bCs/>
          <w:rPrChange w:id="24725" w:author="Caree2" w:date="2017-04-02T08:01:00Z">
            <w:rPr>
              <w:ins w:id="247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27" w:author="Caree2" w:date="2017-04-02T08:01:00Z">
          <w:pPr>
            <w:autoSpaceDE w:val="0"/>
            <w:autoSpaceDN w:val="0"/>
            <w:adjustRightInd w:val="0"/>
          </w:pPr>
        </w:pPrChange>
      </w:pPr>
      <w:ins w:id="24728" w:author="Caree2" w:date="2017-04-02T07:45:00Z">
        <w:r w:rsidRPr="00910D57">
          <w:rPr>
            <w:bCs/>
            <w:rPrChange w:id="247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&lt;value&gt;Lisa&lt;/value&gt;</w:t>
        </w:r>
      </w:ins>
    </w:p>
    <w:p w:rsidR="00956615" w:rsidRPr="00910D57" w:rsidRDefault="00956615" w:rsidP="00910D57">
      <w:pPr>
        <w:rPr>
          <w:ins w:id="24732" w:author="Caree2" w:date="2017-04-02T07:45:00Z"/>
          <w:bCs/>
          <w:rPrChange w:id="24733" w:author="Caree2" w:date="2017-04-02T08:01:00Z">
            <w:rPr>
              <w:ins w:id="247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35" w:author="Caree2" w:date="2017-04-02T08:01:00Z">
          <w:pPr>
            <w:autoSpaceDE w:val="0"/>
            <w:autoSpaceDN w:val="0"/>
            <w:adjustRightInd w:val="0"/>
          </w:pPr>
        </w:pPrChange>
      </w:pPr>
      <w:ins w:id="24736" w:author="Caree2" w:date="2017-04-02T07:45:00Z">
        <w:r w:rsidRPr="00910D57">
          <w:rPr>
            <w:bCs/>
            <w:rPrChange w:id="247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739" w:author="Caree2" w:date="2017-04-02T07:45:00Z"/>
          <w:bCs/>
          <w:rPrChange w:id="24740" w:author="Caree2" w:date="2017-04-02T08:01:00Z">
            <w:rPr>
              <w:ins w:id="247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42" w:author="Caree2" w:date="2017-04-02T08:01:00Z">
          <w:pPr>
            <w:autoSpaceDE w:val="0"/>
            <w:autoSpaceDN w:val="0"/>
            <w:adjustRightInd w:val="0"/>
          </w:pPr>
        </w:pPrChange>
      </w:pPr>
      <w:ins w:id="24743" w:author="Caree2" w:date="2017-04-02T07:45:00Z">
        <w:r w:rsidRPr="00910D57">
          <w:rPr>
            <w:bCs/>
            <w:rPrChange w:id="247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4746" w:author="Caree2" w:date="2017-04-02T07:45:00Z"/>
          <w:bCs/>
          <w:rPrChange w:id="24747" w:author="Caree2" w:date="2017-04-02T08:01:00Z">
            <w:rPr>
              <w:ins w:id="247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49" w:author="Caree2" w:date="2017-04-02T08:01:00Z">
          <w:pPr>
            <w:autoSpaceDE w:val="0"/>
            <w:autoSpaceDN w:val="0"/>
            <w:adjustRightInd w:val="0"/>
          </w:pPr>
        </w:pPrChange>
      </w:pPr>
      <w:ins w:id="24750" w:author="Caree2" w:date="2017-04-02T07:45:00Z">
        <w:r w:rsidRPr="00910D57">
          <w:rPr>
            <w:bCs/>
            <w:rPrChange w:id="247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47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&lt;value&gt;Jones&lt;/value&gt;</w:t>
        </w:r>
      </w:ins>
    </w:p>
    <w:p w:rsidR="00956615" w:rsidRPr="00910D57" w:rsidRDefault="00956615" w:rsidP="00910D57">
      <w:pPr>
        <w:rPr>
          <w:ins w:id="24754" w:author="Caree2" w:date="2017-04-02T07:45:00Z"/>
          <w:bCs/>
          <w:rPrChange w:id="24755" w:author="Caree2" w:date="2017-04-02T08:01:00Z">
            <w:rPr>
              <w:ins w:id="247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57" w:author="Caree2" w:date="2017-04-02T08:01:00Z">
          <w:pPr>
            <w:autoSpaceDE w:val="0"/>
            <w:autoSpaceDN w:val="0"/>
            <w:adjustRightInd w:val="0"/>
          </w:pPr>
        </w:pPrChange>
      </w:pPr>
      <w:ins w:id="24758" w:author="Caree2" w:date="2017-04-02T07:45:00Z">
        <w:r w:rsidRPr="00910D57">
          <w:rPr>
            <w:bCs/>
            <w:rPrChange w:id="247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761" w:author="Caree2" w:date="2017-04-02T07:45:00Z"/>
          <w:bCs/>
          <w:rPrChange w:id="24762" w:author="Caree2" w:date="2017-04-02T08:01:00Z">
            <w:rPr>
              <w:ins w:id="247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64" w:author="Caree2" w:date="2017-04-02T08:01:00Z">
          <w:pPr>
            <w:autoSpaceDE w:val="0"/>
            <w:autoSpaceDN w:val="0"/>
            <w:adjustRightInd w:val="0"/>
          </w:pPr>
        </w:pPrChange>
      </w:pPr>
      <w:ins w:id="24765" w:author="Caree2" w:date="2017-04-02T07:45:00Z">
        <w:r w:rsidRPr="00910D57">
          <w:rPr>
            <w:bCs/>
            <w:rPrChange w:id="247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4768" w:author="Caree2" w:date="2017-04-02T07:45:00Z"/>
          <w:bCs/>
          <w:rPrChange w:id="24769" w:author="Caree2" w:date="2017-04-02T08:01:00Z">
            <w:rPr>
              <w:ins w:id="247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71" w:author="Caree2" w:date="2017-04-02T08:01:00Z">
          <w:pPr>
            <w:autoSpaceDE w:val="0"/>
            <w:autoSpaceDN w:val="0"/>
            <w:adjustRightInd w:val="0"/>
          </w:pPr>
        </w:pPrChange>
      </w:pPr>
      <w:ins w:id="24772" w:author="Caree2" w:date="2017-04-02T07:45:00Z">
        <w:r w:rsidRPr="00910D57">
          <w:rPr>
            <w:bCs/>
            <w:rPrChange w:id="247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4776" w:author="Caree2" w:date="2017-04-02T07:45:00Z"/>
          <w:bCs/>
          <w:rPrChange w:id="24777" w:author="Caree2" w:date="2017-04-02T08:01:00Z">
            <w:rPr>
              <w:ins w:id="247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79" w:author="Caree2" w:date="2017-04-02T08:01:00Z">
          <w:pPr>
            <w:autoSpaceDE w:val="0"/>
            <w:autoSpaceDN w:val="0"/>
            <w:adjustRightInd w:val="0"/>
          </w:pPr>
        </w:pPrChange>
      </w:pPr>
      <w:ins w:id="24780" w:author="Caree2" w:date="2017-04-02T07:45:00Z">
        <w:r w:rsidRPr="00910D57">
          <w:rPr>
            <w:bCs/>
            <w:rPrChange w:id="247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4784" w:author="Caree2" w:date="2017-04-02T07:45:00Z"/>
          <w:bCs/>
          <w:rPrChange w:id="24785" w:author="Caree2" w:date="2017-04-02T08:01:00Z">
            <w:rPr>
              <w:ins w:id="247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87" w:author="Caree2" w:date="2017-04-02T08:01:00Z">
          <w:pPr>
            <w:autoSpaceDE w:val="0"/>
            <w:autoSpaceDN w:val="0"/>
            <w:adjustRightInd w:val="0"/>
          </w:pPr>
        </w:pPrChange>
      </w:pPr>
      <w:ins w:id="24788" w:author="Caree2" w:date="2017-04-02T07:45:00Z">
        <w:r w:rsidRPr="00910D57">
          <w:rPr>
            <w:bCs/>
            <w:rPrChange w:id="247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791" w:author="Caree2" w:date="2017-04-02T07:45:00Z"/>
          <w:bCs/>
          <w:rPrChange w:id="24792" w:author="Caree2" w:date="2017-04-02T08:01:00Z">
            <w:rPr>
              <w:ins w:id="247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794" w:author="Caree2" w:date="2017-04-02T08:01:00Z">
          <w:pPr>
            <w:autoSpaceDE w:val="0"/>
            <w:autoSpaceDN w:val="0"/>
            <w:adjustRightInd w:val="0"/>
          </w:pPr>
        </w:pPrChange>
      </w:pPr>
      <w:ins w:id="24795" w:author="Caree2" w:date="2017-04-02T07:45:00Z">
        <w:r w:rsidRPr="00910D57">
          <w:rPr>
            <w:bCs/>
            <w:rPrChange w:id="247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7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type="java.lang.String"&gt;</w:t>
        </w:r>
      </w:ins>
    </w:p>
    <w:p w:rsidR="00956615" w:rsidRPr="00910D57" w:rsidRDefault="00956615" w:rsidP="00910D57">
      <w:pPr>
        <w:rPr>
          <w:ins w:id="24798" w:author="Caree2" w:date="2017-04-02T07:45:00Z"/>
          <w:bCs/>
          <w:rPrChange w:id="24799" w:author="Caree2" w:date="2017-04-02T08:01:00Z">
            <w:rPr>
              <w:ins w:id="248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01" w:author="Caree2" w:date="2017-04-02T08:01:00Z">
          <w:pPr>
            <w:autoSpaceDE w:val="0"/>
            <w:autoSpaceDN w:val="0"/>
            <w:adjustRightInd w:val="0"/>
          </w:pPr>
        </w:pPrChange>
      </w:pPr>
      <w:ins w:id="24802" w:author="Caree2" w:date="2017-04-02T07:45:00Z">
        <w:r w:rsidRPr="00910D57">
          <w:rPr>
            <w:bCs/>
            <w:rPrChange w:id="248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&lt;value&gt;123-567-3456&lt;/value&gt;</w:t>
        </w:r>
      </w:ins>
    </w:p>
    <w:p w:rsidR="00956615" w:rsidRPr="00910D57" w:rsidRDefault="00956615" w:rsidP="00910D57">
      <w:pPr>
        <w:rPr>
          <w:ins w:id="24806" w:author="Caree2" w:date="2017-04-02T07:45:00Z"/>
          <w:bCs/>
          <w:rPrChange w:id="24807" w:author="Caree2" w:date="2017-04-02T08:01:00Z">
            <w:rPr>
              <w:ins w:id="248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09" w:author="Caree2" w:date="2017-04-02T08:01:00Z">
          <w:pPr>
            <w:autoSpaceDE w:val="0"/>
            <w:autoSpaceDN w:val="0"/>
            <w:adjustRightInd w:val="0"/>
          </w:pPr>
        </w:pPrChange>
      </w:pPr>
      <w:ins w:id="24810" w:author="Caree2" w:date="2017-04-02T07:45:00Z">
        <w:r w:rsidRPr="00910D57">
          <w:rPr>
            <w:bCs/>
            <w:rPrChange w:id="248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813" w:author="Caree2" w:date="2017-04-02T07:45:00Z"/>
          <w:bCs/>
          <w:rPrChange w:id="24814" w:author="Caree2" w:date="2017-04-02T08:01:00Z">
            <w:rPr>
              <w:ins w:id="248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16" w:author="Caree2" w:date="2017-04-02T08:01:00Z">
          <w:pPr>
            <w:autoSpaceDE w:val="0"/>
            <w:autoSpaceDN w:val="0"/>
            <w:adjustRightInd w:val="0"/>
          </w:pPr>
        </w:pPrChange>
      </w:pPr>
      <w:ins w:id="24817" w:author="Caree2" w:date="2017-04-02T07:45:00Z">
        <w:r w:rsidRPr="00910D57">
          <w:rPr>
            <w:bCs/>
            <w:rPrChange w:id="248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type="java.time.LocalDate"&gt;</w:t>
        </w:r>
      </w:ins>
    </w:p>
    <w:p w:rsidR="00956615" w:rsidRPr="00910D57" w:rsidRDefault="00956615" w:rsidP="00910D57">
      <w:pPr>
        <w:rPr>
          <w:ins w:id="24820" w:author="Caree2" w:date="2017-04-02T07:45:00Z"/>
          <w:bCs/>
          <w:rPrChange w:id="24821" w:author="Caree2" w:date="2017-04-02T08:01:00Z">
            <w:rPr>
              <w:ins w:id="248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23" w:author="Caree2" w:date="2017-04-02T08:01:00Z">
          <w:pPr>
            <w:autoSpaceDE w:val="0"/>
            <w:autoSpaceDN w:val="0"/>
            <w:adjustRightInd w:val="0"/>
          </w:pPr>
        </w:pPrChange>
      </w:pPr>
      <w:ins w:id="24824" w:author="Caree2" w:date="2017-04-02T07:45:00Z">
        <w:r w:rsidRPr="00910D57">
          <w:rPr>
            <w:bCs/>
            <w:rPrChange w:id="248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4828" w:author="Caree2" w:date="2017-04-02T07:45:00Z"/>
          <w:bCs/>
          <w:rPrChange w:id="24829" w:author="Caree2" w:date="2017-04-02T08:01:00Z">
            <w:rPr>
              <w:ins w:id="248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31" w:author="Caree2" w:date="2017-04-02T08:01:00Z">
          <w:pPr>
            <w:autoSpaceDE w:val="0"/>
            <w:autoSpaceDN w:val="0"/>
            <w:adjustRightInd w:val="0"/>
          </w:pPr>
        </w:pPrChange>
      </w:pPr>
      <w:ins w:id="24832" w:author="Caree2" w:date="2017-04-02T07:45:00Z">
        <w:r w:rsidRPr="00910D57">
          <w:rPr>
            <w:bCs/>
            <w:rPrChange w:id="248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835" w:author="Caree2" w:date="2017-04-02T07:45:00Z"/>
          <w:bCs/>
          <w:rPrChange w:id="24836" w:author="Caree2" w:date="2017-04-02T08:01:00Z">
            <w:rPr>
              <w:ins w:id="248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38" w:author="Caree2" w:date="2017-04-02T08:01:00Z">
          <w:pPr>
            <w:autoSpaceDE w:val="0"/>
            <w:autoSpaceDN w:val="0"/>
            <w:adjustRightInd w:val="0"/>
          </w:pPr>
        </w:pPrChange>
      </w:pPr>
      <w:ins w:id="24839" w:author="Caree2" w:date="2017-04-02T07:45:00Z">
        <w:r w:rsidRPr="00910D57">
          <w:rPr>
            <w:bCs/>
            <w:rPrChange w:id="248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type="int"&gt;</w:t>
        </w:r>
      </w:ins>
    </w:p>
    <w:p w:rsidR="00956615" w:rsidRPr="00910D57" w:rsidRDefault="00956615" w:rsidP="00910D57">
      <w:pPr>
        <w:rPr>
          <w:ins w:id="24842" w:author="Caree2" w:date="2017-04-02T07:45:00Z"/>
          <w:bCs/>
          <w:rPrChange w:id="24843" w:author="Caree2" w:date="2017-04-02T08:01:00Z">
            <w:rPr>
              <w:ins w:id="248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45" w:author="Caree2" w:date="2017-04-02T08:01:00Z">
          <w:pPr>
            <w:autoSpaceDE w:val="0"/>
            <w:autoSpaceDN w:val="0"/>
            <w:adjustRightInd w:val="0"/>
          </w:pPr>
        </w:pPrChange>
      </w:pPr>
      <w:ins w:id="24846" w:author="Caree2" w:date="2017-04-02T07:45:00Z">
        <w:r w:rsidRPr="00910D57">
          <w:rPr>
            <w:bCs/>
            <w:rPrChange w:id="248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&lt;value&gt;24&lt;/value&gt;</w:t>
        </w:r>
      </w:ins>
    </w:p>
    <w:p w:rsidR="00956615" w:rsidRPr="00910D57" w:rsidRDefault="00956615" w:rsidP="00910D57">
      <w:pPr>
        <w:rPr>
          <w:ins w:id="24850" w:author="Caree2" w:date="2017-04-02T07:45:00Z"/>
          <w:bCs/>
          <w:rPrChange w:id="24851" w:author="Caree2" w:date="2017-04-02T08:01:00Z">
            <w:rPr>
              <w:ins w:id="248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53" w:author="Caree2" w:date="2017-04-02T08:01:00Z">
          <w:pPr>
            <w:autoSpaceDE w:val="0"/>
            <w:autoSpaceDN w:val="0"/>
            <w:adjustRightInd w:val="0"/>
          </w:pPr>
        </w:pPrChange>
      </w:pPr>
      <w:ins w:id="24854" w:author="Caree2" w:date="2017-04-02T07:45:00Z">
        <w:r w:rsidRPr="00910D57">
          <w:rPr>
            <w:bCs/>
            <w:rPrChange w:id="248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857" w:author="Caree2" w:date="2017-04-02T07:45:00Z"/>
          <w:bCs/>
          <w:rPrChange w:id="24858" w:author="Caree2" w:date="2017-04-02T08:01:00Z">
            <w:rPr>
              <w:ins w:id="248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60" w:author="Caree2" w:date="2017-04-02T08:01:00Z">
          <w:pPr>
            <w:autoSpaceDE w:val="0"/>
            <w:autoSpaceDN w:val="0"/>
            <w:adjustRightInd w:val="0"/>
          </w:pPr>
        </w:pPrChange>
      </w:pPr>
      <w:ins w:id="24861" w:author="Caree2" w:date="2017-04-02T07:45:00Z">
        <w:r w:rsidRPr="00910D57">
          <w:rPr>
            <w:bCs/>
            <w:rPrChange w:id="248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type="java.lang.String"&gt;</w:t>
        </w:r>
      </w:ins>
    </w:p>
    <w:p w:rsidR="00956615" w:rsidRPr="00910D57" w:rsidRDefault="00956615" w:rsidP="00910D57">
      <w:pPr>
        <w:rPr>
          <w:ins w:id="24864" w:author="Caree2" w:date="2017-04-02T07:45:00Z"/>
          <w:bCs/>
          <w:rPrChange w:id="24865" w:author="Caree2" w:date="2017-04-02T08:01:00Z">
            <w:rPr>
              <w:ins w:id="248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67" w:author="Caree2" w:date="2017-04-02T08:01:00Z">
          <w:pPr>
            <w:autoSpaceDE w:val="0"/>
            <w:autoSpaceDN w:val="0"/>
            <w:adjustRightInd w:val="0"/>
          </w:pPr>
        </w:pPrChange>
      </w:pPr>
      <w:ins w:id="24868" w:author="Caree2" w:date="2017-04-02T07:45:00Z">
        <w:r w:rsidRPr="00910D57">
          <w:rPr>
            <w:bCs/>
            <w:rPrChange w:id="248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24872" w:author="Caree2" w:date="2017-04-02T07:45:00Z"/>
          <w:bCs/>
          <w:rPrChange w:id="24873" w:author="Caree2" w:date="2017-04-02T08:01:00Z">
            <w:rPr>
              <w:ins w:id="248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75" w:author="Caree2" w:date="2017-04-02T08:01:00Z">
          <w:pPr>
            <w:autoSpaceDE w:val="0"/>
            <w:autoSpaceDN w:val="0"/>
            <w:adjustRightInd w:val="0"/>
          </w:pPr>
        </w:pPrChange>
      </w:pPr>
      <w:ins w:id="24876" w:author="Caree2" w:date="2017-04-02T07:45:00Z">
        <w:r w:rsidRPr="00910D57">
          <w:rPr>
            <w:bCs/>
            <w:rPrChange w:id="248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8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879" w:author="Caree2" w:date="2017-04-02T07:45:00Z"/>
          <w:bCs/>
          <w:rPrChange w:id="24880" w:author="Caree2" w:date="2017-04-02T08:01:00Z">
            <w:rPr>
              <w:ins w:id="248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82" w:author="Caree2" w:date="2017-04-02T08:01:00Z">
          <w:pPr>
            <w:autoSpaceDE w:val="0"/>
            <w:autoSpaceDN w:val="0"/>
            <w:adjustRightInd w:val="0"/>
          </w:pPr>
        </w:pPrChange>
      </w:pPr>
      <w:ins w:id="24883" w:author="Caree2" w:date="2017-04-02T07:45:00Z">
        <w:r w:rsidRPr="00910D57">
          <w:rPr>
            <w:bCs/>
            <w:rPrChange w:id="248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4885" w:author="Caree2" w:date="2017-04-02T07:45:00Z"/>
          <w:bCs/>
          <w:rPrChange w:id="24886" w:author="Caree2" w:date="2017-04-02T08:01:00Z">
            <w:rPr>
              <w:ins w:id="248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88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4889" w:author="Caree2" w:date="2017-04-02T07:45:00Z"/>
          <w:bCs/>
          <w:rPrChange w:id="24890" w:author="Caree2" w:date="2017-04-02T08:01:00Z">
            <w:rPr>
              <w:ins w:id="248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92" w:author="Caree2" w:date="2017-04-02T08:01:00Z">
          <w:pPr>
            <w:autoSpaceDE w:val="0"/>
            <w:autoSpaceDN w:val="0"/>
            <w:adjustRightInd w:val="0"/>
          </w:pPr>
        </w:pPrChange>
      </w:pPr>
      <w:ins w:id="24893" w:author="Caree2" w:date="2017-04-02T07:45:00Z">
        <w:r w:rsidRPr="00910D57">
          <w:rPr>
            <w:bCs/>
            <w:rPrChange w:id="248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id="flightAttendant05"</w:t>
        </w:r>
      </w:ins>
    </w:p>
    <w:p w:rsidR="00956615" w:rsidRPr="00910D57" w:rsidRDefault="00956615" w:rsidP="00910D57">
      <w:pPr>
        <w:rPr>
          <w:ins w:id="24895" w:author="Caree2" w:date="2017-04-02T07:45:00Z"/>
          <w:bCs/>
          <w:rPrChange w:id="24896" w:author="Caree2" w:date="2017-04-02T08:01:00Z">
            <w:rPr>
              <w:ins w:id="248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898" w:author="Caree2" w:date="2017-04-02T08:01:00Z">
          <w:pPr>
            <w:autoSpaceDE w:val="0"/>
            <w:autoSpaceDN w:val="0"/>
            <w:adjustRightInd w:val="0"/>
          </w:pPr>
        </w:pPrChange>
      </w:pPr>
      <w:ins w:id="24899" w:author="Caree2" w:date="2017-04-02T07:45:00Z">
        <w:r w:rsidRPr="00910D57">
          <w:rPr>
            <w:bCs/>
            <w:rPrChange w:id="2490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0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class="com.rollingstone.springframework.aop.example.FlightAttendant"&gt;</w:t>
        </w:r>
      </w:ins>
    </w:p>
    <w:p w:rsidR="00956615" w:rsidRPr="00910D57" w:rsidRDefault="00956615" w:rsidP="00910D57">
      <w:pPr>
        <w:rPr>
          <w:ins w:id="24902" w:author="Caree2" w:date="2017-04-02T07:45:00Z"/>
          <w:bCs/>
          <w:rPrChange w:id="24903" w:author="Caree2" w:date="2017-04-02T08:01:00Z">
            <w:rPr>
              <w:ins w:id="249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05" w:author="Caree2" w:date="2017-04-02T08:01:00Z">
          <w:pPr>
            <w:autoSpaceDE w:val="0"/>
            <w:autoSpaceDN w:val="0"/>
            <w:adjustRightInd w:val="0"/>
          </w:pPr>
        </w:pPrChange>
      </w:pPr>
      <w:ins w:id="24906" w:author="Caree2" w:date="2017-04-02T07:45:00Z">
        <w:r w:rsidRPr="00910D57">
          <w:rPr>
            <w:bCs/>
            <w:rPrChange w:id="249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4909" w:author="Caree2" w:date="2017-04-02T07:45:00Z"/>
          <w:bCs/>
          <w:rPrChange w:id="24910" w:author="Caree2" w:date="2017-04-02T08:01:00Z">
            <w:rPr>
              <w:ins w:id="249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12" w:author="Caree2" w:date="2017-04-02T08:01:00Z">
          <w:pPr>
            <w:autoSpaceDE w:val="0"/>
            <w:autoSpaceDN w:val="0"/>
            <w:adjustRightInd w:val="0"/>
          </w:pPr>
        </w:pPrChange>
      </w:pPr>
      <w:ins w:id="24913" w:author="Caree2" w:date="2017-04-02T07:45:00Z">
        <w:r w:rsidRPr="00910D57">
          <w:rPr>
            <w:bCs/>
            <w:rPrChange w:id="249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&lt;value&gt;5&lt;/value&gt;</w:t>
        </w:r>
      </w:ins>
    </w:p>
    <w:p w:rsidR="00956615" w:rsidRPr="00910D57" w:rsidRDefault="00956615" w:rsidP="00910D57">
      <w:pPr>
        <w:rPr>
          <w:ins w:id="24917" w:author="Caree2" w:date="2017-04-02T07:45:00Z"/>
          <w:bCs/>
          <w:rPrChange w:id="24918" w:author="Caree2" w:date="2017-04-02T08:01:00Z">
            <w:rPr>
              <w:ins w:id="249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20" w:author="Caree2" w:date="2017-04-02T08:01:00Z">
          <w:pPr>
            <w:autoSpaceDE w:val="0"/>
            <w:autoSpaceDN w:val="0"/>
            <w:adjustRightInd w:val="0"/>
          </w:pPr>
        </w:pPrChange>
      </w:pPr>
      <w:ins w:id="24921" w:author="Caree2" w:date="2017-04-02T07:45:00Z">
        <w:r w:rsidRPr="00910D57">
          <w:rPr>
            <w:bCs/>
            <w:rPrChange w:id="249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924" w:author="Caree2" w:date="2017-04-02T07:45:00Z"/>
          <w:bCs/>
          <w:rPrChange w:id="24925" w:author="Caree2" w:date="2017-04-02T08:01:00Z">
            <w:rPr>
              <w:ins w:id="249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27" w:author="Caree2" w:date="2017-04-02T08:01:00Z">
          <w:pPr>
            <w:autoSpaceDE w:val="0"/>
            <w:autoSpaceDN w:val="0"/>
            <w:adjustRightInd w:val="0"/>
          </w:pPr>
        </w:pPrChange>
      </w:pPr>
      <w:ins w:id="24928" w:author="Caree2" w:date="2017-04-02T07:45:00Z">
        <w:r w:rsidRPr="00910D57">
          <w:rPr>
            <w:bCs/>
            <w:rPrChange w:id="249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4931" w:author="Caree2" w:date="2017-04-02T07:45:00Z"/>
          <w:bCs/>
          <w:rPrChange w:id="24932" w:author="Caree2" w:date="2017-04-02T08:01:00Z">
            <w:rPr>
              <w:ins w:id="249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34" w:author="Caree2" w:date="2017-04-02T08:01:00Z">
          <w:pPr>
            <w:autoSpaceDE w:val="0"/>
            <w:autoSpaceDN w:val="0"/>
            <w:adjustRightInd w:val="0"/>
          </w:pPr>
        </w:pPrChange>
      </w:pPr>
      <w:ins w:id="24935" w:author="Caree2" w:date="2017-04-02T07:45:00Z">
        <w:r w:rsidRPr="00910D57">
          <w:rPr>
            <w:bCs/>
            <w:rPrChange w:id="249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&lt;value&gt;00005&lt;/value&gt;</w:t>
        </w:r>
      </w:ins>
    </w:p>
    <w:p w:rsidR="00956615" w:rsidRPr="00910D57" w:rsidRDefault="00956615" w:rsidP="00910D57">
      <w:pPr>
        <w:rPr>
          <w:ins w:id="24939" w:author="Caree2" w:date="2017-04-02T07:45:00Z"/>
          <w:bCs/>
          <w:rPrChange w:id="24940" w:author="Caree2" w:date="2017-04-02T08:01:00Z">
            <w:rPr>
              <w:ins w:id="249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42" w:author="Caree2" w:date="2017-04-02T08:01:00Z">
          <w:pPr>
            <w:autoSpaceDE w:val="0"/>
            <w:autoSpaceDN w:val="0"/>
            <w:adjustRightInd w:val="0"/>
          </w:pPr>
        </w:pPrChange>
      </w:pPr>
      <w:ins w:id="24943" w:author="Caree2" w:date="2017-04-02T07:45:00Z">
        <w:r w:rsidRPr="00910D57">
          <w:rPr>
            <w:bCs/>
            <w:rPrChange w:id="249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946" w:author="Caree2" w:date="2017-04-02T07:45:00Z"/>
          <w:bCs/>
          <w:rPrChange w:id="24947" w:author="Caree2" w:date="2017-04-02T08:01:00Z">
            <w:rPr>
              <w:ins w:id="249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49" w:author="Caree2" w:date="2017-04-02T08:01:00Z">
          <w:pPr>
            <w:autoSpaceDE w:val="0"/>
            <w:autoSpaceDN w:val="0"/>
            <w:adjustRightInd w:val="0"/>
          </w:pPr>
        </w:pPrChange>
      </w:pPr>
      <w:ins w:id="24950" w:author="Caree2" w:date="2017-04-02T07:45:00Z">
        <w:r w:rsidRPr="00910D57">
          <w:rPr>
            <w:bCs/>
            <w:rPrChange w:id="249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4953" w:author="Caree2" w:date="2017-04-02T07:45:00Z"/>
          <w:bCs/>
          <w:rPrChange w:id="24954" w:author="Caree2" w:date="2017-04-02T08:01:00Z">
            <w:rPr>
              <w:ins w:id="249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56" w:author="Caree2" w:date="2017-04-02T08:01:00Z">
          <w:pPr>
            <w:autoSpaceDE w:val="0"/>
            <w:autoSpaceDN w:val="0"/>
            <w:adjustRightInd w:val="0"/>
          </w:pPr>
        </w:pPrChange>
      </w:pPr>
      <w:ins w:id="24957" w:author="Caree2" w:date="2017-04-02T07:45:00Z">
        <w:r w:rsidRPr="00910D57">
          <w:rPr>
            <w:bCs/>
            <w:rPrChange w:id="249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&lt;value&gt;Salina&lt;/value&gt;</w:t>
        </w:r>
      </w:ins>
    </w:p>
    <w:p w:rsidR="00956615" w:rsidRPr="00910D57" w:rsidRDefault="00956615" w:rsidP="00910D57">
      <w:pPr>
        <w:rPr>
          <w:ins w:id="24961" w:author="Caree2" w:date="2017-04-02T07:45:00Z"/>
          <w:bCs/>
          <w:rPrChange w:id="24962" w:author="Caree2" w:date="2017-04-02T08:01:00Z">
            <w:rPr>
              <w:ins w:id="249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64" w:author="Caree2" w:date="2017-04-02T08:01:00Z">
          <w:pPr>
            <w:autoSpaceDE w:val="0"/>
            <w:autoSpaceDN w:val="0"/>
            <w:adjustRightInd w:val="0"/>
          </w:pPr>
        </w:pPrChange>
      </w:pPr>
      <w:ins w:id="24965" w:author="Caree2" w:date="2017-04-02T07:45:00Z">
        <w:r w:rsidRPr="00910D57">
          <w:rPr>
            <w:bCs/>
            <w:rPrChange w:id="249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968" w:author="Caree2" w:date="2017-04-02T07:45:00Z"/>
          <w:bCs/>
          <w:rPrChange w:id="24969" w:author="Caree2" w:date="2017-04-02T08:01:00Z">
            <w:rPr>
              <w:ins w:id="249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71" w:author="Caree2" w:date="2017-04-02T08:01:00Z">
          <w:pPr>
            <w:autoSpaceDE w:val="0"/>
            <w:autoSpaceDN w:val="0"/>
            <w:adjustRightInd w:val="0"/>
          </w:pPr>
        </w:pPrChange>
      </w:pPr>
      <w:ins w:id="24972" w:author="Caree2" w:date="2017-04-02T07:45:00Z">
        <w:r w:rsidRPr="00910D57">
          <w:rPr>
            <w:bCs/>
            <w:rPrChange w:id="249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4975" w:author="Caree2" w:date="2017-04-02T07:45:00Z"/>
          <w:bCs/>
          <w:rPrChange w:id="24976" w:author="Caree2" w:date="2017-04-02T08:01:00Z">
            <w:rPr>
              <w:ins w:id="249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78" w:author="Caree2" w:date="2017-04-02T08:01:00Z">
          <w:pPr>
            <w:autoSpaceDE w:val="0"/>
            <w:autoSpaceDN w:val="0"/>
            <w:adjustRightInd w:val="0"/>
          </w:pPr>
        </w:pPrChange>
      </w:pPr>
      <w:ins w:id="24979" w:author="Caree2" w:date="2017-04-02T07:45:00Z">
        <w:r w:rsidRPr="00910D57">
          <w:rPr>
            <w:bCs/>
            <w:rPrChange w:id="249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&lt;value&gt;Jhonson&lt;/value&gt;</w:t>
        </w:r>
      </w:ins>
    </w:p>
    <w:p w:rsidR="00956615" w:rsidRPr="00910D57" w:rsidRDefault="00956615" w:rsidP="00910D57">
      <w:pPr>
        <w:rPr>
          <w:ins w:id="24983" w:author="Caree2" w:date="2017-04-02T07:45:00Z"/>
          <w:bCs/>
          <w:rPrChange w:id="24984" w:author="Caree2" w:date="2017-04-02T08:01:00Z">
            <w:rPr>
              <w:ins w:id="249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86" w:author="Caree2" w:date="2017-04-02T08:01:00Z">
          <w:pPr>
            <w:autoSpaceDE w:val="0"/>
            <w:autoSpaceDN w:val="0"/>
            <w:adjustRightInd w:val="0"/>
          </w:pPr>
        </w:pPrChange>
      </w:pPr>
      <w:ins w:id="24987" w:author="Caree2" w:date="2017-04-02T07:45:00Z">
        <w:r w:rsidRPr="00910D57">
          <w:rPr>
            <w:bCs/>
            <w:rPrChange w:id="249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4990" w:author="Caree2" w:date="2017-04-02T07:45:00Z"/>
          <w:bCs/>
          <w:rPrChange w:id="24991" w:author="Caree2" w:date="2017-04-02T08:01:00Z">
            <w:rPr>
              <w:ins w:id="249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4993" w:author="Caree2" w:date="2017-04-02T08:01:00Z">
          <w:pPr>
            <w:autoSpaceDE w:val="0"/>
            <w:autoSpaceDN w:val="0"/>
            <w:adjustRightInd w:val="0"/>
          </w:pPr>
        </w:pPrChange>
      </w:pPr>
      <w:ins w:id="24994" w:author="Caree2" w:date="2017-04-02T07:45:00Z">
        <w:r w:rsidRPr="00910D57">
          <w:rPr>
            <w:bCs/>
            <w:rPrChange w:id="249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49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4997" w:author="Caree2" w:date="2017-04-02T07:45:00Z"/>
          <w:bCs/>
          <w:rPrChange w:id="24998" w:author="Caree2" w:date="2017-04-02T08:01:00Z">
            <w:rPr>
              <w:ins w:id="249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00" w:author="Caree2" w:date="2017-04-02T08:01:00Z">
          <w:pPr>
            <w:autoSpaceDE w:val="0"/>
            <w:autoSpaceDN w:val="0"/>
            <w:adjustRightInd w:val="0"/>
          </w:pPr>
        </w:pPrChange>
      </w:pPr>
      <w:ins w:id="25001" w:author="Caree2" w:date="2017-04-02T07:45:00Z">
        <w:r w:rsidRPr="00910D57">
          <w:rPr>
            <w:bCs/>
            <w:rPrChange w:id="250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5005" w:author="Caree2" w:date="2017-04-02T07:45:00Z"/>
          <w:bCs/>
          <w:rPrChange w:id="25006" w:author="Caree2" w:date="2017-04-02T08:01:00Z">
            <w:rPr>
              <w:ins w:id="250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08" w:author="Caree2" w:date="2017-04-02T08:01:00Z">
          <w:pPr>
            <w:autoSpaceDE w:val="0"/>
            <w:autoSpaceDN w:val="0"/>
            <w:adjustRightInd w:val="0"/>
          </w:pPr>
        </w:pPrChange>
      </w:pPr>
      <w:ins w:id="25009" w:author="Caree2" w:date="2017-04-02T07:45:00Z">
        <w:r w:rsidRPr="00910D57">
          <w:rPr>
            <w:bCs/>
            <w:rPrChange w:id="250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5013" w:author="Caree2" w:date="2017-04-02T07:45:00Z"/>
          <w:bCs/>
          <w:rPrChange w:id="25014" w:author="Caree2" w:date="2017-04-02T08:01:00Z">
            <w:rPr>
              <w:ins w:id="250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16" w:author="Caree2" w:date="2017-04-02T08:01:00Z">
          <w:pPr>
            <w:autoSpaceDE w:val="0"/>
            <w:autoSpaceDN w:val="0"/>
            <w:adjustRightInd w:val="0"/>
          </w:pPr>
        </w:pPrChange>
      </w:pPr>
      <w:ins w:id="25017" w:author="Caree2" w:date="2017-04-02T07:45:00Z">
        <w:r w:rsidRPr="00910D57">
          <w:rPr>
            <w:bCs/>
            <w:rPrChange w:id="250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020" w:author="Caree2" w:date="2017-04-02T07:45:00Z"/>
          <w:bCs/>
          <w:rPrChange w:id="25021" w:author="Caree2" w:date="2017-04-02T08:01:00Z">
            <w:rPr>
              <w:ins w:id="250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23" w:author="Caree2" w:date="2017-04-02T08:01:00Z">
          <w:pPr>
            <w:autoSpaceDE w:val="0"/>
            <w:autoSpaceDN w:val="0"/>
            <w:adjustRightInd w:val="0"/>
          </w:pPr>
        </w:pPrChange>
      </w:pPr>
      <w:ins w:id="25024" w:author="Caree2" w:date="2017-04-02T07:45:00Z">
        <w:r w:rsidRPr="00910D57">
          <w:rPr>
            <w:bCs/>
            <w:rPrChange w:id="250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type="java.lang.String"&gt;</w:t>
        </w:r>
      </w:ins>
    </w:p>
    <w:p w:rsidR="00956615" w:rsidRPr="00910D57" w:rsidRDefault="00956615" w:rsidP="00910D57">
      <w:pPr>
        <w:rPr>
          <w:ins w:id="25027" w:author="Caree2" w:date="2017-04-02T07:45:00Z"/>
          <w:bCs/>
          <w:rPrChange w:id="25028" w:author="Caree2" w:date="2017-04-02T08:01:00Z">
            <w:rPr>
              <w:ins w:id="250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30" w:author="Caree2" w:date="2017-04-02T08:01:00Z">
          <w:pPr>
            <w:autoSpaceDE w:val="0"/>
            <w:autoSpaceDN w:val="0"/>
            <w:adjustRightInd w:val="0"/>
          </w:pPr>
        </w:pPrChange>
      </w:pPr>
      <w:ins w:id="25031" w:author="Caree2" w:date="2017-04-02T07:45:00Z">
        <w:r w:rsidRPr="00910D57">
          <w:rPr>
            <w:bCs/>
            <w:rPrChange w:id="250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&lt;value&gt;123-567-3456&lt;/value&gt;</w:t>
        </w:r>
      </w:ins>
    </w:p>
    <w:p w:rsidR="00956615" w:rsidRPr="00910D57" w:rsidRDefault="00956615" w:rsidP="00910D57">
      <w:pPr>
        <w:rPr>
          <w:ins w:id="25035" w:author="Caree2" w:date="2017-04-02T07:45:00Z"/>
          <w:bCs/>
          <w:rPrChange w:id="25036" w:author="Caree2" w:date="2017-04-02T08:01:00Z">
            <w:rPr>
              <w:ins w:id="250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38" w:author="Caree2" w:date="2017-04-02T08:01:00Z">
          <w:pPr>
            <w:autoSpaceDE w:val="0"/>
            <w:autoSpaceDN w:val="0"/>
            <w:adjustRightInd w:val="0"/>
          </w:pPr>
        </w:pPrChange>
      </w:pPr>
      <w:ins w:id="25039" w:author="Caree2" w:date="2017-04-02T07:45:00Z">
        <w:r w:rsidRPr="00910D57">
          <w:rPr>
            <w:bCs/>
            <w:rPrChange w:id="250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042" w:author="Caree2" w:date="2017-04-02T07:45:00Z"/>
          <w:bCs/>
          <w:rPrChange w:id="25043" w:author="Caree2" w:date="2017-04-02T08:01:00Z">
            <w:rPr>
              <w:ins w:id="250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45" w:author="Caree2" w:date="2017-04-02T08:01:00Z">
          <w:pPr>
            <w:autoSpaceDE w:val="0"/>
            <w:autoSpaceDN w:val="0"/>
            <w:adjustRightInd w:val="0"/>
          </w:pPr>
        </w:pPrChange>
      </w:pPr>
      <w:ins w:id="25046" w:author="Caree2" w:date="2017-04-02T07:45:00Z">
        <w:r w:rsidRPr="00910D57">
          <w:rPr>
            <w:bCs/>
            <w:rPrChange w:id="250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type="java.time.LocalDate"&gt;</w:t>
        </w:r>
      </w:ins>
    </w:p>
    <w:p w:rsidR="00956615" w:rsidRPr="00910D57" w:rsidRDefault="00956615" w:rsidP="00910D57">
      <w:pPr>
        <w:rPr>
          <w:ins w:id="25049" w:author="Caree2" w:date="2017-04-02T07:45:00Z"/>
          <w:bCs/>
          <w:rPrChange w:id="25050" w:author="Caree2" w:date="2017-04-02T08:01:00Z">
            <w:rPr>
              <w:ins w:id="250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52" w:author="Caree2" w:date="2017-04-02T08:01:00Z">
          <w:pPr>
            <w:autoSpaceDE w:val="0"/>
            <w:autoSpaceDN w:val="0"/>
            <w:adjustRightInd w:val="0"/>
          </w:pPr>
        </w:pPrChange>
      </w:pPr>
      <w:ins w:id="25053" w:author="Caree2" w:date="2017-04-02T07:45:00Z">
        <w:r w:rsidRPr="00910D57">
          <w:rPr>
            <w:bCs/>
            <w:rPrChange w:id="250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5057" w:author="Caree2" w:date="2017-04-02T07:45:00Z"/>
          <w:bCs/>
          <w:rPrChange w:id="25058" w:author="Caree2" w:date="2017-04-02T08:01:00Z">
            <w:rPr>
              <w:ins w:id="250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60" w:author="Caree2" w:date="2017-04-02T08:01:00Z">
          <w:pPr>
            <w:autoSpaceDE w:val="0"/>
            <w:autoSpaceDN w:val="0"/>
            <w:adjustRightInd w:val="0"/>
          </w:pPr>
        </w:pPrChange>
      </w:pPr>
      <w:ins w:id="25061" w:author="Caree2" w:date="2017-04-02T07:45:00Z">
        <w:r w:rsidRPr="00910D57">
          <w:rPr>
            <w:bCs/>
            <w:rPrChange w:id="250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064" w:author="Caree2" w:date="2017-04-02T07:45:00Z"/>
          <w:bCs/>
          <w:rPrChange w:id="25065" w:author="Caree2" w:date="2017-04-02T08:01:00Z">
            <w:rPr>
              <w:ins w:id="250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67" w:author="Caree2" w:date="2017-04-02T08:01:00Z">
          <w:pPr>
            <w:autoSpaceDE w:val="0"/>
            <w:autoSpaceDN w:val="0"/>
            <w:adjustRightInd w:val="0"/>
          </w:pPr>
        </w:pPrChange>
      </w:pPr>
      <w:ins w:id="25068" w:author="Caree2" w:date="2017-04-02T07:45:00Z">
        <w:r w:rsidRPr="00910D57">
          <w:rPr>
            <w:bCs/>
            <w:rPrChange w:id="250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type="int"&gt;</w:t>
        </w:r>
      </w:ins>
    </w:p>
    <w:p w:rsidR="00956615" w:rsidRPr="00910D57" w:rsidRDefault="00956615" w:rsidP="00910D57">
      <w:pPr>
        <w:rPr>
          <w:ins w:id="25071" w:author="Caree2" w:date="2017-04-02T07:45:00Z"/>
          <w:bCs/>
          <w:rPrChange w:id="25072" w:author="Caree2" w:date="2017-04-02T08:01:00Z">
            <w:rPr>
              <w:ins w:id="250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74" w:author="Caree2" w:date="2017-04-02T08:01:00Z">
          <w:pPr>
            <w:autoSpaceDE w:val="0"/>
            <w:autoSpaceDN w:val="0"/>
            <w:adjustRightInd w:val="0"/>
          </w:pPr>
        </w:pPrChange>
      </w:pPr>
      <w:ins w:id="25075" w:author="Caree2" w:date="2017-04-02T07:45:00Z">
        <w:r w:rsidRPr="00910D57">
          <w:rPr>
            <w:bCs/>
            <w:rPrChange w:id="250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50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&lt;value&gt;24&lt;/value&gt;</w:t>
        </w:r>
      </w:ins>
    </w:p>
    <w:p w:rsidR="00956615" w:rsidRPr="00910D57" w:rsidRDefault="00956615" w:rsidP="00910D57">
      <w:pPr>
        <w:rPr>
          <w:ins w:id="25079" w:author="Caree2" w:date="2017-04-02T07:45:00Z"/>
          <w:bCs/>
          <w:rPrChange w:id="25080" w:author="Caree2" w:date="2017-04-02T08:01:00Z">
            <w:rPr>
              <w:ins w:id="250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82" w:author="Caree2" w:date="2017-04-02T08:01:00Z">
          <w:pPr>
            <w:autoSpaceDE w:val="0"/>
            <w:autoSpaceDN w:val="0"/>
            <w:adjustRightInd w:val="0"/>
          </w:pPr>
        </w:pPrChange>
      </w:pPr>
      <w:ins w:id="25083" w:author="Caree2" w:date="2017-04-02T07:45:00Z">
        <w:r w:rsidRPr="00910D57">
          <w:rPr>
            <w:bCs/>
            <w:rPrChange w:id="250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086" w:author="Caree2" w:date="2017-04-02T07:45:00Z"/>
          <w:bCs/>
          <w:rPrChange w:id="25087" w:author="Caree2" w:date="2017-04-02T08:01:00Z">
            <w:rPr>
              <w:ins w:id="250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89" w:author="Caree2" w:date="2017-04-02T08:01:00Z">
          <w:pPr>
            <w:autoSpaceDE w:val="0"/>
            <w:autoSpaceDN w:val="0"/>
            <w:adjustRightInd w:val="0"/>
          </w:pPr>
        </w:pPrChange>
      </w:pPr>
      <w:ins w:id="25090" w:author="Caree2" w:date="2017-04-02T07:45:00Z">
        <w:r w:rsidRPr="00910D57">
          <w:rPr>
            <w:bCs/>
            <w:rPrChange w:id="250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type="java.lang.String"&gt;</w:t>
        </w:r>
      </w:ins>
    </w:p>
    <w:p w:rsidR="00956615" w:rsidRPr="00910D57" w:rsidRDefault="00956615" w:rsidP="00910D57">
      <w:pPr>
        <w:rPr>
          <w:ins w:id="25093" w:author="Caree2" w:date="2017-04-02T07:45:00Z"/>
          <w:bCs/>
          <w:rPrChange w:id="25094" w:author="Caree2" w:date="2017-04-02T08:01:00Z">
            <w:rPr>
              <w:ins w:id="250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096" w:author="Caree2" w:date="2017-04-02T08:01:00Z">
          <w:pPr>
            <w:autoSpaceDE w:val="0"/>
            <w:autoSpaceDN w:val="0"/>
            <w:adjustRightInd w:val="0"/>
          </w:pPr>
        </w:pPrChange>
      </w:pPr>
      <w:ins w:id="25097" w:author="Caree2" w:date="2017-04-02T07:45:00Z">
        <w:r w:rsidRPr="00910D57">
          <w:rPr>
            <w:bCs/>
            <w:rPrChange w:id="250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0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25101" w:author="Caree2" w:date="2017-04-02T07:45:00Z"/>
          <w:bCs/>
          <w:rPrChange w:id="25102" w:author="Caree2" w:date="2017-04-02T08:01:00Z">
            <w:rPr>
              <w:ins w:id="251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04" w:author="Caree2" w:date="2017-04-02T08:01:00Z">
          <w:pPr>
            <w:autoSpaceDE w:val="0"/>
            <w:autoSpaceDN w:val="0"/>
            <w:adjustRightInd w:val="0"/>
          </w:pPr>
        </w:pPrChange>
      </w:pPr>
      <w:ins w:id="25105" w:author="Caree2" w:date="2017-04-02T07:45:00Z">
        <w:r w:rsidRPr="00910D57">
          <w:rPr>
            <w:bCs/>
            <w:rPrChange w:id="251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108" w:author="Caree2" w:date="2017-04-02T07:45:00Z"/>
          <w:bCs/>
          <w:rPrChange w:id="25109" w:author="Caree2" w:date="2017-04-02T08:01:00Z">
            <w:rPr>
              <w:ins w:id="251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11" w:author="Caree2" w:date="2017-04-02T08:01:00Z">
          <w:pPr>
            <w:autoSpaceDE w:val="0"/>
            <w:autoSpaceDN w:val="0"/>
            <w:adjustRightInd w:val="0"/>
          </w:pPr>
        </w:pPrChange>
      </w:pPr>
      <w:ins w:id="25112" w:author="Caree2" w:date="2017-04-02T07:45:00Z">
        <w:r w:rsidRPr="00910D57">
          <w:rPr>
            <w:bCs/>
            <w:rPrChange w:id="251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5114" w:author="Caree2" w:date="2017-04-02T07:45:00Z"/>
          <w:bCs/>
          <w:rPrChange w:id="25115" w:author="Caree2" w:date="2017-04-02T08:01:00Z">
            <w:rPr>
              <w:ins w:id="251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1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5118" w:author="Caree2" w:date="2017-04-02T07:45:00Z"/>
          <w:bCs/>
          <w:rPrChange w:id="25119" w:author="Caree2" w:date="2017-04-02T08:01:00Z">
            <w:rPr>
              <w:ins w:id="251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21" w:author="Caree2" w:date="2017-04-02T08:01:00Z">
          <w:pPr>
            <w:autoSpaceDE w:val="0"/>
            <w:autoSpaceDN w:val="0"/>
            <w:adjustRightInd w:val="0"/>
          </w:pPr>
        </w:pPrChange>
      </w:pPr>
      <w:ins w:id="25122" w:author="Caree2" w:date="2017-04-02T07:45:00Z">
        <w:r w:rsidRPr="00910D57">
          <w:rPr>
            <w:bCs/>
            <w:rPrChange w:id="251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id="flightAttendant06"</w:t>
        </w:r>
      </w:ins>
    </w:p>
    <w:p w:rsidR="00956615" w:rsidRPr="00910D57" w:rsidRDefault="00956615" w:rsidP="00910D57">
      <w:pPr>
        <w:rPr>
          <w:ins w:id="25124" w:author="Caree2" w:date="2017-04-02T07:45:00Z"/>
          <w:bCs/>
          <w:rPrChange w:id="25125" w:author="Caree2" w:date="2017-04-02T08:01:00Z">
            <w:rPr>
              <w:ins w:id="251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27" w:author="Caree2" w:date="2017-04-02T08:01:00Z">
          <w:pPr>
            <w:autoSpaceDE w:val="0"/>
            <w:autoSpaceDN w:val="0"/>
            <w:adjustRightInd w:val="0"/>
          </w:pPr>
        </w:pPrChange>
      </w:pPr>
      <w:ins w:id="25128" w:author="Caree2" w:date="2017-04-02T07:45:00Z">
        <w:r w:rsidRPr="00910D57">
          <w:rPr>
            <w:bCs/>
            <w:rPrChange w:id="2512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3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class="com.rollingstone.springframework.aop.example.FlightAttendant"&gt;</w:t>
        </w:r>
      </w:ins>
    </w:p>
    <w:p w:rsidR="00956615" w:rsidRPr="00910D57" w:rsidRDefault="00956615" w:rsidP="00910D57">
      <w:pPr>
        <w:rPr>
          <w:ins w:id="25131" w:author="Caree2" w:date="2017-04-02T07:45:00Z"/>
          <w:bCs/>
          <w:rPrChange w:id="25132" w:author="Caree2" w:date="2017-04-02T08:01:00Z">
            <w:rPr>
              <w:ins w:id="251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34" w:author="Caree2" w:date="2017-04-02T08:01:00Z">
          <w:pPr>
            <w:autoSpaceDE w:val="0"/>
            <w:autoSpaceDN w:val="0"/>
            <w:adjustRightInd w:val="0"/>
          </w:pPr>
        </w:pPrChange>
      </w:pPr>
      <w:ins w:id="25135" w:author="Caree2" w:date="2017-04-02T07:45:00Z">
        <w:r w:rsidRPr="00910D57">
          <w:rPr>
            <w:bCs/>
            <w:rPrChange w:id="251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5138" w:author="Caree2" w:date="2017-04-02T07:45:00Z"/>
          <w:bCs/>
          <w:rPrChange w:id="25139" w:author="Caree2" w:date="2017-04-02T08:01:00Z">
            <w:rPr>
              <w:ins w:id="251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41" w:author="Caree2" w:date="2017-04-02T08:01:00Z">
          <w:pPr>
            <w:autoSpaceDE w:val="0"/>
            <w:autoSpaceDN w:val="0"/>
            <w:adjustRightInd w:val="0"/>
          </w:pPr>
        </w:pPrChange>
      </w:pPr>
      <w:ins w:id="25142" w:author="Caree2" w:date="2017-04-02T07:45:00Z">
        <w:r w:rsidRPr="00910D57">
          <w:rPr>
            <w:bCs/>
            <w:rPrChange w:id="251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&lt;value&gt;6&lt;/value&gt;</w:t>
        </w:r>
      </w:ins>
    </w:p>
    <w:p w:rsidR="00956615" w:rsidRPr="00910D57" w:rsidRDefault="00956615" w:rsidP="00910D57">
      <w:pPr>
        <w:rPr>
          <w:ins w:id="25146" w:author="Caree2" w:date="2017-04-02T07:45:00Z"/>
          <w:bCs/>
          <w:rPrChange w:id="25147" w:author="Caree2" w:date="2017-04-02T08:01:00Z">
            <w:rPr>
              <w:ins w:id="251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49" w:author="Caree2" w:date="2017-04-02T08:01:00Z">
          <w:pPr>
            <w:autoSpaceDE w:val="0"/>
            <w:autoSpaceDN w:val="0"/>
            <w:adjustRightInd w:val="0"/>
          </w:pPr>
        </w:pPrChange>
      </w:pPr>
      <w:ins w:id="25150" w:author="Caree2" w:date="2017-04-02T07:45:00Z">
        <w:r w:rsidRPr="00910D57">
          <w:rPr>
            <w:bCs/>
            <w:rPrChange w:id="251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153" w:author="Caree2" w:date="2017-04-02T07:45:00Z"/>
          <w:bCs/>
          <w:rPrChange w:id="25154" w:author="Caree2" w:date="2017-04-02T08:01:00Z">
            <w:rPr>
              <w:ins w:id="251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56" w:author="Caree2" w:date="2017-04-02T08:01:00Z">
          <w:pPr>
            <w:autoSpaceDE w:val="0"/>
            <w:autoSpaceDN w:val="0"/>
            <w:adjustRightInd w:val="0"/>
          </w:pPr>
        </w:pPrChange>
      </w:pPr>
      <w:ins w:id="25157" w:author="Caree2" w:date="2017-04-02T07:45:00Z">
        <w:r w:rsidRPr="00910D57">
          <w:rPr>
            <w:bCs/>
            <w:rPrChange w:id="251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5160" w:author="Caree2" w:date="2017-04-02T07:45:00Z"/>
          <w:bCs/>
          <w:rPrChange w:id="25161" w:author="Caree2" w:date="2017-04-02T08:01:00Z">
            <w:rPr>
              <w:ins w:id="251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63" w:author="Caree2" w:date="2017-04-02T08:01:00Z">
          <w:pPr>
            <w:autoSpaceDE w:val="0"/>
            <w:autoSpaceDN w:val="0"/>
            <w:adjustRightInd w:val="0"/>
          </w:pPr>
        </w:pPrChange>
      </w:pPr>
      <w:ins w:id="25164" w:author="Caree2" w:date="2017-04-02T07:45:00Z">
        <w:r w:rsidRPr="00910D57">
          <w:rPr>
            <w:bCs/>
            <w:rPrChange w:id="251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&lt;value&gt;00006&lt;/value&gt;</w:t>
        </w:r>
      </w:ins>
    </w:p>
    <w:p w:rsidR="00956615" w:rsidRPr="00910D57" w:rsidRDefault="00956615" w:rsidP="00910D57">
      <w:pPr>
        <w:rPr>
          <w:ins w:id="25168" w:author="Caree2" w:date="2017-04-02T07:45:00Z"/>
          <w:bCs/>
          <w:rPrChange w:id="25169" w:author="Caree2" w:date="2017-04-02T08:01:00Z">
            <w:rPr>
              <w:ins w:id="251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71" w:author="Caree2" w:date="2017-04-02T08:01:00Z">
          <w:pPr>
            <w:autoSpaceDE w:val="0"/>
            <w:autoSpaceDN w:val="0"/>
            <w:adjustRightInd w:val="0"/>
          </w:pPr>
        </w:pPrChange>
      </w:pPr>
      <w:ins w:id="25172" w:author="Caree2" w:date="2017-04-02T07:45:00Z">
        <w:r w:rsidRPr="00910D57">
          <w:rPr>
            <w:bCs/>
            <w:rPrChange w:id="251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175" w:author="Caree2" w:date="2017-04-02T07:45:00Z"/>
          <w:bCs/>
          <w:rPrChange w:id="25176" w:author="Caree2" w:date="2017-04-02T08:01:00Z">
            <w:rPr>
              <w:ins w:id="251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78" w:author="Caree2" w:date="2017-04-02T08:01:00Z">
          <w:pPr>
            <w:autoSpaceDE w:val="0"/>
            <w:autoSpaceDN w:val="0"/>
            <w:adjustRightInd w:val="0"/>
          </w:pPr>
        </w:pPrChange>
      </w:pPr>
      <w:ins w:id="25179" w:author="Caree2" w:date="2017-04-02T07:45:00Z">
        <w:r w:rsidRPr="00910D57">
          <w:rPr>
            <w:bCs/>
            <w:rPrChange w:id="251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5182" w:author="Caree2" w:date="2017-04-02T07:45:00Z"/>
          <w:bCs/>
          <w:rPrChange w:id="25183" w:author="Caree2" w:date="2017-04-02T08:01:00Z">
            <w:rPr>
              <w:ins w:id="251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85" w:author="Caree2" w:date="2017-04-02T08:01:00Z">
          <w:pPr>
            <w:autoSpaceDE w:val="0"/>
            <w:autoSpaceDN w:val="0"/>
            <w:adjustRightInd w:val="0"/>
          </w:pPr>
        </w:pPrChange>
      </w:pPr>
      <w:ins w:id="25186" w:author="Caree2" w:date="2017-04-02T07:45:00Z">
        <w:r w:rsidRPr="00910D57">
          <w:rPr>
            <w:bCs/>
            <w:rPrChange w:id="251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&lt;value&gt;Cathy&lt;/value&gt;</w:t>
        </w:r>
      </w:ins>
    </w:p>
    <w:p w:rsidR="00956615" w:rsidRPr="00910D57" w:rsidRDefault="00956615" w:rsidP="00910D57">
      <w:pPr>
        <w:rPr>
          <w:ins w:id="25190" w:author="Caree2" w:date="2017-04-02T07:45:00Z"/>
          <w:bCs/>
          <w:rPrChange w:id="25191" w:author="Caree2" w:date="2017-04-02T08:01:00Z">
            <w:rPr>
              <w:ins w:id="251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193" w:author="Caree2" w:date="2017-04-02T08:01:00Z">
          <w:pPr>
            <w:autoSpaceDE w:val="0"/>
            <w:autoSpaceDN w:val="0"/>
            <w:adjustRightInd w:val="0"/>
          </w:pPr>
        </w:pPrChange>
      </w:pPr>
      <w:ins w:id="25194" w:author="Caree2" w:date="2017-04-02T07:45:00Z">
        <w:r w:rsidRPr="00910D57">
          <w:rPr>
            <w:bCs/>
            <w:rPrChange w:id="251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1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197" w:author="Caree2" w:date="2017-04-02T07:45:00Z"/>
          <w:bCs/>
          <w:rPrChange w:id="25198" w:author="Caree2" w:date="2017-04-02T08:01:00Z">
            <w:rPr>
              <w:ins w:id="251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00" w:author="Caree2" w:date="2017-04-02T08:01:00Z">
          <w:pPr>
            <w:autoSpaceDE w:val="0"/>
            <w:autoSpaceDN w:val="0"/>
            <w:adjustRightInd w:val="0"/>
          </w:pPr>
        </w:pPrChange>
      </w:pPr>
      <w:ins w:id="25201" w:author="Caree2" w:date="2017-04-02T07:45:00Z">
        <w:r w:rsidRPr="00910D57">
          <w:rPr>
            <w:bCs/>
            <w:rPrChange w:id="252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5204" w:author="Caree2" w:date="2017-04-02T07:45:00Z"/>
          <w:bCs/>
          <w:rPrChange w:id="25205" w:author="Caree2" w:date="2017-04-02T08:01:00Z">
            <w:rPr>
              <w:ins w:id="252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07" w:author="Caree2" w:date="2017-04-02T08:01:00Z">
          <w:pPr>
            <w:autoSpaceDE w:val="0"/>
            <w:autoSpaceDN w:val="0"/>
            <w:adjustRightInd w:val="0"/>
          </w:pPr>
        </w:pPrChange>
      </w:pPr>
      <w:ins w:id="25208" w:author="Caree2" w:date="2017-04-02T07:45:00Z">
        <w:r w:rsidRPr="00910D57">
          <w:rPr>
            <w:bCs/>
            <w:rPrChange w:id="252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&lt;value&gt;Smith&lt;/value&gt;</w:t>
        </w:r>
      </w:ins>
    </w:p>
    <w:p w:rsidR="00956615" w:rsidRPr="00910D57" w:rsidRDefault="00956615" w:rsidP="00910D57">
      <w:pPr>
        <w:rPr>
          <w:ins w:id="25212" w:author="Caree2" w:date="2017-04-02T07:45:00Z"/>
          <w:bCs/>
          <w:rPrChange w:id="25213" w:author="Caree2" w:date="2017-04-02T08:01:00Z">
            <w:rPr>
              <w:ins w:id="2521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15" w:author="Caree2" w:date="2017-04-02T08:01:00Z">
          <w:pPr>
            <w:autoSpaceDE w:val="0"/>
            <w:autoSpaceDN w:val="0"/>
            <w:adjustRightInd w:val="0"/>
          </w:pPr>
        </w:pPrChange>
      </w:pPr>
      <w:ins w:id="25216" w:author="Caree2" w:date="2017-04-02T07:45:00Z">
        <w:r w:rsidRPr="00910D57">
          <w:rPr>
            <w:bCs/>
            <w:rPrChange w:id="252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219" w:author="Caree2" w:date="2017-04-02T07:45:00Z"/>
          <w:bCs/>
          <w:rPrChange w:id="25220" w:author="Caree2" w:date="2017-04-02T08:01:00Z">
            <w:rPr>
              <w:ins w:id="252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22" w:author="Caree2" w:date="2017-04-02T08:01:00Z">
          <w:pPr>
            <w:autoSpaceDE w:val="0"/>
            <w:autoSpaceDN w:val="0"/>
            <w:adjustRightInd w:val="0"/>
          </w:pPr>
        </w:pPrChange>
      </w:pPr>
      <w:ins w:id="25223" w:author="Caree2" w:date="2017-04-02T07:45:00Z">
        <w:r w:rsidRPr="00910D57">
          <w:rPr>
            <w:bCs/>
            <w:rPrChange w:id="252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5226" w:author="Caree2" w:date="2017-04-02T07:45:00Z"/>
          <w:bCs/>
          <w:rPrChange w:id="25227" w:author="Caree2" w:date="2017-04-02T08:01:00Z">
            <w:rPr>
              <w:ins w:id="252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29" w:author="Caree2" w:date="2017-04-02T08:01:00Z">
          <w:pPr>
            <w:autoSpaceDE w:val="0"/>
            <w:autoSpaceDN w:val="0"/>
            <w:adjustRightInd w:val="0"/>
          </w:pPr>
        </w:pPrChange>
      </w:pPr>
      <w:ins w:id="25230" w:author="Caree2" w:date="2017-04-02T07:45:00Z">
        <w:r w:rsidRPr="00910D57">
          <w:rPr>
            <w:bCs/>
            <w:rPrChange w:id="252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5234" w:author="Caree2" w:date="2017-04-02T07:45:00Z"/>
          <w:bCs/>
          <w:rPrChange w:id="25235" w:author="Caree2" w:date="2017-04-02T08:01:00Z">
            <w:rPr>
              <w:ins w:id="252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37" w:author="Caree2" w:date="2017-04-02T08:01:00Z">
          <w:pPr>
            <w:autoSpaceDE w:val="0"/>
            <w:autoSpaceDN w:val="0"/>
            <w:adjustRightInd w:val="0"/>
          </w:pPr>
        </w:pPrChange>
      </w:pPr>
      <w:ins w:id="25238" w:author="Caree2" w:date="2017-04-02T07:45:00Z">
        <w:r w:rsidRPr="00910D57">
          <w:rPr>
            <w:bCs/>
            <w:rPrChange w:id="252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5242" w:author="Caree2" w:date="2017-04-02T07:45:00Z"/>
          <w:bCs/>
          <w:rPrChange w:id="25243" w:author="Caree2" w:date="2017-04-02T08:01:00Z">
            <w:rPr>
              <w:ins w:id="252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45" w:author="Caree2" w:date="2017-04-02T08:01:00Z">
          <w:pPr>
            <w:autoSpaceDE w:val="0"/>
            <w:autoSpaceDN w:val="0"/>
            <w:adjustRightInd w:val="0"/>
          </w:pPr>
        </w:pPrChange>
      </w:pPr>
      <w:ins w:id="25246" w:author="Caree2" w:date="2017-04-02T07:45:00Z">
        <w:r w:rsidRPr="00910D57">
          <w:rPr>
            <w:bCs/>
            <w:rPrChange w:id="252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249" w:author="Caree2" w:date="2017-04-02T07:45:00Z"/>
          <w:bCs/>
          <w:rPrChange w:id="25250" w:author="Caree2" w:date="2017-04-02T08:01:00Z">
            <w:rPr>
              <w:ins w:id="252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52" w:author="Caree2" w:date="2017-04-02T08:01:00Z">
          <w:pPr>
            <w:autoSpaceDE w:val="0"/>
            <w:autoSpaceDN w:val="0"/>
            <w:adjustRightInd w:val="0"/>
          </w:pPr>
        </w:pPrChange>
      </w:pPr>
      <w:ins w:id="25253" w:author="Caree2" w:date="2017-04-02T07:45:00Z">
        <w:r w:rsidRPr="00910D57">
          <w:rPr>
            <w:bCs/>
            <w:rPrChange w:id="252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type="java.lang.String"&gt;</w:t>
        </w:r>
      </w:ins>
    </w:p>
    <w:p w:rsidR="00956615" w:rsidRPr="00910D57" w:rsidRDefault="00956615" w:rsidP="00910D57">
      <w:pPr>
        <w:rPr>
          <w:ins w:id="25256" w:author="Caree2" w:date="2017-04-02T07:45:00Z"/>
          <w:bCs/>
          <w:rPrChange w:id="25257" w:author="Caree2" w:date="2017-04-02T08:01:00Z">
            <w:rPr>
              <w:ins w:id="252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59" w:author="Caree2" w:date="2017-04-02T08:01:00Z">
          <w:pPr>
            <w:autoSpaceDE w:val="0"/>
            <w:autoSpaceDN w:val="0"/>
            <w:adjustRightInd w:val="0"/>
          </w:pPr>
        </w:pPrChange>
      </w:pPr>
      <w:ins w:id="25260" w:author="Caree2" w:date="2017-04-02T07:45:00Z">
        <w:r w:rsidRPr="00910D57">
          <w:rPr>
            <w:bCs/>
            <w:rPrChange w:id="252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&lt;value&gt;123-567-3456&lt;/value&gt;</w:t>
        </w:r>
      </w:ins>
    </w:p>
    <w:p w:rsidR="00956615" w:rsidRPr="00910D57" w:rsidRDefault="00956615" w:rsidP="00910D57">
      <w:pPr>
        <w:rPr>
          <w:ins w:id="25264" w:author="Caree2" w:date="2017-04-02T07:45:00Z"/>
          <w:bCs/>
          <w:rPrChange w:id="25265" w:author="Caree2" w:date="2017-04-02T08:01:00Z">
            <w:rPr>
              <w:ins w:id="252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67" w:author="Caree2" w:date="2017-04-02T08:01:00Z">
          <w:pPr>
            <w:autoSpaceDE w:val="0"/>
            <w:autoSpaceDN w:val="0"/>
            <w:adjustRightInd w:val="0"/>
          </w:pPr>
        </w:pPrChange>
      </w:pPr>
      <w:ins w:id="25268" w:author="Caree2" w:date="2017-04-02T07:45:00Z">
        <w:r w:rsidRPr="00910D57">
          <w:rPr>
            <w:bCs/>
            <w:rPrChange w:id="252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271" w:author="Caree2" w:date="2017-04-02T07:45:00Z"/>
          <w:bCs/>
          <w:rPrChange w:id="25272" w:author="Caree2" w:date="2017-04-02T08:01:00Z">
            <w:rPr>
              <w:ins w:id="252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74" w:author="Caree2" w:date="2017-04-02T08:01:00Z">
          <w:pPr>
            <w:autoSpaceDE w:val="0"/>
            <w:autoSpaceDN w:val="0"/>
            <w:adjustRightInd w:val="0"/>
          </w:pPr>
        </w:pPrChange>
      </w:pPr>
      <w:ins w:id="25275" w:author="Caree2" w:date="2017-04-02T07:45:00Z">
        <w:r w:rsidRPr="00910D57">
          <w:rPr>
            <w:bCs/>
            <w:rPrChange w:id="252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type="java.time.LocalDate"&gt;</w:t>
        </w:r>
      </w:ins>
    </w:p>
    <w:p w:rsidR="00956615" w:rsidRPr="00910D57" w:rsidRDefault="00956615" w:rsidP="00910D57">
      <w:pPr>
        <w:rPr>
          <w:ins w:id="25278" w:author="Caree2" w:date="2017-04-02T07:45:00Z"/>
          <w:bCs/>
          <w:rPrChange w:id="25279" w:author="Caree2" w:date="2017-04-02T08:01:00Z">
            <w:rPr>
              <w:ins w:id="252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81" w:author="Caree2" w:date="2017-04-02T08:01:00Z">
          <w:pPr>
            <w:autoSpaceDE w:val="0"/>
            <w:autoSpaceDN w:val="0"/>
            <w:adjustRightInd w:val="0"/>
          </w:pPr>
        </w:pPrChange>
      </w:pPr>
      <w:ins w:id="25282" w:author="Caree2" w:date="2017-04-02T07:45:00Z">
        <w:r w:rsidRPr="00910D57">
          <w:rPr>
            <w:bCs/>
            <w:rPrChange w:id="252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5286" w:author="Caree2" w:date="2017-04-02T07:45:00Z"/>
          <w:bCs/>
          <w:rPrChange w:id="25287" w:author="Caree2" w:date="2017-04-02T08:01:00Z">
            <w:rPr>
              <w:ins w:id="252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89" w:author="Caree2" w:date="2017-04-02T08:01:00Z">
          <w:pPr>
            <w:autoSpaceDE w:val="0"/>
            <w:autoSpaceDN w:val="0"/>
            <w:adjustRightInd w:val="0"/>
          </w:pPr>
        </w:pPrChange>
      </w:pPr>
      <w:ins w:id="25290" w:author="Caree2" w:date="2017-04-02T07:45:00Z">
        <w:r w:rsidRPr="00910D57">
          <w:rPr>
            <w:bCs/>
            <w:rPrChange w:id="252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293" w:author="Caree2" w:date="2017-04-02T07:45:00Z"/>
          <w:bCs/>
          <w:rPrChange w:id="25294" w:author="Caree2" w:date="2017-04-02T08:01:00Z">
            <w:rPr>
              <w:ins w:id="252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296" w:author="Caree2" w:date="2017-04-02T08:01:00Z">
          <w:pPr>
            <w:autoSpaceDE w:val="0"/>
            <w:autoSpaceDN w:val="0"/>
            <w:adjustRightInd w:val="0"/>
          </w:pPr>
        </w:pPrChange>
      </w:pPr>
      <w:ins w:id="25297" w:author="Caree2" w:date="2017-04-02T07:45:00Z">
        <w:r w:rsidRPr="00910D57">
          <w:rPr>
            <w:bCs/>
            <w:rPrChange w:id="252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2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type="int"&gt;</w:t>
        </w:r>
      </w:ins>
    </w:p>
    <w:p w:rsidR="00956615" w:rsidRPr="00910D57" w:rsidRDefault="00956615" w:rsidP="00910D57">
      <w:pPr>
        <w:rPr>
          <w:ins w:id="25300" w:author="Caree2" w:date="2017-04-02T07:45:00Z"/>
          <w:bCs/>
          <w:rPrChange w:id="25301" w:author="Caree2" w:date="2017-04-02T08:01:00Z">
            <w:rPr>
              <w:ins w:id="253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03" w:author="Caree2" w:date="2017-04-02T08:01:00Z">
          <w:pPr>
            <w:autoSpaceDE w:val="0"/>
            <w:autoSpaceDN w:val="0"/>
            <w:adjustRightInd w:val="0"/>
          </w:pPr>
        </w:pPrChange>
      </w:pPr>
      <w:ins w:id="25304" w:author="Caree2" w:date="2017-04-02T07:45:00Z">
        <w:r w:rsidRPr="00910D57">
          <w:rPr>
            <w:bCs/>
            <w:rPrChange w:id="253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&lt;value&gt;24&lt;/value&gt;</w:t>
        </w:r>
      </w:ins>
    </w:p>
    <w:p w:rsidR="00956615" w:rsidRPr="00910D57" w:rsidRDefault="00956615" w:rsidP="00910D57">
      <w:pPr>
        <w:rPr>
          <w:ins w:id="25308" w:author="Caree2" w:date="2017-04-02T07:45:00Z"/>
          <w:bCs/>
          <w:rPrChange w:id="25309" w:author="Caree2" w:date="2017-04-02T08:01:00Z">
            <w:rPr>
              <w:ins w:id="253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11" w:author="Caree2" w:date="2017-04-02T08:01:00Z">
          <w:pPr>
            <w:autoSpaceDE w:val="0"/>
            <w:autoSpaceDN w:val="0"/>
            <w:adjustRightInd w:val="0"/>
          </w:pPr>
        </w:pPrChange>
      </w:pPr>
      <w:ins w:id="25312" w:author="Caree2" w:date="2017-04-02T07:45:00Z">
        <w:r w:rsidRPr="00910D57">
          <w:rPr>
            <w:bCs/>
            <w:rPrChange w:id="253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315" w:author="Caree2" w:date="2017-04-02T07:45:00Z"/>
          <w:bCs/>
          <w:rPrChange w:id="25316" w:author="Caree2" w:date="2017-04-02T08:01:00Z">
            <w:rPr>
              <w:ins w:id="253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18" w:author="Caree2" w:date="2017-04-02T08:01:00Z">
          <w:pPr>
            <w:autoSpaceDE w:val="0"/>
            <w:autoSpaceDN w:val="0"/>
            <w:adjustRightInd w:val="0"/>
          </w:pPr>
        </w:pPrChange>
      </w:pPr>
      <w:ins w:id="25319" w:author="Caree2" w:date="2017-04-02T07:45:00Z">
        <w:r w:rsidRPr="00910D57">
          <w:rPr>
            <w:bCs/>
            <w:rPrChange w:id="253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type="java.lang.String"&gt;</w:t>
        </w:r>
      </w:ins>
    </w:p>
    <w:p w:rsidR="00956615" w:rsidRPr="00910D57" w:rsidRDefault="00956615" w:rsidP="00910D57">
      <w:pPr>
        <w:rPr>
          <w:ins w:id="25322" w:author="Caree2" w:date="2017-04-02T07:45:00Z"/>
          <w:bCs/>
          <w:rPrChange w:id="25323" w:author="Caree2" w:date="2017-04-02T08:01:00Z">
            <w:rPr>
              <w:ins w:id="253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25" w:author="Caree2" w:date="2017-04-02T08:01:00Z">
          <w:pPr>
            <w:autoSpaceDE w:val="0"/>
            <w:autoSpaceDN w:val="0"/>
            <w:adjustRightInd w:val="0"/>
          </w:pPr>
        </w:pPrChange>
      </w:pPr>
      <w:ins w:id="25326" w:author="Caree2" w:date="2017-04-02T07:45:00Z">
        <w:r w:rsidRPr="00910D57">
          <w:rPr>
            <w:bCs/>
            <w:rPrChange w:id="253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25330" w:author="Caree2" w:date="2017-04-02T07:45:00Z"/>
          <w:bCs/>
          <w:rPrChange w:id="25331" w:author="Caree2" w:date="2017-04-02T08:01:00Z">
            <w:rPr>
              <w:ins w:id="253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33" w:author="Caree2" w:date="2017-04-02T08:01:00Z">
          <w:pPr>
            <w:autoSpaceDE w:val="0"/>
            <w:autoSpaceDN w:val="0"/>
            <w:adjustRightInd w:val="0"/>
          </w:pPr>
        </w:pPrChange>
      </w:pPr>
      <w:ins w:id="25334" w:author="Caree2" w:date="2017-04-02T07:45:00Z">
        <w:r w:rsidRPr="00910D57">
          <w:rPr>
            <w:bCs/>
            <w:rPrChange w:id="253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337" w:author="Caree2" w:date="2017-04-02T07:45:00Z"/>
          <w:bCs/>
          <w:rPrChange w:id="25338" w:author="Caree2" w:date="2017-04-02T08:01:00Z">
            <w:rPr>
              <w:ins w:id="253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40" w:author="Caree2" w:date="2017-04-02T08:01:00Z">
          <w:pPr>
            <w:autoSpaceDE w:val="0"/>
            <w:autoSpaceDN w:val="0"/>
            <w:adjustRightInd w:val="0"/>
          </w:pPr>
        </w:pPrChange>
      </w:pPr>
      <w:ins w:id="25341" w:author="Caree2" w:date="2017-04-02T07:45:00Z">
        <w:r w:rsidRPr="00910D57">
          <w:rPr>
            <w:bCs/>
            <w:rPrChange w:id="253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5343" w:author="Caree2" w:date="2017-04-02T07:45:00Z"/>
          <w:bCs/>
          <w:rPrChange w:id="25344" w:author="Caree2" w:date="2017-04-02T08:01:00Z">
            <w:rPr>
              <w:ins w:id="253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46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5347" w:author="Caree2" w:date="2017-04-02T07:45:00Z"/>
          <w:bCs/>
          <w:rPrChange w:id="25348" w:author="Caree2" w:date="2017-04-02T08:01:00Z">
            <w:rPr>
              <w:ins w:id="253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50" w:author="Caree2" w:date="2017-04-02T08:01:00Z">
          <w:pPr>
            <w:autoSpaceDE w:val="0"/>
            <w:autoSpaceDN w:val="0"/>
            <w:adjustRightInd w:val="0"/>
          </w:pPr>
        </w:pPrChange>
      </w:pPr>
      <w:ins w:id="25351" w:author="Caree2" w:date="2017-04-02T07:45:00Z">
        <w:r w:rsidRPr="00910D57">
          <w:rPr>
            <w:bCs/>
            <w:rPrChange w:id="253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id="flightAttendant07"</w:t>
        </w:r>
      </w:ins>
    </w:p>
    <w:p w:rsidR="00956615" w:rsidRPr="00910D57" w:rsidRDefault="00956615" w:rsidP="00910D57">
      <w:pPr>
        <w:rPr>
          <w:ins w:id="25353" w:author="Caree2" w:date="2017-04-02T07:45:00Z"/>
          <w:bCs/>
          <w:rPrChange w:id="25354" w:author="Caree2" w:date="2017-04-02T08:01:00Z">
            <w:rPr>
              <w:ins w:id="253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56" w:author="Caree2" w:date="2017-04-02T08:01:00Z">
          <w:pPr>
            <w:autoSpaceDE w:val="0"/>
            <w:autoSpaceDN w:val="0"/>
            <w:adjustRightInd w:val="0"/>
          </w:pPr>
        </w:pPrChange>
      </w:pPr>
      <w:ins w:id="25357" w:author="Caree2" w:date="2017-04-02T07:45:00Z">
        <w:r w:rsidRPr="00910D57">
          <w:rPr>
            <w:bCs/>
            <w:rPrChange w:id="25358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5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class="com.rollingstone.springframework.aop.example.FlightAttendant"&gt;</w:t>
        </w:r>
      </w:ins>
    </w:p>
    <w:p w:rsidR="00956615" w:rsidRPr="00910D57" w:rsidRDefault="00956615" w:rsidP="00910D57">
      <w:pPr>
        <w:rPr>
          <w:ins w:id="25360" w:author="Caree2" w:date="2017-04-02T07:45:00Z"/>
          <w:bCs/>
          <w:rPrChange w:id="25361" w:author="Caree2" w:date="2017-04-02T08:01:00Z">
            <w:rPr>
              <w:ins w:id="253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63" w:author="Caree2" w:date="2017-04-02T08:01:00Z">
          <w:pPr>
            <w:autoSpaceDE w:val="0"/>
            <w:autoSpaceDN w:val="0"/>
            <w:adjustRightInd w:val="0"/>
          </w:pPr>
        </w:pPrChange>
      </w:pPr>
      <w:ins w:id="25364" w:author="Caree2" w:date="2017-04-02T07:45:00Z">
        <w:r w:rsidRPr="00910D57">
          <w:rPr>
            <w:bCs/>
            <w:rPrChange w:id="253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5367" w:author="Caree2" w:date="2017-04-02T07:45:00Z"/>
          <w:bCs/>
          <w:rPrChange w:id="25368" w:author="Caree2" w:date="2017-04-02T08:01:00Z">
            <w:rPr>
              <w:ins w:id="253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70" w:author="Caree2" w:date="2017-04-02T08:01:00Z">
          <w:pPr>
            <w:autoSpaceDE w:val="0"/>
            <w:autoSpaceDN w:val="0"/>
            <w:adjustRightInd w:val="0"/>
          </w:pPr>
        </w:pPrChange>
      </w:pPr>
      <w:ins w:id="25371" w:author="Caree2" w:date="2017-04-02T07:45:00Z">
        <w:r w:rsidRPr="00910D57">
          <w:rPr>
            <w:bCs/>
            <w:rPrChange w:id="253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&lt;value&gt;7&lt;/value&gt;</w:t>
        </w:r>
      </w:ins>
    </w:p>
    <w:p w:rsidR="00956615" w:rsidRPr="00910D57" w:rsidRDefault="00956615" w:rsidP="00910D57">
      <w:pPr>
        <w:rPr>
          <w:ins w:id="25375" w:author="Caree2" w:date="2017-04-02T07:45:00Z"/>
          <w:bCs/>
          <w:rPrChange w:id="25376" w:author="Caree2" w:date="2017-04-02T08:01:00Z">
            <w:rPr>
              <w:ins w:id="253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78" w:author="Caree2" w:date="2017-04-02T08:01:00Z">
          <w:pPr>
            <w:autoSpaceDE w:val="0"/>
            <w:autoSpaceDN w:val="0"/>
            <w:adjustRightInd w:val="0"/>
          </w:pPr>
        </w:pPrChange>
      </w:pPr>
      <w:ins w:id="25379" w:author="Caree2" w:date="2017-04-02T07:45:00Z">
        <w:r w:rsidRPr="00910D57">
          <w:rPr>
            <w:bCs/>
            <w:rPrChange w:id="253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382" w:author="Caree2" w:date="2017-04-02T07:45:00Z"/>
          <w:bCs/>
          <w:rPrChange w:id="25383" w:author="Caree2" w:date="2017-04-02T08:01:00Z">
            <w:rPr>
              <w:ins w:id="253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85" w:author="Caree2" w:date="2017-04-02T08:01:00Z">
          <w:pPr>
            <w:autoSpaceDE w:val="0"/>
            <w:autoSpaceDN w:val="0"/>
            <w:adjustRightInd w:val="0"/>
          </w:pPr>
        </w:pPrChange>
      </w:pPr>
      <w:ins w:id="25386" w:author="Caree2" w:date="2017-04-02T07:45:00Z">
        <w:r w:rsidRPr="00910D57">
          <w:rPr>
            <w:bCs/>
            <w:rPrChange w:id="253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5389" w:author="Caree2" w:date="2017-04-02T07:45:00Z"/>
          <w:bCs/>
          <w:rPrChange w:id="25390" w:author="Caree2" w:date="2017-04-02T08:01:00Z">
            <w:rPr>
              <w:ins w:id="253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392" w:author="Caree2" w:date="2017-04-02T08:01:00Z">
          <w:pPr>
            <w:autoSpaceDE w:val="0"/>
            <w:autoSpaceDN w:val="0"/>
            <w:adjustRightInd w:val="0"/>
          </w:pPr>
        </w:pPrChange>
      </w:pPr>
      <w:ins w:id="25393" w:author="Caree2" w:date="2017-04-02T07:45:00Z">
        <w:r w:rsidRPr="00910D57">
          <w:rPr>
            <w:bCs/>
            <w:rPrChange w:id="253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53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3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&lt;value&gt;00007&lt;/value&gt;</w:t>
        </w:r>
      </w:ins>
    </w:p>
    <w:p w:rsidR="00956615" w:rsidRPr="00910D57" w:rsidRDefault="00956615" w:rsidP="00910D57">
      <w:pPr>
        <w:rPr>
          <w:ins w:id="25397" w:author="Caree2" w:date="2017-04-02T07:45:00Z"/>
          <w:bCs/>
          <w:rPrChange w:id="25398" w:author="Caree2" w:date="2017-04-02T08:01:00Z">
            <w:rPr>
              <w:ins w:id="253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00" w:author="Caree2" w:date="2017-04-02T08:01:00Z">
          <w:pPr>
            <w:autoSpaceDE w:val="0"/>
            <w:autoSpaceDN w:val="0"/>
            <w:adjustRightInd w:val="0"/>
          </w:pPr>
        </w:pPrChange>
      </w:pPr>
      <w:ins w:id="25401" w:author="Caree2" w:date="2017-04-02T07:45:00Z">
        <w:r w:rsidRPr="00910D57">
          <w:rPr>
            <w:bCs/>
            <w:rPrChange w:id="254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404" w:author="Caree2" w:date="2017-04-02T07:45:00Z"/>
          <w:bCs/>
          <w:rPrChange w:id="25405" w:author="Caree2" w:date="2017-04-02T08:01:00Z">
            <w:rPr>
              <w:ins w:id="254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07" w:author="Caree2" w:date="2017-04-02T08:01:00Z">
          <w:pPr>
            <w:autoSpaceDE w:val="0"/>
            <w:autoSpaceDN w:val="0"/>
            <w:adjustRightInd w:val="0"/>
          </w:pPr>
        </w:pPrChange>
      </w:pPr>
      <w:ins w:id="25408" w:author="Caree2" w:date="2017-04-02T07:45:00Z">
        <w:r w:rsidRPr="00910D57">
          <w:rPr>
            <w:bCs/>
            <w:rPrChange w:id="254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5411" w:author="Caree2" w:date="2017-04-02T07:45:00Z"/>
          <w:bCs/>
          <w:rPrChange w:id="25412" w:author="Caree2" w:date="2017-04-02T08:01:00Z">
            <w:rPr>
              <w:ins w:id="254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14" w:author="Caree2" w:date="2017-04-02T08:01:00Z">
          <w:pPr>
            <w:autoSpaceDE w:val="0"/>
            <w:autoSpaceDN w:val="0"/>
            <w:adjustRightInd w:val="0"/>
          </w:pPr>
        </w:pPrChange>
      </w:pPr>
      <w:ins w:id="25415" w:author="Caree2" w:date="2017-04-02T07:45:00Z">
        <w:r w:rsidRPr="00910D57">
          <w:rPr>
            <w:bCs/>
            <w:rPrChange w:id="254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&lt;value&gt;Tiffany&lt;/value&gt;</w:t>
        </w:r>
      </w:ins>
    </w:p>
    <w:p w:rsidR="00956615" w:rsidRPr="00910D57" w:rsidRDefault="00956615" w:rsidP="00910D57">
      <w:pPr>
        <w:rPr>
          <w:ins w:id="25419" w:author="Caree2" w:date="2017-04-02T07:45:00Z"/>
          <w:bCs/>
          <w:rPrChange w:id="25420" w:author="Caree2" w:date="2017-04-02T08:01:00Z">
            <w:rPr>
              <w:ins w:id="254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22" w:author="Caree2" w:date="2017-04-02T08:01:00Z">
          <w:pPr>
            <w:autoSpaceDE w:val="0"/>
            <w:autoSpaceDN w:val="0"/>
            <w:adjustRightInd w:val="0"/>
          </w:pPr>
        </w:pPrChange>
      </w:pPr>
      <w:ins w:id="25423" w:author="Caree2" w:date="2017-04-02T07:45:00Z">
        <w:r w:rsidRPr="00910D57">
          <w:rPr>
            <w:bCs/>
            <w:rPrChange w:id="254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426" w:author="Caree2" w:date="2017-04-02T07:45:00Z"/>
          <w:bCs/>
          <w:rPrChange w:id="25427" w:author="Caree2" w:date="2017-04-02T08:01:00Z">
            <w:rPr>
              <w:ins w:id="254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29" w:author="Caree2" w:date="2017-04-02T08:01:00Z">
          <w:pPr>
            <w:autoSpaceDE w:val="0"/>
            <w:autoSpaceDN w:val="0"/>
            <w:adjustRightInd w:val="0"/>
          </w:pPr>
        </w:pPrChange>
      </w:pPr>
      <w:ins w:id="25430" w:author="Caree2" w:date="2017-04-02T07:45:00Z">
        <w:r w:rsidRPr="00910D57">
          <w:rPr>
            <w:bCs/>
            <w:rPrChange w:id="254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5433" w:author="Caree2" w:date="2017-04-02T07:45:00Z"/>
          <w:bCs/>
          <w:rPrChange w:id="25434" w:author="Caree2" w:date="2017-04-02T08:01:00Z">
            <w:rPr>
              <w:ins w:id="254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36" w:author="Caree2" w:date="2017-04-02T08:01:00Z">
          <w:pPr>
            <w:autoSpaceDE w:val="0"/>
            <w:autoSpaceDN w:val="0"/>
            <w:adjustRightInd w:val="0"/>
          </w:pPr>
        </w:pPrChange>
      </w:pPr>
      <w:ins w:id="25437" w:author="Caree2" w:date="2017-04-02T07:45:00Z">
        <w:r w:rsidRPr="00910D57">
          <w:rPr>
            <w:bCs/>
            <w:rPrChange w:id="254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&lt;value&gt;Williams&lt;/value&gt;</w:t>
        </w:r>
      </w:ins>
    </w:p>
    <w:p w:rsidR="00956615" w:rsidRPr="00910D57" w:rsidRDefault="00956615" w:rsidP="00910D57">
      <w:pPr>
        <w:rPr>
          <w:ins w:id="25441" w:author="Caree2" w:date="2017-04-02T07:45:00Z"/>
          <w:bCs/>
          <w:rPrChange w:id="25442" w:author="Caree2" w:date="2017-04-02T08:01:00Z">
            <w:rPr>
              <w:ins w:id="254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44" w:author="Caree2" w:date="2017-04-02T08:01:00Z">
          <w:pPr>
            <w:autoSpaceDE w:val="0"/>
            <w:autoSpaceDN w:val="0"/>
            <w:adjustRightInd w:val="0"/>
          </w:pPr>
        </w:pPrChange>
      </w:pPr>
      <w:ins w:id="25445" w:author="Caree2" w:date="2017-04-02T07:45:00Z">
        <w:r w:rsidRPr="00910D57">
          <w:rPr>
            <w:bCs/>
            <w:rPrChange w:id="254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448" w:author="Caree2" w:date="2017-04-02T07:45:00Z"/>
          <w:bCs/>
          <w:rPrChange w:id="25449" w:author="Caree2" w:date="2017-04-02T08:01:00Z">
            <w:rPr>
              <w:ins w:id="254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51" w:author="Caree2" w:date="2017-04-02T08:01:00Z">
          <w:pPr>
            <w:autoSpaceDE w:val="0"/>
            <w:autoSpaceDN w:val="0"/>
            <w:adjustRightInd w:val="0"/>
          </w:pPr>
        </w:pPrChange>
      </w:pPr>
      <w:ins w:id="25452" w:author="Caree2" w:date="2017-04-02T07:45:00Z">
        <w:r w:rsidRPr="00910D57">
          <w:rPr>
            <w:bCs/>
            <w:rPrChange w:id="254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5455" w:author="Caree2" w:date="2017-04-02T07:45:00Z"/>
          <w:bCs/>
          <w:rPrChange w:id="25456" w:author="Caree2" w:date="2017-04-02T08:01:00Z">
            <w:rPr>
              <w:ins w:id="254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58" w:author="Caree2" w:date="2017-04-02T08:01:00Z">
          <w:pPr>
            <w:autoSpaceDE w:val="0"/>
            <w:autoSpaceDN w:val="0"/>
            <w:adjustRightInd w:val="0"/>
          </w:pPr>
        </w:pPrChange>
      </w:pPr>
      <w:ins w:id="25459" w:author="Caree2" w:date="2017-04-02T07:45:00Z">
        <w:r w:rsidRPr="00910D57">
          <w:rPr>
            <w:bCs/>
            <w:rPrChange w:id="254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5463" w:author="Caree2" w:date="2017-04-02T07:45:00Z"/>
          <w:bCs/>
          <w:rPrChange w:id="25464" w:author="Caree2" w:date="2017-04-02T08:01:00Z">
            <w:rPr>
              <w:ins w:id="254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66" w:author="Caree2" w:date="2017-04-02T08:01:00Z">
          <w:pPr>
            <w:autoSpaceDE w:val="0"/>
            <w:autoSpaceDN w:val="0"/>
            <w:adjustRightInd w:val="0"/>
          </w:pPr>
        </w:pPrChange>
      </w:pPr>
      <w:ins w:id="25467" w:author="Caree2" w:date="2017-04-02T07:45:00Z">
        <w:r w:rsidRPr="00910D57">
          <w:rPr>
            <w:bCs/>
            <w:rPrChange w:id="254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5471" w:author="Caree2" w:date="2017-04-02T07:45:00Z"/>
          <w:bCs/>
          <w:rPrChange w:id="25472" w:author="Caree2" w:date="2017-04-02T08:01:00Z">
            <w:rPr>
              <w:ins w:id="254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74" w:author="Caree2" w:date="2017-04-02T08:01:00Z">
          <w:pPr>
            <w:autoSpaceDE w:val="0"/>
            <w:autoSpaceDN w:val="0"/>
            <w:adjustRightInd w:val="0"/>
          </w:pPr>
        </w:pPrChange>
      </w:pPr>
      <w:ins w:id="25475" w:author="Caree2" w:date="2017-04-02T07:45:00Z">
        <w:r w:rsidRPr="00910D57">
          <w:rPr>
            <w:bCs/>
            <w:rPrChange w:id="254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478" w:author="Caree2" w:date="2017-04-02T07:45:00Z"/>
          <w:bCs/>
          <w:rPrChange w:id="25479" w:author="Caree2" w:date="2017-04-02T08:01:00Z">
            <w:rPr>
              <w:ins w:id="254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81" w:author="Caree2" w:date="2017-04-02T08:01:00Z">
          <w:pPr>
            <w:autoSpaceDE w:val="0"/>
            <w:autoSpaceDN w:val="0"/>
            <w:adjustRightInd w:val="0"/>
          </w:pPr>
        </w:pPrChange>
      </w:pPr>
      <w:ins w:id="25482" w:author="Caree2" w:date="2017-04-02T07:45:00Z">
        <w:r w:rsidRPr="00910D57">
          <w:rPr>
            <w:bCs/>
            <w:rPrChange w:id="254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type="java.lang.String"&gt;</w:t>
        </w:r>
      </w:ins>
    </w:p>
    <w:p w:rsidR="00956615" w:rsidRPr="00910D57" w:rsidRDefault="00956615" w:rsidP="00910D57">
      <w:pPr>
        <w:rPr>
          <w:ins w:id="25485" w:author="Caree2" w:date="2017-04-02T07:45:00Z"/>
          <w:bCs/>
          <w:rPrChange w:id="25486" w:author="Caree2" w:date="2017-04-02T08:01:00Z">
            <w:rPr>
              <w:ins w:id="254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88" w:author="Caree2" w:date="2017-04-02T08:01:00Z">
          <w:pPr>
            <w:autoSpaceDE w:val="0"/>
            <w:autoSpaceDN w:val="0"/>
            <w:adjustRightInd w:val="0"/>
          </w:pPr>
        </w:pPrChange>
      </w:pPr>
      <w:ins w:id="25489" w:author="Caree2" w:date="2017-04-02T07:45:00Z">
        <w:r w:rsidRPr="00910D57">
          <w:rPr>
            <w:bCs/>
            <w:rPrChange w:id="254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&lt;value&gt;123-567-3456&lt;/value&gt;</w:t>
        </w:r>
      </w:ins>
    </w:p>
    <w:p w:rsidR="00956615" w:rsidRPr="00910D57" w:rsidRDefault="00956615" w:rsidP="00910D57">
      <w:pPr>
        <w:rPr>
          <w:ins w:id="25493" w:author="Caree2" w:date="2017-04-02T07:45:00Z"/>
          <w:bCs/>
          <w:rPrChange w:id="25494" w:author="Caree2" w:date="2017-04-02T08:01:00Z">
            <w:rPr>
              <w:ins w:id="254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496" w:author="Caree2" w:date="2017-04-02T08:01:00Z">
          <w:pPr>
            <w:autoSpaceDE w:val="0"/>
            <w:autoSpaceDN w:val="0"/>
            <w:adjustRightInd w:val="0"/>
          </w:pPr>
        </w:pPrChange>
      </w:pPr>
      <w:ins w:id="25497" w:author="Caree2" w:date="2017-04-02T07:45:00Z">
        <w:r w:rsidRPr="00910D57">
          <w:rPr>
            <w:bCs/>
            <w:rPrChange w:id="254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4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500" w:author="Caree2" w:date="2017-04-02T07:45:00Z"/>
          <w:bCs/>
          <w:rPrChange w:id="25501" w:author="Caree2" w:date="2017-04-02T08:01:00Z">
            <w:rPr>
              <w:ins w:id="255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03" w:author="Caree2" w:date="2017-04-02T08:01:00Z">
          <w:pPr>
            <w:autoSpaceDE w:val="0"/>
            <w:autoSpaceDN w:val="0"/>
            <w:adjustRightInd w:val="0"/>
          </w:pPr>
        </w:pPrChange>
      </w:pPr>
      <w:ins w:id="25504" w:author="Caree2" w:date="2017-04-02T07:45:00Z">
        <w:r w:rsidRPr="00910D57">
          <w:rPr>
            <w:bCs/>
            <w:rPrChange w:id="255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type="java.time.LocalDate"&gt;</w:t>
        </w:r>
      </w:ins>
    </w:p>
    <w:p w:rsidR="00956615" w:rsidRPr="00910D57" w:rsidRDefault="00956615" w:rsidP="00910D57">
      <w:pPr>
        <w:rPr>
          <w:ins w:id="25507" w:author="Caree2" w:date="2017-04-02T07:45:00Z"/>
          <w:bCs/>
          <w:rPrChange w:id="25508" w:author="Caree2" w:date="2017-04-02T08:01:00Z">
            <w:rPr>
              <w:ins w:id="255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10" w:author="Caree2" w:date="2017-04-02T08:01:00Z">
          <w:pPr>
            <w:autoSpaceDE w:val="0"/>
            <w:autoSpaceDN w:val="0"/>
            <w:adjustRightInd w:val="0"/>
          </w:pPr>
        </w:pPrChange>
      </w:pPr>
      <w:ins w:id="25511" w:author="Caree2" w:date="2017-04-02T07:45:00Z">
        <w:r w:rsidRPr="00910D57">
          <w:rPr>
            <w:bCs/>
            <w:rPrChange w:id="255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5515" w:author="Caree2" w:date="2017-04-02T07:45:00Z"/>
          <w:bCs/>
          <w:rPrChange w:id="25516" w:author="Caree2" w:date="2017-04-02T08:01:00Z">
            <w:rPr>
              <w:ins w:id="255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18" w:author="Caree2" w:date="2017-04-02T08:01:00Z">
          <w:pPr>
            <w:autoSpaceDE w:val="0"/>
            <w:autoSpaceDN w:val="0"/>
            <w:adjustRightInd w:val="0"/>
          </w:pPr>
        </w:pPrChange>
      </w:pPr>
      <w:ins w:id="25519" w:author="Caree2" w:date="2017-04-02T07:45:00Z">
        <w:r w:rsidRPr="00910D57">
          <w:rPr>
            <w:bCs/>
            <w:rPrChange w:id="255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522" w:author="Caree2" w:date="2017-04-02T07:45:00Z"/>
          <w:bCs/>
          <w:rPrChange w:id="25523" w:author="Caree2" w:date="2017-04-02T08:01:00Z">
            <w:rPr>
              <w:ins w:id="255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25" w:author="Caree2" w:date="2017-04-02T08:01:00Z">
          <w:pPr>
            <w:autoSpaceDE w:val="0"/>
            <w:autoSpaceDN w:val="0"/>
            <w:adjustRightInd w:val="0"/>
          </w:pPr>
        </w:pPrChange>
      </w:pPr>
      <w:ins w:id="25526" w:author="Caree2" w:date="2017-04-02T07:45:00Z">
        <w:r w:rsidRPr="00910D57">
          <w:rPr>
            <w:bCs/>
            <w:rPrChange w:id="255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type="int"&gt;</w:t>
        </w:r>
      </w:ins>
    </w:p>
    <w:p w:rsidR="00956615" w:rsidRPr="00910D57" w:rsidRDefault="00956615" w:rsidP="00910D57">
      <w:pPr>
        <w:rPr>
          <w:ins w:id="25529" w:author="Caree2" w:date="2017-04-02T07:45:00Z"/>
          <w:bCs/>
          <w:rPrChange w:id="25530" w:author="Caree2" w:date="2017-04-02T08:01:00Z">
            <w:rPr>
              <w:ins w:id="255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32" w:author="Caree2" w:date="2017-04-02T08:01:00Z">
          <w:pPr>
            <w:autoSpaceDE w:val="0"/>
            <w:autoSpaceDN w:val="0"/>
            <w:adjustRightInd w:val="0"/>
          </w:pPr>
        </w:pPrChange>
      </w:pPr>
      <w:ins w:id="25533" w:author="Caree2" w:date="2017-04-02T07:45:00Z">
        <w:r w:rsidRPr="00910D57">
          <w:rPr>
            <w:bCs/>
            <w:rPrChange w:id="255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&lt;value&gt;24&lt;/value&gt;</w:t>
        </w:r>
      </w:ins>
    </w:p>
    <w:p w:rsidR="00956615" w:rsidRPr="00910D57" w:rsidRDefault="00956615" w:rsidP="00910D57">
      <w:pPr>
        <w:rPr>
          <w:ins w:id="25537" w:author="Caree2" w:date="2017-04-02T07:45:00Z"/>
          <w:bCs/>
          <w:rPrChange w:id="25538" w:author="Caree2" w:date="2017-04-02T08:01:00Z">
            <w:rPr>
              <w:ins w:id="255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40" w:author="Caree2" w:date="2017-04-02T08:01:00Z">
          <w:pPr>
            <w:autoSpaceDE w:val="0"/>
            <w:autoSpaceDN w:val="0"/>
            <w:adjustRightInd w:val="0"/>
          </w:pPr>
        </w:pPrChange>
      </w:pPr>
      <w:ins w:id="25541" w:author="Caree2" w:date="2017-04-02T07:45:00Z">
        <w:r w:rsidRPr="00910D57">
          <w:rPr>
            <w:bCs/>
            <w:rPrChange w:id="255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544" w:author="Caree2" w:date="2017-04-02T07:45:00Z"/>
          <w:bCs/>
          <w:rPrChange w:id="25545" w:author="Caree2" w:date="2017-04-02T08:01:00Z">
            <w:rPr>
              <w:ins w:id="255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47" w:author="Caree2" w:date="2017-04-02T08:01:00Z">
          <w:pPr>
            <w:autoSpaceDE w:val="0"/>
            <w:autoSpaceDN w:val="0"/>
            <w:adjustRightInd w:val="0"/>
          </w:pPr>
        </w:pPrChange>
      </w:pPr>
      <w:ins w:id="25548" w:author="Caree2" w:date="2017-04-02T07:45:00Z">
        <w:r w:rsidRPr="00910D57">
          <w:rPr>
            <w:bCs/>
            <w:rPrChange w:id="255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type="java.lang.String"&gt;</w:t>
        </w:r>
      </w:ins>
    </w:p>
    <w:p w:rsidR="00956615" w:rsidRPr="00910D57" w:rsidRDefault="00956615" w:rsidP="00910D57">
      <w:pPr>
        <w:rPr>
          <w:ins w:id="25551" w:author="Caree2" w:date="2017-04-02T07:45:00Z"/>
          <w:bCs/>
          <w:rPrChange w:id="25552" w:author="Caree2" w:date="2017-04-02T08:01:00Z">
            <w:rPr>
              <w:ins w:id="255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54" w:author="Caree2" w:date="2017-04-02T08:01:00Z">
          <w:pPr>
            <w:autoSpaceDE w:val="0"/>
            <w:autoSpaceDN w:val="0"/>
            <w:adjustRightInd w:val="0"/>
          </w:pPr>
        </w:pPrChange>
      </w:pPr>
      <w:ins w:id="25555" w:author="Caree2" w:date="2017-04-02T07:45:00Z">
        <w:r w:rsidRPr="00910D57">
          <w:rPr>
            <w:bCs/>
            <w:rPrChange w:id="255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25559" w:author="Caree2" w:date="2017-04-02T07:45:00Z"/>
          <w:bCs/>
          <w:rPrChange w:id="25560" w:author="Caree2" w:date="2017-04-02T08:01:00Z">
            <w:rPr>
              <w:ins w:id="255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62" w:author="Caree2" w:date="2017-04-02T08:01:00Z">
          <w:pPr>
            <w:autoSpaceDE w:val="0"/>
            <w:autoSpaceDN w:val="0"/>
            <w:adjustRightInd w:val="0"/>
          </w:pPr>
        </w:pPrChange>
      </w:pPr>
      <w:ins w:id="25563" w:author="Caree2" w:date="2017-04-02T07:45:00Z">
        <w:r w:rsidRPr="00910D57">
          <w:rPr>
            <w:bCs/>
            <w:rPrChange w:id="255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566" w:author="Caree2" w:date="2017-04-02T07:45:00Z"/>
          <w:bCs/>
          <w:rPrChange w:id="25567" w:author="Caree2" w:date="2017-04-02T08:01:00Z">
            <w:rPr>
              <w:ins w:id="255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69" w:author="Caree2" w:date="2017-04-02T08:01:00Z">
          <w:pPr>
            <w:autoSpaceDE w:val="0"/>
            <w:autoSpaceDN w:val="0"/>
            <w:adjustRightInd w:val="0"/>
          </w:pPr>
        </w:pPrChange>
      </w:pPr>
      <w:ins w:id="25570" w:author="Caree2" w:date="2017-04-02T07:45:00Z">
        <w:r w:rsidRPr="00910D57">
          <w:rPr>
            <w:bCs/>
            <w:rPrChange w:id="255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5572" w:author="Caree2" w:date="2017-04-02T07:45:00Z"/>
          <w:bCs/>
          <w:rPrChange w:id="25573" w:author="Caree2" w:date="2017-04-02T08:01:00Z">
            <w:rPr>
              <w:ins w:id="255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75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5576" w:author="Caree2" w:date="2017-04-02T07:45:00Z"/>
          <w:bCs/>
          <w:rPrChange w:id="25577" w:author="Caree2" w:date="2017-04-02T08:01:00Z">
            <w:rPr>
              <w:ins w:id="255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79" w:author="Caree2" w:date="2017-04-02T08:01:00Z">
          <w:pPr>
            <w:autoSpaceDE w:val="0"/>
            <w:autoSpaceDN w:val="0"/>
            <w:adjustRightInd w:val="0"/>
          </w:pPr>
        </w:pPrChange>
      </w:pPr>
      <w:ins w:id="25580" w:author="Caree2" w:date="2017-04-02T07:45:00Z">
        <w:r w:rsidRPr="00910D57">
          <w:rPr>
            <w:bCs/>
            <w:rPrChange w:id="255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id="flightAttendant08"</w:t>
        </w:r>
      </w:ins>
    </w:p>
    <w:p w:rsidR="00956615" w:rsidRPr="00910D57" w:rsidRDefault="00956615" w:rsidP="00910D57">
      <w:pPr>
        <w:rPr>
          <w:ins w:id="25582" w:author="Caree2" w:date="2017-04-02T07:45:00Z"/>
          <w:bCs/>
          <w:rPrChange w:id="25583" w:author="Caree2" w:date="2017-04-02T08:01:00Z">
            <w:rPr>
              <w:ins w:id="255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85" w:author="Caree2" w:date="2017-04-02T08:01:00Z">
          <w:pPr>
            <w:autoSpaceDE w:val="0"/>
            <w:autoSpaceDN w:val="0"/>
            <w:adjustRightInd w:val="0"/>
          </w:pPr>
        </w:pPrChange>
      </w:pPr>
      <w:ins w:id="25586" w:author="Caree2" w:date="2017-04-02T07:45:00Z">
        <w:r w:rsidRPr="00910D57">
          <w:rPr>
            <w:bCs/>
            <w:rPrChange w:id="2558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88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class="com.rollingstone.springframework.aop.example.FlightAttendant"&gt;</w:t>
        </w:r>
      </w:ins>
    </w:p>
    <w:p w:rsidR="00956615" w:rsidRPr="00910D57" w:rsidRDefault="00956615" w:rsidP="00910D57">
      <w:pPr>
        <w:rPr>
          <w:ins w:id="25589" w:author="Caree2" w:date="2017-04-02T07:45:00Z"/>
          <w:bCs/>
          <w:rPrChange w:id="25590" w:author="Caree2" w:date="2017-04-02T08:01:00Z">
            <w:rPr>
              <w:ins w:id="255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92" w:author="Caree2" w:date="2017-04-02T08:01:00Z">
          <w:pPr>
            <w:autoSpaceDE w:val="0"/>
            <w:autoSpaceDN w:val="0"/>
            <w:adjustRightInd w:val="0"/>
          </w:pPr>
        </w:pPrChange>
      </w:pPr>
      <w:ins w:id="25593" w:author="Caree2" w:date="2017-04-02T07:45:00Z">
        <w:r w:rsidRPr="00910D57">
          <w:rPr>
            <w:bCs/>
            <w:rPrChange w:id="255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5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5596" w:author="Caree2" w:date="2017-04-02T07:45:00Z"/>
          <w:bCs/>
          <w:rPrChange w:id="25597" w:author="Caree2" w:date="2017-04-02T08:01:00Z">
            <w:rPr>
              <w:ins w:id="255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599" w:author="Caree2" w:date="2017-04-02T08:01:00Z">
          <w:pPr>
            <w:autoSpaceDE w:val="0"/>
            <w:autoSpaceDN w:val="0"/>
            <w:adjustRightInd w:val="0"/>
          </w:pPr>
        </w:pPrChange>
      </w:pPr>
      <w:ins w:id="25600" w:author="Caree2" w:date="2017-04-02T07:45:00Z">
        <w:r w:rsidRPr="00910D57">
          <w:rPr>
            <w:bCs/>
            <w:rPrChange w:id="256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&lt;value&gt;8&lt;/value&gt;</w:t>
        </w:r>
      </w:ins>
    </w:p>
    <w:p w:rsidR="00956615" w:rsidRPr="00910D57" w:rsidRDefault="00956615" w:rsidP="00910D57">
      <w:pPr>
        <w:rPr>
          <w:ins w:id="25604" w:author="Caree2" w:date="2017-04-02T07:45:00Z"/>
          <w:bCs/>
          <w:rPrChange w:id="25605" w:author="Caree2" w:date="2017-04-02T08:01:00Z">
            <w:rPr>
              <w:ins w:id="256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07" w:author="Caree2" w:date="2017-04-02T08:01:00Z">
          <w:pPr>
            <w:autoSpaceDE w:val="0"/>
            <w:autoSpaceDN w:val="0"/>
            <w:adjustRightInd w:val="0"/>
          </w:pPr>
        </w:pPrChange>
      </w:pPr>
      <w:ins w:id="25608" w:author="Caree2" w:date="2017-04-02T07:45:00Z">
        <w:r w:rsidRPr="00910D57">
          <w:rPr>
            <w:bCs/>
            <w:rPrChange w:id="256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611" w:author="Caree2" w:date="2017-04-02T07:45:00Z"/>
          <w:bCs/>
          <w:rPrChange w:id="25612" w:author="Caree2" w:date="2017-04-02T08:01:00Z">
            <w:rPr>
              <w:ins w:id="256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14" w:author="Caree2" w:date="2017-04-02T08:01:00Z">
          <w:pPr>
            <w:autoSpaceDE w:val="0"/>
            <w:autoSpaceDN w:val="0"/>
            <w:adjustRightInd w:val="0"/>
          </w:pPr>
        </w:pPrChange>
      </w:pPr>
      <w:ins w:id="25615" w:author="Caree2" w:date="2017-04-02T07:45:00Z">
        <w:r w:rsidRPr="00910D57">
          <w:rPr>
            <w:bCs/>
            <w:rPrChange w:id="256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5618" w:author="Caree2" w:date="2017-04-02T07:45:00Z"/>
          <w:bCs/>
          <w:rPrChange w:id="25619" w:author="Caree2" w:date="2017-04-02T08:01:00Z">
            <w:rPr>
              <w:ins w:id="256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21" w:author="Caree2" w:date="2017-04-02T08:01:00Z">
          <w:pPr>
            <w:autoSpaceDE w:val="0"/>
            <w:autoSpaceDN w:val="0"/>
            <w:adjustRightInd w:val="0"/>
          </w:pPr>
        </w:pPrChange>
      </w:pPr>
      <w:ins w:id="25622" w:author="Caree2" w:date="2017-04-02T07:45:00Z">
        <w:r w:rsidRPr="00910D57">
          <w:rPr>
            <w:bCs/>
            <w:rPrChange w:id="256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&lt;value&gt;00008&lt;/value&gt;</w:t>
        </w:r>
      </w:ins>
    </w:p>
    <w:p w:rsidR="00956615" w:rsidRPr="00910D57" w:rsidRDefault="00956615" w:rsidP="00910D57">
      <w:pPr>
        <w:rPr>
          <w:ins w:id="25626" w:author="Caree2" w:date="2017-04-02T07:45:00Z"/>
          <w:bCs/>
          <w:rPrChange w:id="25627" w:author="Caree2" w:date="2017-04-02T08:01:00Z">
            <w:rPr>
              <w:ins w:id="256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29" w:author="Caree2" w:date="2017-04-02T08:01:00Z">
          <w:pPr>
            <w:autoSpaceDE w:val="0"/>
            <w:autoSpaceDN w:val="0"/>
            <w:adjustRightInd w:val="0"/>
          </w:pPr>
        </w:pPrChange>
      </w:pPr>
      <w:ins w:id="25630" w:author="Caree2" w:date="2017-04-02T07:45:00Z">
        <w:r w:rsidRPr="00910D57">
          <w:rPr>
            <w:bCs/>
            <w:rPrChange w:id="256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633" w:author="Caree2" w:date="2017-04-02T07:45:00Z"/>
          <w:bCs/>
          <w:rPrChange w:id="25634" w:author="Caree2" w:date="2017-04-02T08:01:00Z">
            <w:rPr>
              <w:ins w:id="256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36" w:author="Caree2" w:date="2017-04-02T08:01:00Z">
          <w:pPr>
            <w:autoSpaceDE w:val="0"/>
            <w:autoSpaceDN w:val="0"/>
            <w:adjustRightInd w:val="0"/>
          </w:pPr>
        </w:pPrChange>
      </w:pPr>
      <w:ins w:id="25637" w:author="Caree2" w:date="2017-04-02T07:45:00Z">
        <w:r w:rsidRPr="00910D57">
          <w:rPr>
            <w:bCs/>
            <w:rPrChange w:id="256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5640" w:author="Caree2" w:date="2017-04-02T07:45:00Z"/>
          <w:bCs/>
          <w:rPrChange w:id="25641" w:author="Caree2" w:date="2017-04-02T08:01:00Z">
            <w:rPr>
              <w:ins w:id="256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43" w:author="Caree2" w:date="2017-04-02T08:01:00Z">
          <w:pPr>
            <w:autoSpaceDE w:val="0"/>
            <w:autoSpaceDN w:val="0"/>
            <w:adjustRightInd w:val="0"/>
          </w:pPr>
        </w:pPrChange>
      </w:pPr>
      <w:ins w:id="25644" w:author="Caree2" w:date="2017-04-02T07:45:00Z">
        <w:r w:rsidRPr="00910D57">
          <w:rPr>
            <w:bCs/>
            <w:rPrChange w:id="256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&lt;value&gt;Susan&lt;/value&gt;</w:t>
        </w:r>
      </w:ins>
    </w:p>
    <w:p w:rsidR="00956615" w:rsidRPr="00910D57" w:rsidRDefault="00956615" w:rsidP="00910D57">
      <w:pPr>
        <w:rPr>
          <w:ins w:id="25648" w:author="Caree2" w:date="2017-04-02T07:45:00Z"/>
          <w:bCs/>
          <w:rPrChange w:id="25649" w:author="Caree2" w:date="2017-04-02T08:01:00Z">
            <w:rPr>
              <w:ins w:id="256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51" w:author="Caree2" w:date="2017-04-02T08:01:00Z">
          <w:pPr>
            <w:autoSpaceDE w:val="0"/>
            <w:autoSpaceDN w:val="0"/>
            <w:adjustRightInd w:val="0"/>
          </w:pPr>
        </w:pPrChange>
      </w:pPr>
      <w:ins w:id="25652" w:author="Caree2" w:date="2017-04-02T07:45:00Z">
        <w:r w:rsidRPr="00910D57">
          <w:rPr>
            <w:bCs/>
            <w:rPrChange w:id="256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655" w:author="Caree2" w:date="2017-04-02T07:45:00Z"/>
          <w:bCs/>
          <w:rPrChange w:id="25656" w:author="Caree2" w:date="2017-04-02T08:01:00Z">
            <w:rPr>
              <w:ins w:id="256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58" w:author="Caree2" w:date="2017-04-02T08:01:00Z">
          <w:pPr>
            <w:autoSpaceDE w:val="0"/>
            <w:autoSpaceDN w:val="0"/>
            <w:adjustRightInd w:val="0"/>
          </w:pPr>
        </w:pPrChange>
      </w:pPr>
      <w:ins w:id="25659" w:author="Caree2" w:date="2017-04-02T07:45:00Z">
        <w:r w:rsidRPr="00910D57">
          <w:rPr>
            <w:bCs/>
            <w:rPrChange w:id="256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5662" w:author="Caree2" w:date="2017-04-02T07:45:00Z"/>
          <w:bCs/>
          <w:rPrChange w:id="25663" w:author="Caree2" w:date="2017-04-02T08:01:00Z">
            <w:rPr>
              <w:ins w:id="256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65" w:author="Caree2" w:date="2017-04-02T08:01:00Z">
          <w:pPr>
            <w:autoSpaceDE w:val="0"/>
            <w:autoSpaceDN w:val="0"/>
            <w:adjustRightInd w:val="0"/>
          </w:pPr>
        </w:pPrChange>
      </w:pPr>
      <w:ins w:id="25666" w:author="Caree2" w:date="2017-04-02T07:45:00Z">
        <w:r w:rsidRPr="00910D57">
          <w:rPr>
            <w:bCs/>
            <w:rPrChange w:id="256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&lt;value&gt;Collins&lt;/value&gt;</w:t>
        </w:r>
      </w:ins>
    </w:p>
    <w:p w:rsidR="00956615" w:rsidRPr="00910D57" w:rsidRDefault="00956615" w:rsidP="00910D57">
      <w:pPr>
        <w:rPr>
          <w:ins w:id="25670" w:author="Caree2" w:date="2017-04-02T07:45:00Z"/>
          <w:bCs/>
          <w:rPrChange w:id="25671" w:author="Caree2" w:date="2017-04-02T08:01:00Z">
            <w:rPr>
              <w:ins w:id="256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73" w:author="Caree2" w:date="2017-04-02T08:01:00Z">
          <w:pPr>
            <w:autoSpaceDE w:val="0"/>
            <w:autoSpaceDN w:val="0"/>
            <w:adjustRightInd w:val="0"/>
          </w:pPr>
        </w:pPrChange>
      </w:pPr>
      <w:ins w:id="25674" w:author="Caree2" w:date="2017-04-02T07:45:00Z">
        <w:r w:rsidRPr="00910D57">
          <w:rPr>
            <w:bCs/>
            <w:rPrChange w:id="256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677" w:author="Caree2" w:date="2017-04-02T07:45:00Z"/>
          <w:bCs/>
          <w:rPrChange w:id="25678" w:author="Caree2" w:date="2017-04-02T08:01:00Z">
            <w:rPr>
              <w:ins w:id="256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80" w:author="Caree2" w:date="2017-04-02T08:01:00Z">
          <w:pPr>
            <w:autoSpaceDE w:val="0"/>
            <w:autoSpaceDN w:val="0"/>
            <w:adjustRightInd w:val="0"/>
          </w:pPr>
        </w:pPrChange>
      </w:pPr>
      <w:ins w:id="25681" w:author="Caree2" w:date="2017-04-02T07:45:00Z">
        <w:r w:rsidRPr="00910D57">
          <w:rPr>
            <w:bCs/>
            <w:rPrChange w:id="256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5684" w:author="Caree2" w:date="2017-04-02T07:45:00Z"/>
          <w:bCs/>
          <w:rPrChange w:id="25685" w:author="Caree2" w:date="2017-04-02T08:01:00Z">
            <w:rPr>
              <w:ins w:id="256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87" w:author="Caree2" w:date="2017-04-02T08:01:00Z">
          <w:pPr>
            <w:autoSpaceDE w:val="0"/>
            <w:autoSpaceDN w:val="0"/>
            <w:adjustRightInd w:val="0"/>
          </w:pPr>
        </w:pPrChange>
      </w:pPr>
      <w:ins w:id="25688" w:author="Caree2" w:date="2017-04-02T07:45:00Z">
        <w:r w:rsidRPr="00910D57">
          <w:rPr>
            <w:bCs/>
            <w:rPrChange w:id="256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5692" w:author="Caree2" w:date="2017-04-02T07:45:00Z"/>
          <w:bCs/>
          <w:rPrChange w:id="25693" w:author="Caree2" w:date="2017-04-02T08:01:00Z">
            <w:rPr>
              <w:ins w:id="256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695" w:author="Caree2" w:date="2017-04-02T08:01:00Z">
          <w:pPr>
            <w:autoSpaceDE w:val="0"/>
            <w:autoSpaceDN w:val="0"/>
            <w:adjustRightInd w:val="0"/>
          </w:pPr>
        </w:pPrChange>
      </w:pPr>
      <w:ins w:id="25696" w:author="Caree2" w:date="2017-04-02T07:45:00Z">
        <w:r w:rsidRPr="00910D57">
          <w:rPr>
            <w:bCs/>
            <w:rPrChange w:id="256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6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5700" w:author="Caree2" w:date="2017-04-02T07:45:00Z"/>
          <w:bCs/>
          <w:rPrChange w:id="25701" w:author="Caree2" w:date="2017-04-02T08:01:00Z">
            <w:rPr>
              <w:ins w:id="257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03" w:author="Caree2" w:date="2017-04-02T08:01:00Z">
          <w:pPr>
            <w:autoSpaceDE w:val="0"/>
            <w:autoSpaceDN w:val="0"/>
            <w:adjustRightInd w:val="0"/>
          </w:pPr>
        </w:pPrChange>
      </w:pPr>
      <w:ins w:id="25704" w:author="Caree2" w:date="2017-04-02T07:45:00Z">
        <w:r w:rsidRPr="00910D57">
          <w:rPr>
            <w:bCs/>
            <w:rPrChange w:id="257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707" w:author="Caree2" w:date="2017-04-02T07:45:00Z"/>
          <w:bCs/>
          <w:rPrChange w:id="25708" w:author="Caree2" w:date="2017-04-02T08:01:00Z">
            <w:rPr>
              <w:ins w:id="257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10" w:author="Caree2" w:date="2017-04-02T08:01:00Z">
          <w:pPr>
            <w:autoSpaceDE w:val="0"/>
            <w:autoSpaceDN w:val="0"/>
            <w:adjustRightInd w:val="0"/>
          </w:pPr>
        </w:pPrChange>
      </w:pPr>
      <w:ins w:id="25711" w:author="Caree2" w:date="2017-04-02T07:45:00Z">
        <w:r w:rsidRPr="00910D57">
          <w:rPr>
            <w:bCs/>
            <w:rPrChange w:id="257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type="java.lang.String"&gt;</w:t>
        </w:r>
      </w:ins>
    </w:p>
    <w:p w:rsidR="00956615" w:rsidRPr="00910D57" w:rsidRDefault="00956615" w:rsidP="00910D57">
      <w:pPr>
        <w:rPr>
          <w:ins w:id="25714" w:author="Caree2" w:date="2017-04-02T07:45:00Z"/>
          <w:bCs/>
          <w:rPrChange w:id="25715" w:author="Caree2" w:date="2017-04-02T08:01:00Z">
            <w:rPr>
              <w:ins w:id="257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17" w:author="Caree2" w:date="2017-04-02T08:01:00Z">
          <w:pPr>
            <w:autoSpaceDE w:val="0"/>
            <w:autoSpaceDN w:val="0"/>
            <w:adjustRightInd w:val="0"/>
          </w:pPr>
        </w:pPrChange>
      </w:pPr>
      <w:ins w:id="25718" w:author="Caree2" w:date="2017-04-02T07:45:00Z">
        <w:r w:rsidRPr="00910D57">
          <w:rPr>
            <w:bCs/>
            <w:rPrChange w:id="257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57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&lt;value&gt;124-567-3456&lt;/value&gt;</w:t>
        </w:r>
      </w:ins>
    </w:p>
    <w:p w:rsidR="00956615" w:rsidRPr="00910D57" w:rsidRDefault="00956615" w:rsidP="00910D57">
      <w:pPr>
        <w:rPr>
          <w:ins w:id="25722" w:author="Caree2" w:date="2017-04-02T07:45:00Z"/>
          <w:bCs/>
          <w:rPrChange w:id="25723" w:author="Caree2" w:date="2017-04-02T08:01:00Z">
            <w:rPr>
              <w:ins w:id="257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25" w:author="Caree2" w:date="2017-04-02T08:01:00Z">
          <w:pPr>
            <w:autoSpaceDE w:val="0"/>
            <w:autoSpaceDN w:val="0"/>
            <w:adjustRightInd w:val="0"/>
          </w:pPr>
        </w:pPrChange>
      </w:pPr>
      <w:ins w:id="25726" w:author="Caree2" w:date="2017-04-02T07:45:00Z">
        <w:r w:rsidRPr="00910D57">
          <w:rPr>
            <w:bCs/>
            <w:rPrChange w:id="257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729" w:author="Caree2" w:date="2017-04-02T07:45:00Z"/>
          <w:bCs/>
          <w:rPrChange w:id="25730" w:author="Caree2" w:date="2017-04-02T08:01:00Z">
            <w:rPr>
              <w:ins w:id="257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32" w:author="Caree2" w:date="2017-04-02T08:01:00Z">
          <w:pPr>
            <w:autoSpaceDE w:val="0"/>
            <w:autoSpaceDN w:val="0"/>
            <w:adjustRightInd w:val="0"/>
          </w:pPr>
        </w:pPrChange>
      </w:pPr>
      <w:ins w:id="25733" w:author="Caree2" w:date="2017-04-02T07:45:00Z">
        <w:r w:rsidRPr="00910D57">
          <w:rPr>
            <w:bCs/>
            <w:rPrChange w:id="257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type="java.time.LocalDate"&gt;</w:t>
        </w:r>
      </w:ins>
    </w:p>
    <w:p w:rsidR="00956615" w:rsidRPr="00910D57" w:rsidRDefault="00956615" w:rsidP="00910D57">
      <w:pPr>
        <w:rPr>
          <w:ins w:id="25736" w:author="Caree2" w:date="2017-04-02T07:45:00Z"/>
          <w:bCs/>
          <w:rPrChange w:id="25737" w:author="Caree2" w:date="2017-04-02T08:01:00Z">
            <w:rPr>
              <w:ins w:id="257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39" w:author="Caree2" w:date="2017-04-02T08:01:00Z">
          <w:pPr>
            <w:autoSpaceDE w:val="0"/>
            <w:autoSpaceDN w:val="0"/>
            <w:adjustRightInd w:val="0"/>
          </w:pPr>
        </w:pPrChange>
      </w:pPr>
      <w:ins w:id="25740" w:author="Caree2" w:date="2017-04-02T07:45:00Z">
        <w:r w:rsidRPr="00910D57">
          <w:rPr>
            <w:bCs/>
            <w:rPrChange w:id="257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5744" w:author="Caree2" w:date="2017-04-02T07:45:00Z"/>
          <w:bCs/>
          <w:rPrChange w:id="25745" w:author="Caree2" w:date="2017-04-02T08:01:00Z">
            <w:rPr>
              <w:ins w:id="257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47" w:author="Caree2" w:date="2017-04-02T08:01:00Z">
          <w:pPr>
            <w:autoSpaceDE w:val="0"/>
            <w:autoSpaceDN w:val="0"/>
            <w:adjustRightInd w:val="0"/>
          </w:pPr>
        </w:pPrChange>
      </w:pPr>
      <w:ins w:id="25748" w:author="Caree2" w:date="2017-04-02T07:45:00Z">
        <w:r w:rsidRPr="00910D57">
          <w:rPr>
            <w:bCs/>
            <w:rPrChange w:id="257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751" w:author="Caree2" w:date="2017-04-02T07:45:00Z"/>
          <w:bCs/>
          <w:rPrChange w:id="25752" w:author="Caree2" w:date="2017-04-02T08:01:00Z">
            <w:rPr>
              <w:ins w:id="257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54" w:author="Caree2" w:date="2017-04-02T08:01:00Z">
          <w:pPr>
            <w:autoSpaceDE w:val="0"/>
            <w:autoSpaceDN w:val="0"/>
            <w:adjustRightInd w:val="0"/>
          </w:pPr>
        </w:pPrChange>
      </w:pPr>
      <w:ins w:id="25755" w:author="Caree2" w:date="2017-04-02T07:45:00Z">
        <w:r w:rsidRPr="00910D57">
          <w:rPr>
            <w:bCs/>
            <w:rPrChange w:id="257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type="int"&gt;</w:t>
        </w:r>
      </w:ins>
    </w:p>
    <w:p w:rsidR="00956615" w:rsidRPr="00910D57" w:rsidRDefault="00956615" w:rsidP="00910D57">
      <w:pPr>
        <w:rPr>
          <w:ins w:id="25758" w:author="Caree2" w:date="2017-04-02T07:45:00Z"/>
          <w:bCs/>
          <w:rPrChange w:id="25759" w:author="Caree2" w:date="2017-04-02T08:01:00Z">
            <w:rPr>
              <w:ins w:id="257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61" w:author="Caree2" w:date="2017-04-02T08:01:00Z">
          <w:pPr>
            <w:autoSpaceDE w:val="0"/>
            <w:autoSpaceDN w:val="0"/>
            <w:adjustRightInd w:val="0"/>
          </w:pPr>
        </w:pPrChange>
      </w:pPr>
      <w:ins w:id="25762" w:author="Caree2" w:date="2017-04-02T07:45:00Z">
        <w:r w:rsidRPr="00910D57">
          <w:rPr>
            <w:bCs/>
            <w:rPrChange w:id="257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&lt;value&gt;24&lt;/value&gt;</w:t>
        </w:r>
      </w:ins>
    </w:p>
    <w:p w:rsidR="00956615" w:rsidRPr="00910D57" w:rsidRDefault="00956615" w:rsidP="00910D57">
      <w:pPr>
        <w:rPr>
          <w:ins w:id="25766" w:author="Caree2" w:date="2017-04-02T07:45:00Z"/>
          <w:bCs/>
          <w:rPrChange w:id="25767" w:author="Caree2" w:date="2017-04-02T08:01:00Z">
            <w:rPr>
              <w:ins w:id="257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69" w:author="Caree2" w:date="2017-04-02T08:01:00Z">
          <w:pPr>
            <w:autoSpaceDE w:val="0"/>
            <w:autoSpaceDN w:val="0"/>
            <w:adjustRightInd w:val="0"/>
          </w:pPr>
        </w:pPrChange>
      </w:pPr>
      <w:ins w:id="25770" w:author="Caree2" w:date="2017-04-02T07:45:00Z">
        <w:r w:rsidRPr="00910D57">
          <w:rPr>
            <w:bCs/>
            <w:rPrChange w:id="257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773" w:author="Caree2" w:date="2017-04-02T07:45:00Z"/>
          <w:bCs/>
          <w:rPrChange w:id="25774" w:author="Caree2" w:date="2017-04-02T08:01:00Z">
            <w:rPr>
              <w:ins w:id="257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76" w:author="Caree2" w:date="2017-04-02T08:01:00Z">
          <w:pPr>
            <w:autoSpaceDE w:val="0"/>
            <w:autoSpaceDN w:val="0"/>
            <w:adjustRightInd w:val="0"/>
          </w:pPr>
        </w:pPrChange>
      </w:pPr>
      <w:ins w:id="25777" w:author="Caree2" w:date="2017-04-02T07:45:00Z">
        <w:r w:rsidRPr="00910D57">
          <w:rPr>
            <w:bCs/>
            <w:rPrChange w:id="257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type="java.lang.String"&gt;</w:t>
        </w:r>
      </w:ins>
    </w:p>
    <w:p w:rsidR="00956615" w:rsidRPr="00910D57" w:rsidRDefault="00956615" w:rsidP="00910D57">
      <w:pPr>
        <w:rPr>
          <w:ins w:id="25780" w:author="Caree2" w:date="2017-04-02T07:45:00Z"/>
          <w:bCs/>
          <w:rPrChange w:id="25781" w:author="Caree2" w:date="2017-04-02T08:01:00Z">
            <w:rPr>
              <w:ins w:id="257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83" w:author="Caree2" w:date="2017-04-02T08:01:00Z">
          <w:pPr>
            <w:autoSpaceDE w:val="0"/>
            <w:autoSpaceDN w:val="0"/>
            <w:adjustRightInd w:val="0"/>
          </w:pPr>
        </w:pPrChange>
      </w:pPr>
      <w:ins w:id="25784" w:author="Caree2" w:date="2017-04-02T07:45:00Z">
        <w:r w:rsidRPr="00910D57">
          <w:rPr>
            <w:bCs/>
            <w:rPrChange w:id="257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25788" w:author="Caree2" w:date="2017-04-02T07:45:00Z"/>
          <w:bCs/>
          <w:rPrChange w:id="25789" w:author="Caree2" w:date="2017-04-02T08:01:00Z">
            <w:rPr>
              <w:ins w:id="257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91" w:author="Caree2" w:date="2017-04-02T08:01:00Z">
          <w:pPr>
            <w:autoSpaceDE w:val="0"/>
            <w:autoSpaceDN w:val="0"/>
            <w:adjustRightInd w:val="0"/>
          </w:pPr>
        </w:pPrChange>
      </w:pPr>
      <w:ins w:id="25792" w:author="Caree2" w:date="2017-04-02T07:45:00Z">
        <w:r w:rsidRPr="00910D57">
          <w:rPr>
            <w:bCs/>
            <w:rPrChange w:id="257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7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795" w:author="Caree2" w:date="2017-04-02T07:45:00Z"/>
          <w:bCs/>
          <w:rPrChange w:id="25796" w:author="Caree2" w:date="2017-04-02T08:01:00Z">
            <w:rPr>
              <w:ins w:id="257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798" w:author="Caree2" w:date="2017-04-02T08:01:00Z">
          <w:pPr>
            <w:autoSpaceDE w:val="0"/>
            <w:autoSpaceDN w:val="0"/>
            <w:adjustRightInd w:val="0"/>
          </w:pPr>
        </w:pPrChange>
      </w:pPr>
      <w:ins w:id="25799" w:author="Caree2" w:date="2017-04-02T07:45:00Z">
        <w:r w:rsidRPr="00910D57">
          <w:rPr>
            <w:bCs/>
            <w:rPrChange w:id="258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5801" w:author="Caree2" w:date="2017-04-02T07:45:00Z"/>
          <w:bCs/>
          <w:rPrChange w:id="25802" w:author="Caree2" w:date="2017-04-02T08:01:00Z">
            <w:rPr>
              <w:ins w:id="258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04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5805" w:author="Caree2" w:date="2017-04-02T07:45:00Z"/>
          <w:bCs/>
          <w:rPrChange w:id="25806" w:author="Caree2" w:date="2017-04-02T08:01:00Z">
            <w:rPr>
              <w:ins w:id="258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08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5809" w:author="Caree2" w:date="2017-04-02T07:45:00Z"/>
          <w:bCs/>
          <w:rPrChange w:id="25810" w:author="Caree2" w:date="2017-04-02T08:01:00Z">
            <w:rPr>
              <w:ins w:id="258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12" w:author="Caree2" w:date="2017-04-02T08:01:00Z">
          <w:pPr>
            <w:autoSpaceDE w:val="0"/>
            <w:autoSpaceDN w:val="0"/>
            <w:adjustRightInd w:val="0"/>
          </w:pPr>
        </w:pPrChange>
      </w:pPr>
      <w:ins w:id="25813" w:author="Caree2" w:date="2017-04-02T07:45:00Z">
        <w:r w:rsidRPr="00910D57">
          <w:rPr>
            <w:bCs/>
            <w:rPrChange w:id="258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id="pilot01" class="com.rollingstone.springframework.aop.example.Pilot"&gt;</w:t>
        </w:r>
      </w:ins>
    </w:p>
    <w:p w:rsidR="00956615" w:rsidRPr="00910D57" w:rsidRDefault="00956615" w:rsidP="00910D57">
      <w:pPr>
        <w:rPr>
          <w:ins w:id="25815" w:author="Caree2" w:date="2017-04-02T07:45:00Z"/>
          <w:bCs/>
          <w:rPrChange w:id="25816" w:author="Caree2" w:date="2017-04-02T08:01:00Z">
            <w:rPr>
              <w:ins w:id="258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18" w:author="Caree2" w:date="2017-04-02T08:01:00Z">
          <w:pPr>
            <w:autoSpaceDE w:val="0"/>
            <w:autoSpaceDN w:val="0"/>
            <w:adjustRightInd w:val="0"/>
          </w:pPr>
        </w:pPrChange>
      </w:pPr>
      <w:ins w:id="25819" w:author="Caree2" w:date="2017-04-02T07:45:00Z">
        <w:r w:rsidRPr="00910D57">
          <w:rPr>
            <w:bCs/>
            <w:rPrChange w:id="258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956615" w:rsidRPr="00910D57" w:rsidRDefault="00956615" w:rsidP="00910D57">
      <w:pPr>
        <w:rPr>
          <w:ins w:id="25822" w:author="Caree2" w:date="2017-04-02T07:45:00Z"/>
          <w:bCs/>
          <w:rPrChange w:id="25823" w:author="Caree2" w:date="2017-04-02T08:01:00Z">
            <w:rPr>
              <w:ins w:id="258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25" w:author="Caree2" w:date="2017-04-02T08:01:00Z">
          <w:pPr>
            <w:autoSpaceDE w:val="0"/>
            <w:autoSpaceDN w:val="0"/>
            <w:adjustRightInd w:val="0"/>
          </w:pPr>
        </w:pPrChange>
      </w:pPr>
      <w:ins w:id="25826" w:author="Caree2" w:date="2017-04-02T07:45:00Z">
        <w:r w:rsidRPr="00910D57">
          <w:rPr>
            <w:bCs/>
            <w:rPrChange w:id="258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value="0001"&gt;&lt;/constructor-arg&gt;</w:t>
        </w:r>
      </w:ins>
    </w:p>
    <w:p w:rsidR="00956615" w:rsidRPr="00910D57" w:rsidRDefault="00956615" w:rsidP="00910D57">
      <w:pPr>
        <w:rPr>
          <w:ins w:id="25829" w:author="Caree2" w:date="2017-04-02T07:45:00Z"/>
          <w:bCs/>
          <w:rPrChange w:id="25830" w:author="Caree2" w:date="2017-04-02T08:01:00Z">
            <w:rPr>
              <w:ins w:id="258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32" w:author="Caree2" w:date="2017-04-02T08:01:00Z">
          <w:pPr>
            <w:autoSpaceDE w:val="0"/>
            <w:autoSpaceDN w:val="0"/>
            <w:adjustRightInd w:val="0"/>
          </w:pPr>
        </w:pPrChange>
      </w:pPr>
      <w:ins w:id="25833" w:author="Caree2" w:date="2017-04-02T07:45:00Z">
        <w:r w:rsidRPr="00910D57">
          <w:rPr>
            <w:bCs/>
            <w:rPrChange w:id="258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value="Scott"&gt;&lt;/constructor-arg&gt;</w:t>
        </w:r>
      </w:ins>
    </w:p>
    <w:p w:rsidR="00956615" w:rsidRPr="00910D57" w:rsidRDefault="00956615" w:rsidP="00910D57">
      <w:pPr>
        <w:rPr>
          <w:ins w:id="25836" w:author="Caree2" w:date="2017-04-02T07:45:00Z"/>
          <w:bCs/>
          <w:rPrChange w:id="25837" w:author="Caree2" w:date="2017-04-02T08:01:00Z">
            <w:rPr>
              <w:ins w:id="258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39" w:author="Caree2" w:date="2017-04-02T08:01:00Z">
          <w:pPr>
            <w:autoSpaceDE w:val="0"/>
            <w:autoSpaceDN w:val="0"/>
            <w:adjustRightInd w:val="0"/>
          </w:pPr>
        </w:pPrChange>
      </w:pPr>
      <w:ins w:id="25840" w:author="Caree2" w:date="2017-04-02T07:45:00Z">
        <w:r w:rsidRPr="00910D57">
          <w:rPr>
            <w:bCs/>
            <w:rPrChange w:id="258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value="Urman"&gt;&lt;/constructor-arg&gt;</w:t>
        </w:r>
      </w:ins>
    </w:p>
    <w:p w:rsidR="00956615" w:rsidRPr="00910D57" w:rsidRDefault="00956615" w:rsidP="00910D57">
      <w:pPr>
        <w:rPr>
          <w:ins w:id="25843" w:author="Caree2" w:date="2017-04-02T07:45:00Z"/>
          <w:bCs/>
          <w:rPrChange w:id="25844" w:author="Caree2" w:date="2017-04-02T08:01:00Z">
            <w:rPr>
              <w:ins w:id="258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46" w:author="Caree2" w:date="2017-04-02T08:01:00Z">
          <w:pPr>
            <w:autoSpaceDE w:val="0"/>
            <w:autoSpaceDN w:val="0"/>
            <w:adjustRightInd w:val="0"/>
          </w:pPr>
        </w:pPrChange>
      </w:pPr>
      <w:ins w:id="25847" w:author="Caree2" w:date="2017-04-02T07:45:00Z">
        <w:r w:rsidRPr="00910D57">
          <w:rPr>
            <w:bCs/>
            <w:rPrChange w:id="258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5850" w:author="Caree2" w:date="2017-04-02T07:45:00Z"/>
          <w:bCs/>
          <w:rPrChange w:id="25851" w:author="Caree2" w:date="2017-04-02T08:01:00Z">
            <w:rPr>
              <w:ins w:id="258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53" w:author="Caree2" w:date="2017-04-02T08:01:00Z">
          <w:pPr>
            <w:autoSpaceDE w:val="0"/>
            <w:autoSpaceDN w:val="0"/>
            <w:adjustRightInd w:val="0"/>
          </w:pPr>
        </w:pPrChange>
      </w:pPr>
      <w:ins w:id="25854" w:author="Caree2" w:date="2017-04-02T07:45:00Z">
        <w:r w:rsidRPr="00910D57">
          <w:rPr>
            <w:bCs/>
            <w:rPrChange w:id="258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5857" w:author="Caree2" w:date="2017-04-02T07:45:00Z"/>
          <w:bCs/>
          <w:rPrChange w:id="25858" w:author="Caree2" w:date="2017-04-02T08:01:00Z">
            <w:rPr>
              <w:ins w:id="258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60" w:author="Caree2" w:date="2017-04-02T08:01:00Z">
          <w:pPr>
            <w:autoSpaceDE w:val="0"/>
            <w:autoSpaceDN w:val="0"/>
            <w:adjustRightInd w:val="0"/>
          </w:pPr>
        </w:pPrChange>
      </w:pPr>
      <w:ins w:id="25861" w:author="Caree2" w:date="2017-04-02T07:45:00Z">
        <w:r w:rsidRPr="00910D57">
          <w:rPr>
            <w:bCs/>
            <w:rPrChange w:id="258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5865" w:author="Caree2" w:date="2017-04-02T07:45:00Z"/>
          <w:bCs/>
          <w:rPrChange w:id="25866" w:author="Caree2" w:date="2017-04-02T08:01:00Z">
            <w:rPr>
              <w:ins w:id="258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68" w:author="Caree2" w:date="2017-04-02T08:01:00Z">
          <w:pPr>
            <w:autoSpaceDE w:val="0"/>
            <w:autoSpaceDN w:val="0"/>
            <w:adjustRightInd w:val="0"/>
          </w:pPr>
        </w:pPrChange>
      </w:pPr>
      <w:ins w:id="25869" w:author="Caree2" w:date="2017-04-02T07:45:00Z">
        <w:r w:rsidRPr="00910D57">
          <w:rPr>
            <w:bCs/>
            <w:rPrChange w:id="258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872" w:author="Caree2" w:date="2017-04-02T07:45:00Z"/>
          <w:bCs/>
          <w:rPrChange w:id="25873" w:author="Caree2" w:date="2017-04-02T08:01:00Z">
            <w:rPr>
              <w:ins w:id="258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75" w:author="Caree2" w:date="2017-04-02T08:01:00Z">
          <w:pPr>
            <w:autoSpaceDE w:val="0"/>
            <w:autoSpaceDN w:val="0"/>
            <w:adjustRightInd w:val="0"/>
          </w:pPr>
        </w:pPrChange>
      </w:pPr>
      <w:ins w:id="25876" w:author="Caree2" w:date="2017-04-02T07:45:00Z">
        <w:r w:rsidRPr="00910D57">
          <w:rPr>
            <w:bCs/>
            <w:rPrChange w:id="258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type="int"&gt;</w:t>
        </w:r>
      </w:ins>
    </w:p>
    <w:p w:rsidR="00956615" w:rsidRPr="00910D57" w:rsidRDefault="00956615" w:rsidP="00910D57">
      <w:pPr>
        <w:rPr>
          <w:ins w:id="25879" w:author="Caree2" w:date="2017-04-02T07:45:00Z"/>
          <w:bCs/>
          <w:rPrChange w:id="25880" w:author="Caree2" w:date="2017-04-02T08:01:00Z">
            <w:rPr>
              <w:ins w:id="258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82" w:author="Caree2" w:date="2017-04-02T08:01:00Z">
          <w:pPr>
            <w:autoSpaceDE w:val="0"/>
            <w:autoSpaceDN w:val="0"/>
            <w:adjustRightInd w:val="0"/>
          </w:pPr>
        </w:pPrChange>
      </w:pPr>
      <w:ins w:id="25883" w:author="Caree2" w:date="2017-04-02T07:45:00Z">
        <w:r w:rsidRPr="00910D57">
          <w:rPr>
            <w:bCs/>
            <w:rPrChange w:id="258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&lt;value&gt;24&lt;/value&gt;</w:t>
        </w:r>
      </w:ins>
    </w:p>
    <w:p w:rsidR="00956615" w:rsidRPr="00910D57" w:rsidRDefault="00956615" w:rsidP="00910D57">
      <w:pPr>
        <w:rPr>
          <w:ins w:id="25887" w:author="Caree2" w:date="2017-04-02T07:45:00Z"/>
          <w:bCs/>
          <w:rPrChange w:id="25888" w:author="Caree2" w:date="2017-04-02T08:01:00Z">
            <w:rPr>
              <w:ins w:id="258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90" w:author="Caree2" w:date="2017-04-02T08:01:00Z">
          <w:pPr>
            <w:autoSpaceDE w:val="0"/>
            <w:autoSpaceDN w:val="0"/>
            <w:adjustRightInd w:val="0"/>
          </w:pPr>
        </w:pPrChange>
      </w:pPr>
      <w:ins w:id="25891" w:author="Caree2" w:date="2017-04-02T07:45:00Z">
        <w:r w:rsidRPr="00910D57">
          <w:rPr>
            <w:bCs/>
            <w:rPrChange w:id="258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8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894" w:author="Caree2" w:date="2017-04-02T07:45:00Z"/>
          <w:bCs/>
          <w:rPrChange w:id="25895" w:author="Caree2" w:date="2017-04-02T08:01:00Z">
            <w:rPr>
              <w:ins w:id="258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897" w:author="Caree2" w:date="2017-04-02T08:01:00Z">
          <w:pPr>
            <w:autoSpaceDE w:val="0"/>
            <w:autoSpaceDN w:val="0"/>
            <w:adjustRightInd w:val="0"/>
          </w:pPr>
        </w:pPrChange>
      </w:pPr>
      <w:ins w:id="25898" w:author="Caree2" w:date="2017-04-02T07:45:00Z">
        <w:r w:rsidRPr="00910D57">
          <w:rPr>
            <w:bCs/>
            <w:rPrChange w:id="258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value="F"&gt;&lt;/constructor-arg&gt;</w:t>
        </w:r>
      </w:ins>
    </w:p>
    <w:p w:rsidR="00956615" w:rsidRPr="00910D57" w:rsidRDefault="00956615" w:rsidP="00910D57">
      <w:pPr>
        <w:rPr>
          <w:ins w:id="25901" w:author="Caree2" w:date="2017-04-02T07:45:00Z"/>
          <w:bCs/>
          <w:rPrChange w:id="25902" w:author="Caree2" w:date="2017-04-02T08:01:00Z">
            <w:rPr>
              <w:ins w:id="259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04" w:author="Caree2" w:date="2017-04-02T08:01:00Z">
          <w:pPr>
            <w:autoSpaceDE w:val="0"/>
            <w:autoSpaceDN w:val="0"/>
            <w:adjustRightInd w:val="0"/>
          </w:pPr>
        </w:pPrChange>
      </w:pPr>
      <w:ins w:id="25905" w:author="Caree2" w:date="2017-04-02T07:45:00Z">
        <w:r w:rsidRPr="00910D57">
          <w:rPr>
            <w:bCs/>
            <w:rPrChange w:id="259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5908" w:author="Caree2" w:date="2017-04-02T07:45:00Z"/>
          <w:bCs/>
          <w:rPrChange w:id="25909" w:author="Caree2" w:date="2017-04-02T08:01:00Z">
            <w:rPr>
              <w:ins w:id="259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11" w:author="Caree2" w:date="2017-04-02T08:01:00Z">
          <w:pPr>
            <w:autoSpaceDE w:val="0"/>
            <w:autoSpaceDN w:val="0"/>
            <w:adjustRightInd w:val="0"/>
          </w:pPr>
        </w:pPrChange>
      </w:pPr>
      <w:ins w:id="25912" w:author="Caree2" w:date="2017-04-02T07:45:00Z">
        <w:r w:rsidRPr="00910D57">
          <w:rPr>
            <w:bCs/>
            <w:rPrChange w:id="259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&lt;value&gt;6000&lt;/value&gt;</w:t>
        </w:r>
      </w:ins>
    </w:p>
    <w:p w:rsidR="00956615" w:rsidRPr="00910D57" w:rsidRDefault="00956615" w:rsidP="00910D57">
      <w:pPr>
        <w:rPr>
          <w:ins w:id="25916" w:author="Caree2" w:date="2017-04-02T07:45:00Z"/>
          <w:bCs/>
          <w:rPrChange w:id="25917" w:author="Caree2" w:date="2017-04-02T08:01:00Z">
            <w:rPr>
              <w:ins w:id="259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19" w:author="Caree2" w:date="2017-04-02T08:01:00Z">
          <w:pPr>
            <w:autoSpaceDE w:val="0"/>
            <w:autoSpaceDN w:val="0"/>
            <w:adjustRightInd w:val="0"/>
          </w:pPr>
        </w:pPrChange>
      </w:pPr>
      <w:ins w:id="25920" w:author="Caree2" w:date="2017-04-02T07:45:00Z">
        <w:r w:rsidRPr="00910D57">
          <w:rPr>
            <w:bCs/>
            <w:rPrChange w:id="259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923" w:author="Caree2" w:date="2017-04-02T07:45:00Z"/>
          <w:bCs/>
          <w:rPrChange w:id="25924" w:author="Caree2" w:date="2017-04-02T08:01:00Z">
            <w:rPr>
              <w:ins w:id="259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26" w:author="Caree2" w:date="2017-04-02T08:01:00Z">
          <w:pPr>
            <w:autoSpaceDE w:val="0"/>
            <w:autoSpaceDN w:val="0"/>
            <w:adjustRightInd w:val="0"/>
          </w:pPr>
        </w:pPrChange>
      </w:pPr>
      <w:ins w:id="25927" w:author="Caree2" w:date="2017-04-02T07:45:00Z">
        <w:r w:rsidRPr="00910D57">
          <w:rPr>
            <w:bCs/>
            <w:rPrChange w:id="259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5929" w:author="Caree2" w:date="2017-04-02T07:45:00Z"/>
          <w:bCs/>
          <w:rPrChange w:id="25930" w:author="Caree2" w:date="2017-04-02T08:01:00Z">
            <w:rPr>
              <w:ins w:id="259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32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5933" w:author="Caree2" w:date="2017-04-02T07:45:00Z"/>
          <w:bCs/>
          <w:rPrChange w:id="25934" w:author="Caree2" w:date="2017-04-02T08:01:00Z">
            <w:rPr>
              <w:ins w:id="259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36" w:author="Caree2" w:date="2017-04-02T08:01:00Z">
          <w:pPr>
            <w:autoSpaceDE w:val="0"/>
            <w:autoSpaceDN w:val="0"/>
            <w:adjustRightInd w:val="0"/>
          </w:pPr>
        </w:pPrChange>
      </w:pPr>
      <w:ins w:id="25937" w:author="Caree2" w:date="2017-04-02T07:45:00Z">
        <w:r w:rsidRPr="00910D57">
          <w:rPr>
            <w:bCs/>
            <w:rPrChange w:id="259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id="pilot02" class="com.rollingstone.springframework.aop.example.Pilot"&gt;</w:t>
        </w:r>
      </w:ins>
    </w:p>
    <w:p w:rsidR="00956615" w:rsidRPr="00910D57" w:rsidRDefault="00956615" w:rsidP="00910D57">
      <w:pPr>
        <w:rPr>
          <w:ins w:id="25939" w:author="Caree2" w:date="2017-04-02T07:45:00Z"/>
          <w:bCs/>
          <w:rPrChange w:id="25940" w:author="Caree2" w:date="2017-04-02T08:01:00Z">
            <w:rPr>
              <w:ins w:id="259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42" w:author="Caree2" w:date="2017-04-02T08:01:00Z">
          <w:pPr>
            <w:autoSpaceDE w:val="0"/>
            <w:autoSpaceDN w:val="0"/>
            <w:adjustRightInd w:val="0"/>
          </w:pPr>
        </w:pPrChange>
      </w:pPr>
      <w:ins w:id="25943" w:author="Caree2" w:date="2017-04-02T07:45:00Z">
        <w:r w:rsidRPr="00910D57">
          <w:rPr>
            <w:bCs/>
            <w:rPrChange w:id="259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value="02"&gt;&lt;/constructor-arg&gt;</w:t>
        </w:r>
      </w:ins>
    </w:p>
    <w:p w:rsidR="00956615" w:rsidRPr="00910D57" w:rsidRDefault="00956615" w:rsidP="00910D57">
      <w:pPr>
        <w:rPr>
          <w:ins w:id="25946" w:author="Caree2" w:date="2017-04-02T07:45:00Z"/>
          <w:bCs/>
          <w:rPrChange w:id="25947" w:author="Caree2" w:date="2017-04-02T08:01:00Z">
            <w:rPr>
              <w:ins w:id="259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49" w:author="Caree2" w:date="2017-04-02T08:01:00Z">
          <w:pPr>
            <w:autoSpaceDE w:val="0"/>
            <w:autoSpaceDN w:val="0"/>
            <w:adjustRightInd w:val="0"/>
          </w:pPr>
        </w:pPrChange>
      </w:pPr>
      <w:ins w:id="25950" w:author="Caree2" w:date="2017-04-02T07:45:00Z">
        <w:r w:rsidRPr="00910D57">
          <w:rPr>
            <w:bCs/>
            <w:rPrChange w:id="259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value="0002"&gt;&lt;/constructor-arg&gt;</w:t>
        </w:r>
      </w:ins>
    </w:p>
    <w:p w:rsidR="00956615" w:rsidRPr="00910D57" w:rsidRDefault="00956615" w:rsidP="00910D57">
      <w:pPr>
        <w:rPr>
          <w:ins w:id="25953" w:author="Caree2" w:date="2017-04-02T07:45:00Z"/>
          <w:bCs/>
          <w:rPrChange w:id="25954" w:author="Caree2" w:date="2017-04-02T08:01:00Z">
            <w:rPr>
              <w:ins w:id="259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56" w:author="Caree2" w:date="2017-04-02T08:01:00Z">
          <w:pPr>
            <w:autoSpaceDE w:val="0"/>
            <w:autoSpaceDN w:val="0"/>
            <w:adjustRightInd w:val="0"/>
          </w:pPr>
        </w:pPrChange>
      </w:pPr>
      <w:ins w:id="25957" w:author="Caree2" w:date="2017-04-02T07:45:00Z">
        <w:r w:rsidRPr="00910D57">
          <w:rPr>
            <w:bCs/>
            <w:rPrChange w:id="259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value="David"&gt;&lt;/constructor-arg&gt;</w:t>
        </w:r>
      </w:ins>
    </w:p>
    <w:p w:rsidR="00956615" w:rsidRPr="00910D57" w:rsidRDefault="00956615" w:rsidP="00910D57">
      <w:pPr>
        <w:rPr>
          <w:ins w:id="25960" w:author="Caree2" w:date="2017-04-02T07:45:00Z"/>
          <w:bCs/>
          <w:rPrChange w:id="25961" w:author="Caree2" w:date="2017-04-02T08:01:00Z">
            <w:rPr>
              <w:ins w:id="259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63" w:author="Caree2" w:date="2017-04-02T08:01:00Z">
          <w:pPr>
            <w:autoSpaceDE w:val="0"/>
            <w:autoSpaceDN w:val="0"/>
            <w:adjustRightInd w:val="0"/>
          </w:pPr>
        </w:pPrChange>
      </w:pPr>
      <w:ins w:id="25964" w:author="Caree2" w:date="2017-04-02T07:45:00Z">
        <w:r w:rsidRPr="00910D57">
          <w:rPr>
            <w:bCs/>
            <w:rPrChange w:id="259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value="Harrington"&gt;&lt;/constructor-arg&gt;</w:t>
        </w:r>
      </w:ins>
    </w:p>
    <w:p w:rsidR="00956615" w:rsidRPr="00910D57" w:rsidRDefault="00956615" w:rsidP="00910D57">
      <w:pPr>
        <w:rPr>
          <w:ins w:id="25967" w:author="Caree2" w:date="2017-04-02T07:45:00Z"/>
          <w:bCs/>
          <w:rPrChange w:id="25968" w:author="Caree2" w:date="2017-04-02T08:01:00Z">
            <w:rPr>
              <w:ins w:id="259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70" w:author="Caree2" w:date="2017-04-02T08:01:00Z">
          <w:pPr>
            <w:autoSpaceDE w:val="0"/>
            <w:autoSpaceDN w:val="0"/>
            <w:adjustRightInd w:val="0"/>
          </w:pPr>
        </w:pPrChange>
      </w:pPr>
      <w:ins w:id="25971" w:author="Caree2" w:date="2017-04-02T07:45:00Z">
        <w:r w:rsidRPr="00910D57">
          <w:rPr>
            <w:bCs/>
            <w:rPrChange w:id="259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5974" w:author="Caree2" w:date="2017-04-02T07:45:00Z"/>
          <w:bCs/>
          <w:rPrChange w:id="25975" w:author="Caree2" w:date="2017-04-02T08:01:00Z">
            <w:rPr>
              <w:ins w:id="259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77" w:author="Caree2" w:date="2017-04-02T08:01:00Z">
          <w:pPr>
            <w:autoSpaceDE w:val="0"/>
            <w:autoSpaceDN w:val="0"/>
            <w:adjustRightInd w:val="0"/>
          </w:pPr>
        </w:pPrChange>
      </w:pPr>
      <w:ins w:id="25978" w:author="Caree2" w:date="2017-04-02T07:45:00Z">
        <w:r w:rsidRPr="00910D57">
          <w:rPr>
            <w:bCs/>
            <w:rPrChange w:id="259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5981" w:author="Caree2" w:date="2017-04-02T07:45:00Z"/>
          <w:bCs/>
          <w:rPrChange w:id="25982" w:author="Caree2" w:date="2017-04-02T08:01:00Z">
            <w:rPr>
              <w:ins w:id="259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84" w:author="Caree2" w:date="2017-04-02T08:01:00Z">
          <w:pPr>
            <w:autoSpaceDE w:val="0"/>
            <w:autoSpaceDN w:val="0"/>
            <w:adjustRightInd w:val="0"/>
          </w:pPr>
        </w:pPrChange>
      </w:pPr>
      <w:ins w:id="25985" w:author="Caree2" w:date="2017-04-02T07:45:00Z">
        <w:r w:rsidRPr="00910D57">
          <w:rPr>
            <w:bCs/>
            <w:rPrChange w:id="259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5989" w:author="Caree2" w:date="2017-04-02T07:45:00Z"/>
          <w:bCs/>
          <w:rPrChange w:id="25990" w:author="Caree2" w:date="2017-04-02T08:01:00Z">
            <w:rPr>
              <w:ins w:id="259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92" w:author="Caree2" w:date="2017-04-02T08:01:00Z">
          <w:pPr>
            <w:autoSpaceDE w:val="0"/>
            <w:autoSpaceDN w:val="0"/>
            <w:adjustRightInd w:val="0"/>
          </w:pPr>
        </w:pPrChange>
      </w:pPr>
      <w:ins w:id="25993" w:author="Caree2" w:date="2017-04-02T07:45:00Z">
        <w:r w:rsidRPr="00910D57">
          <w:rPr>
            <w:bCs/>
            <w:rPrChange w:id="259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59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5996" w:author="Caree2" w:date="2017-04-02T07:45:00Z"/>
          <w:bCs/>
          <w:rPrChange w:id="25997" w:author="Caree2" w:date="2017-04-02T08:01:00Z">
            <w:rPr>
              <w:ins w:id="259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5999" w:author="Caree2" w:date="2017-04-02T08:01:00Z">
          <w:pPr>
            <w:autoSpaceDE w:val="0"/>
            <w:autoSpaceDN w:val="0"/>
            <w:adjustRightInd w:val="0"/>
          </w:pPr>
        </w:pPrChange>
      </w:pPr>
      <w:ins w:id="26000" w:author="Caree2" w:date="2017-04-02T07:45:00Z">
        <w:r w:rsidRPr="00910D57">
          <w:rPr>
            <w:bCs/>
            <w:rPrChange w:id="260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value="24"&gt;&lt;/constructor-arg&gt;</w:t>
        </w:r>
      </w:ins>
    </w:p>
    <w:p w:rsidR="00956615" w:rsidRPr="00910D57" w:rsidRDefault="00956615" w:rsidP="00910D57">
      <w:pPr>
        <w:rPr>
          <w:ins w:id="26003" w:author="Caree2" w:date="2017-04-02T07:45:00Z"/>
          <w:bCs/>
          <w:rPrChange w:id="26004" w:author="Caree2" w:date="2017-04-02T08:01:00Z">
            <w:rPr>
              <w:ins w:id="260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06" w:author="Caree2" w:date="2017-04-02T08:01:00Z">
          <w:pPr>
            <w:autoSpaceDE w:val="0"/>
            <w:autoSpaceDN w:val="0"/>
            <w:adjustRightInd w:val="0"/>
          </w:pPr>
        </w:pPrChange>
      </w:pPr>
      <w:ins w:id="26007" w:author="Caree2" w:date="2017-04-02T07:45:00Z">
        <w:r w:rsidRPr="00910D57">
          <w:rPr>
            <w:bCs/>
            <w:rPrChange w:id="260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value="M"&gt;&lt;/constructor-arg&gt;</w:t>
        </w:r>
      </w:ins>
    </w:p>
    <w:p w:rsidR="00956615" w:rsidRPr="00910D57" w:rsidRDefault="00956615" w:rsidP="00910D57">
      <w:pPr>
        <w:rPr>
          <w:ins w:id="26010" w:author="Caree2" w:date="2017-04-02T07:45:00Z"/>
          <w:bCs/>
          <w:rPrChange w:id="26011" w:author="Caree2" w:date="2017-04-02T08:01:00Z">
            <w:rPr>
              <w:ins w:id="260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13" w:author="Caree2" w:date="2017-04-02T08:01:00Z">
          <w:pPr>
            <w:autoSpaceDE w:val="0"/>
            <w:autoSpaceDN w:val="0"/>
            <w:adjustRightInd w:val="0"/>
          </w:pPr>
        </w:pPrChange>
      </w:pPr>
      <w:ins w:id="26014" w:author="Caree2" w:date="2017-04-02T07:45:00Z">
        <w:r w:rsidRPr="00910D57">
          <w:rPr>
            <w:bCs/>
            <w:rPrChange w:id="260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6017" w:author="Caree2" w:date="2017-04-02T07:45:00Z"/>
          <w:bCs/>
          <w:rPrChange w:id="26018" w:author="Caree2" w:date="2017-04-02T08:01:00Z">
            <w:rPr>
              <w:ins w:id="260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20" w:author="Caree2" w:date="2017-04-02T08:01:00Z">
          <w:pPr>
            <w:autoSpaceDE w:val="0"/>
            <w:autoSpaceDN w:val="0"/>
            <w:adjustRightInd w:val="0"/>
          </w:pPr>
        </w:pPrChange>
      </w:pPr>
      <w:ins w:id="26021" w:author="Caree2" w:date="2017-04-02T07:45:00Z">
        <w:r w:rsidRPr="00910D57">
          <w:rPr>
            <w:bCs/>
            <w:rPrChange w:id="260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&lt;value&gt;6000&lt;/value&gt;</w:t>
        </w:r>
      </w:ins>
    </w:p>
    <w:p w:rsidR="00956615" w:rsidRPr="00910D57" w:rsidRDefault="00956615" w:rsidP="00910D57">
      <w:pPr>
        <w:rPr>
          <w:ins w:id="26025" w:author="Caree2" w:date="2017-04-02T07:45:00Z"/>
          <w:bCs/>
          <w:rPrChange w:id="26026" w:author="Caree2" w:date="2017-04-02T08:01:00Z">
            <w:rPr>
              <w:ins w:id="260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28" w:author="Caree2" w:date="2017-04-02T08:01:00Z">
          <w:pPr>
            <w:autoSpaceDE w:val="0"/>
            <w:autoSpaceDN w:val="0"/>
            <w:adjustRightInd w:val="0"/>
          </w:pPr>
        </w:pPrChange>
      </w:pPr>
      <w:ins w:id="26029" w:author="Caree2" w:date="2017-04-02T07:45:00Z">
        <w:r w:rsidRPr="00910D57">
          <w:rPr>
            <w:bCs/>
            <w:rPrChange w:id="260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60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032" w:author="Caree2" w:date="2017-04-02T07:45:00Z"/>
          <w:bCs/>
          <w:rPrChange w:id="26033" w:author="Caree2" w:date="2017-04-02T08:01:00Z">
            <w:rPr>
              <w:ins w:id="260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35" w:author="Caree2" w:date="2017-04-02T08:01:00Z">
          <w:pPr>
            <w:autoSpaceDE w:val="0"/>
            <w:autoSpaceDN w:val="0"/>
            <w:adjustRightInd w:val="0"/>
          </w:pPr>
        </w:pPrChange>
      </w:pPr>
      <w:ins w:id="26036" w:author="Caree2" w:date="2017-04-02T07:45:00Z">
        <w:r w:rsidRPr="00910D57">
          <w:rPr>
            <w:bCs/>
            <w:rPrChange w:id="260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6038" w:author="Caree2" w:date="2017-04-02T07:45:00Z"/>
          <w:bCs/>
          <w:rPrChange w:id="26039" w:author="Caree2" w:date="2017-04-02T08:01:00Z">
            <w:rPr>
              <w:ins w:id="260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4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6042" w:author="Caree2" w:date="2017-04-02T07:45:00Z"/>
          <w:bCs/>
          <w:rPrChange w:id="26043" w:author="Caree2" w:date="2017-04-02T08:01:00Z">
            <w:rPr>
              <w:ins w:id="260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45" w:author="Caree2" w:date="2017-04-02T08:01:00Z">
          <w:pPr>
            <w:autoSpaceDE w:val="0"/>
            <w:autoSpaceDN w:val="0"/>
            <w:adjustRightInd w:val="0"/>
          </w:pPr>
        </w:pPrChange>
      </w:pPr>
      <w:ins w:id="26046" w:author="Caree2" w:date="2017-04-02T07:45:00Z">
        <w:r w:rsidRPr="00910D57">
          <w:rPr>
            <w:bCs/>
            <w:rPrChange w:id="260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id="pilot03" class="com.rollingstone.springframework.aop.example.Pilot"&gt;</w:t>
        </w:r>
      </w:ins>
    </w:p>
    <w:p w:rsidR="00956615" w:rsidRPr="00910D57" w:rsidRDefault="00956615" w:rsidP="00910D57">
      <w:pPr>
        <w:rPr>
          <w:ins w:id="26048" w:author="Caree2" w:date="2017-04-02T07:45:00Z"/>
          <w:bCs/>
          <w:rPrChange w:id="26049" w:author="Caree2" w:date="2017-04-02T08:01:00Z">
            <w:rPr>
              <w:ins w:id="260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51" w:author="Caree2" w:date="2017-04-02T08:01:00Z">
          <w:pPr>
            <w:autoSpaceDE w:val="0"/>
            <w:autoSpaceDN w:val="0"/>
            <w:adjustRightInd w:val="0"/>
          </w:pPr>
        </w:pPrChange>
      </w:pPr>
      <w:ins w:id="26052" w:author="Caree2" w:date="2017-04-02T07:45:00Z">
        <w:r w:rsidRPr="00910D57">
          <w:rPr>
            <w:bCs/>
            <w:rPrChange w:id="260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value="03"&gt;&lt;/constructor-arg&gt;</w:t>
        </w:r>
      </w:ins>
    </w:p>
    <w:p w:rsidR="00956615" w:rsidRPr="00910D57" w:rsidRDefault="00956615" w:rsidP="00910D57">
      <w:pPr>
        <w:rPr>
          <w:ins w:id="26055" w:author="Caree2" w:date="2017-04-02T07:45:00Z"/>
          <w:bCs/>
          <w:rPrChange w:id="26056" w:author="Caree2" w:date="2017-04-02T08:01:00Z">
            <w:rPr>
              <w:ins w:id="260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58" w:author="Caree2" w:date="2017-04-02T08:01:00Z">
          <w:pPr>
            <w:autoSpaceDE w:val="0"/>
            <w:autoSpaceDN w:val="0"/>
            <w:adjustRightInd w:val="0"/>
          </w:pPr>
        </w:pPrChange>
      </w:pPr>
      <w:ins w:id="26059" w:author="Caree2" w:date="2017-04-02T07:45:00Z">
        <w:r w:rsidRPr="00910D57">
          <w:rPr>
            <w:bCs/>
            <w:rPrChange w:id="260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value="0003"&gt;&lt;/constructor-arg&gt;</w:t>
        </w:r>
      </w:ins>
    </w:p>
    <w:p w:rsidR="00956615" w:rsidRPr="00910D57" w:rsidRDefault="00956615" w:rsidP="00910D57">
      <w:pPr>
        <w:rPr>
          <w:ins w:id="26062" w:author="Caree2" w:date="2017-04-02T07:45:00Z"/>
          <w:bCs/>
          <w:rPrChange w:id="26063" w:author="Caree2" w:date="2017-04-02T08:01:00Z">
            <w:rPr>
              <w:ins w:id="260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65" w:author="Caree2" w:date="2017-04-02T08:01:00Z">
          <w:pPr>
            <w:autoSpaceDE w:val="0"/>
            <w:autoSpaceDN w:val="0"/>
            <w:adjustRightInd w:val="0"/>
          </w:pPr>
        </w:pPrChange>
      </w:pPr>
      <w:ins w:id="26066" w:author="Caree2" w:date="2017-04-02T07:45:00Z">
        <w:r w:rsidRPr="00910D57">
          <w:rPr>
            <w:bCs/>
            <w:rPrChange w:id="260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value="Soumitra"&gt;&lt;/constructor-arg&gt;</w:t>
        </w:r>
      </w:ins>
    </w:p>
    <w:p w:rsidR="00956615" w:rsidRPr="00910D57" w:rsidRDefault="00956615" w:rsidP="00910D57">
      <w:pPr>
        <w:rPr>
          <w:ins w:id="26069" w:author="Caree2" w:date="2017-04-02T07:45:00Z"/>
          <w:bCs/>
          <w:rPrChange w:id="26070" w:author="Caree2" w:date="2017-04-02T08:01:00Z">
            <w:rPr>
              <w:ins w:id="260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72" w:author="Caree2" w:date="2017-04-02T08:01:00Z">
          <w:pPr>
            <w:autoSpaceDE w:val="0"/>
            <w:autoSpaceDN w:val="0"/>
            <w:adjustRightInd w:val="0"/>
          </w:pPr>
        </w:pPrChange>
      </w:pPr>
      <w:ins w:id="26073" w:author="Caree2" w:date="2017-04-02T07:45:00Z">
        <w:r w:rsidRPr="00910D57">
          <w:rPr>
            <w:bCs/>
            <w:rPrChange w:id="260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value="Chatterjee"&gt;&lt;/constructor-arg&gt;</w:t>
        </w:r>
      </w:ins>
    </w:p>
    <w:p w:rsidR="00956615" w:rsidRPr="00910D57" w:rsidRDefault="00956615" w:rsidP="00910D57">
      <w:pPr>
        <w:rPr>
          <w:ins w:id="26076" w:author="Caree2" w:date="2017-04-02T07:45:00Z"/>
          <w:bCs/>
          <w:rPrChange w:id="26077" w:author="Caree2" w:date="2017-04-02T08:01:00Z">
            <w:rPr>
              <w:ins w:id="260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79" w:author="Caree2" w:date="2017-04-02T08:01:00Z">
          <w:pPr>
            <w:autoSpaceDE w:val="0"/>
            <w:autoSpaceDN w:val="0"/>
            <w:adjustRightInd w:val="0"/>
          </w:pPr>
        </w:pPrChange>
      </w:pPr>
      <w:ins w:id="26080" w:author="Caree2" w:date="2017-04-02T07:45:00Z">
        <w:r w:rsidRPr="00910D57">
          <w:rPr>
            <w:bCs/>
            <w:rPrChange w:id="260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6083" w:author="Caree2" w:date="2017-04-02T07:45:00Z"/>
          <w:bCs/>
          <w:rPrChange w:id="26084" w:author="Caree2" w:date="2017-04-02T08:01:00Z">
            <w:rPr>
              <w:ins w:id="260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86" w:author="Caree2" w:date="2017-04-02T08:01:00Z">
          <w:pPr>
            <w:autoSpaceDE w:val="0"/>
            <w:autoSpaceDN w:val="0"/>
            <w:adjustRightInd w:val="0"/>
          </w:pPr>
        </w:pPrChange>
      </w:pPr>
      <w:ins w:id="26087" w:author="Caree2" w:date="2017-04-02T07:45:00Z">
        <w:r w:rsidRPr="00910D57">
          <w:rPr>
            <w:bCs/>
            <w:rPrChange w:id="260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6090" w:author="Caree2" w:date="2017-04-02T07:45:00Z"/>
          <w:bCs/>
          <w:rPrChange w:id="26091" w:author="Caree2" w:date="2017-04-02T08:01:00Z">
            <w:rPr>
              <w:ins w:id="260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093" w:author="Caree2" w:date="2017-04-02T08:01:00Z">
          <w:pPr>
            <w:autoSpaceDE w:val="0"/>
            <w:autoSpaceDN w:val="0"/>
            <w:adjustRightInd w:val="0"/>
          </w:pPr>
        </w:pPrChange>
      </w:pPr>
      <w:ins w:id="26094" w:author="Caree2" w:date="2017-04-02T07:45:00Z">
        <w:r w:rsidRPr="00910D57">
          <w:rPr>
            <w:bCs/>
            <w:rPrChange w:id="260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0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6098" w:author="Caree2" w:date="2017-04-02T07:45:00Z"/>
          <w:bCs/>
          <w:rPrChange w:id="26099" w:author="Caree2" w:date="2017-04-02T08:01:00Z">
            <w:rPr>
              <w:ins w:id="261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01" w:author="Caree2" w:date="2017-04-02T08:01:00Z">
          <w:pPr>
            <w:autoSpaceDE w:val="0"/>
            <w:autoSpaceDN w:val="0"/>
            <w:adjustRightInd w:val="0"/>
          </w:pPr>
        </w:pPrChange>
      </w:pPr>
      <w:ins w:id="26102" w:author="Caree2" w:date="2017-04-02T07:45:00Z">
        <w:r w:rsidRPr="00910D57">
          <w:rPr>
            <w:bCs/>
            <w:rPrChange w:id="261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105" w:author="Caree2" w:date="2017-04-02T07:45:00Z"/>
          <w:bCs/>
          <w:rPrChange w:id="26106" w:author="Caree2" w:date="2017-04-02T08:01:00Z">
            <w:rPr>
              <w:ins w:id="261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08" w:author="Caree2" w:date="2017-04-02T08:01:00Z">
          <w:pPr>
            <w:autoSpaceDE w:val="0"/>
            <w:autoSpaceDN w:val="0"/>
            <w:adjustRightInd w:val="0"/>
          </w:pPr>
        </w:pPrChange>
      </w:pPr>
      <w:ins w:id="26109" w:author="Caree2" w:date="2017-04-02T07:45:00Z">
        <w:r w:rsidRPr="00910D57">
          <w:rPr>
            <w:bCs/>
            <w:rPrChange w:id="261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value="24"&gt;&lt;/constructor-arg&gt;</w:t>
        </w:r>
      </w:ins>
    </w:p>
    <w:p w:rsidR="00956615" w:rsidRPr="00910D57" w:rsidRDefault="00956615" w:rsidP="00910D57">
      <w:pPr>
        <w:rPr>
          <w:ins w:id="26112" w:author="Caree2" w:date="2017-04-02T07:45:00Z"/>
          <w:bCs/>
          <w:rPrChange w:id="26113" w:author="Caree2" w:date="2017-04-02T08:01:00Z">
            <w:rPr>
              <w:ins w:id="2611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15" w:author="Caree2" w:date="2017-04-02T08:01:00Z">
          <w:pPr>
            <w:autoSpaceDE w:val="0"/>
            <w:autoSpaceDN w:val="0"/>
            <w:adjustRightInd w:val="0"/>
          </w:pPr>
        </w:pPrChange>
      </w:pPr>
      <w:ins w:id="26116" w:author="Caree2" w:date="2017-04-02T07:45:00Z">
        <w:r w:rsidRPr="00910D57">
          <w:rPr>
            <w:bCs/>
            <w:rPrChange w:id="261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value="M"&gt;&lt;/constructor-arg&gt;</w:t>
        </w:r>
      </w:ins>
    </w:p>
    <w:p w:rsidR="00956615" w:rsidRPr="00910D57" w:rsidRDefault="00956615" w:rsidP="00910D57">
      <w:pPr>
        <w:rPr>
          <w:ins w:id="26119" w:author="Caree2" w:date="2017-04-02T07:45:00Z"/>
          <w:bCs/>
          <w:rPrChange w:id="26120" w:author="Caree2" w:date="2017-04-02T08:01:00Z">
            <w:rPr>
              <w:ins w:id="261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22" w:author="Caree2" w:date="2017-04-02T08:01:00Z">
          <w:pPr>
            <w:autoSpaceDE w:val="0"/>
            <w:autoSpaceDN w:val="0"/>
            <w:adjustRightInd w:val="0"/>
          </w:pPr>
        </w:pPrChange>
      </w:pPr>
      <w:ins w:id="26123" w:author="Caree2" w:date="2017-04-02T07:45:00Z">
        <w:r w:rsidRPr="00910D57">
          <w:rPr>
            <w:bCs/>
            <w:rPrChange w:id="261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6126" w:author="Caree2" w:date="2017-04-02T07:45:00Z"/>
          <w:bCs/>
          <w:rPrChange w:id="26127" w:author="Caree2" w:date="2017-04-02T08:01:00Z">
            <w:rPr>
              <w:ins w:id="261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29" w:author="Caree2" w:date="2017-04-02T08:01:00Z">
          <w:pPr>
            <w:autoSpaceDE w:val="0"/>
            <w:autoSpaceDN w:val="0"/>
            <w:adjustRightInd w:val="0"/>
          </w:pPr>
        </w:pPrChange>
      </w:pPr>
      <w:ins w:id="26130" w:author="Caree2" w:date="2017-04-02T07:45:00Z">
        <w:r w:rsidRPr="00910D57">
          <w:rPr>
            <w:bCs/>
            <w:rPrChange w:id="261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&lt;value&gt;6000&lt;/value&gt;</w:t>
        </w:r>
      </w:ins>
    </w:p>
    <w:p w:rsidR="00956615" w:rsidRPr="00910D57" w:rsidRDefault="00956615" w:rsidP="00910D57">
      <w:pPr>
        <w:rPr>
          <w:ins w:id="26134" w:author="Caree2" w:date="2017-04-02T07:45:00Z"/>
          <w:bCs/>
          <w:rPrChange w:id="26135" w:author="Caree2" w:date="2017-04-02T08:01:00Z">
            <w:rPr>
              <w:ins w:id="261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37" w:author="Caree2" w:date="2017-04-02T08:01:00Z">
          <w:pPr>
            <w:autoSpaceDE w:val="0"/>
            <w:autoSpaceDN w:val="0"/>
            <w:adjustRightInd w:val="0"/>
          </w:pPr>
        </w:pPrChange>
      </w:pPr>
      <w:ins w:id="26138" w:author="Caree2" w:date="2017-04-02T07:45:00Z">
        <w:r w:rsidRPr="00910D57">
          <w:rPr>
            <w:bCs/>
            <w:rPrChange w:id="261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141" w:author="Caree2" w:date="2017-04-02T07:45:00Z"/>
          <w:bCs/>
          <w:rPrChange w:id="26142" w:author="Caree2" w:date="2017-04-02T08:01:00Z">
            <w:rPr>
              <w:ins w:id="261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44" w:author="Caree2" w:date="2017-04-02T08:01:00Z">
          <w:pPr>
            <w:autoSpaceDE w:val="0"/>
            <w:autoSpaceDN w:val="0"/>
            <w:adjustRightInd w:val="0"/>
          </w:pPr>
        </w:pPrChange>
      </w:pPr>
      <w:ins w:id="26145" w:author="Caree2" w:date="2017-04-02T07:45:00Z">
        <w:r w:rsidRPr="00910D57">
          <w:rPr>
            <w:bCs/>
            <w:rPrChange w:id="261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6147" w:author="Caree2" w:date="2017-04-02T07:45:00Z"/>
          <w:bCs/>
          <w:rPrChange w:id="26148" w:author="Caree2" w:date="2017-04-02T08:01:00Z">
            <w:rPr>
              <w:ins w:id="261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50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6151" w:author="Caree2" w:date="2017-04-02T07:45:00Z"/>
          <w:bCs/>
          <w:rPrChange w:id="26152" w:author="Caree2" w:date="2017-04-02T08:01:00Z">
            <w:rPr>
              <w:ins w:id="261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54" w:author="Caree2" w:date="2017-04-02T08:01:00Z">
          <w:pPr>
            <w:autoSpaceDE w:val="0"/>
            <w:autoSpaceDN w:val="0"/>
            <w:adjustRightInd w:val="0"/>
          </w:pPr>
        </w:pPrChange>
      </w:pPr>
      <w:ins w:id="26155" w:author="Caree2" w:date="2017-04-02T07:45:00Z">
        <w:r w:rsidRPr="00910D57">
          <w:rPr>
            <w:bCs/>
            <w:rPrChange w:id="261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id="pilot04" class="com.rollingstone.springframework.aop.example.Pilot"&gt;</w:t>
        </w:r>
      </w:ins>
    </w:p>
    <w:p w:rsidR="00956615" w:rsidRPr="00910D57" w:rsidRDefault="00956615" w:rsidP="00910D57">
      <w:pPr>
        <w:rPr>
          <w:ins w:id="26157" w:author="Caree2" w:date="2017-04-02T07:45:00Z"/>
          <w:bCs/>
          <w:rPrChange w:id="26158" w:author="Caree2" w:date="2017-04-02T08:01:00Z">
            <w:rPr>
              <w:ins w:id="261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60" w:author="Caree2" w:date="2017-04-02T08:01:00Z">
          <w:pPr>
            <w:autoSpaceDE w:val="0"/>
            <w:autoSpaceDN w:val="0"/>
            <w:adjustRightInd w:val="0"/>
          </w:pPr>
        </w:pPrChange>
      </w:pPr>
      <w:ins w:id="26161" w:author="Caree2" w:date="2017-04-02T07:45:00Z">
        <w:r w:rsidRPr="00910D57">
          <w:rPr>
            <w:bCs/>
            <w:rPrChange w:id="261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value="04"&gt;&lt;/constructor-arg&gt;</w:t>
        </w:r>
      </w:ins>
    </w:p>
    <w:p w:rsidR="00956615" w:rsidRPr="00910D57" w:rsidRDefault="00956615" w:rsidP="00910D57">
      <w:pPr>
        <w:rPr>
          <w:ins w:id="26164" w:author="Caree2" w:date="2017-04-02T07:45:00Z"/>
          <w:bCs/>
          <w:rPrChange w:id="26165" w:author="Caree2" w:date="2017-04-02T08:01:00Z">
            <w:rPr>
              <w:ins w:id="261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67" w:author="Caree2" w:date="2017-04-02T08:01:00Z">
          <w:pPr>
            <w:autoSpaceDE w:val="0"/>
            <w:autoSpaceDN w:val="0"/>
            <w:adjustRightInd w:val="0"/>
          </w:pPr>
        </w:pPrChange>
      </w:pPr>
      <w:ins w:id="26168" w:author="Caree2" w:date="2017-04-02T07:45:00Z">
        <w:r w:rsidRPr="00910D57">
          <w:rPr>
            <w:bCs/>
            <w:rPrChange w:id="261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value="0004"&gt;&lt;/constructor-arg&gt;</w:t>
        </w:r>
      </w:ins>
    </w:p>
    <w:p w:rsidR="00956615" w:rsidRPr="00910D57" w:rsidRDefault="00956615" w:rsidP="00910D57">
      <w:pPr>
        <w:rPr>
          <w:ins w:id="26171" w:author="Caree2" w:date="2017-04-02T07:45:00Z"/>
          <w:bCs/>
          <w:rPrChange w:id="26172" w:author="Caree2" w:date="2017-04-02T08:01:00Z">
            <w:rPr>
              <w:ins w:id="261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74" w:author="Caree2" w:date="2017-04-02T08:01:00Z">
          <w:pPr>
            <w:autoSpaceDE w:val="0"/>
            <w:autoSpaceDN w:val="0"/>
            <w:adjustRightInd w:val="0"/>
          </w:pPr>
        </w:pPrChange>
      </w:pPr>
      <w:ins w:id="26175" w:author="Caree2" w:date="2017-04-02T07:45:00Z">
        <w:r w:rsidRPr="00910D57">
          <w:rPr>
            <w:bCs/>
            <w:rPrChange w:id="261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value="Sophia"&gt;&lt;/constructor-arg&gt;</w:t>
        </w:r>
      </w:ins>
    </w:p>
    <w:p w:rsidR="00956615" w:rsidRPr="00910D57" w:rsidRDefault="00956615" w:rsidP="00910D57">
      <w:pPr>
        <w:rPr>
          <w:ins w:id="26178" w:author="Caree2" w:date="2017-04-02T07:45:00Z"/>
          <w:bCs/>
          <w:rPrChange w:id="26179" w:author="Caree2" w:date="2017-04-02T08:01:00Z">
            <w:rPr>
              <w:ins w:id="261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81" w:author="Caree2" w:date="2017-04-02T08:01:00Z">
          <w:pPr>
            <w:autoSpaceDE w:val="0"/>
            <w:autoSpaceDN w:val="0"/>
            <w:adjustRightInd w:val="0"/>
          </w:pPr>
        </w:pPrChange>
      </w:pPr>
      <w:ins w:id="26182" w:author="Caree2" w:date="2017-04-02T07:45:00Z">
        <w:r w:rsidRPr="00910D57">
          <w:rPr>
            <w:bCs/>
            <w:rPrChange w:id="261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value="Smith"&gt;&lt;/constructor-arg&gt;</w:t>
        </w:r>
      </w:ins>
    </w:p>
    <w:p w:rsidR="00956615" w:rsidRPr="00910D57" w:rsidRDefault="00956615" w:rsidP="00910D57">
      <w:pPr>
        <w:rPr>
          <w:ins w:id="26185" w:author="Caree2" w:date="2017-04-02T07:45:00Z"/>
          <w:bCs/>
          <w:rPrChange w:id="26186" w:author="Caree2" w:date="2017-04-02T08:01:00Z">
            <w:rPr>
              <w:ins w:id="261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88" w:author="Caree2" w:date="2017-04-02T08:01:00Z">
          <w:pPr>
            <w:autoSpaceDE w:val="0"/>
            <w:autoSpaceDN w:val="0"/>
            <w:adjustRightInd w:val="0"/>
          </w:pPr>
        </w:pPrChange>
      </w:pPr>
      <w:ins w:id="26189" w:author="Caree2" w:date="2017-04-02T07:45:00Z">
        <w:r w:rsidRPr="00910D57">
          <w:rPr>
            <w:bCs/>
            <w:rPrChange w:id="261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6192" w:author="Caree2" w:date="2017-04-02T07:45:00Z"/>
          <w:bCs/>
          <w:rPrChange w:id="26193" w:author="Caree2" w:date="2017-04-02T08:01:00Z">
            <w:rPr>
              <w:ins w:id="261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195" w:author="Caree2" w:date="2017-04-02T08:01:00Z">
          <w:pPr>
            <w:autoSpaceDE w:val="0"/>
            <w:autoSpaceDN w:val="0"/>
            <w:adjustRightInd w:val="0"/>
          </w:pPr>
        </w:pPrChange>
      </w:pPr>
      <w:ins w:id="26196" w:author="Caree2" w:date="2017-04-02T07:45:00Z">
        <w:r w:rsidRPr="00910D57">
          <w:rPr>
            <w:bCs/>
            <w:rPrChange w:id="261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1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6199" w:author="Caree2" w:date="2017-04-02T07:45:00Z"/>
          <w:bCs/>
          <w:rPrChange w:id="26200" w:author="Caree2" w:date="2017-04-02T08:01:00Z">
            <w:rPr>
              <w:ins w:id="262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02" w:author="Caree2" w:date="2017-04-02T08:01:00Z">
          <w:pPr>
            <w:autoSpaceDE w:val="0"/>
            <w:autoSpaceDN w:val="0"/>
            <w:adjustRightInd w:val="0"/>
          </w:pPr>
        </w:pPrChange>
      </w:pPr>
      <w:ins w:id="26203" w:author="Caree2" w:date="2017-04-02T07:45:00Z">
        <w:r w:rsidRPr="00910D57">
          <w:rPr>
            <w:bCs/>
            <w:rPrChange w:id="262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6207" w:author="Caree2" w:date="2017-04-02T07:45:00Z"/>
          <w:bCs/>
          <w:rPrChange w:id="26208" w:author="Caree2" w:date="2017-04-02T08:01:00Z">
            <w:rPr>
              <w:ins w:id="262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10" w:author="Caree2" w:date="2017-04-02T08:01:00Z">
          <w:pPr>
            <w:autoSpaceDE w:val="0"/>
            <w:autoSpaceDN w:val="0"/>
            <w:adjustRightInd w:val="0"/>
          </w:pPr>
        </w:pPrChange>
      </w:pPr>
      <w:ins w:id="26211" w:author="Caree2" w:date="2017-04-02T07:45:00Z">
        <w:r w:rsidRPr="00910D57">
          <w:rPr>
            <w:bCs/>
            <w:rPrChange w:id="262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214" w:author="Caree2" w:date="2017-04-02T07:45:00Z"/>
          <w:bCs/>
          <w:rPrChange w:id="26215" w:author="Caree2" w:date="2017-04-02T08:01:00Z">
            <w:rPr>
              <w:ins w:id="262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17" w:author="Caree2" w:date="2017-04-02T08:01:00Z">
          <w:pPr>
            <w:autoSpaceDE w:val="0"/>
            <w:autoSpaceDN w:val="0"/>
            <w:adjustRightInd w:val="0"/>
          </w:pPr>
        </w:pPrChange>
      </w:pPr>
      <w:ins w:id="26218" w:author="Caree2" w:date="2017-04-02T07:45:00Z">
        <w:r w:rsidRPr="00910D57">
          <w:rPr>
            <w:bCs/>
            <w:rPrChange w:id="262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value="24"&gt;&lt;/constructor-arg&gt;</w:t>
        </w:r>
      </w:ins>
    </w:p>
    <w:p w:rsidR="00956615" w:rsidRPr="00910D57" w:rsidRDefault="00956615" w:rsidP="00910D57">
      <w:pPr>
        <w:rPr>
          <w:ins w:id="26221" w:author="Caree2" w:date="2017-04-02T07:45:00Z"/>
          <w:bCs/>
          <w:rPrChange w:id="26222" w:author="Caree2" w:date="2017-04-02T08:01:00Z">
            <w:rPr>
              <w:ins w:id="262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24" w:author="Caree2" w:date="2017-04-02T08:01:00Z">
          <w:pPr>
            <w:autoSpaceDE w:val="0"/>
            <w:autoSpaceDN w:val="0"/>
            <w:adjustRightInd w:val="0"/>
          </w:pPr>
        </w:pPrChange>
      </w:pPr>
      <w:ins w:id="26225" w:author="Caree2" w:date="2017-04-02T07:45:00Z">
        <w:r w:rsidRPr="00910D57">
          <w:rPr>
            <w:bCs/>
            <w:rPrChange w:id="262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value="F"&gt;&lt;/constructor-arg&gt;</w:t>
        </w:r>
      </w:ins>
    </w:p>
    <w:p w:rsidR="00956615" w:rsidRPr="00910D57" w:rsidRDefault="00956615" w:rsidP="00910D57">
      <w:pPr>
        <w:rPr>
          <w:ins w:id="26228" w:author="Caree2" w:date="2017-04-02T07:45:00Z"/>
          <w:bCs/>
          <w:rPrChange w:id="26229" w:author="Caree2" w:date="2017-04-02T08:01:00Z">
            <w:rPr>
              <w:ins w:id="262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31" w:author="Caree2" w:date="2017-04-02T08:01:00Z">
          <w:pPr>
            <w:autoSpaceDE w:val="0"/>
            <w:autoSpaceDN w:val="0"/>
            <w:adjustRightInd w:val="0"/>
          </w:pPr>
        </w:pPrChange>
      </w:pPr>
      <w:ins w:id="26232" w:author="Caree2" w:date="2017-04-02T07:45:00Z">
        <w:r w:rsidRPr="00910D57">
          <w:rPr>
            <w:bCs/>
            <w:rPrChange w:id="262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6235" w:author="Caree2" w:date="2017-04-02T07:45:00Z"/>
          <w:bCs/>
          <w:rPrChange w:id="26236" w:author="Caree2" w:date="2017-04-02T08:01:00Z">
            <w:rPr>
              <w:ins w:id="262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38" w:author="Caree2" w:date="2017-04-02T08:01:00Z">
          <w:pPr>
            <w:autoSpaceDE w:val="0"/>
            <w:autoSpaceDN w:val="0"/>
            <w:adjustRightInd w:val="0"/>
          </w:pPr>
        </w:pPrChange>
      </w:pPr>
      <w:ins w:id="26239" w:author="Caree2" w:date="2017-04-02T07:45:00Z">
        <w:r w:rsidRPr="00910D57">
          <w:rPr>
            <w:bCs/>
            <w:rPrChange w:id="262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&lt;value&gt;6000&lt;/value&gt;</w:t>
        </w:r>
      </w:ins>
    </w:p>
    <w:p w:rsidR="00956615" w:rsidRPr="00910D57" w:rsidRDefault="00956615" w:rsidP="00910D57">
      <w:pPr>
        <w:rPr>
          <w:ins w:id="26243" w:author="Caree2" w:date="2017-04-02T07:45:00Z"/>
          <w:bCs/>
          <w:rPrChange w:id="26244" w:author="Caree2" w:date="2017-04-02T08:01:00Z">
            <w:rPr>
              <w:ins w:id="262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46" w:author="Caree2" w:date="2017-04-02T08:01:00Z">
          <w:pPr>
            <w:autoSpaceDE w:val="0"/>
            <w:autoSpaceDN w:val="0"/>
            <w:adjustRightInd w:val="0"/>
          </w:pPr>
        </w:pPrChange>
      </w:pPr>
      <w:ins w:id="26247" w:author="Caree2" w:date="2017-04-02T07:45:00Z">
        <w:r w:rsidRPr="00910D57">
          <w:rPr>
            <w:bCs/>
            <w:rPrChange w:id="262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250" w:author="Caree2" w:date="2017-04-02T07:45:00Z"/>
          <w:bCs/>
          <w:rPrChange w:id="26251" w:author="Caree2" w:date="2017-04-02T08:01:00Z">
            <w:rPr>
              <w:ins w:id="262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53" w:author="Caree2" w:date="2017-04-02T08:01:00Z">
          <w:pPr>
            <w:autoSpaceDE w:val="0"/>
            <w:autoSpaceDN w:val="0"/>
            <w:adjustRightInd w:val="0"/>
          </w:pPr>
        </w:pPrChange>
      </w:pPr>
      <w:ins w:id="26254" w:author="Caree2" w:date="2017-04-02T07:45:00Z">
        <w:r w:rsidRPr="00910D57">
          <w:rPr>
            <w:bCs/>
            <w:rPrChange w:id="262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6256" w:author="Caree2" w:date="2017-04-02T07:45:00Z"/>
          <w:bCs/>
          <w:rPrChange w:id="26257" w:author="Caree2" w:date="2017-04-02T08:01:00Z">
            <w:rPr>
              <w:ins w:id="262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5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6260" w:author="Caree2" w:date="2017-04-02T07:45:00Z"/>
          <w:bCs/>
          <w:rPrChange w:id="26261" w:author="Caree2" w:date="2017-04-02T08:01:00Z">
            <w:rPr>
              <w:ins w:id="262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63" w:author="Caree2" w:date="2017-04-02T08:01:00Z">
          <w:pPr>
            <w:autoSpaceDE w:val="0"/>
            <w:autoSpaceDN w:val="0"/>
            <w:adjustRightInd w:val="0"/>
          </w:pPr>
        </w:pPrChange>
      </w:pPr>
      <w:ins w:id="26264" w:author="Caree2" w:date="2017-04-02T07:45:00Z">
        <w:r w:rsidRPr="00910D57">
          <w:rPr>
            <w:bCs/>
            <w:rPrChange w:id="262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id="pilot05" class="com.rollingstone.springframework.aop.example.Pilot"&gt;</w:t>
        </w:r>
      </w:ins>
    </w:p>
    <w:p w:rsidR="00956615" w:rsidRPr="00910D57" w:rsidRDefault="00956615" w:rsidP="00910D57">
      <w:pPr>
        <w:rPr>
          <w:ins w:id="26266" w:author="Caree2" w:date="2017-04-02T07:45:00Z"/>
          <w:bCs/>
          <w:rPrChange w:id="26267" w:author="Caree2" w:date="2017-04-02T08:01:00Z">
            <w:rPr>
              <w:ins w:id="262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69" w:author="Caree2" w:date="2017-04-02T08:01:00Z">
          <w:pPr>
            <w:autoSpaceDE w:val="0"/>
            <w:autoSpaceDN w:val="0"/>
            <w:adjustRightInd w:val="0"/>
          </w:pPr>
        </w:pPrChange>
      </w:pPr>
      <w:ins w:id="26270" w:author="Caree2" w:date="2017-04-02T07:45:00Z">
        <w:r w:rsidRPr="00910D57">
          <w:rPr>
            <w:bCs/>
            <w:rPrChange w:id="262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value="05"&gt;&lt;/constructor-arg&gt;</w:t>
        </w:r>
      </w:ins>
    </w:p>
    <w:p w:rsidR="00956615" w:rsidRPr="00910D57" w:rsidRDefault="00956615" w:rsidP="00910D57">
      <w:pPr>
        <w:rPr>
          <w:ins w:id="26273" w:author="Caree2" w:date="2017-04-02T07:45:00Z"/>
          <w:bCs/>
          <w:rPrChange w:id="26274" w:author="Caree2" w:date="2017-04-02T08:01:00Z">
            <w:rPr>
              <w:ins w:id="262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76" w:author="Caree2" w:date="2017-04-02T08:01:00Z">
          <w:pPr>
            <w:autoSpaceDE w:val="0"/>
            <w:autoSpaceDN w:val="0"/>
            <w:adjustRightInd w:val="0"/>
          </w:pPr>
        </w:pPrChange>
      </w:pPr>
      <w:ins w:id="26277" w:author="Caree2" w:date="2017-04-02T07:45:00Z">
        <w:r w:rsidRPr="00910D57">
          <w:rPr>
            <w:bCs/>
            <w:rPrChange w:id="262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value="0005"&gt;&lt;/constructor-arg&gt;</w:t>
        </w:r>
      </w:ins>
    </w:p>
    <w:p w:rsidR="00956615" w:rsidRPr="00910D57" w:rsidRDefault="00956615" w:rsidP="00910D57">
      <w:pPr>
        <w:rPr>
          <w:ins w:id="26280" w:author="Caree2" w:date="2017-04-02T07:45:00Z"/>
          <w:bCs/>
          <w:rPrChange w:id="26281" w:author="Caree2" w:date="2017-04-02T08:01:00Z">
            <w:rPr>
              <w:ins w:id="262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83" w:author="Caree2" w:date="2017-04-02T08:01:00Z">
          <w:pPr>
            <w:autoSpaceDE w:val="0"/>
            <w:autoSpaceDN w:val="0"/>
            <w:adjustRightInd w:val="0"/>
          </w:pPr>
        </w:pPrChange>
      </w:pPr>
      <w:ins w:id="26284" w:author="Caree2" w:date="2017-04-02T07:45:00Z">
        <w:r w:rsidRPr="00910D57">
          <w:rPr>
            <w:bCs/>
            <w:rPrChange w:id="262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value="Randal"&gt;&lt;/constructor-arg&gt;</w:t>
        </w:r>
      </w:ins>
    </w:p>
    <w:p w:rsidR="00956615" w:rsidRPr="00910D57" w:rsidRDefault="00956615" w:rsidP="00910D57">
      <w:pPr>
        <w:rPr>
          <w:ins w:id="26287" w:author="Caree2" w:date="2017-04-02T07:45:00Z"/>
          <w:bCs/>
          <w:rPrChange w:id="26288" w:author="Caree2" w:date="2017-04-02T08:01:00Z">
            <w:rPr>
              <w:ins w:id="262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90" w:author="Caree2" w:date="2017-04-02T08:01:00Z">
          <w:pPr>
            <w:autoSpaceDE w:val="0"/>
            <w:autoSpaceDN w:val="0"/>
            <w:adjustRightInd w:val="0"/>
          </w:pPr>
        </w:pPrChange>
      </w:pPr>
      <w:ins w:id="26291" w:author="Caree2" w:date="2017-04-02T07:45:00Z">
        <w:r w:rsidRPr="00910D57">
          <w:rPr>
            <w:bCs/>
            <w:rPrChange w:id="262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2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value="Jhonson"&gt;&lt;/constructor-arg&gt;</w:t>
        </w:r>
      </w:ins>
    </w:p>
    <w:p w:rsidR="00956615" w:rsidRPr="00910D57" w:rsidRDefault="00956615" w:rsidP="00910D57">
      <w:pPr>
        <w:rPr>
          <w:ins w:id="26294" w:author="Caree2" w:date="2017-04-02T07:45:00Z"/>
          <w:bCs/>
          <w:rPrChange w:id="26295" w:author="Caree2" w:date="2017-04-02T08:01:00Z">
            <w:rPr>
              <w:ins w:id="262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297" w:author="Caree2" w:date="2017-04-02T08:01:00Z">
          <w:pPr>
            <w:autoSpaceDE w:val="0"/>
            <w:autoSpaceDN w:val="0"/>
            <w:adjustRightInd w:val="0"/>
          </w:pPr>
        </w:pPrChange>
      </w:pPr>
      <w:ins w:id="26298" w:author="Caree2" w:date="2017-04-02T07:45:00Z">
        <w:r w:rsidRPr="00910D57">
          <w:rPr>
            <w:bCs/>
            <w:rPrChange w:id="262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6301" w:author="Caree2" w:date="2017-04-02T07:45:00Z"/>
          <w:bCs/>
          <w:rPrChange w:id="26302" w:author="Caree2" w:date="2017-04-02T08:01:00Z">
            <w:rPr>
              <w:ins w:id="263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04" w:author="Caree2" w:date="2017-04-02T08:01:00Z">
          <w:pPr>
            <w:autoSpaceDE w:val="0"/>
            <w:autoSpaceDN w:val="0"/>
            <w:adjustRightInd w:val="0"/>
          </w:pPr>
        </w:pPrChange>
      </w:pPr>
      <w:ins w:id="26305" w:author="Caree2" w:date="2017-04-02T07:45:00Z">
        <w:r w:rsidRPr="00910D57">
          <w:rPr>
            <w:bCs/>
            <w:rPrChange w:id="263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6308" w:author="Caree2" w:date="2017-04-02T07:45:00Z"/>
          <w:bCs/>
          <w:rPrChange w:id="26309" w:author="Caree2" w:date="2017-04-02T08:01:00Z">
            <w:rPr>
              <w:ins w:id="263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11" w:author="Caree2" w:date="2017-04-02T08:01:00Z">
          <w:pPr>
            <w:autoSpaceDE w:val="0"/>
            <w:autoSpaceDN w:val="0"/>
            <w:adjustRightInd w:val="0"/>
          </w:pPr>
        </w:pPrChange>
      </w:pPr>
      <w:ins w:id="26312" w:author="Caree2" w:date="2017-04-02T07:45:00Z">
        <w:r w:rsidRPr="00910D57">
          <w:rPr>
            <w:bCs/>
            <w:rPrChange w:id="263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6316" w:author="Caree2" w:date="2017-04-02T07:45:00Z"/>
          <w:bCs/>
          <w:rPrChange w:id="26317" w:author="Caree2" w:date="2017-04-02T08:01:00Z">
            <w:rPr>
              <w:ins w:id="263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19" w:author="Caree2" w:date="2017-04-02T08:01:00Z">
          <w:pPr>
            <w:autoSpaceDE w:val="0"/>
            <w:autoSpaceDN w:val="0"/>
            <w:adjustRightInd w:val="0"/>
          </w:pPr>
        </w:pPrChange>
      </w:pPr>
      <w:ins w:id="26320" w:author="Caree2" w:date="2017-04-02T07:45:00Z">
        <w:r w:rsidRPr="00910D57">
          <w:rPr>
            <w:bCs/>
            <w:rPrChange w:id="263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323" w:author="Caree2" w:date="2017-04-02T07:45:00Z"/>
          <w:bCs/>
          <w:rPrChange w:id="26324" w:author="Caree2" w:date="2017-04-02T08:01:00Z">
            <w:rPr>
              <w:ins w:id="263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26" w:author="Caree2" w:date="2017-04-02T08:01:00Z">
          <w:pPr>
            <w:autoSpaceDE w:val="0"/>
            <w:autoSpaceDN w:val="0"/>
            <w:adjustRightInd w:val="0"/>
          </w:pPr>
        </w:pPrChange>
      </w:pPr>
      <w:ins w:id="26327" w:author="Caree2" w:date="2017-04-02T07:45:00Z">
        <w:r w:rsidRPr="00910D57">
          <w:rPr>
            <w:bCs/>
            <w:rPrChange w:id="263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value="24"&gt;&lt;/constructor-arg&gt;</w:t>
        </w:r>
      </w:ins>
    </w:p>
    <w:p w:rsidR="00956615" w:rsidRPr="00910D57" w:rsidRDefault="00956615" w:rsidP="00910D57">
      <w:pPr>
        <w:rPr>
          <w:ins w:id="26330" w:author="Caree2" w:date="2017-04-02T07:45:00Z"/>
          <w:bCs/>
          <w:rPrChange w:id="26331" w:author="Caree2" w:date="2017-04-02T08:01:00Z">
            <w:rPr>
              <w:ins w:id="263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33" w:author="Caree2" w:date="2017-04-02T08:01:00Z">
          <w:pPr>
            <w:autoSpaceDE w:val="0"/>
            <w:autoSpaceDN w:val="0"/>
            <w:adjustRightInd w:val="0"/>
          </w:pPr>
        </w:pPrChange>
      </w:pPr>
      <w:ins w:id="26334" w:author="Caree2" w:date="2017-04-02T07:45:00Z">
        <w:r w:rsidRPr="00910D57">
          <w:rPr>
            <w:bCs/>
            <w:rPrChange w:id="263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63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value="F"&gt;&lt;/constructor-arg&gt;</w:t>
        </w:r>
      </w:ins>
    </w:p>
    <w:p w:rsidR="00956615" w:rsidRPr="00910D57" w:rsidRDefault="00956615" w:rsidP="00910D57">
      <w:pPr>
        <w:rPr>
          <w:ins w:id="26337" w:author="Caree2" w:date="2017-04-02T07:45:00Z"/>
          <w:bCs/>
          <w:rPrChange w:id="26338" w:author="Caree2" w:date="2017-04-02T08:01:00Z">
            <w:rPr>
              <w:ins w:id="263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40" w:author="Caree2" w:date="2017-04-02T08:01:00Z">
          <w:pPr>
            <w:autoSpaceDE w:val="0"/>
            <w:autoSpaceDN w:val="0"/>
            <w:adjustRightInd w:val="0"/>
          </w:pPr>
        </w:pPrChange>
      </w:pPr>
      <w:ins w:id="26341" w:author="Caree2" w:date="2017-04-02T07:45:00Z">
        <w:r w:rsidRPr="00910D57">
          <w:rPr>
            <w:bCs/>
            <w:rPrChange w:id="263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6344" w:author="Caree2" w:date="2017-04-02T07:45:00Z"/>
          <w:bCs/>
          <w:rPrChange w:id="26345" w:author="Caree2" w:date="2017-04-02T08:01:00Z">
            <w:rPr>
              <w:ins w:id="263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47" w:author="Caree2" w:date="2017-04-02T08:01:00Z">
          <w:pPr>
            <w:autoSpaceDE w:val="0"/>
            <w:autoSpaceDN w:val="0"/>
            <w:adjustRightInd w:val="0"/>
          </w:pPr>
        </w:pPrChange>
      </w:pPr>
      <w:ins w:id="26348" w:author="Caree2" w:date="2017-04-02T07:45:00Z">
        <w:r w:rsidRPr="00910D57">
          <w:rPr>
            <w:bCs/>
            <w:rPrChange w:id="263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&lt;value&gt;6000&lt;/value&gt;</w:t>
        </w:r>
      </w:ins>
    </w:p>
    <w:p w:rsidR="00956615" w:rsidRPr="00910D57" w:rsidRDefault="00956615" w:rsidP="00910D57">
      <w:pPr>
        <w:rPr>
          <w:ins w:id="26352" w:author="Caree2" w:date="2017-04-02T07:45:00Z"/>
          <w:bCs/>
          <w:rPrChange w:id="26353" w:author="Caree2" w:date="2017-04-02T08:01:00Z">
            <w:rPr>
              <w:ins w:id="263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55" w:author="Caree2" w:date="2017-04-02T08:01:00Z">
          <w:pPr>
            <w:autoSpaceDE w:val="0"/>
            <w:autoSpaceDN w:val="0"/>
            <w:adjustRightInd w:val="0"/>
          </w:pPr>
        </w:pPrChange>
      </w:pPr>
      <w:ins w:id="26356" w:author="Caree2" w:date="2017-04-02T07:45:00Z">
        <w:r w:rsidRPr="00910D57">
          <w:rPr>
            <w:bCs/>
            <w:rPrChange w:id="263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359" w:author="Caree2" w:date="2017-04-02T07:45:00Z"/>
          <w:bCs/>
          <w:rPrChange w:id="26360" w:author="Caree2" w:date="2017-04-02T08:01:00Z">
            <w:rPr>
              <w:ins w:id="263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62" w:author="Caree2" w:date="2017-04-02T08:01:00Z">
          <w:pPr>
            <w:autoSpaceDE w:val="0"/>
            <w:autoSpaceDN w:val="0"/>
            <w:adjustRightInd w:val="0"/>
          </w:pPr>
        </w:pPrChange>
      </w:pPr>
      <w:ins w:id="26363" w:author="Caree2" w:date="2017-04-02T07:45:00Z">
        <w:r w:rsidRPr="00910D57">
          <w:rPr>
            <w:bCs/>
            <w:rPrChange w:id="263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6365" w:author="Caree2" w:date="2017-04-02T07:45:00Z"/>
          <w:bCs/>
          <w:rPrChange w:id="26366" w:author="Caree2" w:date="2017-04-02T08:01:00Z">
            <w:rPr>
              <w:ins w:id="263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68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6369" w:author="Caree2" w:date="2017-04-02T07:45:00Z"/>
          <w:bCs/>
          <w:rPrChange w:id="26370" w:author="Caree2" w:date="2017-04-02T08:01:00Z">
            <w:rPr>
              <w:ins w:id="263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72" w:author="Caree2" w:date="2017-04-02T08:01:00Z">
          <w:pPr>
            <w:autoSpaceDE w:val="0"/>
            <w:autoSpaceDN w:val="0"/>
            <w:adjustRightInd w:val="0"/>
          </w:pPr>
        </w:pPrChange>
      </w:pPr>
      <w:ins w:id="26373" w:author="Caree2" w:date="2017-04-02T07:45:00Z">
        <w:r w:rsidRPr="00910D57">
          <w:rPr>
            <w:bCs/>
            <w:rPrChange w:id="263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id="pilot06" class="com.rollingstone.springframework.aop.example.Pilot"&gt;</w:t>
        </w:r>
      </w:ins>
    </w:p>
    <w:p w:rsidR="00956615" w:rsidRPr="00910D57" w:rsidRDefault="00956615" w:rsidP="00910D57">
      <w:pPr>
        <w:rPr>
          <w:ins w:id="26375" w:author="Caree2" w:date="2017-04-02T07:45:00Z"/>
          <w:bCs/>
          <w:rPrChange w:id="26376" w:author="Caree2" w:date="2017-04-02T08:01:00Z">
            <w:rPr>
              <w:ins w:id="263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78" w:author="Caree2" w:date="2017-04-02T08:01:00Z">
          <w:pPr>
            <w:autoSpaceDE w:val="0"/>
            <w:autoSpaceDN w:val="0"/>
            <w:adjustRightInd w:val="0"/>
          </w:pPr>
        </w:pPrChange>
      </w:pPr>
      <w:ins w:id="26379" w:author="Caree2" w:date="2017-04-02T07:45:00Z">
        <w:r w:rsidRPr="00910D57">
          <w:rPr>
            <w:bCs/>
            <w:rPrChange w:id="263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value="06"&gt;&lt;/constructor-arg&gt;</w:t>
        </w:r>
      </w:ins>
    </w:p>
    <w:p w:rsidR="00956615" w:rsidRPr="00910D57" w:rsidRDefault="00956615" w:rsidP="00910D57">
      <w:pPr>
        <w:rPr>
          <w:ins w:id="26382" w:author="Caree2" w:date="2017-04-02T07:45:00Z"/>
          <w:bCs/>
          <w:rPrChange w:id="26383" w:author="Caree2" w:date="2017-04-02T08:01:00Z">
            <w:rPr>
              <w:ins w:id="263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85" w:author="Caree2" w:date="2017-04-02T08:01:00Z">
          <w:pPr>
            <w:autoSpaceDE w:val="0"/>
            <w:autoSpaceDN w:val="0"/>
            <w:adjustRightInd w:val="0"/>
          </w:pPr>
        </w:pPrChange>
      </w:pPr>
      <w:ins w:id="26386" w:author="Caree2" w:date="2017-04-02T07:45:00Z">
        <w:r w:rsidRPr="00910D57">
          <w:rPr>
            <w:bCs/>
            <w:rPrChange w:id="263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value="0006"&gt;&lt;/constructor-arg&gt;</w:t>
        </w:r>
      </w:ins>
    </w:p>
    <w:p w:rsidR="00956615" w:rsidRPr="00910D57" w:rsidRDefault="00956615" w:rsidP="00910D57">
      <w:pPr>
        <w:rPr>
          <w:ins w:id="26389" w:author="Caree2" w:date="2017-04-02T07:45:00Z"/>
          <w:bCs/>
          <w:rPrChange w:id="26390" w:author="Caree2" w:date="2017-04-02T08:01:00Z">
            <w:rPr>
              <w:ins w:id="263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92" w:author="Caree2" w:date="2017-04-02T08:01:00Z">
          <w:pPr>
            <w:autoSpaceDE w:val="0"/>
            <w:autoSpaceDN w:val="0"/>
            <w:adjustRightInd w:val="0"/>
          </w:pPr>
        </w:pPrChange>
      </w:pPr>
      <w:ins w:id="26393" w:author="Caree2" w:date="2017-04-02T07:45:00Z">
        <w:r w:rsidRPr="00910D57">
          <w:rPr>
            <w:bCs/>
            <w:rPrChange w:id="263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3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value="Olivia"&gt;&lt;/constructor-arg&gt;</w:t>
        </w:r>
      </w:ins>
    </w:p>
    <w:p w:rsidR="00956615" w:rsidRPr="00910D57" w:rsidRDefault="00956615" w:rsidP="00910D57">
      <w:pPr>
        <w:rPr>
          <w:ins w:id="26396" w:author="Caree2" w:date="2017-04-02T07:45:00Z"/>
          <w:bCs/>
          <w:rPrChange w:id="26397" w:author="Caree2" w:date="2017-04-02T08:01:00Z">
            <w:rPr>
              <w:ins w:id="263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399" w:author="Caree2" w:date="2017-04-02T08:01:00Z">
          <w:pPr>
            <w:autoSpaceDE w:val="0"/>
            <w:autoSpaceDN w:val="0"/>
            <w:adjustRightInd w:val="0"/>
          </w:pPr>
        </w:pPrChange>
      </w:pPr>
      <w:ins w:id="26400" w:author="Caree2" w:date="2017-04-02T07:45:00Z">
        <w:r w:rsidRPr="00910D57">
          <w:rPr>
            <w:bCs/>
            <w:rPrChange w:id="264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value="Shering"&gt;&lt;/constructor-arg&gt;</w:t>
        </w:r>
      </w:ins>
    </w:p>
    <w:p w:rsidR="00956615" w:rsidRPr="00910D57" w:rsidRDefault="00956615" w:rsidP="00910D57">
      <w:pPr>
        <w:rPr>
          <w:ins w:id="26403" w:author="Caree2" w:date="2017-04-02T07:45:00Z"/>
          <w:bCs/>
          <w:rPrChange w:id="26404" w:author="Caree2" w:date="2017-04-02T08:01:00Z">
            <w:rPr>
              <w:ins w:id="264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06" w:author="Caree2" w:date="2017-04-02T08:01:00Z">
          <w:pPr>
            <w:autoSpaceDE w:val="0"/>
            <w:autoSpaceDN w:val="0"/>
            <w:adjustRightInd w:val="0"/>
          </w:pPr>
        </w:pPrChange>
      </w:pPr>
      <w:ins w:id="26407" w:author="Caree2" w:date="2017-04-02T07:45:00Z">
        <w:r w:rsidRPr="00910D57">
          <w:rPr>
            <w:bCs/>
            <w:rPrChange w:id="264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6410" w:author="Caree2" w:date="2017-04-02T07:45:00Z"/>
          <w:bCs/>
          <w:rPrChange w:id="26411" w:author="Caree2" w:date="2017-04-02T08:01:00Z">
            <w:rPr>
              <w:ins w:id="264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13" w:author="Caree2" w:date="2017-04-02T08:01:00Z">
          <w:pPr>
            <w:autoSpaceDE w:val="0"/>
            <w:autoSpaceDN w:val="0"/>
            <w:adjustRightInd w:val="0"/>
          </w:pPr>
        </w:pPrChange>
      </w:pPr>
      <w:ins w:id="26414" w:author="Caree2" w:date="2017-04-02T07:45:00Z">
        <w:r w:rsidRPr="00910D57">
          <w:rPr>
            <w:bCs/>
            <w:rPrChange w:id="264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6417" w:author="Caree2" w:date="2017-04-02T07:45:00Z"/>
          <w:bCs/>
          <w:rPrChange w:id="26418" w:author="Caree2" w:date="2017-04-02T08:01:00Z">
            <w:rPr>
              <w:ins w:id="264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20" w:author="Caree2" w:date="2017-04-02T08:01:00Z">
          <w:pPr>
            <w:autoSpaceDE w:val="0"/>
            <w:autoSpaceDN w:val="0"/>
            <w:adjustRightInd w:val="0"/>
          </w:pPr>
        </w:pPrChange>
      </w:pPr>
      <w:ins w:id="26421" w:author="Caree2" w:date="2017-04-02T07:45:00Z">
        <w:r w:rsidRPr="00910D57">
          <w:rPr>
            <w:bCs/>
            <w:rPrChange w:id="264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6425" w:author="Caree2" w:date="2017-04-02T07:45:00Z"/>
          <w:bCs/>
          <w:rPrChange w:id="26426" w:author="Caree2" w:date="2017-04-02T08:01:00Z">
            <w:rPr>
              <w:ins w:id="264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28" w:author="Caree2" w:date="2017-04-02T08:01:00Z">
          <w:pPr>
            <w:autoSpaceDE w:val="0"/>
            <w:autoSpaceDN w:val="0"/>
            <w:adjustRightInd w:val="0"/>
          </w:pPr>
        </w:pPrChange>
      </w:pPr>
      <w:ins w:id="26429" w:author="Caree2" w:date="2017-04-02T07:45:00Z">
        <w:r w:rsidRPr="00910D57">
          <w:rPr>
            <w:bCs/>
            <w:rPrChange w:id="264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432" w:author="Caree2" w:date="2017-04-02T07:45:00Z"/>
          <w:bCs/>
          <w:rPrChange w:id="26433" w:author="Caree2" w:date="2017-04-02T08:01:00Z">
            <w:rPr>
              <w:ins w:id="264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35" w:author="Caree2" w:date="2017-04-02T08:01:00Z">
          <w:pPr>
            <w:autoSpaceDE w:val="0"/>
            <w:autoSpaceDN w:val="0"/>
            <w:adjustRightInd w:val="0"/>
          </w:pPr>
        </w:pPrChange>
      </w:pPr>
      <w:ins w:id="26436" w:author="Caree2" w:date="2017-04-02T07:45:00Z">
        <w:r w:rsidRPr="00910D57">
          <w:rPr>
            <w:bCs/>
            <w:rPrChange w:id="264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value="24"&gt;&lt;/constructor-arg&gt;</w:t>
        </w:r>
      </w:ins>
    </w:p>
    <w:p w:rsidR="00956615" w:rsidRPr="00910D57" w:rsidRDefault="00956615" w:rsidP="00910D57">
      <w:pPr>
        <w:rPr>
          <w:ins w:id="26439" w:author="Caree2" w:date="2017-04-02T07:45:00Z"/>
          <w:bCs/>
          <w:rPrChange w:id="26440" w:author="Caree2" w:date="2017-04-02T08:01:00Z">
            <w:rPr>
              <w:ins w:id="264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42" w:author="Caree2" w:date="2017-04-02T08:01:00Z">
          <w:pPr>
            <w:autoSpaceDE w:val="0"/>
            <w:autoSpaceDN w:val="0"/>
            <w:adjustRightInd w:val="0"/>
          </w:pPr>
        </w:pPrChange>
      </w:pPr>
      <w:ins w:id="26443" w:author="Caree2" w:date="2017-04-02T07:45:00Z">
        <w:r w:rsidRPr="00910D57">
          <w:rPr>
            <w:bCs/>
            <w:rPrChange w:id="264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value="F"&gt;&lt;/constructor-arg&gt;</w:t>
        </w:r>
      </w:ins>
    </w:p>
    <w:p w:rsidR="00956615" w:rsidRPr="00910D57" w:rsidRDefault="00956615" w:rsidP="00910D57">
      <w:pPr>
        <w:rPr>
          <w:ins w:id="26446" w:author="Caree2" w:date="2017-04-02T07:45:00Z"/>
          <w:bCs/>
          <w:rPrChange w:id="26447" w:author="Caree2" w:date="2017-04-02T08:01:00Z">
            <w:rPr>
              <w:ins w:id="264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49" w:author="Caree2" w:date="2017-04-02T08:01:00Z">
          <w:pPr>
            <w:autoSpaceDE w:val="0"/>
            <w:autoSpaceDN w:val="0"/>
            <w:adjustRightInd w:val="0"/>
          </w:pPr>
        </w:pPrChange>
      </w:pPr>
      <w:ins w:id="26450" w:author="Caree2" w:date="2017-04-02T07:45:00Z">
        <w:r w:rsidRPr="00910D57">
          <w:rPr>
            <w:bCs/>
            <w:rPrChange w:id="264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6453" w:author="Caree2" w:date="2017-04-02T07:45:00Z"/>
          <w:bCs/>
          <w:rPrChange w:id="26454" w:author="Caree2" w:date="2017-04-02T08:01:00Z">
            <w:rPr>
              <w:ins w:id="264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56" w:author="Caree2" w:date="2017-04-02T08:01:00Z">
          <w:pPr>
            <w:autoSpaceDE w:val="0"/>
            <w:autoSpaceDN w:val="0"/>
            <w:adjustRightInd w:val="0"/>
          </w:pPr>
        </w:pPrChange>
      </w:pPr>
      <w:ins w:id="26457" w:author="Caree2" w:date="2017-04-02T07:45:00Z">
        <w:r w:rsidRPr="00910D57">
          <w:rPr>
            <w:bCs/>
            <w:rPrChange w:id="264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&lt;value&gt;6000&lt;/value&gt;</w:t>
        </w:r>
      </w:ins>
    </w:p>
    <w:p w:rsidR="00956615" w:rsidRPr="00910D57" w:rsidRDefault="00956615" w:rsidP="00910D57">
      <w:pPr>
        <w:rPr>
          <w:ins w:id="26461" w:author="Caree2" w:date="2017-04-02T07:45:00Z"/>
          <w:bCs/>
          <w:rPrChange w:id="26462" w:author="Caree2" w:date="2017-04-02T08:01:00Z">
            <w:rPr>
              <w:ins w:id="264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64" w:author="Caree2" w:date="2017-04-02T08:01:00Z">
          <w:pPr>
            <w:autoSpaceDE w:val="0"/>
            <w:autoSpaceDN w:val="0"/>
            <w:adjustRightInd w:val="0"/>
          </w:pPr>
        </w:pPrChange>
      </w:pPr>
      <w:ins w:id="26465" w:author="Caree2" w:date="2017-04-02T07:45:00Z">
        <w:r w:rsidRPr="00910D57">
          <w:rPr>
            <w:bCs/>
            <w:rPrChange w:id="264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468" w:author="Caree2" w:date="2017-04-02T07:45:00Z"/>
          <w:bCs/>
          <w:rPrChange w:id="26469" w:author="Caree2" w:date="2017-04-02T08:01:00Z">
            <w:rPr>
              <w:ins w:id="264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71" w:author="Caree2" w:date="2017-04-02T08:01:00Z">
          <w:pPr>
            <w:autoSpaceDE w:val="0"/>
            <w:autoSpaceDN w:val="0"/>
            <w:adjustRightInd w:val="0"/>
          </w:pPr>
        </w:pPrChange>
      </w:pPr>
      <w:ins w:id="26472" w:author="Caree2" w:date="2017-04-02T07:45:00Z">
        <w:r w:rsidRPr="00910D57">
          <w:rPr>
            <w:bCs/>
            <w:rPrChange w:id="264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6474" w:author="Caree2" w:date="2017-04-02T07:45:00Z"/>
          <w:bCs/>
          <w:rPrChange w:id="26475" w:author="Caree2" w:date="2017-04-02T08:01:00Z">
            <w:rPr>
              <w:ins w:id="264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7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6478" w:author="Caree2" w:date="2017-04-02T07:45:00Z"/>
          <w:bCs/>
          <w:rPrChange w:id="26479" w:author="Caree2" w:date="2017-04-02T08:01:00Z">
            <w:rPr>
              <w:ins w:id="264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81" w:author="Caree2" w:date="2017-04-02T08:01:00Z">
          <w:pPr>
            <w:autoSpaceDE w:val="0"/>
            <w:autoSpaceDN w:val="0"/>
            <w:adjustRightInd w:val="0"/>
          </w:pPr>
        </w:pPrChange>
      </w:pPr>
      <w:ins w:id="26482" w:author="Caree2" w:date="2017-04-02T07:45:00Z">
        <w:r w:rsidRPr="00910D57">
          <w:rPr>
            <w:bCs/>
            <w:rPrChange w:id="264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id="pilot07" class="com.rollingstone.springframework.aop.example.Pilot"&gt;</w:t>
        </w:r>
      </w:ins>
    </w:p>
    <w:p w:rsidR="00956615" w:rsidRPr="00910D57" w:rsidRDefault="00956615" w:rsidP="00910D57">
      <w:pPr>
        <w:rPr>
          <w:ins w:id="26484" w:author="Caree2" w:date="2017-04-02T07:45:00Z"/>
          <w:bCs/>
          <w:rPrChange w:id="26485" w:author="Caree2" w:date="2017-04-02T08:01:00Z">
            <w:rPr>
              <w:ins w:id="264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87" w:author="Caree2" w:date="2017-04-02T08:01:00Z">
          <w:pPr>
            <w:autoSpaceDE w:val="0"/>
            <w:autoSpaceDN w:val="0"/>
            <w:adjustRightInd w:val="0"/>
          </w:pPr>
        </w:pPrChange>
      </w:pPr>
      <w:ins w:id="26488" w:author="Caree2" w:date="2017-04-02T07:45:00Z">
        <w:r w:rsidRPr="00910D57">
          <w:rPr>
            <w:bCs/>
            <w:rPrChange w:id="264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value="07"&gt;&lt;/constructor-arg&gt;</w:t>
        </w:r>
      </w:ins>
    </w:p>
    <w:p w:rsidR="00956615" w:rsidRPr="00910D57" w:rsidRDefault="00956615" w:rsidP="00910D57">
      <w:pPr>
        <w:rPr>
          <w:ins w:id="26491" w:author="Caree2" w:date="2017-04-02T07:45:00Z"/>
          <w:bCs/>
          <w:rPrChange w:id="26492" w:author="Caree2" w:date="2017-04-02T08:01:00Z">
            <w:rPr>
              <w:ins w:id="264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494" w:author="Caree2" w:date="2017-04-02T08:01:00Z">
          <w:pPr>
            <w:autoSpaceDE w:val="0"/>
            <w:autoSpaceDN w:val="0"/>
            <w:adjustRightInd w:val="0"/>
          </w:pPr>
        </w:pPrChange>
      </w:pPr>
      <w:ins w:id="26495" w:author="Caree2" w:date="2017-04-02T07:45:00Z">
        <w:r w:rsidRPr="00910D57">
          <w:rPr>
            <w:bCs/>
            <w:rPrChange w:id="264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4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value="0007"&gt;&lt;/constructor-arg&gt;</w:t>
        </w:r>
      </w:ins>
    </w:p>
    <w:p w:rsidR="00956615" w:rsidRPr="00910D57" w:rsidRDefault="00956615" w:rsidP="00910D57">
      <w:pPr>
        <w:rPr>
          <w:ins w:id="26498" w:author="Caree2" w:date="2017-04-02T07:45:00Z"/>
          <w:bCs/>
          <w:rPrChange w:id="26499" w:author="Caree2" w:date="2017-04-02T08:01:00Z">
            <w:rPr>
              <w:ins w:id="265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01" w:author="Caree2" w:date="2017-04-02T08:01:00Z">
          <w:pPr>
            <w:autoSpaceDE w:val="0"/>
            <w:autoSpaceDN w:val="0"/>
            <w:adjustRightInd w:val="0"/>
          </w:pPr>
        </w:pPrChange>
      </w:pPr>
      <w:ins w:id="26502" w:author="Caree2" w:date="2017-04-02T07:45:00Z">
        <w:r w:rsidRPr="00910D57">
          <w:rPr>
            <w:bCs/>
            <w:rPrChange w:id="265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value="Anthony"&gt;&lt;/constructor-arg&gt;</w:t>
        </w:r>
      </w:ins>
    </w:p>
    <w:p w:rsidR="00956615" w:rsidRPr="00910D57" w:rsidRDefault="00956615" w:rsidP="00910D57">
      <w:pPr>
        <w:rPr>
          <w:ins w:id="26505" w:author="Caree2" w:date="2017-04-02T07:45:00Z"/>
          <w:bCs/>
          <w:rPrChange w:id="26506" w:author="Caree2" w:date="2017-04-02T08:01:00Z">
            <w:rPr>
              <w:ins w:id="265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08" w:author="Caree2" w:date="2017-04-02T08:01:00Z">
          <w:pPr>
            <w:autoSpaceDE w:val="0"/>
            <w:autoSpaceDN w:val="0"/>
            <w:adjustRightInd w:val="0"/>
          </w:pPr>
        </w:pPrChange>
      </w:pPr>
      <w:ins w:id="26509" w:author="Caree2" w:date="2017-04-02T07:45:00Z">
        <w:r w:rsidRPr="00910D57">
          <w:rPr>
            <w:bCs/>
            <w:rPrChange w:id="265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value="George"&gt;&lt;/constructor-arg&gt;</w:t>
        </w:r>
      </w:ins>
    </w:p>
    <w:p w:rsidR="00956615" w:rsidRPr="00910D57" w:rsidRDefault="00956615" w:rsidP="00910D57">
      <w:pPr>
        <w:rPr>
          <w:ins w:id="26512" w:author="Caree2" w:date="2017-04-02T07:45:00Z"/>
          <w:bCs/>
          <w:rPrChange w:id="26513" w:author="Caree2" w:date="2017-04-02T08:01:00Z">
            <w:rPr>
              <w:ins w:id="2651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15" w:author="Caree2" w:date="2017-04-02T08:01:00Z">
          <w:pPr>
            <w:autoSpaceDE w:val="0"/>
            <w:autoSpaceDN w:val="0"/>
            <w:adjustRightInd w:val="0"/>
          </w:pPr>
        </w:pPrChange>
      </w:pPr>
      <w:ins w:id="26516" w:author="Caree2" w:date="2017-04-02T07:45:00Z">
        <w:r w:rsidRPr="00910D57">
          <w:rPr>
            <w:bCs/>
            <w:rPrChange w:id="265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6519" w:author="Caree2" w:date="2017-04-02T07:45:00Z"/>
          <w:bCs/>
          <w:rPrChange w:id="26520" w:author="Caree2" w:date="2017-04-02T08:01:00Z">
            <w:rPr>
              <w:ins w:id="265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22" w:author="Caree2" w:date="2017-04-02T08:01:00Z">
          <w:pPr>
            <w:autoSpaceDE w:val="0"/>
            <w:autoSpaceDN w:val="0"/>
            <w:adjustRightInd w:val="0"/>
          </w:pPr>
        </w:pPrChange>
      </w:pPr>
      <w:ins w:id="26523" w:author="Caree2" w:date="2017-04-02T07:45:00Z">
        <w:r w:rsidRPr="00910D57">
          <w:rPr>
            <w:bCs/>
            <w:rPrChange w:id="265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index="5"&gt;</w:t>
        </w:r>
      </w:ins>
    </w:p>
    <w:p w:rsidR="00956615" w:rsidRPr="00910D57" w:rsidRDefault="00956615" w:rsidP="00910D57">
      <w:pPr>
        <w:rPr>
          <w:ins w:id="26526" w:author="Caree2" w:date="2017-04-02T07:45:00Z"/>
          <w:bCs/>
          <w:rPrChange w:id="26527" w:author="Caree2" w:date="2017-04-02T08:01:00Z">
            <w:rPr>
              <w:ins w:id="265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29" w:author="Caree2" w:date="2017-04-02T08:01:00Z">
          <w:pPr>
            <w:autoSpaceDE w:val="0"/>
            <w:autoSpaceDN w:val="0"/>
            <w:adjustRightInd w:val="0"/>
          </w:pPr>
        </w:pPrChange>
      </w:pPr>
      <w:ins w:id="26530" w:author="Caree2" w:date="2017-04-02T07:45:00Z">
        <w:r w:rsidRPr="00910D57">
          <w:rPr>
            <w:bCs/>
            <w:rPrChange w:id="265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6534" w:author="Caree2" w:date="2017-04-02T07:45:00Z"/>
          <w:bCs/>
          <w:rPrChange w:id="26535" w:author="Caree2" w:date="2017-04-02T08:01:00Z">
            <w:rPr>
              <w:ins w:id="265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37" w:author="Caree2" w:date="2017-04-02T08:01:00Z">
          <w:pPr>
            <w:autoSpaceDE w:val="0"/>
            <w:autoSpaceDN w:val="0"/>
            <w:adjustRightInd w:val="0"/>
          </w:pPr>
        </w:pPrChange>
      </w:pPr>
      <w:ins w:id="26538" w:author="Caree2" w:date="2017-04-02T07:45:00Z">
        <w:r w:rsidRPr="00910D57">
          <w:rPr>
            <w:bCs/>
            <w:rPrChange w:id="265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541" w:author="Caree2" w:date="2017-04-02T07:45:00Z"/>
          <w:bCs/>
          <w:rPrChange w:id="26542" w:author="Caree2" w:date="2017-04-02T08:01:00Z">
            <w:rPr>
              <w:ins w:id="265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44" w:author="Caree2" w:date="2017-04-02T08:01:00Z">
          <w:pPr>
            <w:autoSpaceDE w:val="0"/>
            <w:autoSpaceDN w:val="0"/>
            <w:adjustRightInd w:val="0"/>
          </w:pPr>
        </w:pPrChange>
      </w:pPr>
      <w:ins w:id="26545" w:author="Caree2" w:date="2017-04-02T07:45:00Z">
        <w:r w:rsidRPr="00910D57">
          <w:rPr>
            <w:bCs/>
            <w:rPrChange w:id="265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 value="24"&gt;&lt;/constructor-arg&gt;</w:t>
        </w:r>
      </w:ins>
    </w:p>
    <w:p w:rsidR="00956615" w:rsidRPr="00910D57" w:rsidRDefault="00956615" w:rsidP="00910D57">
      <w:pPr>
        <w:rPr>
          <w:ins w:id="26548" w:author="Caree2" w:date="2017-04-02T07:45:00Z"/>
          <w:bCs/>
          <w:rPrChange w:id="26549" w:author="Caree2" w:date="2017-04-02T08:01:00Z">
            <w:rPr>
              <w:ins w:id="265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51" w:author="Caree2" w:date="2017-04-02T08:01:00Z">
          <w:pPr>
            <w:autoSpaceDE w:val="0"/>
            <w:autoSpaceDN w:val="0"/>
            <w:adjustRightInd w:val="0"/>
          </w:pPr>
        </w:pPrChange>
      </w:pPr>
      <w:ins w:id="26552" w:author="Caree2" w:date="2017-04-02T07:45:00Z">
        <w:r w:rsidRPr="00910D57">
          <w:rPr>
            <w:bCs/>
            <w:rPrChange w:id="265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 value="F"&gt;&lt;/constructor-arg&gt;</w:t>
        </w:r>
      </w:ins>
    </w:p>
    <w:p w:rsidR="00956615" w:rsidRPr="00910D57" w:rsidRDefault="00956615" w:rsidP="00910D57">
      <w:pPr>
        <w:rPr>
          <w:ins w:id="26555" w:author="Caree2" w:date="2017-04-02T07:45:00Z"/>
          <w:bCs/>
          <w:rPrChange w:id="26556" w:author="Caree2" w:date="2017-04-02T08:01:00Z">
            <w:rPr>
              <w:ins w:id="265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58" w:author="Caree2" w:date="2017-04-02T08:01:00Z">
          <w:pPr>
            <w:autoSpaceDE w:val="0"/>
            <w:autoSpaceDN w:val="0"/>
            <w:adjustRightInd w:val="0"/>
          </w:pPr>
        </w:pPrChange>
      </w:pPr>
      <w:ins w:id="26559" w:author="Caree2" w:date="2017-04-02T07:45:00Z">
        <w:r w:rsidRPr="00910D57">
          <w:rPr>
            <w:bCs/>
            <w:rPrChange w:id="265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6562" w:author="Caree2" w:date="2017-04-02T07:45:00Z"/>
          <w:bCs/>
          <w:rPrChange w:id="26563" w:author="Caree2" w:date="2017-04-02T08:01:00Z">
            <w:rPr>
              <w:ins w:id="265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65" w:author="Caree2" w:date="2017-04-02T08:01:00Z">
          <w:pPr>
            <w:autoSpaceDE w:val="0"/>
            <w:autoSpaceDN w:val="0"/>
            <w:adjustRightInd w:val="0"/>
          </w:pPr>
        </w:pPrChange>
      </w:pPr>
      <w:ins w:id="26566" w:author="Caree2" w:date="2017-04-02T07:45:00Z">
        <w:r w:rsidRPr="00910D57">
          <w:rPr>
            <w:bCs/>
            <w:rPrChange w:id="265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&lt;value&gt;6000&lt;/value&gt;</w:t>
        </w:r>
      </w:ins>
    </w:p>
    <w:p w:rsidR="00956615" w:rsidRPr="00910D57" w:rsidRDefault="00956615" w:rsidP="00910D57">
      <w:pPr>
        <w:rPr>
          <w:ins w:id="26570" w:author="Caree2" w:date="2017-04-02T07:45:00Z"/>
          <w:bCs/>
          <w:rPrChange w:id="26571" w:author="Caree2" w:date="2017-04-02T08:01:00Z">
            <w:rPr>
              <w:ins w:id="265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73" w:author="Caree2" w:date="2017-04-02T08:01:00Z">
          <w:pPr>
            <w:autoSpaceDE w:val="0"/>
            <w:autoSpaceDN w:val="0"/>
            <w:adjustRightInd w:val="0"/>
          </w:pPr>
        </w:pPrChange>
      </w:pPr>
      <w:ins w:id="26574" w:author="Caree2" w:date="2017-04-02T07:45:00Z">
        <w:r w:rsidRPr="00910D57">
          <w:rPr>
            <w:bCs/>
            <w:rPrChange w:id="265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577" w:author="Caree2" w:date="2017-04-02T07:45:00Z"/>
          <w:bCs/>
          <w:rPrChange w:id="26578" w:author="Caree2" w:date="2017-04-02T08:01:00Z">
            <w:rPr>
              <w:ins w:id="265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80" w:author="Caree2" w:date="2017-04-02T08:01:00Z">
          <w:pPr>
            <w:autoSpaceDE w:val="0"/>
            <w:autoSpaceDN w:val="0"/>
            <w:adjustRightInd w:val="0"/>
          </w:pPr>
        </w:pPrChange>
      </w:pPr>
      <w:ins w:id="26581" w:author="Caree2" w:date="2017-04-02T07:45:00Z">
        <w:r w:rsidRPr="00910D57">
          <w:rPr>
            <w:bCs/>
            <w:rPrChange w:id="265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6583" w:author="Caree2" w:date="2017-04-02T07:45:00Z"/>
          <w:bCs/>
          <w:rPrChange w:id="26584" w:author="Caree2" w:date="2017-04-02T08:01:00Z">
            <w:rPr>
              <w:ins w:id="265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86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6587" w:author="Caree2" w:date="2017-04-02T07:45:00Z"/>
          <w:bCs/>
          <w:rPrChange w:id="26588" w:author="Caree2" w:date="2017-04-02T08:01:00Z">
            <w:rPr>
              <w:ins w:id="265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90" w:author="Caree2" w:date="2017-04-02T08:01:00Z">
          <w:pPr>
            <w:autoSpaceDE w:val="0"/>
            <w:autoSpaceDN w:val="0"/>
            <w:adjustRightInd w:val="0"/>
          </w:pPr>
        </w:pPrChange>
      </w:pPr>
      <w:ins w:id="26591" w:author="Caree2" w:date="2017-04-02T07:45:00Z">
        <w:r w:rsidRPr="00910D57">
          <w:rPr>
            <w:bCs/>
            <w:rPrChange w:id="265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id="securityOfficer01"</w:t>
        </w:r>
      </w:ins>
    </w:p>
    <w:p w:rsidR="00956615" w:rsidRPr="00910D57" w:rsidRDefault="00956615" w:rsidP="00910D57">
      <w:pPr>
        <w:rPr>
          <w:ins w:id="26593" w:author="Caree2" w:date="2017-04-02T07:45:00Z"/>
          <w:bCs/>
          <w:rPrChange w:id="26594" w:author="Caree2" w:date="2017-04-02T08:01:00Z">
            <w:rPr>
              <w:ins w:id="265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596" w:author="Caree2" w:date="2017-04-02T08:01:00Z">
          <w:pPr>
            <w:autoSpaceDE w:val="0"/>
            <w:autoSpaceDN w:val="0"/>
            <w:adjustRightInd w:val="0"/>
          </w:pPr>
        </w:pPrChange>
      </w:pPr>
      <w:ins w:id="26597" w:author="Caree2" w:date="2017-04-02T07:45:00Z">
        <w:r w:rsidRPr="00910D57">
          <w:rPr>
            <w:bCs/>
            <w:rPrChange w:id="26598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59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6600" w:author="Caree2" w:date="2017-04-02T07:45:00Z"/>
          <w:bCs/>
          <w:rPrChange w:id="26601" w:author="Caree2" w:date="2017-04-02T08:01:00Z">
            <w:rPr>
              <w:ins w:id="266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03" w:author="Caree2" w:date="2017-04-02T08:01:00Z">
          <w:pPr>
            <w:autoSpaceDE w:val="0"/>
            <w:autoSpaceDN w:val="0"/>
            <w:adjustRightInd w:val="0"/>
          </w:pPr>
        </w:pPrChange>
      </w:pPr>
      <w:ins w:id="26604" w:author="Caree2" w:date="2017-04-02T07:45:00Z">
        <w:r w:rsidRPr="00910D57">
          <w:rPr>
            <w:bCs/>
            <w:rPrChange w:id="266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956615" w:rsidRPr="00910D57" w:rsidRDefault="00956615" w:rsidP="00910D57">
      <w:pPr>
        <w:rPr>
          <w:ins w:id="26607" w:author="Caree2" w:date="2017-04-02T07:45:00Z"/>
          <w:bCs/>
          <w:rPrChange w:id="26608" w:author="Caree2" w:date="2017-04-02T08:01:00Z">
            <w:rPr>
              <w:ins w:id="266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10" w:author="Caree2" w:date="2017-04-02T08:01:00Z">
          <w:pPr>
            <w:autoSpaceDE w:val="0"/>
            <w:autoSpaceDN w:val="0"/>
            <w:adjustRightInd w:val="0"/>
          </w:pPr>
        </w:pPrChange>
      </w:pPr>
      <w:ins w:id="26611" w:author="Caree2" w:date="2017-04-02T07:45:00Z">
        <w:r w:rsidRPr="00910D57">
          <w:rPr>
            <w:bCs/>
            <w:rPrChange w:id="266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value="0001"&gt;&lt;/constructor-arg&gt;</w:t>
        </w:r>
      </w:ins>
    </w:p>
    <w:p w:rsidR="00956615" w:rsidRPr="00910D57" w:rsidRDefault="00956615" w:rsidP="00910D57">
      <w:pPr>
        <w:rPr>
          <w:ins w:id="26614" w:author="Caree2" w:date="2017-04-02T07:45:00Z"/>
          <w:bCs/>
          <w:rPrChange w:id="26615" w:author="Caree2" w:date="2017-04-02T08:01:00Z">
            <w:rPr>
              <w:ins w:id="266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17" w:author="Caree2" w:date="2017-04-02T08:01:00Z">
          <w:pPr>
            <w:autoSpaceDE w:val="0"/>
            <w:autoSpaceDN w:val="0"/>
            <w:adjustRightInd w:val="0"/>
          </w:pPr>
        </w:pPrChange>
      </w:pPr>
      <w:ins w:id="26618" w:author="Caree2" w:date="2017-04-02T07:45:00Z">
        <w:r w:rsidRPr="00910D57">
          <w:rPr>
            <w:bCs/>
            <w:rPrChange w:id="266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value="Brent"&gt;&lt;/constructor-arg&gt;</w:t>
        </w:r>
      </w:ins>
    </w:p>
    <w:p w:rsidR="00956615" w:rsidRPr="00910D57" w:rsidRDefault="00956615" w:rsidP="00910D57">
      <w:pPr>
        <w:rPr>
          <w:ins w:id="26621" w:author="Caree2" w:date="2017-04-02T07:45:00Z"/>
          <w:bCs/>
          <w:rPrChange w:id="26622" w:author="Caree2" w:date="2017-04-02T08:01:00Z">
            <w:rPr>
              <w:ins w:id="266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24" w:author="Caree2" w:date="2017-04-02T08:01:00Z">
          <w:pPr>
            <w:autoSpaceDE w:val="0"/>
            <w:autoSpaceDN w:val="0"/>
            <w:adjustRightInd w:val="0"/>
          </w:pPr>
        </w:pPrChange>
      </w:pPr>
      <w:ins w:id="26625" w:author="Caree2" w:date="2017-04-02T07:45:00Z">
        <w:r w:rsidRPr="00910D57">
          <w:rPr>
            <w:bCs/>
            <w:rPrChange w:id="266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value="Diana"&gt;&lt;/constructor-arg&gt;</w:t>
        </w:r>
      </w:ins>
    </w:p>
    <w:p w:rsidR="00956615" w:rsidRPr="00910D57" w:rsidRDefault="00956615" w:rsidP="00910D57">
      <w:pPr>
        <w:rPr>
          <w:ins w:id="26628" w:author="Caree2" w:date="2017-04-02T07:45:00Z"/>
          <w:bCs/>
          <w:rPrChange w:id="26629" w:author="Caree2" w:date="2017-04-02T08:01:00Z">
            <w:rPr>
              <w:ins w:id="266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31" w:author="Caree2" w:date="2017-04-02T08:01:00Z">
          <w:pPr>
            <w:autoSpaceDE w:val="0"/>
            <w:autoSpaceDN w:val="0"/>
            <w:adjustRightInd w:val="0"/>
          </w:pPr>
        </w:pPrChange>
      </w:pPr>
      <w:ins w:id="26632" w:author="Caree2" w:date="2017-04-02T07:45:00Z">
        <w:r w:rsidRPr="00910D57">
          <w:rPr>
            <w:bCs/>
            <w:rPrChange w:id="266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6635" w:author="Caree2" w:date="2017-04-02T07:45:00Z"/>
          <w:bCs/>
          <w:rPrChange w:id="26636" w:author="Caree2" w:date="2017-04-02T08:01:00Z">
            <w:rPr>
              <w:ins w:id="266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38" w:author="Caree2" w:date="2017-04-02T08:01:00Z">
          <w:pPr>
            <w:autoSpaceDE w:val="0"/>
            <w:autoSpaceDN w:val="0"/>
            <w:adjustRightInd w:val="0"/>
          </w:pPr>
        </w:pPrChange>
      </w:pPr>
      <w:ins w:id="26639" w:author="Caree2" w:date="2017-04-02T07:45:00Z">
        <w:r w:rsidRPr="00910D57">
          <w:rPr>
            <w:bCs/>
            <w:rPrChange w:id="266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66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value="111-11-1111"&gt;&lt;/constructor-arg&gt;</w:t>
        </w:r>
      </w:ins>
    </w:p>
    <w:p w:rsidR="00956615" w:rsidRPr="00910D57" w:rsidRDefault="00956615" w:rsidP="00910D57">
      <w:pPr>
        <w:rPr>
          <w:ins w:id="26642" w:author="Caree2" w:date="2017-04-02T07:45:00Z"/>
          <w:bCs/>
          <w:rPrChange w:id="26643" w:author="Caree2" w:date="2017-04-02T08:01:00Z">
            <w:rPr>
              <w:ins w:id="266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45" w:author="Caree2" w:date="2017-04-02T08:01:00Z">
          <w:pPr>
            <w:autoSpaceDE w:val="0"/>
            <w:autoSpaceDN w:val="0"/>
            <w:adjustRightInd w:val="0"/>
          </w:pPr>
        </w:pPrChange>
      </w:pPr>
      <w:ins w:id="26646" w:author="Caree2" w:date="2017-04-02T07:45:00Z">
        <w:r w:rsidRPr="00910D57">
          <w:rPr>
            <w:bCs/>
            <w:rPrChange w:id="266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6649" w:author="Caree2" w:date="2017-04-02T07:45:00Z"/>
          <w:bCs/>
          <w:rPrChange w:id="26650" w:author="Caree2" w:date="2017-04-02T08:01:00Z">
            <w:rPr>
              <w:ins w:id="266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52" w:author="Caree2" w:date="2017-04-02T08:01:00Z">
          <w:pPr>
            <w:autoSpaceDE w:val="0"/>
            <w:autoSpaceDN w:val="0"/>
            <w:adjustRightInd w:val="0"/>
          </w:pPr>
        </w:pPrChange>
      </w:pPr>
      <w:ins w:id="26653" w:author="Caree2" w:date="2017-04-02T07:45:00Z">
        <w:r w:rsidRPr="00910D57">
          <w:rPr>
            <w:bCs/>
            <w:rPrChange w:id="266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6657" w:author="Caree2" w:date="2017-04-02T07:45:00Z"/>
          <w:bCs/>
          <w:rPrChange w:id="26658" w:author="Caree2" w:date="2017-04-02T08:01:00Z">
            <w:rPr>
              <w:ins w:id="266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60" w:author="Caree2" w:date="2017-04-02T08:01:00Z">
          <w:pPr>
            <w:autoSpaceDE w:val="0"/>
            <w:autoSpaceDN w:val="0"/>
            <w:adjustRightInd w:val="0"/>
          </w:pPr>
        </w:pPrChange>
      </w:pPr>
      <w:ins w:id="26661" w:author="Caree2" w:date="2017-04-02T07:45:00Z">
        <w:r w:rsidRPr="00910D57">
          <w:rPr>
            <w:bCs/>
            <w:rPrChange w:id="266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664" w:author="Caree2" w:date="2017-04-02T07:45:00Z"/>
          <w:bCs/>
          <w:rPrChange w:id="26665" w:author="Caree2" w:date="2017-04-02T08:01:00Z">
            <w:rPr>
              <w:ins w:id="266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67" w:author="Caree2" w:date="2017-04-02T08:01:00Z">
          <w:pPr>
            <w:autoSpaceDE w:val="0"/>
            <w:autoSpaceDN w:val="0"/>
            <w:adjustRightInd w:val="0"/>
          </w:pPr>
        </w:pPrChange>
      </w:pPr>
      <w:ins w:id="26668" w:author="Caree2" w:date="2017-04-02T07:45:00Z">
        <w:r w:rsidRPr="00910D57">
          <w:rPr>
            <w:bCs/>
            <w:rPrChange w:id="266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6671" w:author="Caree2" w:date="2017-04-02T07:45:00Z"/>
          <w:bCs/>
          <w:rPrChange w:id="26672" w:author="Caree2" w:date="2017-04-02T08:01:00Z">
            <w:rPr>
              <w:ins w:id="266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74" w:author="Caree2" w:date="2017-04-02T08:01:00Z">
          <w:pPr>
            <w:autoSpaceDE w:val="0"/>
            <w:autoSpaceDN w:val="0"/>
            <w:adjustRightInd w:val="0"/>
          </w:pPr>
        </w:pPrChange>
      </w:pPr>
      <w:ins w:id="26675" w:author="Caree2" w:date="2017-04-02T07:45:00Z">
        <w:r w:rsidRPr="00910D57">
          <w:rPr>
            <w:bCs/>
            <w:rPrChange w:id="266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26679" w:author="Caree2" w:date="2017-04-02T07:45:00Z"/>
          <w:bCs/>
          <w:rPrChange w:id="26680" w:author="Caree2" w:date="2017-04-02T08:01:00Z">
            <w:rPr>
              <w:ins w:id="266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82" w:author="Caree2" w:date="2017-04-02T08:01:00Z">
          <w:pPr>
            <w:autoSpaceDE w:val="0"/>
            <w:autoSpaceDN w:val="0"/>
            <w:adjustRightInd w:val="0"/>
          </w:pPr>
        </w:pPrChange>
      </w:pPr>
      <w:ins w:id="26683" w:author="Caree2" w:date="2017-04-02T07:45:00Z">
        <w:r w:rsidRPr="00910D57">
          <w:rPr>
            <w:bCs/>
            <w:rPrChange w:id="266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686" w:author="Caree2" w:date="2017-04-02T07:45:00Z"/>
          <w:bCs/>
          <w:rPrChange w:id="26687" w:author="Caree2" w:date="2017-04-02T08:01:00Z">
            <w:rPr>
              <w:ins w:id="266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89" w:author="Caree2" w:date="2017-04-02T08:01:00Z">
          <w:pPr>
            <w:autoSpaceDE w:val="0"/>
            <w:autoSpaceDN w:val="0"/>
            <w:adjustRightInd w:val="0"/>
          </w:pPr>
        </w:pPrChange>
      </w:pPr>
      <w:ins w:id="26690" w:author="Caree2" w:date="2017-04-02T07:45:00Z">
        <w:r w:rsidRPr="00910D57">
          <w:rPr>
            <w:bCs/>
            <w:rPrChange w:id="266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6693" w:author="Caree2" w:date="2017-04-02T07:45:00Z"/>
          <w:bCs/>
          <w:rPrChange w:id="26694" w:author="Caree2" w:date="2017-04-02T08:01:00Z">
            <w:rPr>
              <w:ins w:id="266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696" w:author="Caree2" w:date="2017-04-02T08:01:00Z">
          <w:pPr>
            <w:autoSpaceDE w:val="0"/>
            <w:autoSpaceDN w:val="0"/>
            <w:adjustRightInd w:val="0"/>
          </w:pPr>
        </w:pPrChange>
      </w:pPr>
      <w:ins w:id="26697" w:author="Caree2" w:date="2017-04-02T07:45:00Z">
        <w:r w:rsidRPr="00910D57">
          <w:rPr>
            <w:bCs/>
            <w:rPrChange w:id="266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6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6700" w:author="Caree2" w:date="2017-04-02T07:45:00Z"/>
          <w:bCs/>
          <w:rPrChange w:id="26701" w:author="Caree2" w:date="2017-04-02T08:01:00Z">
            <w:rPr>
              <w:ins w:id="267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03" w:author="Caree2" w:date="2017-04-02T08:01:00Z">
          <w:pPr>
            <w:autoSpaceDE w:val="0"/>
            <w:autoSpaceDN w:val="0"/>
            <w:adjustRightInd w:val="0"/>
          </w:pPr>
        </w:pPrChange>
      </w:pPr>
      <w:ins w:id="26704" w:author="Caree2" w:date="2017-04-02T07:45:00Z">
        <w:r w:rsidRPr="00910D57">
          <w:rPr>
            <w:bCs/>
            <w:rPrChange w:id="267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6706" w:author="Caree2" w:date="2017-04-02T07:45:00Z"/>
          <w:bCs/>
          <w:rPrChange w:id="26707" w:author="Caree2" w:date="2017-04-02T08:01:00Z">
            <w:rPr>
              <w:ins w:id="267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0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6710" w:author="Caree2" w:date="2017-04-02T07:45:00Z"/>
          <w:bCs/>
          <w:rPrChange w:id="26711" w:author="Caree2" w:date="2017-04-02T08:01:00Z">
            <w:rPr>
              <w:ins w:id="267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13" w:author="Caree2" w:date="2017-04-02T08:01:00Z">
          <w:pPr>
            <w:autoSpaceDE w:val="0"/>
            <w:autoSpaceDN w:val="0"/>
            <w:adjustRightInd w:val="0"/>
          </w:pPr>
        </w:pPrChange>
      </w:pPr>
      <w:ins w:id="26714" w:author="Caree2" w:date="2017-04-02T07:45:00Z">
        <w:r w:rsidRPr="00910D57">
          <w:rPr>
            <w:bCs/>
            <w:rPrChange w:id="267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id="securityOfficer02"</w:t>
        </w:r>
      </w:ins>
    </w:p>
    <w:p w:rsidR="00956615" w:rsidRPr="00910D57" w:rsidRDefault="00956615" w:rsidP="00910D57">
      <w:pPr>
        <w:rPr>
          <w:ins w:id="26716" w:author="Caree2" w:date="2017-04-02T07:45:00Z"/>
          <w:bCs/>
          <w:rPrChange w:id="26717" w:author="Caree2" w:date="2017-04-02T08:01:00Z">
            <w:rPr>
              <w:ins w:id="267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19" w:author="Caree2" w:date="2017-04-02T08:01:00Z">
          <w:pPr>
            <w:autoSpaceDE w:val="0"/>
            <w:autoSpaceDN w:val="0"/>
            <w:adjustRightInd w:val="0"/>
          </w:pPr>
        </w:pPrChange>
      </w:pPr>
      <w:ins w:id="26720" w:author="Caree2" w:date="2017-04-02T07:45:00Z">
        <w:r w:rsidRPr="00910D57">
          <w:rPr>
            <w:bCs/>
            <w:rPrChange w:id="2672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22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6723" w:author="Caree2" w:date="2017-04-02T07:45:00Z"/>
          <w:bCs/>
          <w:rPrChange w:id="26724" w:author="Caree2" w:date="2017-04-02T08:01:00Z">
            <w:rPr>
              <w:ins w:id="267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26" w:author="Caree2" w:date="2017-04-02T08:01:00Z">
          <w:pPr>
            <w:autoSpaceDE w:val="0"/>
            <w:autoSpaceDN w:val="0"/>
            <w:adjustRightInd w:val="0"/>
          </w:pPr>
        </w:pPrChange>
      </w:pPr>
      <w:ins w:id="26727" w:author="Caree2" w:date="2017-04-02T07:45:00Z">
        <w:r w:rsidRPr="00910D57">
          <w:rPr>
            <w:bCs/>
            <w:rPrChange w:id="267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value="02"&gt;&lt;/constructor-arg&gt;</w:t>
        </w:r>
      </w:ins>
    </w:p>
    <w:p w:rsidR="00956615" w:rsidRPr="00910D57" w:rsidRDefault="00956615" w:rsidP="00910D57">
      <w:pPr>
        <w:rPr>
          <w:ins w:id="26730" w:author="Caree2" w:date="2017-04-02T07:45:00Z"/>
          <w:bCs/>
          <w:rPrChange w:id="26731" w:author="Caree2" w:date="2017-04-02T08:01:00Z">
            <w:rPr>
              <w:ins w:id="267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33" w:author="Caree2" w:date="2017-04-02T08:01:00Z">
          <w:pPr>
            <w:autoSpaceDE w:val="0"/>
            <w:autoSpaceDN w:val="0"/>
            <w:adjustRightInd w:val="0"/>
          </w:pPr>
        </w:pPrChange>
      </w:pPr>
      <w:ins w:id="26734" w:author="Caree2" w:date="2017-04-02T07:45:00Z">
        <w:r w:rsidRPr="00910D57">
          <w:rPr>
            <w:bCs/>
            <w:rPrChange w:id="267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value="0002"&gt;&lt;/constructor-arg&gt;</w:t>
        </w:r>
      </w:ins>
    </w:p>
    <w:p w:rsidR="00956615" w:rsidRPr="00910D57" w:rsidRDefault="00956615" w:rsidP="00910D57">
      <w:pPr>
        <w:rPr>
          <w:ins w:id="26737" w:author="Caree2" w:date="2017-04-02T07:45:00Z"/>
          <w:bCs/>
          <w:rPrChange w:id="26738" w:author="Caree2" w:date="2017-04-02T08:01:00Z">
            <w:rPr>
              <w:ins w:id="267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40" w:author="Caree2" w:date="2017-04-02T08:01:00Z">
          <w:pPr>
            <w:autoSpaceDE w:val="0"/>
            <w:autoSpaceDN w:val="0"/>
            <w:adjustRightInd w:val="0"/>
          </w:pPr>
        </w:pPrChange>
      </w:pPr>
      <w:ins w:id="26741" w:author="Caree2" w:date="2017-04-02T07:45:00Z">
        <w:r w:rsidRPr="00910D57">
          <w:rPr>
            <w:bCs/>
            <w:rPrChange w:id="267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value="Patrick"&gt;&lt;/constructor-arg&gt;</w:t>
        </w:r>
      </w:ins>
    </w:p>
    <w:p w:rsidR="00956615" w:rsidRPr="00910D57" w:rsidRDefault="00956615" w:rsidP="00910D57">
      <w:pPr>
        <w:rPr>
          <w:ins w:id="26744" w:author="Caree2" w:date="2017-04-02T07:45:00Z"/>
          <w:bCs/>
          <w:rPrChange w:id="26745" w:author="Caree2" w:date="2017-04-02T08:01:00Z">
            <w:rPr>
              <w:ins w:id="267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47" w:author="Caree2" w:date="2017-04-02T08:01:00Z">
          <w:pPr>
            <w:autoSpaceDE w:val="0"/>
            <w:autoSpaceDN w:val="0"/>
            <w:adjustRightInd w:val="0"/>
          </w:pPr>
        </w:pPrChange>
      </w:pPr>
      <w:ins w:id="26748" w:author="Caree2" w:date="2017-04-02T07:45:00Z">
        <w:r w:rsidRPr="00910D57">
          <w:rPr>
            <w:bCs/>
            <w:rPrChange w:id="267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value="Cummings"&gt;&lt;/constructor-arg&gt;</w:t>
        </w:r>
      </w:ins>
    </w:p>
    <w:p w:rsidR="00956615" w:rsidRPr="00910D57" w:rsidRDefault="00956615" w:rsidP="00910D57">
      <w:pPr>
        <w:rPr>
          <w:ins w:id="26751" w:author="Caree2" w:date="2017-04-02T07:45:00Z"/>
          <w:bCs/>
          <w:rPrChange w:id="26752" w:author="Caree2" w:date="2017-04-02T08:01:00Z">
            <w:rPr>
              <w:ins w:id="267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54" w:author="Caree2" w:date="2017-04-02T08:01:00Z">
          <w:pPr>
            <w:autoSpaceDE w:val="0"/>
            <w:autoSpaceDN w:val="0"/>
            <w:adjustRightInd w:val="0"/>
          </w:pPr>
        </w:pPrChange>
      </w:pPr>
      <w:ins w:id="26755" w:author="Caree2" w:date="2017-04-02T07:45:00Z">
        <w:r w:rsidRPr="00910D57">
          <w:rPr>
            <w:bCs/>
            <w:rPrChange w:id="267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6758" w:author="Caree2" w:date="2017-04-02T07:45:00Z"/>
          <w:bCs/>
          <w:rPrChange w:id="26759" w:author="Caree2" w:date="2017-04-02T08:01:00Z">
            <w:rPr>
              <w:ins w:id="267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61" w:author="Caree2" w:date="2017-04-02T08:01:00Z">
          <w:pPr>
            <w:autoSpaceDE w:val="0"/>
            <w:autoSpaceDN w:val="0"/>
            <w:adjustRightInd w:val="0"/>
          </w:pPr>
        </w:pPrChange>
      </w:pPr>
      <w:ins w:id="26762" w:author="Caree2" w:date="2017-04-02T07:45:00Z">
        <w:r w:rsidRPr="00910D57">
          <w:rPr>
            <w:bCs/>
            <w:rPrChange w:id="267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value="222-22-2222"&gt;&lt;/constructor-arg&gt;</w:t>
        </w:r>
      </w:ins>
    </w:p>
    <w:p w:rsidR="00956615" w:rsidRPr="00910D57" w:rsidRDefault="00956615" w:rsidP="00910D57">
      <w:pPr>
        <w:rPr>
          <w:ins w:id="26765" w:author="Caree2" w:date="2017-04-02T07:45:00Z"/>
          <w:bCs/>
          <w:rPrChange w:id="26766" w:author="Caree2" w:date="2017-04-02T08:01:00Z">
            <w:rPr>
              <w:ins w:id="267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68" w:author="Caree2" w:date="2017-04-02T08:01:00Z">
          <w:pPr>
            <w:autoSpaceDE w:val="0"/>
            <w:autoSpaceDN w:val="0"/>
            <w:adjustRightInd w:val="0"/>
          </w:pPr>
        </w:pPrChange>
      </w:pPr>
      <w:ins w:id="26769" w:author="Caree2" w:date="2017-04-02T07:45:00Z">
        <w:r w:rsidRPr="00910D57">
          <w:rPr>
            <w:bCs/>
            <w:rPrChange w:id="267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6772" w:author="Caree2" w:date="2017-04-02T07:45:00Z"/>
          <w:bCs/>
          <w:rPrChange w:id="26773" w:author="Caree2" w:date="2017-04-02T08:01:00Z">
            <w:rPr>
              <w:ins w:id="267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75" w:author="Caree2" w:date="2017-04-02T08:01:00Z">
          <w:pPr>
            <w:autoSpaceDE w:val="0"/>
            <w:autoSpaceDN w:val="0"/>
            <w:adjustRightInd w:val="0"/>
          </w:pPr>
        </w:pPrChange>
      </w:pPr>
      <w:ins w:id="26776" w:author="Caree2" w:date="2017-04-02T07:45:00Z">
        <w:r w:rsidRPr="00910D57">
          <w:rPr>
            <w:bCs/>
            <w:rPrChange w:id="267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6780" w:author="Caree2" w:date="2017-04-02T07:45:00Z"/>
          <w:bCs/>
          <w:rPrChange w:id="26781" w:author="Caree2" w:date="2017-04-02T08:01:00Z">
            <w:rPr>
              <w:ins w:id="267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83" w:author="Caree2" w:date="2017-04-02T08:01:00Z">
          <w:pPr>
            <w:autoSpaceDE w:val="0"/>
            <w:autoSpaceDN w:val="0"/>
            <w:adjustRightInd w:val="0"/>
          </w:pPr>
        </w:pPrChange>
      </w:pPr>
      <w:ins w:id="26784" w:author="Caree2" w:date="2017-04-02T07:45:00Z">
        <w:r w:rsidRPr="00910D57">
          <w:rPr>
            <w:bCs/>
            <w:rPrChange w:id="267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787" w:author="Caree2" w:date="2017-04-02T07:45:00Z"/>
          <w:bCs/>
          <w:rPrChange w:id="26788" w:author="Caree2" w:date="2017-04-02T08:01:00Z">
            <w:rPr>
              <w:ins w:id="267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90" w:author="Caree2" w:date="2017-04-02T08:01:00Z">
          <w:pPr>
            <w:autoSpaceDE w:val="0"/>
            <w:autoSpaceDN w:val="0"/>
            <w:adjustRightInd w:val="0"/>
          </w:pPr>
        </w:pPrChange>
      </w:pPr>
      <w:ins w:id="26791" w:author="Caree2" w:date="2017-04-02T07:45:00Z">
        <w:r w:rsidRPr="00910D57">
          <w:rPr>
            <w:bCs/>
            <w:rPrChange w:id="267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7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6794" w:author="Caree2" w:date="2017-04-02T07:45:00Z"/>
          <w:bCs/>
          <w:rPrChange w:id="26795" w:author="Caree2" w:date="2017-04-02T08:01:00Z">
            <w:rPr>
              <w:ins w:id="267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797" w:author="Caree2" w:date="2017-04-02T08:01:00Z">
          <w:pPr>
            <w:autoSpaceDE w:val="0"/>
            <w:autoSpaceDN w:val="0"/>
            <w:adjustRightInd w:val="0"/>
          </w:pPr>
        </w:pPrChange>
      </w:pPr>
      <w:ins w:id="26798" w:author="Caree2" w:date="2017-04-02T07:45:00Z">
        <w:r w:rsidRPr="00910D57">
          <w:rPr>
            <w:bCs/>
            <w:rPrChange w:id="267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26802" w:author="Caree2" w:date="2017-04-02T07:45:00Z"/>
          <w:bCs/>
          <w:rPrChange w:id="26803" w:author="Caree2" w:date="2017-04-02T08:01:00Z">
            <w:rPr>
              <w:ins w:id="268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05" w:author="Caree2" w:date="2017-04-02T08:01:00Z">
          <w:pPr>
            <w:autoSpaceDE w:val="0"/>
            <w:autoSpaceDN w:val="0"/>
            <w:adjustRightInd w:val="0"/>
          </w:pPr>
        </w:pPrChange>
      </w:pPr>
      <w:ins w:id="26806" w:author="Caree2" w:date="2017-04-02T07:45:00Z">
        <w:r w:rsidRPr="00910D57">
          <w:rPr>
            <w:bCs/>
            <w:rPrChange w:id="268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809" w:author="Caree2" w:date="2017-04-02T07:45:00Z"/>
          <w:bCs/>
          <w:rPrChange w:id="26810" w:author="Caree2" w:date="2017-04-02T08:01:00Z">
            <w:rPr>
              <w:ins w:id="268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12" w:author="Caree2" w:date="2017-04-02T08:01:00Z">
          <w:pPr>
            <w:autoSpaceDE w:val="0"/>
            <w:autoSpaceDN w:val="0"/>
            <w:adjustRightInd w:val="0"/>
          </w:pPr>
        </w:pPrChange>
      </w:pPr>
      <w:ins w:id="26813" w:author="Caree2" w:date="2017-04-02T07:45:00Z">
        <w:r w:rsidRPr="00910D57">
          <w:rPr>
            <w:bCs/>
            <w:rPrChange w:id="268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6816" w:author="Caree2" w:date="2017-04-02T07:45:00Z"/>
          <w:bCs/>
          <w:rPrChange w:id="26817" w:author="Caree2" w:date="2017-04-02T08:01:00Z">
            <w:rPr>
              <w:ins w:id="268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19" w:author="Caree2" w:date="2017-04-02T08:01:00Z">
          <w:pPr>
            <w:autoSpaceDE w:val="0"/>
            <w:autoSpaceDN w:val="0"/>
            <w:adjustRightInd w:val="0"/>
          </w:pPr>
        </w:pPrChange>
      </w:pPr>
      <w:ins w:id="26820" w:author="Caree2" w:date="2017-04-02T07:45:00Z">
        <w:r w:rsidRPr="00910D57">
          <w:rPr>
            <w:bCs/>
            <w:rPrChange w:id="268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6823" w:author="Caree2" w:date="2017-04-02T07:45:00Z"/>
          <w:bCs/>
          <w:rPrChange w:id="26824" w:author="Caree2" w:date="2017-04-02T08:01:00Z">
            <w:rPr>
              <w:ins w:id="268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26" w:author="Caree2" w:date="2017-04-02T08:01:00Z">
          <w:pPr>
            <w:autoSpaceDE w:val="0"/>
            <w:autoSpaceDN w:val="0"/>
            <w:adjustRightInd w:val="0"/>
          </w:pPr>
        </w:pPrChange>
      </w:pPr>
      <w:ins w:id="26827" w:author="Caree2" w:date="2017-04-02T07:45:00Z">
        <w:r w:rsidRPr="00910D57">
          <w:rPr>
            <w:bCs/>
            <w:rPrChange w:id="268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6829" w:author="Caree2" w:date="2017-04-02T07:45:00Z"/>
          <w:bCs/>
          <w:rPrChange w:id="26830" w:author="Caree2" w:date="2017-04-02T08:01:00Z">
            <w:rPr>
              <w:ins w:id="268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32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6833" w:author="Caree2" w:date="2017-04-02T07:45:00Z"/>
          <w:bCs/>
          <w:rPrChange w:id="26834" w:author="Caree2" w:date="2017-04-02T08:01:00Z">
            <w:rPr>
              <w:ins w:id="268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36" w:author="Caree2" w:date="2017-04-02T08:01:00Z">
          <w:pPr>
            <w:autoSpaceDE w:val="0"/>
            <w:autoSpaceDN w:val="0"/>
            <w:adjustRightInd w:val="0"/>
          </w:pPr>
        </w:pPrChange>
      </w:pPr>
      <w:ins w:id="26837" w:author="Caree2" w:date="2017-04-02T07:45:00Z">
        <w:r w:rsidRPr="00910D57">
          <w:rPr>
            <w:bCs/>
            <w:rPrChange w:id="268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id="securityOfficer03"</w:t>
        </w:r>
      </w:ins>
    </w:p>
    <w:p w:rsidR="00956615" w:rsidRPr="00910D57" w:rsidRDefault="00956615" w:rsidP="00910D57">
      <w:pPr>
        <w:rPr>
          <w:ins w:id="26839" w:author="Caree2" w:date="2017-04-02T07:45:00Z"/>
          <w:bCs/>
          <w:rPrChange w:id="26840" w:author="Caree2" w:date="2017-04-02T08:01:00Z">
            <w:rPr>
              <w:ins w:id="268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42" w:author="Caree2" w:date="2017-04-02T08:01:00Z">
          <w:pPr>
            <w:autoSpaceDE w:val="0"/>
            <w:autoSpaceDN w:val="0"/>
            <w:adjustRightInd w:val="0"/>
          </w:pPr>
        </w:pPrChange>
      </w:pPr>
      <w:ins w:id="26843" w:author="Caree2" w:date="2017-04-02T07:45:00Z">
        <w:r w:rsidRPr="00910D57">
          <w:rPr>
            <w:bCs/>
            <w:rPrChange w:id="2684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45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6846" w:author="Caree2" w:date="2017-04-02T07:45:00Z"/>
          <w:bCs/>
          <w:rPrChange w:id="26847" w:author="Caree2" w:date="2017-04-02T08:01:00Z">
            <w:rPr>
              <w:ins w:id="268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49" w:author="Caree2" w:date="2017-04-02T08:01:00Z">
          <w:pPr>
            <w:autoSpaceDE w:val="0"/>
            <w:autoSpaceDN w:val="0"/>
            <w:adjustRightInd w:val="0"/>
          </w:pPr>
        </w:pPrChange>
      </w:pPr>
      <w:ins w:id="26850" w:author="Caree2" w:date="2017-04-02T07:45:00Z">
        <w:r w:rsidRPr="00910D57">
          <w:rPr>
            <w:bCs/>
            <w:rPrChange w:id="268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value="03"&gt;&lt;/constructor-arg&gt;</w:t>
        </w:r>
      </w:ins>
    </w:p>
    <w:p w:rsidR="00956615" w:rsidRPr="00910D57" w:rsidRDefault="00956615" w:rsidP="00910D57">
      <w:pPr>
        <w:rPr>
          <w:ins w:id="26853" w:author="Caree2" w:date="2017-04-02T07:45:00Z"/>
          <w:bCs/>
          <w:rPrChange w:id="26854" w:author="Caree2" w:date="2017-04-02T08:01:00Z">
            <w:rPr>
              <w:ins w:id="268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56" w:author="Caree2" w:date="2017-04-02T08:01:00Z">
          <w:pPr>
            <w:autoSpaceDE w:val="0"/>
            <w:autoSpaceDN w:val="0"/>
            <w:adjustRightInd w:val="0"/>
          </w:pPr>
        </w:pPrChange>
      </w:pPr>
      <w:ins w:id="26857" w:author="Caree2" w:date="2017-04-02T07:45:00Z">
        <w:r w:rsidRPr="00910D57">
          <w:rPr>
            <w:bCs/>
            <w:rPrChange w:id="268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value="0003"&gt;&lt;/constructor-arg&gt;</w:t>
        </w:r>
      </w:ins>
    </w:p>
    <w:p w:rsidR="00956615" w:rsidRPr="00910D57" w:rsidRDefault="00956615" w:rsidP="00910D57">
      <w:pPr>
        <w:rPr>
          <w:ins w:id="26860" w:author="Caree2" w:date="2017-04-02T07:45:00Z"/>
          <w:bCs/>
          <w:rPrChange w:id="26861" w:author="Caree2" w:date="2017-04-02T08:01:00Z">
            <w:rPr>
              <w:ins w:id="268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63" w:author="Caree2" w:date="2017-04-02T08:01:00Z">
          <w:pPr>
            <w:autoSpaceDE w:val="0"/>
            <w:autoSpaceDN w:val="0"/>
            <w:adjustRightInd w:val="0"/>
          </w:pPr>
        </w:pPrChange>
      </w:pPr>
      <w:ins w:id="26864" w:author="Caree2" w:date="2017-04-02T07:45:00Z">
        <w:r w:rsidRPr="00910D57">
          <w:rPr>
            <w:bCs/>
            <w:rPrChange w:id="268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value="Mathew"&gt;&lt;/constructor-arg&gt;</w:t>
        </w:r>
      </w:ins>
    </w:p>
    <w:p w:rsidR="00956615" w:rsidRPr="00910D57" w:rsidRDefault="00956615" w:rsidP="00910D57">
      <w:pPr>
        <w:rPr>
          <w:ins w:id="26867" w:author="Caree2" w:date="2017-04-02T07:45:00Z"/>
          <w:bCs/>
          <w:rPrChange w:id="26868" w:author="Caree2" w:date="2017-04-02T08:01:00Z">
            <w:rPr>
              <w:ins w:id="268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70" w:author="Caree2" w:date="2017-04-02T08:01:00Z">
          <w:pPr>
            <w:autoSpaceDE w:val="0"/>
            <w:autoSpaceDN w:val="0"/>
            <w:adjustRightInd w:val="0"/>
          </w:pPr>
        </w:pPrChange>
      </w:pPr>
      <w:ins w:id="26871" w:author="Caree2" w:date="2017-04-02T07:45:00Z">
        <w:r w:rsidRPr="00910D57">
          <w:rPr>
            <w:bCs/>
            <w:rPrChange w:id="268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value="Wade"&gt;&lt;/constructor-arg&gt;</w:t>
        </w:r>
      </w:ins>
    </w:p>
    <w:p w:rsidR="00956615" w:rsidRPr="00910D57" w:rsidRDefault="00956615" w:rsidP="00910D57">
      <w:pPr>
        <w:rPr>
          <w:ins w:id="26874" w:author="Caree2" w:date="2017-04-02T07:45:00Z"/>
          <w:bCs/>
          <w:rPrChange w:id="26875" w:author="Caree2" w:date="2017-04-02T08:01:00Z">
            <w:rPr>
              <w:ins w:id="268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77" w:author="Caree2" w:date="2017-04-02T08:01:00Z">
          <w:pPr>
            <w:autoSpaceDE w:val="0"/>
            <w:autoSpaceDN w:val="0"/>
            <w:adjustRightInd w:val="0"/>
          </w:pPr>
        </w:pPrChange>
      </w:pPr>
      <w:ins w:id="26878" w:author="Caree2" w:date="2017-04-02T07:45:00Z">
        <w:r w:rsidRPr="00910D57">
          <w:rPr>
            <w:bCs/>
            <w:rPrChange w:id="268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6881" w:author="Caree2" w:date="2017-04-02T07:45:00Z"/>
          <w:bCs/>
          <w:rPrChange w:id="26882" w:author="Caree2" w:date="2017-04-02T08:01:00Z">
            <w:rPr>
              <w:ins w:id="268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84" w:author="Caree2" w:date="2017-04-02T08:01:00Z">
          <w:pPr>
            <w:autoSpaceDE w:val="0"/>
            <w:autoSpaceDN w:val="0"/>
            <w:adjustRightInd w:val="0"/>
          </w:pPr>
        </w:pPrChange>
      </w:pPr>
      <w:ins w:id="26885" w:author="Caree2" w:date="2017-04-02T07:45:00Z">
        <w:r w:rsidRPr="00910D57">
          <w:rPr>
            <w:bCs/>
            <w:rPrChange w:id="268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value="333-33-3333"&gt;&lt;/constructor-arg&gt;</w:t>
        </w:r>
      </w:ins>
    </w:p>
    <w:p w:rsidR="00956615" w:rsidRPr="00910D57" w:rsidRDefault="00956615" w:rsidP="00910D57">
      <w:pPr>
        <w:rPr>
          <w:ins w:id="26888" w:author="Caree2" w:date="2017-04-02T07:45:00Z"/>
          <w:bCs/>
          <w:rPrChange w:id="26889" w:author="Caree2" w:date="2017-04-02T08:01:00Z">
            <w:rPr>
              <w:ins w:id="268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91" w:author="Caree2" w:date="2017-04-02T08:01:00Z">
          <w:pPr>
            <w:autoSpaceDE w:val="0"/>
            <w:autoSpaceDN w:val="0"/>
            <w:adjustRightInd w:val="0"/>
          </w:pPr>
        </w:pPrChange>
      </w:pPr>
      <w:ins w:id="26892" w:author="Caree2" w:date="2017-04-02T07:45:00Z">
        <w:r w:rsidRPr="00910D57">
          <w:rPr>
            <w:bCs/>
            <w:rPrChange w:id="268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8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6895" w:author="Caree2" w:date="2017-04-02T07:45:00Z"/>
          <w:bCs/>
          <w:rPrChange w:id="26896" w:author="Caree2" w:date="2017-04-02T08:01:00Z">
            <w:rPr>
              <w:ins w:id="268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898" w:author="Caree2" w:date="2017-04-02T08:01:00Z">
          <w:pPr>
            <w:autoSpaceDE w:val="0"/>
            <w:autoSpaceDN w:val="0"/>
            <w:adjustRightInd w:val="0"/>
          </w:pPr>
        </w:pPrChange>
      </w:pPr>
      <w:ins w:id="26899" w:author="Caree2" w:date="2017-04-02T07:45:00Z">
        <w:r w:rsidRPr="00910D57">
          <w:rPr>
            <w:bCs/>
            <w:rPrChange w:id="269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6903" w:author="Caree2" w:date="2017-04-02T07:45:00Z"/>
          <w:bCs/>
          <w:rPrChange w:id="26904" w:author="Caree2" w:date="2017-04-02T08:01:00Z">
            <w:rPr>
              <w:ins w:id="269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06" w:author="Caree2" w:date="2017-04-02T08:01:00Z">
          <w:pPr>
            <w:autoSpaceDE w:val="0"/>
            <w:autoSpaceDN w:val="0"/>
            <w:adjustRightInd w:val="0"/>
          </w:pPr>
        </w:pPrChange>
      </w:pPr>
      <w:ins w:id="26907" w:author="Caree2" w:date="2017-04-02T07:45:00Z">
        <w:r w:rsidRPr="00910D57">
          <w:rPr>
            <w:bCs/>
            <w:rPrChange w:id="269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910" w:author="Caree2" w:date="2017-04-02T07:45:00Z"/>
          <w:bCs/>
          <w:rPrChange w:id="26911" w:author="Caree2" w:date="2017-04-02T08:01:00Z">
            <w:rPr>
              <w:ins w:id="269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13" w:author="Caree2" w:date="2017-04-02T08:01:00Z">
          <w:pPr>
            <w:autoSpaceDE w:val="0"/>
            <w:autoSpaceDN w:val="0"/>
            <w:adjustRightInd w:val="0"/>
          </w:pPr>
        </w:pPrChange>
      </w:pPr>
      <w:ins w:id="26914" w:author="Caree2" w:date="2017-04-02T07:45:00Z">
        <w:r w:rsidRPr="00910D57">
          <w:rPr>
            <w:bCs/>
            <w:rPrChange w:id="269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6917" w:author="Caree2" w:date="2017-04-02T07:45:00Z"/>
          <w:bCs/>
          <w:rPrChange w:id="26918" w:author="Caree2" w:date="2017-04-02T08:01:00Z">
            <w:rPr>
              <w:ins w:id="269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20" w:author="Caree2" w:date="2017-04-02T08:01:00Z">
          <w:pPr>
            <w:autoSpaceDE w:val="0"/>
            <w:autoSpaceDN w:val="0"/>
            <w:adjustRightInd w:val="0"/>
          </w:pPr>
        </w:pPrChange>
      </w:pPr>
      <w:ins w:id="26921" w:author="Caree2" w:date="2017-04-02T07:45:00Z">
        <w:r w:rsidRPr="00910D57">
          <w:rPr>
            <w:bCs/>
            <w:rPrChange w:id="269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26925" w:author="Caree2" w:date="2017-04-02T07:45:00Z"/>
          <w:bCs/>
          <w:rPrChange w:id="26926" w:author="Caree2" w:date="2017-04-02T08:01:00Z">
            <w:rPr>
              <w:ins w:id="269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28" w:author="Caree2" w:date="2017-04-02T08:01:00Z">
          <w:pPr>
            <w:autoSpaceDE w:val="0"/>
            <w:autoSpaceDN w:val="0"/>
            <w:adjustRightInd w:val="0"/>
          </w:pPr>
        </w:pPrChange>
      </w:pPr>
      <w:ins w:id="26929" w:author="Caree2" w:date="2017-04-02T07:45:00Z">
        <w:r w:rsidRPr="00910D57">
          <w:rPr>
            <w:bCs/>
            <w:rPrChange w:id="269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6932" w:author="Caree2" w:date="2017-04-02T07:45:00Z"/>
          <w:bCs/>
          <w:rPrChange w:id="26933" w:author="Caree2" w:date="2017-04-02T08:01:00Z">
            <w:rPr>
              <w:ins w:id="269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35" w:author="Caree2" w:date="2017-04-02T08:01:00Z">
          <w:pPr>
            <w:autoSpaceDE w:val="0"/>
            <w:autoSpaceDN w:val="0"/>
            <w:adjustRightInd w:val="0"/>
          </w:pPr>
        </w:pPrChange>
      </w:pPr>
      <w:ins w:id="26936" w:author="Caree2" w:date="2017-04-02T07:45:00Z">
        <w:r w:rsidRPr="00910D57">
          <w:rPr>
            <w:bCs/>
            <w:rPrChange w:id="269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6939" w:author="Caree2" w:date="2017-04-02T07:45:00Z"/>
          <w:bCs/>
          <w:rPrChange w:id="26940" w:author="Caree2" w:date="2017-04-02T08:01:00Z">
            <w:rPr>
              <w:ins w:id="269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42" w:author="Caree2" w:date="2017-04-02T08:01:00Z">
          <w:pPr>
            <w:autoSpaceDE w:val="0"/>
            <w:autoSpaceDN w:val="0"/>
            <w:adjustRightInd w:val="0"/>
          </w:pPr>
        </w:pPrChange>
      </w:pPr>
      <w:ins w:id="26943" w:author="Caree2" w:date="2017-04-02T07:45:00Z">
        <w:r w:rsidRPr="00910D57">
          <w:rPr>
            <w:bCs/>
            <w:rPrChange w:id="269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6946" w:author="Caree2" w:date="2017-04-02T07:45:00Z"/>
          <w:bCs/>
          <w:rPrChange w:id="26947" w:author="Caree2" w:date="2017-04-02T08:01:00Z">
            <w:rPr>
              <w:ins w:id="269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49" w:author="Caree2" w:date="2017-04-02T08:01:00Z">
          <w:pPr>
            <w:autoSpaceDE w:val="0"/>
            <w:autoSpaceDN w:val="0"/>
            <w:adjustRightInd w:val="0"/>
          </w:pPr>
        </w:pPrChange>
      </w:pPr>
      <w:ins w:id="26950" w:author="Caree2" w:date="2017-04-02T07:45:00Z">
        <w:r w:rsidRPr="00910D57">
          <w:rPr>
            <w:bCs/>
            <w:rPrChange w:id="269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  <w:t>&lt;/bean&gt;</w:t>
        </w:r>
      </w:ins>
    </w:p>
    <w:p w:rsidR="00956615" w:rsidRPr="00910D57" w:rsidRDefault="00956615" w:rsidP="00910D57">
      <w:pPr>
        <w:rPr>
          <w:ins w:id="26952" w:author="Caree2" w:date="2017-04-02T07:45:00Z"/>
          <w:bCs/>
          <w:rPrChange w:id="26953" w:author="Caree2" w:date="2017-04-02T08:01:00Z">
            <w:rPr>
              <w:ins w:id="269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55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6956" w:author="Caree2" w:date="2017-04-02T07:45:00Z"/>
          <w:bCs/>
          <w:rPrChange w:id="26957" w:author="Caree2" w:date="2017-04-02T08:01:00Z">
            <w:rPr>
              <w:ins w:id="269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59" w:author="Caree2" w:date="2017-04-02T08:01:00Z">
          <w:pPr>
            <w:autoSpaceDE w:val="0"/>
            <w:autoSpaceDN w:val="0"/>
            <w:adjustRightInd w:val="0"/>
          </w:pPr>
        </w:pPrChange>
      </w:pPr>
      <w:ins w:id="26960" w:author="Caree2" w:date="2017-04-02T07:45:00Z">
        <w:r w:rsidRPr="00910D57">
          <w:rPr>
            <w:bCs/>
            <w:rPrChange w:id="269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id="securityOfficer04"</w:t>
        </w:r>
      </w:ins>
    </w:p>
    <w:p w:rsidR="00956615" w:rsidRPr="00910D57" w:rsidRDefault="00956615" w:rsidP="00910D57">
      <w:pPr>
        <w:rPr>
          <w:ins w:id="26962" w:author="Caree2" w:date="2017-04-02T07:45:00Z"/>
          <w:bCs/>
          <w:rPrChange w:id="26963" w:author="Caree2" w:date="2017-04-02T08:01:00Z">
            <w:rPr>
              <w:ins w:id="269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65" w:author="Caree2" w:date="2017-04-02T08:01:00Z">
          <w:pPr>
            <w:autoSpaceDE w:val="0"/>
            <w:autoSpaceDN w:val="0"/>
            <w:adjustRightInd w:val="0"/>
          </w:pPr>
        </w:pPrChange>
      </w:pPr>
      <w:ins w:id="26966" w:author="Caree2" w:date="2017-04-02T07:45:00Z">
        <w:r w:rsidRPr="00910D57">
          <w:rPr>
            <w:bCs/>
            <w:rPrChange w:id="2696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68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6969" w:author="Caree2" w:date="2017-04-02T07:45:00Z"/>
          <w:bCs/>
          <w:rPrChange w:id="26970" w:author="Caree2" w:date="2017-04-02T08:01:00Z">
            <w:rPr>
              <w:ins w:id="269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72" w:author="Caree2" w:date="2017-04-02T08:01:00Z">
          <w:pPr>
            <w:autoSpaceDE w:val="0"/>
            <w:autoSpaceDN w:val="0"/>
            <w:adjustRightInd w:val="0"/>
          </w:pPr>
        </w:pPrChange>
      </w:pPr>
      <w:ins w:id="26973" w:author="Caree2" w:date="2017-04-02T07:45:00Z">
        <w:r w:rsidRPr="00910D57">
          <w:rPr>
            <w:bCs/>
            <w:rPrChange w:id="269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value="04"&gt;&lt;/constructor-arg&gt;</w:t>
        </w:r>
      </w:ins>
    </w:p>
    <w:p w:rsidR="00956615" w:rsidRPr="00910D57" w:rsidRDefault="00956615" w:rsidP="00910D57">
      <w:pPr>
        <w:rPr>
          <w:ins w:id="26976" w:author="Caree2" w:date="2017-04-02T07:45:00Z"/>
          <w:bCs/>
          <w:rPrChange w:id="26977" w:author="Caree2" w:date="2017-04-02T08:01:00Z">
            <w:rPr>
              <w:ins w:id="269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79" w:author="Caree2" w:date="2017-04-02T08:01:00Z">
          <w:pPr>
            <w:autoSpaceDE w:val="0"/>
            <w:autoSpaceDN w:val="0"/>
            <w:adjustRightInd w:val="0"/>
          </w:pPr>
        </w:pPrChange>
      </w:pPr>
      <w:ins w:id="26980" w:author="Caree2" w:date="2017-04-02T07:45:00Z">
        <w:r w:rsidRPr="00910D57">
          <w:rPr>
            <w:bCs/>
            <w:rPrChange w:id="269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value="0004"&gt;&lt;/constructor-arg&gt;</w:t>
        </w:r>
      </w:ins>
    </w:p>
    <w:p w:rsidR="00956615" w:rsidRPr="00910D57" w:rsidRDefault="00956615" w:rsidP="00910D57">
      <w:pPr>
        <w:rPr>
          <w:ins w:id="26983" w:author="Caree2" w:date="2017-04-02T07:45:00Z"/>
          <w:bCs/>
          <w:rPrChange w:id="26984" w:author="Caree2" w:date="2017-04-02T08:01:00Z">
            <w:rPr>
              <w:ins w:id="269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86" w:author="Caree2" w:date="2017-04-02T08:01:00Z">
          <w:pPr>
            <w:autoSpaceDE w:val="0"/>
            <w:autoSpaceDN w:val="0"/>
            <w:adjustRightInd w:val="0"/>
          </w:pPr>
        </w:pPrChange>
      </w:pPr>
      <w:ins w:id="26987" w:author="Caree2" w:date="2017-04-02T07:45:00Z">
        <w:r w:rsidRPr="00910D57">
          <w:rPr>
            <w:bCs/>
            <w:rPrChange w:id="269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value="Alex"&gt;&lt;/constructor-arg&gt;</w:t>
        </w:r>
      </w:ins>
    </w:p>
    <w:p w:rsidR="00956615" w:rsidRPr="00910D57" w:rsidRDefault="00956615" w:rsidP="00910D57">
      <w:pPr>
        <w:rPr>
          <w:ins w:id="26990" w:author="Caree2" w:date="2017-04-02T07:45:00Z"/>
          <w:bCs/>
          <w:rPrChange w:id="26991" w:author="Caree2" w:date="2017-04-02T08:01:00Z">
            <w:rPr>
              <w:ins w:id="269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6993" w:author="Caree2" w:date="2017-04-02T08:01:00Z">
          <w:pPr>
            <w:autoSpaceDE w:val="0"/>
            <w:autoSpaceDN w:val="0"/>
            <w:adjustRightInd w:val="0"/>
          </w:pPr>
        </w:pPrChange>
      </w:pPr>
      <w:ins w:id="26994" w:author="Caree2" w:date="2017-04-02T07:45:00Z">
        <w:r w:rsidRPr="00910D57">
          <w:rPr>
            <w:bCs/>
            <w:rPrChange w:id="269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69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value="Kingsley"&gt;&lt;/constructor-arg&gt;</w:t>
        </w:r>
      </w:ins>
    </w:p>
    <w:p w:rsidR="00956615" w:rsidRPr="00910D57" w:rsidRDefault="00956615" w:rsidP="00910D57">
      <w:pPr>
        <w:rPr>
          <w:ins w:id="26997" w:author="Caree2" w:date="2017-04-02T07:45:00Z"/>
          <w:bCs/>
          <w:rPrChange w:id="26998" w:author="Caree2" w:date="2017-04-02T08:01:00Z">
            <w:rPr>
              <w:ins w:id="269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00" w:author="Caree2" w:date="2017-04-02T08:01:00Z">
          <w:pPr>
            <w:autoSpaceDE w:val="0"/>
            <w:autoSpaceDN w:val="0"/>
            <w:adjustRightInd w:val="0"/>
          </w:pPr>
        </w:pPrChange>
      </w:pPr>
      <w:ins w:id="27001" w:author="Caree2" w:date="2017-04-02T07:45:00Z">
        <w:r w:rsidRPr="00910D57">
          <w:rPr>
            <w:bCs/>
            <w:rPrChange w:id="270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value="Bret"&gt;&lt;/constructor-arg&gt;</w:t>
        </w:r>
      </w:ins>
    </w:p>
    <w:p w:rsidR="00956615" w:rsidRPr="00910D57" w:rsidRDefault="00956615" w:rsidP="00910D57">
      <w:pPr>
        <w:rPr>
          <w:ins w:id="27004" w:author="Caree2" w:date="2017-04-02T07:45:00Z"/>
          <w:bCs/>
          <w:rPrChange w:id="27005" w:author="Caree2" w:date="2017-04-02T08:01:00Z">
            <w:rPr>
              <w:ins w:id="270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07" w:author="Caree2" w:date="2017-04-02T08:01:00Z">
          <w:pPr>
            <w:autoSpaceDE w:val="0"/>
            <w:autoSpaceDN w:val="0"/>
            <w:adjustRightInd w:val="0"/>
          </w:pPr>
        </w:pPrChange>
      </w:pPr>
      <w:ins w:id="27008" w:author="Caree2" w:date="2017-04-02T07:45:00Z">
        <w:r w:rsidRPr="00910D57">
          <w:rPr>
            <w:bCs/>
            <w:rPrChange w:id="270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value="444-44-4444"&gt;&lt;/constructor-arg&gt;</w:t>
        </w:r>
      </w:ins>
    </w:p>
    <w:p w:rsidR="00956615" w:rsidRPr="00910D57" w:rsidRDefault="00956615" w:rsidP="00910D57">
      <w:pPr>
        <w:rPr>
          <w:ins w:id="27011" w:author="Caree2" w:date="2017-04-02T07:45:00Z"/>
          <w:bCs/>
          <w:rPrChange w:id="27012" w:author="Caree2" w:date="2017-04-02T08:01:00Z">
            <w:rPr>
              <w:ins w:id="270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14" w:author="Caree2" w:date="2017-04-02T08:01:00Z">
          <w:pPr>
            <w:autoSpaceDE w:val="0"/>
            <w:autoSpaceDN w:val="0"/>
            <w:adjustRightInd w:val="0"/>
          </w:pPr>
        </w:pPrChange>
      </w:pPr>
      <w:ins w:id="27015" w:author="Caree2" w:date="2017-04-02T07:45:00Z">
        <w:r w:rsidRPr="00910D57">
          <w:rPr>
            <w:bCs/>
            <w:rPrChange w:id="270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7018" w:author="Caree2" w:date="2017-04-02T07:45:00Z"/>
          <w:bCs/>
          <w:rPrChange w:id="27019" w:author="Caree2" w:date="2017-04-02T08:01:00Z">
            <w:rPr>
              <w:ins w:id="270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21" w:author="Caree2" w:date="2017-04-02T08:01:00Z">
          <w:pPr>
            <w:autoSpaceDE w:val="0"/>
            <w:autoSpaceDN w:val="0"/>
            <w:adjustRightInd w:val="0"/>
          </w:pPr>
        </w:pPrChange>
      </w:pPr>
      <w:ins w:id="27022" w:author="Caree2" w:date="2017-04-02T07:45:00Z">
        <w:r w:rsidRPr="00910D57">
          <w:rPr>
            <w:bCs/>
            <w:rPrChange w:id="270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7026" w:author="Caree2" w:date="2017-04-02T07:45:00Z"/>
          <w:bCs/>
          <w:rPrChange w:id="27027" w:author="Caree2" w:date="2017-04-02T08:01:00Z">
            <w:rPr>
              <w:ins w:id="270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29" w:author="Caree2" w:date="2017-04-02T08:01:00Z">
          <w:pPr>
            <w:autoSpaceDE w:val="0"/>
            <w:autoSpaceDN w:val="0"/>
            <w:adjustRightInd w:val="0"/>
          </w:pPr>
        </w:pPrChange>
      </w:pPr>
      <w:ins w:id="27030" w:author="Caree2" w:date="2017-04-02T07:45:00Z">
        <w:r w:rsidRPr="00910D57">
          <w:rPr>
            <w:bCs/>
            <w:rPrChange w:id="270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033" w:author="Caree2" w:date="2017-04-02T07:45:00Z"/>
          <w:bCs/>
          <w:rPrChange w:id="27034" w:author="Caree2" w:date="2017-04-02T08:01:00Z">
            <w:rPr>
              <w:ins w:id="270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36" w:author="Caree2" w:date="2017-04-02T08:01:00Z">
          <w:pPr>
            <w:autoSpaceDE w:val="0"/>
            <w:autoSpaceDN w:val="0"/>
            <w:adjustRightInd w:val="0"/>
          </w:pPr>
        </w:pPrChange>
      </w:pPr>
      <w:ins w:id="27037" w:author="Caree2" w:date="2017-04-02T07:45:00Z">
        <w:r w:rsidRPr="00910D57">
          <w:rPr>
            <w:bCs/>
            <w:rPrChange w:id="270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7040" w:author="Caree2" w:date="2017-04-02T07:45:00Z"/>
          <w:bCs/>
          <w:rPrChange w:id="27041" w:author="Caree2" w:date="2017-04-02T08:01:00Z">
            <w:rPr>
              <w:ins w:id="270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43" w:author="Caree2" w:date="2017-04-02T08:01:00Z">
          <w:pPr>
            <w:autoSpaceDE w:val="0"/>
            <w:autoSpaceDN w:val="0"/>
            <w:adjustRightInd w:val="0"/>
          </w:pPr>
        </w:pPrChange>
      </w:pPr>
      <w:ins w:id="27044" w:author="Caree2" w:date="2017-04-02T07:45:00Z">
        <w:r w:rsidRPr="00910D57">
          <w:rPr>
            <w:bCs/>
            <w:rPrChange w:id="270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27048" w:author="Caree2" w:date="2017-04-02T07:45:00Z"/>
          <w:bCs/>
          <w:rPrChange w:id="27049" w:author="Caree2" w:date="2017-04-02T08:01:00Z">
            <w:rPr>
              <w:ins w:id="270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51" w:author="Caree2" w:date="2017-04-02T08:01:00Z">
          <w:pPr>
            <w:autoSpaceDE w:val="0"/>
            <w:autoSpaceDN w:val="0"/>
            <w:adjustRightInd w:val="0"/>
          </w:pPr>
        </w:pPrChange>
      </w:pPr>
      <w:ins w:id="27052" w:author="Caree2" w:date="2017-04-02T07:45:00Z">
        <w:r w:rsidRPr="00910D57">
          <w:rPr>
            <w:bCs/>
            <w:rPrChange w:id="270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055" w:author="Caree2" w:date="2017-04-02T07:45:00Z"/>
          <w:bCs/>
          <w:rPrChange w:id="27056" w:author="Caree2" w:date="2017-04-02T08:01:00Z">
            <w:rPr>
              <w:ins w:id="270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58" w:author="Caree2" w:date="2017-04-02T08:01:00Z">
          <w:pPr>
            <w:autoSpaceDE w:val="0"/>
            <w:autoSpaceDN w:val="0"/>
            <w:adjustRightInd w:val="0"/>
          </w:pPr>
        </w:pPrChange>
      </w:pPr>
      <w:ins w:id="27059" w:author="Caree2" w:date="2017-04-02T07:45:00Z">
        <w:r w:rsidRPr="00910D57">
          <w:rPr>
            <w:bCs/>
            <w:rPrChange w:id="270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7062" w:author="Caree2" w:date="2017-04-02T07:45:00Z"/>
          <w:bCs/>
          <w:rPrChange w:id="27063" w:author="Caree2" w:date="2017-04-02T08:01:00Z">
            <w:rPr>
              <w:ins w:id="270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65" w:author="Caree2" w:date="2017-04-02T08:01:00Z">
          <w:pPr>
            <w:autoSpaceDE w:val="0"/>
            <w:autoSpaceDN w:val="0"/>
            <w:adjustRightInd w:val="0"/>
          </w:pPr>
        </w:pPrChange>
      </w:pPr>
      <w:ins w:id="27066" w:author="Caree2" w:date="2017-04-02T07:45:00Z">
        <w:r w:rsidRPr="00910D57">
          <w:rPr>
            <w:bCs/>
            <w:rPrChange w:id="270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7069" w:author="Caree2" w:date="2017-04-02T07:45:00Z"/>
          <w:bCs/>
          <w:rPrChange w:id="27070" w:author="Caree2" w:date="2017-04-02T08:01:00Z">
            <w:rPr>
              <w:ins w:id="270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72" w:author="Caree2" w:date="2017-04-02T08:01:00Z">
          <w:pPr>
            <w:autoSpaceDE w:val="0"/>
            <w:autoSpaceDN w:val="0"/>
            <w:adjustRightInd w:val="0"/>
          </w:pPr>
        </w:pPrChange>
      </w:pPr>
      <w:ins w:id="27073" w:author="Caree2" w:date="2017-04-02T07:45:00Z">
        <w:r w:rsidRPr="00910D57">
          <w:rPr>
            <w:bCs/>
            <w:rPrChange w:id="270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7075" w:author="Caree2" w:date="2017-04-02T07:45:00Z"/>
          <w:bCs/>
          <w:rPrChange w:id="27076" w:author="Caree2" w:date="2017-04-02T08:01:00Z">
            <w:rPr>
              <w:ins w:id="270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78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7079" w:author="Caree2" w:date="2017-04-02T07:45:00Z"/>
          <w:bCs/>
          <w:rPrChange w:id="27080" w:author="Caree2" w:date="2017-04-02T08:01:00Z">
            <w:rPr>
              <w:ins w:id="270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82" w:author="Caree2" w:date="2017-04-02T08:01:00Z">
          <w:pPr>
            <w:autoSpaceDE w:val="0"/>
            <w:autoSpaceDN w:val="0"/>
            <w:adjustRightInd w:val="0"/>
          </w:pPr>
        </w:pPrChange>
      </w:pPr>
      <w:ins w:id="27083" w:author="Caree2" w:date="2017-04-02T07:45:00Z">
        <w:r w:rsidRPr="00910D57">
          <w:rPr>
            <w:bCs/>
            <w:rPrChange w:id="270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id="securityOfficer05"</w:t>
        </w:r>
      </w:ins>
    </w:p>
    <w:p w:rsidR="00956615" w:rsidRPr="00910D57" w:rsidRDefault="00956615" w:rsidP="00910D57">
      <w:pPr>
        <w:rPr>
          <w:ins w:id="27085" w:author="Caree2" w:date="2017-04-02T07:45:00Z"/>
          <w:bCs/>
          <w:rPrChange w:id="27086" w:author="Caree2" w:date="2017-04-02T08:01:00Z">
            <w:rPr>
              <w:ins w:id="270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88" w:author="Caree2" w:date="2017-04-02T08:01:00Z">
          <w:pPr>
            <w:autoSpaceDE w:val="0"/>
            <w:autoSpaceDN w:val="0"/>
            <w:adjustRightInd w:val="0"/>
          </w:pPr>
        </w:pPrChange>
      </w:pPr>
      <w:ins w:id="27089" w:author="Caree2" w:date="2017-04-02T07:45:00Z">
        <w:r w:rsidRPr="00910D57">
          <w:rPr>
            <w:bCs/>
            <w:rPrChange w:id="2709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9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7092" w:author="Caree2" w:date="2017-04-02T07:45:00Z"/>
          <w:bCs/>
          <w:rPrChange w:id="27093" w:author="Caree2" w:date="2017-04-02T08:01:00Z">
            <w:rPr>
              <w:ins w:id="270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095" w:author="Caree2" w:date="2017-04-02T08:01:00Z">
          <w:pPr>
            <w:autoSpaceDE w:val="0"/>
            <w:autoSpaceDN w:val="0"/>
            <w:adjustRightInd w:val="0"/>
          </w:pPr>
        </w:pPrChange>
      </w:pPr>
      <w:ins w:id="27096" w:author="Caree2" w:date="2017-04-02T07:45:00Z">
        <w:r w:rsidRPr="00910D57">
          <w:rPr>
            <w:bCs/>
            <w:rPrChange w:id="270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0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956615" w:rsidRPr="00910D57" w:rsidRDefault="00956615" w:rsidP="00910D57">
      <w:pPr>
        <w:rPr>
          <w:ins w:id="27099" w:author="Caree2" w:date="2017-04-02T07:45:00Z"/>
          <w:bCs/>
          <w:rPrChange w:id="27100" w:author="Caree2" w:date="2017-04-02T08:01:00Z">
            <w:rPr>
              <w:ins w:id="271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02" w:author="Caree2" w:date="2017-04-02T08:01:00Z">
          <w:pPr>
            <w:autoSpaceDE w:val="0"/>
            <w:autoSpaceDN w:val="0"/>
            <w:adjustRightInd w:val="0"/>
          </w:pPr>
        </w:pPrChange>
      </w:pPr>
      <w:ins w:id="27103" w:author="Caree2" w:date="2017-04-02T07:45:00Z">
        <w:r w:rsidRPr="00910D57">
          <w:rPr>
            <w:bCs/>
            <w:rPrChange w:id="271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value="0001"&gt;&lt;/constructor-arg&gt;</w:t>
        </w:r>
      </w:ins>
    </w:p>
    <w:p w:rsidR="00956615" w:rsidRPr="00910D57" w:rsidRDefault="00956615" w:rsidP="00910D57">
      <w:pPr>
        <w:rPr>
          <w:ins w:id="27106" w:author="Caree2" w:date="2017-04-02T07:45:00Z"/>
          <w:bCs/>
          <w:rPrChange w:id="27107" w:author="Caree2" w:date="2017-04-02T08:01:00Z">
            <w:rPr>
              <w:ins w:id="271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09" w:author="Caree2" w:date="2017-04-02T08:01:00Z">
          <w:pPr>
            <w:autoSpaceDE w:val="0"/>
            <w:autoSpaceDN w:val="0"/>
            <w:adjustRightInd w:val="0"/>
          </w:pPr>
        </w:pPrChange>
      </w:pPr>
      <w:ins w:id="27110" w:author="Caree2" w:date="2017-04-02T07:45:00Z">
        <w:r w:rsidRPr="00910D57">
          <w:rPr>
            <w:bCs/>
            <w:rPrChange w:id="271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value="Robert"&gt;&lt;/constructor-arg&gt;</w:t>
        </w:r>
      </w:ins>
    </w:p>
    <w:p w:rsidR="00956615" w:rsidRPr="00910D57" w:rsidRDefault="00956615" w:rsidP="00910D57">
      <w:pPr>
        <w:rPr>
          <w:ins w:id="27113" w:author="Caree2" w:date="2017-04-02T07:45:00Z"/>
          <w:bCs/>
          <w:rPrChange w:id="27114" w:author="Caree2" w:date="2017-04-02T08:01:00Z">
            <w:rPr>
              <w:ins w:id="271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16" w:author="Caree2" w:date="2017-04-02T08:01:00Z">
          <w:pPr>
            <w:autoSpaceDE w:val="0"/>
            <w:autoSpaceDN w:val="0"/>
            <w:adjustRightInd w:val="0"/>
          </w:pPr>
        </w:pPrChange>
      </w:pPr>
      <w:ins w:id="27117" w:author="Caree2" w:date="2017-04-02T07:45:00Z">
        <w:r w:rsidRPr="00910D57">
          <w:rPr>
            <w:bCs/>
            <w:rPrChange w:id="271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value="Paton"&gt;&lt;/constructor-arg&gt;</w:t>
        </w:r>
      </w:ins>
    </w:p>
    <w:p w:rsidR="00956615" w:rsidRPr="00910D57" w:rsidRDefault="00956615" w:rsidP="00910D57">
      <w:pPr>
        <w:rPr>
          <w:ins w:id="27120" w:author="Caree2" w:date="2017-04-02T07:45:00Z"/>
          <w:bCs/>
          <w:rPrChange w:id="27121" w:author="Caree2" w:date="2017-04-02T08:01:00Z">
            <w:rPr>
              <w:ins w:id="271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23" w:author="Caree2" w:date="2017-04-02T08:01:00Z">
          <w:pPr>
            <w:autoSpaceDE w:val="0"/>
            <w:autoSpaceDN w:val="0"/>
            <w:adjustRightInd w:val="0"/>
          </w:pPr>
        </w:pPrChange>
      </w:pPr>
      <w:ins w:id="27124" w:author="Caree2" w:date="2017-04-02T07:45:00Z">
        <w:r w:rsidRPr="00910D57">
          <w:rPr>
            <w:bCs/>
            <w:rPrChange w:id="271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7127" w:author="Caree2" w:date="2017-04-02T07:45:00Z"/>
          <w:bCs/>
          <w:rPrChange w:id="27128" w:author="Caree2" w:date="2017-04-02T08:01:00Z">
            <w:rPr>
              <w:ins w:id="271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30" w:author="Caree2" w:date="2017-04-02T08:01:00Z">
          <w:pPr>
            <w:autoSpaceDE w:val="0"/>
            <w:autoSpaceDN w:val="0"/>
            <w:adjustRightInd w:val="0"/>
          </w:pPr>
        </w:pPrChange>
      </w:pPr>
      <w:ins w:id="27131" w:author="Caree2" w:date="2017-04-02T07:45:00Z">
        <w:r w:rsidRPr="00910D57">
          <w:rPr>
            <w:bCs/>
            <w:rPrChange w:id="271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value="555-55-5555"&gt;&lt;/constructor-arg&gt;</w:t>
        </w:r>
      </w:ins>
    </w:p>
    <w:p w:rsidR="00956615" w:rsidRPr="00910D57" w:rsidRDefault="00956615" w:rsidP="00910D57">
      <w:pPr>
        <w:rPr>
          <w:ins w:id="27134" w:author="Caree2" w:date="2017-04-02T07:45:00Z"/>
          <w:bCs/>
          <w:rPrChange w:id="27135" w:author="Caree2" w:date="2017-04-02T08:01:00Z">
            <w:rPr>
              <w:ins w:id="271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37" w:author="Caree2" w:date="2017-04-02T08:01:00Z">
          <w:pPr>
            <w:autoSpaceDE w:val="0"/>
            <w:autoSpaceDN w:val="0"/>
            <w:adjustRightInd w:val="0"/>
          </w:pPr>
        </w:pPrChange>
      </w:pPr>
      <w:ins w:id="27138" w:author="Caree2" w:date="2017-04-02T07:45:00Z">
        <w:r w:rsidRPr="00910D57">
          <w:rPr>
            <w:bCs/>
            <w:rPrChange w:id="271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7141" w:author="Caree2" w:date="2017-04-02T07:45:00Z"/>
          <w:bCs/>
          <w:rPrChange w:id="27142" w:author="Caree2" w:date="2017-04-02T08:01:00Z">
            <w:rPr>
              <w:ins w:id="271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44" w:author="Caree2" w:date="2017-04-02T08:01:00Z">
          <w:pPr>
            <w:autoSpaceDE w:val="0"/>
            <w:autoSpaceDN w:val="0"/>
            <w:adjustRightInd w:val="0"/>
          </w:pPr>
        </w:pPrChange>
      </w:pPr>
      <w:ins w:id="27145" w:author="Caree2" w:date="2017-04-02T07:45:00Z">
        <w:r w:rsidRPr="00910D57">
          <w:rPr>
            <w:bCs/>
            <w:rPrChange w:id="271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7149" w:author="Caree2" w:date="2017-04-02T07:45:00Z"/>
          <w:bCs/>
          <w:rPrChange w:id="27150" w:author="Caree2" w:date="2017-04-02T08:01:00Z">
            <w:rPr>
              <w:ins w:id="271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52" w:author="Caree2" w:date="2017-04-02T08:01:00Z">
          <w:pPr>
            <w:autoSpaceDE w:val="0"/>
            <w:autoSpaceDN w:val="0"/>
            <w:adjustRightInd w:val="0"/>
          </w:pPr>
        </w:pPrChange>
      </w:pPr>
      <w:ins w:id="27153" w:author="Caree2" w:date="2017-04-02T07:45:00Z">
        <w:r w:rsidRPr="00910D57">
          <w:rPr>
            <w:bCs/>
            <w:rPrChange w:id="271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156" w:author="Caree2" w:date="2017-04-02T07:45:00Z"/>
          <w:bCs/>
          <w:rPrChange w:id="27157" w:author="Caree2" w:date="2017-04-02T08:01:00Z">
            <w:rPr>
              <w:ins w:id="271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59" w:author="Caree2" w:date="2017-04-02T08:01:00Z">
          <w:pPr>
            <w:autoSpaceDE w:val="0"/>
            <w:autoSpaceDN w:val="0"/>
            <w:adjustRightInd w:val="0"/>
          </w:pPr>
        </w:pPrChange>
      </w:pPr>
      <w:ins w:id="27160" w:author="Caree2" w:date="2017-04-02T07:45:00Z">
        <w:r w:rsidRPr="00910D57">
          <w:rPr>
            <w:bCs/>
            <w:rPrChange w:id="271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7163" w:author="Caree2" w:date="2017-04-02T07:45:00Z"/>
          <w:bCs/>
          <w:rPrChange w:id="27164" w:author="Caree2" w:date="2017-04-02T08:01:00Z">
            <w:rPr>
              <w:ins w:id="271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66" w:author="Caree2" w:date="2017-04-02T08:01:00Z">
          <w:pPr>
            <w:autoSpaceDE w:val="0"/>
            <w:autoSpaceDN w:val="0"/>
            <w:adjustRightInd w:val="0"/>
          </w:pPr>
        </w:pPrChange>
      </w:pPr>
      <w:ins w:id="27167" w:author="Caree2" w:date="2017-04-02T07:45:00Z">
        <w:r w:rsidRPr="00910D57">
          <w:rPr>
            <w:bCs/>
            <w:rPrChange w:id="271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27171" w:author="Caree2" w:date="2017-04-02T07:45:00Z"/>
          <w:bCs/>
          <w:rPrChange w:id="27172" w:author="Caree2" w:date="2017-04-02T08:01:00Z">
            <w:rPr>
              <w:ins w:id="271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74" w:author="Caree2" w:date="2017-04-02T08:01:00Z">
          <w:pPr>
            <w:autoSpaceDE w:val="0"/>
            <w:autoSpaceDN w:val="0"/>
            <w:adjustRightInd w:val="0"/>
          </w:pPr>
        </w:pPrChange>
      </w:pPr>
      <w:ins w:id="27175" w:author="Caree2" w:date="2017-04-02T07:45:00Z">
        <w:r w:rsidRPr="00910D57">
          <w:rPr>
            <w:bCs/>
            <w:rPrChange w:id="271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178" w:author="Caree2" w:date="2017-04-02T07:45:00Z"/>
          <w:bCs/>
          <w:rPrChange w:id="27179" w:author="Caree2" w:date="2017-04-02T08:01:00Z">
            <w:rPr>
              <w:ins w:id="271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81" w:author="Caree2" w:date="2017-04-02T08:01:00Z">
          <w:pPr>
            <w:autoSpaceDE w:val="0"/>
            <w:autoSpaceDN w:val="0"/>
            <w:adjustRightInd w:val="0"/>
          </w:pPr>
        </w:pPrChange>
      </w:pPr>
      <w:ins w:id="27182" w:author="Caree2" w:date="2017-04-02T07:45:00Z">
        <w:r w:rsidRPr="00910D57">
          <w:rPr>
            <w:bCs/>
            <w:rPrChange w:id="271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7185" w:author="Caree2" w:date="2017-04-02T07:45:00Z"/>
          <w:bCs/>
          <w:rPrChange w:id="27186" w:author="Caree2" w:date="2017-04-02T08:01:00Z">
            <w:rPr>
              <w:ins w:id="271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88" w:author="Caree2" w:date="2017-04-02T08:01:00Z">
          <w:pPr>
            <w:autoSpaceDE w:val="0"/>
            <w:autoSpaceDN w:val="0"/>
            <w:adjustRightInd w:val="0"/>
          </w:pPr>
        </w:pPrChange>
      </w:pPr>
      <w:ins w:id="27189" w:author="Caree2" w:date="2017-04-02T07:45:00Z">
        <w:r w:rsidRPr="00910D57">
          <w:rPr>
            <w:bCs/>
            <w:rPrChange w:id="271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1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7192" w:author="Caree2" w:date="2017-04-02T07:45:00Z"/>
          <w:bCs/>
          <w:rPrChange w:id="27193" w:author="Caree2" w:date="2017-04-02T08:01:00Z">
            <w:rPr>
              <w:ins w:id="271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195" w:author="Caree2" w:date="2017-04-02T08:01:00Z">
          <w:pPr>
            <w:autoSpaceDE w:val="0"/>
            <w:autoSpaceDN w:val="0"/>
            <w:adjustRightInd w:val="0"/>
          </w:pPr>
        </w:pPrChange>
      </w:pPr>
      <w:ins w:id="27196" w:author="Caree2" w:date="2017-04-02T07:45:00Z">
        <w:r w:rsidRPr="00910D57">
          <w:rPr>
            <w:bCs/>
            <w:rPrChange w:id="271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7198" w:author="Caree2" w:date="2017-04-02T07:45:00Z"/>
          <w:bCs/>
          <w:rPrChange w:id="27199" w:author="Caree2" w:date="2017-04-02T08:01:00Z">
            <w:rPr>
              <w:ins w:id="272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0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7202" w:author="Caree2" w:date="2017-04-02T07:45:00Z"/>
          <w:bCs/>
          <w:rPrChange w:id="27203" w:author="Caree2" w:date="2017-04-02T08:01:00Z">
            <w:rPr>
              <w:ins w:id="272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05" w:author="Caree2" w:date="2017-04-02T08:01:00Z">
          <w:pPr>
            <w:autoSpaceDE w:val="0"/>
            <w:autoSpaceDN w:val="0"/>
            <w:adjustRightInd w:val="0"/>
          </w:pPr>
        </w:pPrChange>
      </w:pPr>
      <w:ins w:id="27206" w:author="Caree2" w:date="2017-04-02T07:45:00Z">
        <w:r w:rsidRPr="00910D57">
          <w:rPr>
            <w:bCs/>
            <w:rPrChange w:id="272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id="securityOfficer06"</w:t>
        </w:r>
      </w:ins>
    </w:p>
    <w:p w:rsidR="00956615" w:rsidRPr="00910D57" w:rsidRDefault="00956615" w:rsidP="00910D57">
      <w:pPr>
        <w:rPr>
          <w:ins w:id="27208" w:author="Caree2" w:date="2017-04-02T07:45:00Z"/>
          <w:bCs/>
          <w:rPrChange w:id="27209" w:author="Caree2" w:date="2017-04-02T08:01:00Z">
            <w:rPr>
              <w:ins w:id="272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11" w:author="Caree2" w:date="2017-04-02T08:01:00Z">
          <w:pPr>
            <w:autoSpaceDE w:val="0"/>
            <w:autoSpaceDN w:val="0"/>
            <w:adjustRightInd w:val="0"/>
          </w:pPr>
        </w:pPrChange>
      </w:pPr>
      <w:ins w:id="27212" w:author="Caree2" w:date="2017-04-02T07:45:00Z">
        <w:r w:rsidRPr="00910D57">
          <w:rPr>
            <w:bCs/>
            <w:rPrChange w:id="27213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1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7215" w:author="Caree2" w:date="2017-04-02T07:45:00Z"/>
          <w:bCs/>
          <w:rPrChange w:id="27216" w:author="Caree2" w:date="2017-04-02T08:01:00Z">
            <w:rPr>
              <w:ins w:id="272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18" w:author="Caree2" w:date="2017-04-02T08:01:00Z">
          <w:pPr>
            <w:autoSpaceDE w:val="0"/>
            <w:autoSpaceDN w:val="0"/>
            <w:adjustRightInd w:val="0"/>
          </w:pPr>
        </w:pPrChange>
      </w:pPr>
      <w:ins w:id="27219" w:author="Caree2" w:date="2017-04-02T07:45:00Z">
        <w:r w:rsidRPr="00910D57">
          <w:rPr>
            <w:bCs/>
            <w:rPrChange w:id="272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value="02"&gt;&lt;/constructor-arg&gt;</w:t>
        </w:r>
      </w:ins>
    </w:p>
    <w:p w:rsidR="00956615" w:rsidRPr="00910D57" w:rsidRDefault="00956615" w:rsidP="00910D57">
      <w:pPr>
        <w:rPr>
          <w:ins w:id="27222" w:author="Caree2" w:date="2017-04-02T07:45:00Z"/>
          <w:bCs/>
          <w:rPrChange w:id="27223" w:author="Caree2" w:date="2017-04-02T08:01:00Z">
            <w:rPr>
              <w:ins w:id="272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25" w:author="Caree2" w:date="2017-04-02T08:01:00Z">
          <w:pPr>
            <w:autoSpaceDE w:val="0"/>
            <w:autoSpaceDN w:val="0"/>
            <w:adjustRightInd w:val="0"/>
          </w:pPr>
        </w:pPrChange>
      </w:pPr>
      <w:ins w:id="27226" w:author="Caree2" w:date="2017-04-02T07:45:00Z">
        <w:r w:rsidRPr="00910D57">
          <w:rPr>
            <w:bCs/>
            <w:rPrChange w:id="272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value="0002"&gt;&lt;/constructor-arg&gt;</w:t>
        </w:r>
      </w:ins>
    </w:p>
    <w:p w:rsidR="00956615" w:rsidRPr="00910D57" w:rsidRDefault="00956615" w:rsidP="00910D57">
      <w:pPr>
        <w:rPr>
          <w:ins w:id="27229" w:author="Caree2" w:date="2017-04-02T07:45:00Z"/>
          <w:bCs/>
          <w:rPrChange w:id="27230" w:author="Caree2" w:date="2017-04-02T08:01:00Z">
            <w:rPr>
              <w:ins w:id="272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32" w:author="Caree2" w:date="2017-04-02T08:01:00Z">
          <w:pPr>
            <w:autoSpaceDE w:val="0"/>
            <w:autoSpaceDN w:val="0"/>
            <w:adjustRightInd w:val="0"/>
          </w:pPr>
        </w:pPrChange>
      </w:pPr>
      <w:ins w:id="27233" w:author="Caree2" w:date="2017-04-02T07:45:00Z">
        <w:r w:rsidRPr="00910D57">
          <w:rPr>
            <w:bCs/>
            <w:rPrChange w:id="272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value="Jhon"&gt;&lt;/constructor-arg&gt;</w:t>
        </w:r>
      </w:ins>
    </w:p>
    <w:p w:rsidR="00956615" w:rsidRPr="00910D57" w:rsidRDefault="00956615" w:rsidP="00910D57">
      <w:pPr>
        <w:rPr>
          <w:ins w:id="27236" w:author="Caree2" w:date="2017-04-02T07:45:00Z"/>
          <w:bCs/>
          <w:rPrChange w:id="27237" w:author="Caree2" w:date="2017-04-02T08:01:00Z">
            <w:rPr>
              <w:ins w:id="272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39" w:author="Caree2" w:date="2017-04-02T08:01:00Z">
          <w:pPr>
            <w:autoSpaceDE w:val="0"/>
            <w:autoSpaceDN w:val="0"/>
            <w:adjustRightInd w:val="0"/>
          </w:pPr>
        </w:pPrChange>
      </w:pPr>
      <w:ins w:id="27240" w:author="Caree2" w:date="2017-04-02T07:45:00Z">
        <w:r w:rsidRPr="00910D57">
          <w:rPr>
            <w:bCs/>
            <w:rPrChange w:id="272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value="Patton"&gt;&lt;/constructor-arg&gt;</w:t>
        </w:r>
      </w:ins>
    </w:p>
    <w:p w:rsidR="00956615" w:rsidRPr="00910D57" w:rsidRDefault="00956615" w:rsidP="00910D57">
      <w:pPr>
        <w:rPr>
          <w:ins w:id="27243" w:author="Caree2" w:date="2017-04-02T07:45:00Z"/>
          <w:bCs/>
          <w:rPrChange w:id="27244" w:author="Caree2" w:date="2017-04-02T08:01:00Z">
            <w:rPr>
              <w:ins w:id="272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46" w:author="Caree2" w:date="2017-04-02T08:01:00Z">
          <w:pPr>
            <w:autoSpaceDE w:val="0"/>
            <w:autoSpaceDN w:val="0"/>
            <w:adjustRightInd w:val="0"/>
          </w:pPr>
        </w:pPrChange>
      </w:pPr>
      <w:ins w:id="27247" w:author="Caree2" w:date="2017-04-02T07:45:00Z">
        <w:r w:rsidRPr="00910D57">
          <w:rPr>
            <w:bCs/>
            <w:rPrChange w:id="272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7250" w:author="Caree2" w:date="2017-04-02T07:45:00Z"/>
          <w:bCs/>
          <w:rPrChange w:id="27251" w:author="Caree2" w:date="2017-04-02T08:01:00Z">
            <w:rPr>
              <w:ins w:id="272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53" w:author="Caree2" w:date="2017-04-02T08:01:00Z">
          <w:pPr>
            <w:autoSpaceDE w:val="0"/>
            <w:autoSpaceDN w:val="0"/>
            <w:adjustRightInd w:val="0"/>
          </w:pPr>
        </w:pPrChange>
      </w:pPr>
      <w:ins w:id="27254" w:author="Caree2" w:date="2017-04-02T07:45:00Z">
        <w:r w:rsidRPr="00910D57">
          <w:rPr>
            <w:bCs/>
            <w:rPrChange w:id="272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72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value="666-66-6666"&gt;&lt;/constructor-arg&gt;</w:t>
        </w:r>
      </w:ins>
    </w:p>
    <w:p w:rsidR="00956615" w:rsidRPr="00910D57" w:rsidRDefault="00956615" w:rsidP="00910D57">
      <w:pPr>
        <w:rPr>
          <w:ins w:id="27257" w:author="Caree2" w:date="2017-04-02T07:45:00Z"/>
          <w:bCs/>
          <w:rPrChange w:id="27258" w:author="Caree2" w:date="2017-04-02T08:01:00Z">
            <w:rPr>
              <w:ins w:id="272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60" w:author="Caree2" w:date="2017-04-02T08:01:00Z">
          <w:pPr>
            <w:autoSpaceDE w:val="0"/>
            <w:autoSpaceDN w:val="0"/>
            <w:adjustRightInd w:val="0"/>
          </w:pPr>
        </w:pPrChange>
      </w:pPr>
      <w:ins w:id="27261" w:author="Caree2" w:date="2017-04-02T07:45:00Z">
        <w:r w:rsidRPr="00910D57">
          <w:rPr>
            <w:bCs/>
            <w:rPrChange w:id="272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7264" w:author="Caree2" w:date="2017-04-02T07:45:00Z"/>
          <w:bCs/>
          <w:rPrChange w:id="27265" w:author="Caree2" w:date="2017-04-02T08:01:00Z">
            <w:rPr>
              <w:ins w:id="272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67" w:author="Caree2" w:date="2017-04-02T08:01:00Z">
          <w:pPr>
            <w:autoSpaceDE w:val="0"/>
            <w:autoSpaceDN w:val="0"/>
            <w:adjustRightInd w:val="0"/>
          </w:pPr>
        </w:pPrChange>
      </w:pPr>
      <w:ins w:id="27268" w:author="Caree2" w:date="2017-04-02T07:45:00Z">
        <w:r w:rsidRPr="00910D57">
          <w:rPr>
            <w:bCs/>
            <w:rPrChange w:id="272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7272" w:author="Caree2" w:date="2017-04-02T07:45:00Z"/>
          <w:bCs/>
          <w:rPrChange w:id="27273" w:author="Caree2" w:date="2017-04-02T08:01:00Z">
            <w:rPr>
              <w:ins w:id="272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75" w:author="Caree2" w:date="2017-04-02T08:01:00Z">
          <w:pPr>
            <w:autoSpaceDE w:val="0"/>
            <w:autoSpaceDN w:val="0"/>
            <w:adjustRightInd w:val="0"/>
          </w:pPr>
        </w:pPrChange>
      </w:pPr>
      <w:ins w:id="27276" w:author="Caree2" w:date="2017-04-02T07:45:00Z">
        <w:r w:rsidRPr="00910D57">
          <w:rPr>
            <w:bCs/>
            <w:rPrChange w:id="272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279" w:author="Caree2" w:date="2017-04-02T07:45:00Z"/>
          <w:bCs/>
          <w:rPrChange w:id="27280" w:author="Caree2" w:date="2017-04-02T08:01:00Z">
            <w:rPr>
              <w:ins w:id="272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82" w:author="Caree2" w:date="2017-04-02T08:01:00Z">
          <w:pPr>
            <w:autoSpaceDE w:val="0"/>
            <w:autoSpaceDN w:val="0"/>
            <w:adjustRightInd w:val="0"/>
          </w:pPr>
        </w:pPrChange>
      </w:pPr>
      <w:ins w:id="27283" w:author="Caree2" w:date="2017-04-02T07:45:00Z">
        <w:r w:rsidRPr="00910D57">
          <w:rPr>
            <w:bCs/>
            <w:rPrChange w:id="272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7286" w:author="Caree2" w:date="2017-04-02T07:45:00Z"/>
          <w:bCs/>
          <w:rPrChange w:id="27287" w:author="Caree2" w:date="2017-04-02T08:01:00Z">
            <w:rPr>
              <w:ins w:id="272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89" w:author="Caree2" w:date="2017-04-02T08:01:00Z">
          <w:pPr>
            <w:autoSpaceDE w:val="0"/>
            <w:autoSpaceDN w:val="0"/>
            <w:adjustRightInd w:val="0"/>
          </w:pPr>
        </w:pPrChange>
      </w:pPr>
      <w:ins w:id="27290" w:author="Caree2" w:date="2017-04-02T07:45:00Z">
        <w:r w:rsidRPr="00910D57">
          <w:rPr>
            <w:bCs/>
            <w:rPrChange w:id="272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2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27294" w:author="Caree2" w:date="2017-04-02T07:45:00Z"/>
          <w:bCs/>
          <w:rPrChange w:id="27295" w:author="Caree2" w:date="2017-04-02T08:01:00Z">
            <w:rPr>
              <w:ins w:id="272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297" w:author="Caree2" w:date="2017-04-02T08:01:00Z">
          <w:pPr>
            <w:autoSpaceDE w:val="0"/>
            <w:autoSpaceDN w:val="0"/>
            <w:adjustRightInd w:val="0"/>
          </w:pPr>
        </w:pPrChange>
      </w:pPr>
      <w:ins w:id="27298" w:author="Caree2" w:date="2017-04-02T07:45:00Z">
        <w:r w:rsidRPr="00910D57">
          <w:rPr>
            <w:bCs/>
            <w:rPrChange w:id="272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301" w:author="Caree2" w:date="2017-04-02T07:45:00Z"/>
          <w:bCs/>
          <w:rPrChange w:id="27302" w:author="Caree2" w:date="2017-04-02T08:01:00Z">
            <w:rPr>
              <w:ins w:id="273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04" w:author="Caree2" w:date="2017-04-02T08:01:00Z">
          <w:pPr>
            <w:autoSpaceDE w:val="0"/>
            <w:autoSpaceDN w:val="0"/>
            <w:adjustRightInd w:val="0"/>
          </w:pPr>
        </w:pPrChange>
      </w:pPr>
      <w:ins w:id="27305" w:author="Caree2" w:date="2017-04-02T07:45:00Z">
        <w:r w:rsidRPr="00910D57">
          <w:rPr>
            <w:bCs/>
            <w:rPrChange w:id="273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7308" w:author="Caree2" w:date="2017-04-02T07:45:00Z"/>
          <w:bCs/>
          <w:rPrChange w:id="27309" w:author="Caree2" w:date="2017-04-02T08:01:00Z">
            <w:rPr>
              <w:ins w:id="273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11" w:author="Caree2" w:date="2017-04-02T08:01:00Z">
          <w:pPr>
            <w:autoSpaceDE w:val="0"/>
            <w:autoSpaceDN w:val="0"/>
            <w:adjustRightInd w:val="0"/>
          </w:pPr>
        </w:pPrChange>
      </w:pPr>
      <w:ins w:id="27312" w:author="Caree2" w:date="2017-04-02T07:45:00Z">
        <w:r w:rsidRPr="00910D57">
          <w:rPr>
            <w:bCs/>
            <w:rPrChange w:id="273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7315" w:author="Caree2" w:date="2017-04-02T07:45:00Z"/>
          <w:bCs/>
          <w:rPrChange w:id="27316" w:author="Caree2" w:date="2017-04-02T08:01:00Z">
            <w:rPr>
              <w:ins w:id="273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18" w:author="Caree2" w:date="2017-04-02T08:01:00Z">
          <w:pPr>
            <w:autoSpaceDE w:val="0"/>
            <w:autoSpaceDN w:val="0"/>
            <w:adjustRightInd w:val="0"/>
          </w:pPr>
        </w:pPrChange>
      </w:pPr>
      <w:ins w:id="27319" w:author="Caree2" w:date="2017-04-02T07:45:00Z">
        <w:r w:rsidRPr="00910D57">
          <w:rPr>
            <w:bCs/>
            <w:rPrChange w:id="273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7321" w:author="Caree2" w:date="2017-04-02T07:45:00Z"/>
          <w:bCs/>
          <w:rPrChange w:id="27322" w:author="Caree2" w:date="2017-04-02T08:01:00Z">
            <w:rPr>
              <w:ins w:id="273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24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7325" w:author="Caree2" w:date="2017-04-02T07:45:00Z"/>
          <w:bCs/>
          <w:rPrChange w:id="27326" w:author="Caree2" w:date="2017-04-02T08:01:00Z">
            <w:rPr>
              <w:ins w:id="273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28" w:author="Caree2" w:date="2017-04-02T08:01:00Z">
          <w:pPr>
            <w:autoSpaceDE w:val="0"/>
            <w:autoSpaceDN w:val="0"/>
            <w:adjustRightInd w:val="0"/>
          </w:pPr>
        </w:pPrChange>
      </w:pPr>
      <w:ins w:id="27329" w:author="Caree2" w:date="2017-04-02T07:45:00Z">
        <w:r w:rsidRPr="00910D57">
          <w:rPr>
            <w:bCs/>
            <w:rPrChange w:id="273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id="securityOfficer07"</w:t>
        </w:r>
      </w:ins>
    </w:p>
    <w:p w:rsidR="00956615" w:rsidRPr="00910D57" w:rsidRDefault="00956615" w:rsidP="00910D57">
      <w:pPr>
        <w:rPr>
          <w:ins w:id="27331" w:author="Caree2" w:date="2017-04-02T07:45:00Z"/>
          <w:bCs/>
          <w:rPrChange w:id="27332" w:author="Caree2" w:date="2017-04-02T08:01:00Z">
            <w:rPr>
              <w:ins w:id="273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34" w:author="Caree2" w:date="2017-04-02T08:01:00Z">
          <w:pPr>
            <w:autoSpaceDE w:val="0"/>
            <w:autoSpaceDN w:val="0"/>
            <w:adjustRightInd w:val="0"/>
          </w:pPr>
        </w:pPrChange>
      </w:pPr>
      <w:ins w:id="27335" w:author="Caree2" w:date="2017-04-02T07:45:00Z">
        <w:r w:rsidRPr="00910D57">
          <w:rPr>
            <w:bCs/>
            <w:rPrChange w:id="27336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3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7338" w:author="Caree2" w:date="2017-04-02T07:45:00Z"/>
          <w:bCs/>
          <w:rPrChange w:id="27339" w:author="Caree2" w:date="2017-04-02T08:01:00Z">
            <w:rPr>
              <w:ins w:id="273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41" w:author="Caree2" w:date="2017-04-02T08:01:00Z">
          <w:pPr>
            <w:autoSpaceDE w:val="0"/>
            <w:autoSpaceDN w:val="0"/>
            <w:adjustRightInd w:val="0"/>
          </w:pPr>
        </w:pPrChange>
      </w:pPr>
      <w:ins w:id="27342" w:author="Caree2" w:date="2017-04-02T07:45:00Z">
        <w:r w:rsidRPr="00910D57">
          <w:rPr>
            <w:bCs/>
            <w:rPrChange w:id="273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value="03"&gt;&lt;/constructor-arg&gt;</w:t>
        </w:r>
      </w:ins>
    </w:p>
    <w:p w:rsidR="00956615" w:rsidRPr="00910D57" w:rsidRDefault="00956615" w:rsidP="00910D57">
      <w:pPr>
        <w:rPr>
          <w:ins w:id="27345" w:author="Caree2" w:date="2017-04-02T07:45:00Z"/>
          <w:bCs/>
          <w:rPrChange w:id="27346" w:author="Caree2" w:date="2017-04-02T08:01:00Z">
            <w:rPr>
              <w:ins w:id="273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48" w:author="Caree2" w:date="2017-04-02T08:01:00Z">
          <w:pPr>
            <w:autoSpaceDE w:val="0"/>
            <w:autoSpaceDN w:val="0"/>
            <w:adjustRightInd w:val="0"/>
          </w:pPr>
        </w:pPrChange>
      </w:pPr>
      <w:ins w:id="27349" w:author="Caree2" w:date="2017-04-02T07:45:00Z">
        <w:r w:rsidRPr="00910D57">
          <w:rPr>
            <w:bCs/>
            <w:rPrChange w:id="273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value="0003"&gt;&lt;/constructor-arg&gt;</w:t>
        </w:r>
      </w:ins>
    </w:p>
    <w:p w:rsidR="00956615" w:rsidRPr="00910D57" w:rsidRDefault="00956615" w:rsidP="00910D57">
      <w:pPr>
        <w:rPr>
          <w:ins w:id="27352" w:author="Caree2" w:date="2017-04-02T07:45:00Z"/>
          <w:bCs/>
          <w:rPrChange w:id="27353" w:author="Caree2" w:date="2017-04-02T08:01:00Z">
            <w:rPr>
              <w:ins w:id="273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55" w:author="Caree2" w:date="2017-04-02T08:01:00Z">
          <w:pPr>
            <w:autoSpaceDE w:val="0"/>
            <w:autoSpaceDN w:val="0"/>
            <w:adjustRightInd w:val="0"/>
          </w:pPr>
        </w:pPrChange>
      </w:pPr>
      <w:ins w:id="27356" w:author="Caree2" w:date="2017-04-02T07:45:00Z">
        <w:r w:rsidRPr="00910D57">
          <w:rPr>
            <w:bCs/>
            <w:rPrChange w:id="273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value="Elezabeth"&gt;&lt;/constructor-arg&gt;</w:t>
        </w:r>
      </w:ins>
    </w:p>
    <w:p w:rsidR="00956615" w:rsidRPr="00910D57" w:rsidRDefault="00956615" w:rsidP="00910D57">
      <w:pPr>
        <w:rPr>
          <w:ins w:id="27359" w:author="Caree2" w:date="2017-04-02T07:45:00Z"/>
          <w:bCs/>
          <w:rPrChange w:id="27360" w:author="Caree2" w:date="2017-04-02T08:01:00Z">
            <w:rPr>
              <w:ins w:id="273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62" w:author="Caree2" w:date="2017-04-02T08:01:00Z">
          <w:pPr>
            <w:autoSpaceDE w:val="0"/>
            <w:autoSpaceDN w:val="0"/>
            <w:adjustRightInd w:val="0"/>
          </w:pPr>
        </w:pPrChange>
      </w:pPr>
      <w:ins w:id="27363" w:author="Caree2" w:date="2017-04-02T07:45:00Z">
        <w:r w:rsidRPr="00910D57">
          <w:rPr>
            <w:bCs/>
            <w:rPrChange w:id="273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value="Scott"&gt;&lt;/constructor-arg&gt;</w:t>
        </w:r>
      </w:ins>
    </w:p>
    <w:p w:rsidR="00956615" w:rsidRPr="00910D57" w:rsidRDefault="00956615" w:rsidP="00910D57">
      <w:pPr>
        <w:rPr>
          <w:ins w:id="27366" w:author="Caree2" w:date="2017-04-02T07:45:00Z"/>
          <w:bCs/>
          <w:rPrChange w:id="27367" w:author="Caree2" w:date="2017-04-02T08:01:00Z">
            <w:rPr>
              <w:ins w:id="273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69" w:author="Caree2" w:date="2017-04-02T08:01:00Z">
          <w:pPr>
            <w:autoSpaceDE w:val="0"/>
            <w:autoSpaceDN w:val="0"/>
            <w:adjustRightInd w:val="0"/>
          </w:pPr>
        </w:pPrChange>
      </w:pPr>
      <w:ins w:id="27370" w:author="Caree2" w:date="2017-04-02T07:45:00Z">
        <w:r w:rsidRPr="00910D57">
          <w:rPr>
            <w:bCs/>
            <w:rPrChange w:id="273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7373" w:author="Caree2" w:date="2017-04-02T07:45:00Z"/>
          <w:bCs/>
          <w:rPrChange w:id="27374" w:author="Caree2" w:date="2017-04-02T08:01:00Z">
            <w:rPr>
              <w:ins w:id="273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76" w:author="Caree2" w:date="2017-04-02T08:01:00Z">
          <w:pPr>
            <w:autoSpaceDE w:val="0"/>
            <w:autoSpaceDN w:val="0"/>
            <w:adjustRightInd w:val="0"/>
          </w:pPr>
        </w:pPrChange>
      </w:pPr>
      <w:ins w:id="27377" w:author="Caree2" w:date="2017-04-02T07:45:00Z">
        <w:r w:rsidRPr="00910D57">
          <w:rPr>
            <w:bCs/>
            <w:rPrChange w:id="273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value="777-77-7777"&gt;&lt;/constructor-arg&gt;</w:t>
        </w:r>
      </w:ins>
    </w:p>
    <w:p w:rsidR="00956615" w:rsidRPr="00910D57" w:rsidRDefault="00956615" w:rsidP="00910D57">
      <w:pPr>
        <w:rPr>
          <w:ins w:id="27380" w:author="Caree2" w:date="2017-04-02T07:45:00Z"/>
          <w:bCs/>
          <w:rPrChange w:id="27381" w:author="Caree2" w:date="2017-04-02T08:01:00Z">
            <w:rPr>
              <w:ins w:id="273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83" w:author="Caree2" w:date="2017-04-02T08:01:00Z">
          <w:pPr>
            <w:autoSpaceDE w:val="0"/>
            <w:autoSpaceDN w:val="0"/>
            <w:adjustRightInd w:val="0"/>
          </w:pPr>
        </w:pPrChange>
      </w:pPr>
      <w:ins w:id="27384" w:author="Caree2" w:date="2017-04-02T07:45:00Z">
        <w:r w:rsidRPr="00910D57">
          <w:rPr>
            <w:bCs/>
            <w:rPrChange w:id="273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7387" w:author="Caree2" w:date="2017-04-02T07:45:00Z"/>
          <w:bCs/>
          <w:rPrChange w:id="27388" w:author="Caree2" w:date="2017-04-02T08:01:00Z">
            <w:rPr>
              <w:ins w:id="273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90" w:author="Caree2" w:date="2017-04-02T08:01:00Z">
          <w:pPr>
            <w:autoSpaceDE w:val="0"/>
            <w:autoSpaceDN w:val="0"/>
            <w:adjustRightInd w:val="0"/>
          </w:pPr>
        </w:pPrChange>
      </w:pPr>
      <w:ins w:id="27391" w:author="Caree2" w:date="2017-04-02T07:45:00Z">
        <w:r w:rsidRPr="00910D57">
          <w:rPr>
            <w:bCs/>
            <w:rPrChange w:id="273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3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7395" w:author="Caree2" w:date="2017-04-02T07:45:00Z"/>
          <w:bCs/>
          <w:rPrChange w:id="27396" w:author="Caree2" w:date="2017-04-02T08:01:00Z">
            <w:rPr>
              <w:ins w:id="273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398" w:author="Caree2" w:date="2017-04-02T08:01:00Z">
          <w:pPr>
            <w:autoSpaceDE w:val="0"/>
            <w:autoSpaceDN w:val="0"/>
            <w:adjustRightInd w:val="0"/>
          </w:pPr>
        </w:pPrChange>
      </w:pPr>
      <w:ins w:id="27399" w:author="Caree2" w:date="2017-04-02T07:45:00Z">
        <w:r w:rsidRPr="00910D57">
          <w:rPr>
            <w:bCs/>
            <w:rPrChange w:id="274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402" w:author="Caree2" w:date="2017-04-02T07:45:00Z"/>
          <w:bCs/>
          <w:rPrChange w:id="27403" w:author="Caree2" w:date="2017-04-02T08:01:00Z">
            <w:rPr>
              <w:ins w:id="274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05" w:author="Caree2" w:date="2017-04-02T08:01:00Z">
          <w:pPr>
            <w:autoSpaceDE w:val="0"/>
            <w:autoSpaceDN w:val="0"/>
            <w:adjustRightInd w:val="0"/>
          </w:pPr>
        </w:pPrChange>
      </w:pPr>
      <w:ins w:id="27406" w:author="Caree2" w:date="2017-04-02T07:45:00Z">
        <w:r w:rsidRPr="00910D57">
          <w:rPr>
            <w:bCs/>
            <w:rPrChange w:id="274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7409" w:author="Caree2" w:date="2017-04-02T07:45:00Z"/>
          <w:bCs/>
          <w:rPrChange w:id="27410" w:author="Caree2" w:date="2017-04-02T08:01:00Z">
            <w:rPr>
              <w:ins w:id="274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12" w:author="Caree2" w:date="2017-04-02T08:01:00Z">
          <w:pPr>
            <w:autoSpaceDE w:val="0"/>
            <w:autoSpaceDN w:val="0"/>
            <w:adjustRightInd w:val="0"/>
          </w:pPr>
        </w:pPrChange>
      </w:pPr>
      <w:ins w:id="27413" w:author="Caree2" w:date="2017-04-02T07:45:00Z">
        <w:r w:rsidRPr="00910D57">
          <w:rPr>
            <w:bCs/>
            <w:rPrChange w:id="274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27417" w:author="Caree2" w:date="2017-04-02T07:45:00Z"/>
          <w:bCs/>
          <w:rPrChange w:id="27418" w:author="Caree2" w:date="2017-04-02T08:01:00Z">
            <w:rPr>
              <w:ins w:id="274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20" w:author="Caree2" w:date="2017-04-02T08:01:00Z">
          <w:pPr>
            <w:autoSpaceDE w:val="0"/>
            <w:autoSpaceDN w:val="0"/>
            <w:adjustRightInd w:val="0"/>
          </w:pPr>
        </w:pPrChange>
      </w:pPr>
      <w:ins w:id="27421" w:author="Caree2" w:date="2017-04-02T07:45:00Z">
        <w:r w:rsidRPr="00910D57">
          <w:rPr>
            <w:bCs/>
            <w:rPrChange w:id="274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424" w:author="Caree2" w:date="2017-04-02T07:45:00Z"/>
          <w:bCs/>
          <w:rPrChange w:id="27425" w:author="Caree2" w:date="2017-04-02T08:01:00Z">
            <w:rPr>
              <w:ins w:id="274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27" w:author="Caree2" w:date="2017-04-02T08:01:00Z">
          <w:pPr>
            <w:autoSpaceDE w:val="0"/>
            <w:autoSpaceDN w:val="0"/>
            <w:adjustRightInd w:val="0"/>
          </w:pPr>
        </w:pPrChange>
      </w:pPr>
      <w:ins w:id="27428" w:author="Caree2" w:date="2017-04-02T07:45:00Z">
        <w:r w:rsidRPr="00910D57">
          <w:rPr>
            <w:bCs/>
            <w:rPrChange w:id="274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7431" w:author="Caree2" w:date="2017-04-02T07:45:00Z"/>
          <w:bCs/>
          <w:rPrChange w:id="27432" w:author="Caree2" w:date="2017-04-02T08:01:00Z">
            <w:rPr>
              <w:ins w:id="274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34" w:author="Caree2" w:date="2017-04-02T08:01:00Z">
          <w:pPr>
            <w:autoSpaceDE w:val="0"/>
            <w:autoSpaceDN w:val="0"/>
            <w:adjustRightInd w:val="0"/>
          </w:pPr>
        </w:pPrChange>
      </w:pPr>
      <w:ins w:id="27435" w:author="Caree2" w:date="2017-04-02T07:45:00Z">
        <w:r w:rsidRPr="00910D57">
          <w:rPr>
            <w:bCs/>
            <w:rPrChange w:id="274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7438" w:author="Caree2" w:date="2017-04-02T07:45:00Z"/>
          <w:bCs/>
          <w:rPrChange w:id="27439" w:author="Caree2" w:date="2017-04-02T08:01:00Z">
            <w:rPr>
              <w:ins w:id="274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41" w:author="Caree2" w:date="2017-04-02T08:01:00Z">
          <w:pPr>
            <w:autoSpaceDE w:val="0"/>
            <w:autoSpaceDN w:val="0"/>
            <w:adjustRightInd w:val="0"/>
          </w:pPr>
        </w:pPrChange>
      </w:pPr>
      <w:ins w:id="27442" w:author="Caree2" w:date="2017-04-02T07:45:00Z">
        <w:r w:rsidRPr="00910D57">
          <w:rPr>
            <w:bCs/>
            <w:rPrChange w:id="274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7444" w:author="Caree2" w:date="2017-04-02T07:45:00Z"/>
          <w:bCs/>
          <w:rPrChange w:id="27445" w:author="Caree2" w:date="2017-04-02T08:01:00Z">
            <w:rPr>
              <w:ins w:id="274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4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7448" w:author="Caree2" w:date="2017-04-02T07:45:00Z"/>
          <w:bCs/>
          <w:rPrChange w:id="27449" w:author="Caree2" w:date="2017-04-02T08:01:00Z">
            <w:rPr>
              <w:ins w:id="274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51" w:author="Caree2" w:date="2017-04-02T08:01:00Z">
          <w:pPr>
            <w:autoSpaceDE w:val="0"/>
            <w:autoSpaceDN w:val="0"/>
            <w:adjustRightInd w:val="0"/>
          </w:pPr>
        </w:pPrChange>
      </w:pPr>
      <w:ins w:id="27452" w:author="Caree2" w:date="2017-04-02T07:45:00Z">
        <w:r w:rsidRPr="00910D57">
          <w:rPr>
            <w:bCs/>
            <w:rPrChange w:id="274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id="securityOfficer08"</w:t>
        </w:r>
      </w:ins>
    </w:p>
    <w:p w:rsidR="00956615" w:rsidRPr="00910D57" w:rsidRDefault="00956615" w:rsidP="00910D57">
      <w:pPr>
        <w:rPr>
          <w:ins w:id="27454" w:author="Caree2" w:date="2017-04-02T07:45:00Z"/>
          <w:bCs/>
          <w:rPrChange w:id="27455" w:author="Caree2" w:date="2017-04-02T08:01:00Z">
            <w:rPr>
              <w:ins w:id="274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57" w:author="Caree2" w:date="2017-04-02T08:01:00Z">
          <w:pPr>
            <w:autoSpaceDE w:val="0"/>
            <w:autoSpaceDN w:val="0"/>
            <w:adjustRightInd w:val="0"/>
          </w:pPr>
        </w:pPrChange>
      </w:pPr>
      <w:ins w:id="27458" w:author="Caree2" w:date="2017-04-02T07:45:00Z">
        <w:r w:rsidRPr="00910D57">
          <w:rPr>
            <w:bCs/>
            <w:rPrChange w:id="2745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6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7461" w:author="Caree2" w:date="2017-04-02T07:45:00Z"/>
          <w:bCs/>
          <w:rPrChange w:id="27462" w:author="Caree2" w:date="2017-04-02T08:01:00Z">
            <w:rPr>
              <w:ins w:id="274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64" w:author="Caree2" w:date="2017-04-02T08:01:00Z">
          <w:pPr>
            <w:autoSpaceDE w:val="0"/>
            <w:autoSpaceDN w:val="0"/>
            <w:adjustRightInd w:val="0"/>
          </w:pPr>
        </w:pPrChange>
      </w:pPr>
      <w:ins w:id="27465" w:author="Caree2" w:date="2017-04-02T07:45:00Z">
        <w:r w:rsidRPr="00910D57">
          <w:rPr>
            <w:bCs/>
            <w:rPrChange w:id="274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value="04"&gt;&lt;/constructor-arg&gt;</w:t>
        </w:r>
      </w:ins>
    </w:p>
    <w:p w:rsidR="00956615" w:rsidRPr="00910D57" w:rsidRDefault="00956615" w:rsidP="00910D57">
      <w:pPr>
        <w:rPr>
          <w:ins w:id="27468" w:author="Caree2" w:date="2017-04-02T07:45:00Z"/>
          <w:bCs/>
          <w:rPrChange w:id="27469" w:author="Caree2" w:date="2017-04-02T08:01:00Z">
            <w:rPr>
              <w:ins w:id="274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71" w:author="Caree2" w:date="2017-04-02T08:01:00Z">
          <w:pPr>
            <w:autoSpaceDE w:val="0"/>
            <w:autoSpaceDN w:val="0"/>
            <w:adjustRightInd w:val="0"/>
          </w:pPr>
        </w:pPrChange>
      </w:pPr>
      <w:ins w:id="27472" w:author="Caree2" w:date="2017-04-02T07:45:00Z">
        <w:r w:rsidRPr="00910D57">
          <w:rPr>
            <w:bCs/>
            <w:rPrChange w:id="274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value="0004"&gt;&lt;/constructor-arg&gt;</w:t>
        </w:r>
      </w:ins>
    </w:p>
    <w:p w:rsidR="00956615" w:rsidRPr="00910D57" w:rsidRDefault="00956615" w:rsidP="00910D57">
      <w:pPr>
        <w:rPr>
          <w:ins w:id="27475" w:author="Caree2" w:date="2017-04-02T07:45:00Z"/>
          <w:bCs/>
          <w:rPrChange w:id="27476" w:author="Caree2" w:date="2017-04-02T08:01:00Z">
            <w:rPr>
              <w:ins w:id="274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78" w:author="Caree2" w:date="2017-04-02T08:01:00Z">
          <w:pPr>
            <w:autoSpaceDE w:val="0"/>
            <w:autoSpaceDN w:val="0"/>
            <w:adjustRightInd w:val="0"/>
          </w:pPr>
        </w:pPrChange>
      </w:pPr>
      <w:ins w:id="27479" w:author="Caree2" w:date="2017-04-02T07:45:00Z">
        <w:r w:rsidRPr="00910D57">
          <w:rPr>
            <w:bCs/>
            <w:rPrChange w:id="274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value="Karan"&gt;&lt;/constructor-arg&gt;</w:t>
        </w:r>
      </w:ins>
    </w:p>
    <w:p w:rsidR="00956615" w:rsidRPr="00910D57" w:rsidRDefault="00956615" w:rsidP="00910D57">
      <w:pPr>
        <w:rPr>
          <w:ins w:id="27482" w:author="Caree2" w:date="2017-04-02T07:45:00Z"/>
          <w:bCs/>
          <w:rPrChange w:id="27483" w:author="Caree2" w:date="2017-04-02T08:01:00Z">
            <w:rPr>
              <w:ins w:id="274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85" w:author="Caree2" w:date="2017-04-02T08:01:00Z">
          <w:pPr>
            <w:autoSpaceDE w:val="0"/>
            <w:autoSpaceDN w:val="0"/>
            <w:adjustRightInd w:val="0"/>
          </w:pPr>
        </w:pPrChange>
      </w:pPr>
      <w:ins w:id="27486" w:author="Caree2" w:date="2017-04-02T07:45:00Z">
        <w:r w:rsidRPr="00910D57">
          <w:rPr>
            <w:bCs/>
            <w:rPrChange w:id="274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value="Grover"&gt;&lt;/constructor-arg&gt;</w:t>
        </w:r>
      </w:ins>
    </w:p>
    <w:p w:rsidR="00956615" w:rsidRPr="00910D57" w:rsidRDefault="00956615" w:rsidP="00910D57">
      <w:pPr>
        <w:rPr>
          <w:ins w:id="27489" w:author="Caree2" w:date="2017-04-02T07:45:00Z"/>
          <w:bCs/>
          <w:rPrChange w:id="27490" w:author="Caree2" w:date="2017-04-02T08:01:00Z">
            <w:rPr>
              <w:ins w:id="274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92" w:author="Caree2" w:date="2017-04-02T08:01:00Z">
          <w:pPr>
            <w:autoSpaceDE w:val="0"/>
            <w:autoSpaceDN w:val="0"/>
            <w:adjustRightInd w:val="0"/>
          </w:pPr>
        </w:pPrChange>
      </w:pPr>
      <w:ins w:id="27493" w:author="Caree2" w:date="2017-04-02T07:45:00Z">
        <w:r w:rsidRPr="00910D57">
          <w:rPr>
            <w:bCs/>
            <w:rPrChange w:id="274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4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value="Singh"&gt;&lt;/constructor-arg&gt;</w:t>
        </w:r>
      </w:ins>
    </w:p>
    <w:p w:rsidR="00956615" w:rsidRPr="00910D57" w:rsidRDefault="00956615" w:rsidP="00910D57">
      <w:pPr>
        <w:rPr>
          <w:ins w:id="27496" w:author="Caree2" w:date="2017-04-02T07:45:00Z"/>
          <w:bCs/>
          <w:rPrChange w:id="27497" w:author="Caree2" w:date="2017-04-02T08:01:00Z">
            <w:rPr>
              <w:ins w:id="274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499" w:author="Caree2" w:date="2017-04-02T08:01:00Z">
          <w:pPr>
            <w:autoSpaceDE w:val="0"/>
            <w:autoSpaceDN w:val="0"/>
            <w:adjustRightInd w:val="0"/>
          </w:pPr>
        </w:pPrChange>
      </w:pPr>
      <w:ins w:id="27500" w:author="Caree2" w:date="2017-04-02T07:45:00Z">
        <w:r w:rsidRPr="00910D57">
          <w:rPr>
            <w:bCs/>
            <w:rPrChange w:id="275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value="888-88-8888"&gt;&lt;/constructor-arg&gt;</w:t>
        </w:r>
      </w:ins>
    </w:p>
    <w:p w:rsidR="00956615" w:rsidRPr="00910D57" w:rsidRDefault="00956615" w:rsidP="00910D57">
      <w:pPr>
        <w:rPr>
          <w:ins w:id="27503" w:author="Caree2" w:date="2017-04-02T07:45:00Z"/>
          <w:bCs/>
          <w:rPrChange w:id="27504" w:author="Caree2" w:date="2017-04-02T08:01:00Z">
            <w:rPr>
              <w:ins w:id="275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06" w:author="Caree2" w:date="2017-04-02T08:01:00Z">
          <w:pPr>
            <w:autoSpaceDE w:val="0"/>
            <w:autoSpaceDN w:val="0"/>
            <w:adjustRightInd w:val="0"/>
          </w:pPr>
        </w:pPrChange>
      </w:pPr>
      <w:ins w:id="27507" w:author="Caree2" w:date="2017-04-02T07:45:00Z">
        <w:r w:rsidRPr="00910D57">
          <w:rPr>
            <w:bCs/>
            <w:rPrChange w:id="275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7510" w:author="Caree2" w:date="2017-04-02T07:45:00Z"/>
          <w:bCs/>
          <w:rPrChange w:id="27511" w:author="Caree2" w:date="2017-04-02T08:01:00Z">
            <w:rPr>
              <w:ins w:id="275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13" w:author="Caree2" w:date="2017-04-02T08:01:00Z">
          <w:pPr>
            <w:autoSpaceDE w:val="0"/>
            <w:autoSpaceDN w:val="0"/>
            <w:adjustRightInd w:val="0"/>
          </w:pPr>
        </w:pPrChange>
      </w:pPr>
      <w:ins w:id="27514" w:author="Caree2" w:date="2017-04-02T07:45:00Z">
        <w:r w:rsidRPr="00910D57">
          <w:rPr>
            <w:bCs/>
            <w:rPrChange w:id="275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7518" w:author="Caree2" w:date="2017-04-02T07:45:00Z"/>
          <w:bCs/>
          <w:rPrChange w:id="27519" w:author="Caree2" w:date="2017-04-02T08:01:00Z">
            <w:rPr>
              <w:ins w:id="275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21" w:author="Caree2" w:date="2017-04-02T08:01:00Z">
          <w:pPr>
            <w:autoSpaceDE w:val="0"/>
            <w:autoSpaceDN w:val="0"/>
            <w:adjustRightInd w:val="0"/>
          </w:pPr>
        </w:pPrChange>
      </w:pPr>
      <w:ins w:id="27522" w:author="Caree2" w:date="2017-04-02T07:45:00Z">
        <w:r w:rsidRPr="00910D57">
          <w:rPr>
            <w:bCs/>
            <w:rPrChange w:id="275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525" w:author="Caree2" w:date="2017-04-02T07:45:00Z"/>
          <w:bCs/>
          <w:rPrChange w:id="27526" w:author="Caree2" w:date="2017-04-02T08:01:00Z">
            <w:rPr>
              <w:ins w:id="275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28" w:author="Caree2" w:date="2017-04-02T08:01:00Z">
          <w:pPr>
            <w:autoSpaceDE w:val="0"/>
            <w:autoSpaceDN w:val="0"/>
            <w:adjustRightInd w:val="0"/>
          </w:pPr>
        </w:pPrChange>
      </w:pPr>
      <w:ins w:id="27529" w:author="Caree2" w:date="2017-04-02T07:45:00Z">
        <w:r w:rsidRPr="00910D57">
          <w:rPr>
            <w:bCs/>
            <w:rPrChange w:id="275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7532" w:author="Caree2" w:date="2017-04-02T07:45:00Z"/>
          <w:bCs/>
          <w:rPrChange w:id="27533" w:author="Caree2" w:date="2017-04-02T08:01:00Z">
            <w:rPr>
              <w:ins w:id="275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35" w:author="Caree2" w:date="2017-04-02T08:01:00Z">
          <w:pPr>
            <w:autoSpaceDE w:val="0"/>
            <w:autoSpaceDN w:val="0"/>
            <w:adjustRightInd w:val="0"/>
          </w:pPr>
        </w:pPrChange>
      </w:pPr>
      <w:ins w:id="27536" w:author="Caree2" w:date="2017-04-02T07:45:00Z">
        <w:r w:rsidRPr="00910D57">
          <w:rPr>
            <w:bCs/>
            <w:rPrChange w:id="275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27540" w:author="Caree2" w:date="2017-04-02T07:45:00Z"/>
          <w:bCs/>
          <w:rPrChange w:id="27541" w:author="Caree2" w:date="2017-04-02T08:01:00Z">
            <w:rPr>
              <w:ins w:id="275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43" w:author="Caree2" w:date="2017-04-02T08:01:00Z">
          <w:pPr>
            <w:autoSpaceDE w:val="0"/>
            <w:autoSpaceDN w:val="0"/>
            <w:adjustRightInd w:val="0"/>
          </w:pPr>
        </w:pPrChange>
      </w:pPr>
      <w:ins w:id="27544" w:author="Caree2" w:date="2017-04-02T07:45:00Z">
        <w:r w:rsidRPr="00910D57">
          <w:rPr>
            <w:bCs/>
            <w:rPrChange w:id="275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547" w:author="Caree2" w:date="2017-04-02T07:45:00Z"/>
          <w:bCs/>
          <w:rPrChange w:id="27548" w:author="Caree2" w:date="2017-04-02T08:01:00Z">
            <w:rPr>
              <w:ins w:id="275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50" w:author="Caree2" w:date="2017-04-02T08:01:00Z">
          <w:pPr>
            <w:autoSpaceDE w:val="0"/>
            <w:autoSpaceDN w:val="0"/>
            <w:adjustRightInd w:val="0"/>
          </w:pPr>
        </w:pPrChange>
      </w:pPr>
      <w:ins w:id="27551" w:author="Caree2" w:date="2017-04-02T07:45:00Z">
        <w:r w:rsidRPr="00910D57">
          <w:rPr>
            <w:bCs/>
            <w:rPrChange w:id="275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7554" w:author="Caree2" w:date="2017-04-02T07:45:00Z"/>
          <w:bCs/>
          <w:rPrChange w:id="27555" w:author="Caree2" w:date="2017-04-02T08:01:00Z">
            <w:rPr>
              <w:ins w:id="275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57" w:author="Caree2" w:date="2017-04-02T08:01:00Z">
          <w:pPr>
            <w:autoSpaceDE w:val="0"/>
            <w:autoSpaceDN w:val="0"/>
            <w:adjustRightInd w:val="0"/>
          </w:pPr>
        </w:pPrChange>
      </w:pPr>
      <w:ins w:id="27558" w:author="Caree2" w:date="2017-04-02T07:45:00Z">
        <w:r w:rsidRPr="00910D57">
          <w:rPr>
            <w:bCs/>
            <w:rPrChange w:id="275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7561" w:author="Caree2" w:date="2017-04-02T07:45:00Z"/>
          <w:bCs/>
          <w:rPrChange w:id="27562" w:author="Caree2" w:date="2017-04-02T08:01:00Z">
            <w:rPr>
              <w:ins w:id="275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64" w:author="Caree2" w:date="2017-04-02T08:01:00Z">
          <w:pPr>
            <w:autoSpaceDE w:val="0"/>
            <w:autoSpaceDN w:val="0"/>
            <w:adjustRightInd w:val="0"/>
          </w:pPr>
        </w:pPrChange>
      </w:pPr>
      <w:ins w:id="27565" w:author="Caree2" w:date="2017-04-02T07:45:00Z">
        <w:r w:rsidRPr="00910D57">
          <w:rPr>
            <w:bCs/>
            <w:rPrChange w:id="275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  <w:t>&lt;/bean&gt;</w:t>
        </w:r>
      </w:ins>
    </w:p>
    <w:p w:rsidR="00956615" w:rsidRPr="00910D57" w:rsidRDefault="00956615" w:rsidP="00910D57">
      <w:pPr>
        <w:rPr>
          <w:ins w:id="27567" w:author="Caree2" w:date="2017-04-02T07:45:00Z"/>
          <w:bCs/>
          <w:rPrChange w:id="27568" w:author="Caree2" w:date="2017-04-02T08:01:00Z">
            <w:rPr>
              <w:ins w:id="275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70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7571" w:author="Caree2" w:date="2017-04-02T07:45:00Z"/>
          <w:bCs/>
          <w:rPrChange w:id="27572" w:author="Caree2" w:date="2017-04-02T08:01:00Z">
            <w:rPr>
              <w:ins w:id="275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74" w:author="Caree2" w:date="2017-04-02T08:01:00Z">
          <w:pPr>
            <w:autoSpaceDE w:val="0"/>
            <w:autoSpaceDN w:val="0"/>
            <w:adjustRightInd w:val="0"/>
          </w:pPr>
        </w:pPrChange>
      </w:pPr>
      <w:ins w:id="27575" w:author="Caree2" w:date="2017-04-02T07:45:00Z">
        <w:r w:rsidRPr="00910D57">
          <w:rPr>
            <w:bCs/>
            <w:rPrChange w:id="275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id="securityOfficer09"</w:t>
        </w:r>
      </w:ins>
    </w:p>
    <w:p w:rsidR="00956615" w:rsidRPr="00910D57" w:rsidRDefault="00956615" w:rsidP="00910D57">
      <w:pPr>
        <w:rPr>
          <w:ins w:id="27577" w:author="Caree2" w:date="2017-04-02T07:45:00Z"/>
          <w:bCs/>
          <w:rPrChange w:id="27578" w:author="Caree2" w:date="2017-04-02T08:01:00Z">
            <w:rPr>
              <w:ins w:id="275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80" w:author="Caree2" w:date="2017-04-02T08:01:00Z">
          <w:pPr>
            <w:autoSpaceDE w:val="0"/>
            <w:autoSpaceDN w:val="0"/>
            <w:adjustRightInd w:val="0"/>
          </w:pPr>
        </w:pPrChange>
      </w:pPr>
      <w:ins w:id="27581" w:author="Caree2" w:date="2017-04-02T07:45:00Z">
        <w:r w:rsidRPr="00910D57">
          <w:rPr>
            <w:bCs/>
            <w:rPrChange w:id="27582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83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7584" w:author="Caree2" w:date="2017-04-02T07:45:00Z"/>
          <w:bCs/>
          <w:rPrChange w:id="27585" w:author="Caree2" w:date="2017-04-02T08:01:00Z">
            <w:rPr>
              <w:ins w:id="275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87" w:author="Caree2" w:date="2017-04-02T08:01:00Z">
          <w:pPr>
            <w:autoSpaceDE w:val="0"/>
            <w:autoSpaceDN w:val="0"/>
            <w:adjustRightInd w:val="0"/>
          </w:pPr>
        </w:pPrChange>
      </w:pPr>
      <w:ins w:id="27588" w:author="Caree2" w:date="2017-04-02T07:45:00Z">
        <w:r w:rsidRPr="00910D57">
          <w:rPr>
            <w:bCs/>
            <w:rPrChange w:id="275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956615" w:rsidRPr="00910D57" w:rsidRDefault="00956615" w:rsidP="00910D57">
      <w:pPr>
        <w:rPr>
          <w:ins w:id="27591" w:author="Caree2" w:date="2017-04-02T07:45:00Z"/>
          <w:bCs/>
          <w:rPrChange w:id="27592" w:author="Caree2" w:date="2017-04-02T08:01:00Z">
            <w:rPr>
              <w:ins w:id="275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594" w:author="Caree2" w:date="2017-04-02T08:01:00Z">
          <w:pPr>
            <w:autoSpaceDE w:val="0"/>
            <w:autoSpaceDN w:val="0"/>
            <w:adjustRightInd w:val="0"/>
          </w:pPr>
        </w:pPrChange>
      </w:pPr>
      <w:ins w:id="27595" w:author="Caree2" w:date="2017-04-02T07:45:00Z">
        <w:r w:rsidRPr="00910D57">
          <w:rPr>
            <w:bCs/>
            <w:rPrChange w:id="275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5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value="0001"&gt;&lt;/constructor-arg&gt;</w:t>
        </w:r>
      </w:ins>
    </w:p>
    <w:p w:rsidR="00956615" w:rsidRPr="00910D57" w:rsidRDefault="00956615" w:rsidP="00910D57">
      <w:pPr>
        <w:rPr>
          <w:ins w:id="27598" w:author="Caree2" w:date="2017-04-02T07:45:00Z"/>
          <w:bCs/>
          <w:rPrChange w:id="27599" w:author="Caree2" w:date="2017-04-02T08:01:00Z">
            <w:rPr>
              <w:ins w:id="276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01" w:author="Caree2" w:date="2017-04-02T08:01:00Z">
          <w:pPr>
            <w:autoSpaceDE w:val="0"/>
            <w:autoSpaceDN w:val="0"/>
            <w:adjustRightInd w:val="0"/>
          </w:pPr>
        </w:pPrChange>
      </w:pPr>
      <w:ins w:id="27602" w:author="Caree2" w:date="2017-04-02T07:45:00Z">
        <w:r w:rsidRPr="00910D57">
          <w:rPr>
            <w:bCs/>
            <w:rPrChange w:id="276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value="Jordaya"&gt;&lt;/constructor-arg&gt;</w:t>
        </w:r>
      </w:ins>
    </w:p>
    <w:p w:rsidR="00956615" w:rsidRPr="00910D57" w:rsidRDefault="00956615" w:rsidP="00910D57">
      <w:pPr>
        <w:rPr>
          <w:ins w:id="27605" w:author="Caree2" w:date="2017-04-02T07:45:00Z"/>
          <w:bCs/>
          <w:rPrChange w:id="27606" w:author="Caree2" w:date="2017-04-02T08:01:00Z">
            <w:rPr>
              <w:ins w:id="276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08" w:author="Caree2" w:date="2017-04-02T08:01:00Z">
          <w:pPr>
            <w:autoSpaceDE w:val="0"/>
            <w:autoSpaceDN w:val="0"/>
            <w:adjustRightInd w:val="0"/>
          </w:pPr>
        </w:pPrChange>
      </w:pPr>
      <w:ins w:id="27609" w:author="Caree2" w:date="2017-04-02T07:45:00Z">
        <w:r w:rsidRPr="00910D57">
          <w:rPr>
            <w:bCs/>
            <w:rPrChange w:id="276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value="Bentley"&gt;&lt;/constructor-arg&gt;</w:t>
        </w:r>
      </w:ins>
    </w:p>
    <w:p w:rsidR="00956615" w:rsidRPr="00910D57" w:rsidRDefault="00956615" w:rsidP="00910D57">
      <w:pPr>
        <w:rPr>
          <w:ins w:id="27612" w:author="Caree2" w:date="2017-04-02T07:45:00Z"/>
          <w:bCs/>
          <w:rPrChange w:id="27613" w:author="Caree2" w:date="2017-04-02T08:01:00Z">
            <w:rPr>
              <w:ins w:id="2761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15" w:author="Caree2" w:date="2017-04-02T08:01:00Z">
          <w:pPr>
            <w:autoSpaceDE w:val="0"/>
            <w:autoSpaceDN w:val="0"/>
            <w:adjustRightInd w:val="0"/>
          </w:pPr>
        </w:pPrChange>
      </w:pPr>
      <w:ins w:id="27616" w:author="Caree2" w:date="2017-04-02T07:45:00Z">
        <w:r w:rsidRPr="00910D57">
          <w:rPr>
            <w:bCs/>
            <w:rPrChange w:id="276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value="Maria"&gt;&lt;/constructor-arg&gt;</w:t>
        </w:r>
      </w:ins>
    </w:p>
    <w:p w:rsidR="00956615" w:rsidRPr="00910D57" w:rsidRDefault="00956615" w:rsidP="00910D57">
      <w:pPr>
        <w:rPr>
          <w:ins w:id="27619" w:author="Caree2" w:date="2017-04-02T07:45:00Z"/>
          <w:bCs/>
          <w:rPrChange w:id="27620" w:author="Caree2" w:date="2017-04-02T08:01:00Z">
            <w:rPr>
              <w:ins w:id="276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22" w:author="Caree2" w:date="2017-04-02T08:01:00Z">
          <w:pPr>
            <w:autoSpaceDE w:val="0"/>
            <w:autoSpaceDN w:val="0"/>
            <w:adjustRightInd w:val="0"/>
          </w:pPr>
        </w:pPrChange>
      </w:pPr>
      <w:ins w:id="27623" w:author="Caree2" w:date="2017-04-02T07:45:00Z">
        <w:r w:rsidRPr="00910D57">
          <w:rPr>
            <w:bCs/>
            <w:rPrChange w:id="276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value="576-56-4755"&gt;&lt;/constructor-arg&gt;</w:t>
        </w:r>
      </w:ins>
    </w:p>
    <w:p w:rsidR="00956615" w:rsidRPr="00910D57" w:rsidRDefault="00956615" w:rsidP="00910D57">
      <w:pPr>
        <w:rPr>
          <w:ins w:id="27626" w:author="Caree2" w:date="2017-04-02T07:45:00Z"/>
          <w:bCs/>
          <w:rPrChange w:id="27627" w:author="Caree2" w:date="2017-04-02T08:01:00Z">
            <w:rPr>
              <w:ins w:id="276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29" w:author="Caree2" w:date="2017-04-02T08:01:00Z">
          <w:pPr>
            <w:autoSpaceDE w:val="0"/>
            <w:autoSpaceDN w:val="0"/>
            <w:adjustRightInd w:val="0"/>
          </w:pPr>
        </w:pPrChange>
      </w:pPr>
      <w:ins w:id="27630" w:author="Caree2" w:date="2017-04-02T07:45:00Z">
        <w:r w:rsidRPr="00910D57">
          <w:rPr>
            <w:bCs/>
            <w:rPrChange w:id="276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7633" w:author="Caree2" w:date="2017-04-02T07:45:00Z"/>
          <w:bCs/>
          <w:rPrChange w:id="27634" w:author="Caree2" w:date="2017-04-02T08:01:00Z">
            <w:rPr>
              <w:ins w:id="276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36" w:author="Caree2" w:date="2017-04-02T08:01:00Z">
          <w:pPr>
            <w:autoSpaceDE w:val="0"/>
            <w:autoSpaceDN w:val="0"/>
            <w:adjustRightInd w:val="0"/>
          </w:pPr>
        </w:pPrChange>
      </w:pPr>
      <w:ins w:id="27637" w:author="Caree2" w:date="2017-04-02T07:45:00Z">
        <w:r w:rsidRPr="00910D57">
          <w:rPr>
            <w:bCs/>
            <w:rPrChange w:id="276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7641" w:author="Caree2" w:date="2017-04-02T07:45:00Z"/>
          <w:bCs/>
          <w:rPrChange w:id="27642" w:author="Caree2" w:date="2017-04-02T08:01:00Z">
            <w:rPr>
              <w:ins w:id="276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44" w:author="Caree2" w:date="2017-04-02T08:01:00Z">
          <w:pPr>
            <w:autoSpaceDE w:val="0"/>
            <w:autoSpaceDN w:val="0"/>
            <w:adjustRightInd w:val="0"/>
          </w:pPr>
        </w:pPrChange>
      </w:pPr>
      <w:ins w:id="27645" w:author="Caree2" w:date="2017-04-02T07:45:00Z">
        <w:r w:rsidRPr="00910D57">
          <w:rPr>
            <w:bCs/>
            <w:rPrChange w:id="276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648" w:author="Caree2" w:date="2017-04-02T07:45:00Z"/>
          <w:bCs/>
          <w:rPrChange w:id="27649" w:author="Caree2" w:date="2017-04-02T08:01:00Z">
            <w:rPr>
              <w:ins w:id="276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51" w:author="Caree2" w:date="2017-04-02T08:01:00Z">
          <w:pPr>
            <w:autoSpaceDE w:val="0"/>
            <w:autoSpaceDN w:val="0"/>
            <w:adjustRightInd w:val="0"/>
          </w:pPr>
        </w:pPrChange>
      </w:pPr>
      <w:ins w:id="27652" w:author="Caree2" w:date="2017-04-02T07:45:00Z">
        <w:r w:rsidRPr="00910D57">
          <w:rPr>
            <w:bCs/>
            <w:rPrChange w:id="276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7655" w:author="Caree2" w:date="2017-04-02T07:45:00Z"/>
          <w:bCs/>
          <w:rPrChange w:id="27656" w:author="Caree2" w:date="2017-04-02T08:01:00Z">
            <w:rPr>
              <w:ins w:id="276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58" w:author="Caree2" w:date="2017-04-02T08:01:00Z">
          <w:pPr>
            <w:autoSpaceDE w:val="0"/>
            <w:autoSpaceDN w:val="0"/>
            <w:adjustRightInd w:val="0"/>
          </w:pPr>
        </w:pPrChange>
      </w:pPr>
      <w:ins w:id="27659" w:author="Caree2" w:date="2017-04-02T07:45:00Z">
        <w:r w:rsidRPr="00910D57">
          <w:rPr>
            <w:bCs/>
            <w:rPrChange w:id="276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27663" w:author="Caree2" w:date="2017-04-02T07:45:00Z"/>
          <w:bCs/>
          <w:rPrChange w:id="27664" w:author="Caree2" w:date="2017-04-02T08:01:00Z">
            <w:rPr>
              <w:ins w:id="276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66" w:author="Caree2" w:date="2017-04-02T08:01:00Z">
          <w:pPr>
            <w:autoSpaceDE w:val="0"/>
            <w:autoSpaceDN w:val="0"/>
            <w:adjustRightInd w:val="0"/>
          </w:pPr>
        </w:pPrChange>
      </w:pPr>
      <w:ins w:id="27667" w:author="Caree2" w:date="2017-04-02T07:45:00Z">
        <w:r w:rsidRPr="00910D57">
          <w:rPr>
            <w:bCs/>
            <w:rPrChange w:id="276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670" w:author="Caree2" w:date="2017-04-02T07:45:00Z"/>
          <w:bCs/>
          <w:rPrChange w:id="27671" w:author="Caree2" w:date="2017-04-02T08:01:00Z">
            <w:rPr>
              <w:ins w:id="276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73" w:author="Caree2" w:date="2017-04-02T08:01:00Z">
          <w:pPr>
            <w:autoSpaceDE w:val="0"/>
            <w:autoSpaceDN w:val="0"/>
            <w:adjustRightInd w:val="0"/>
          </w:pPr>
        </w:pPrChange>
      </w:pPr>
      <w:ins w:id="27674" w:author="Caree2" w:date="2017-04-02T07:45:00Z">
        <w:r w:rsidRPr="00910D57">
          <w:rPr>
            <w:bCs/>
            <w:rPrChange w:id="276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7677" w:author="Caree2" w:date="2017-04-02T07:45:00Z"/>
          <w:bCs/>
          <w:rPrChange w:id="27678" w:author="Caree2" w:date="2017-04-02T08:01:00Z">
            <w:rPr>
              <w:ins w:id="276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80" w:author="Caree2" w:date="2017-04-02T08:01:00Z">
          <w:pPr>
            <w:autoSpaceDE w:val="0"/>
            <w:autoSpaceDN w:val="0"/>
            <w:adjustRightInd w:val="0"/>
          </w:pPr>
        </w:pPrChange>
      </w:pPr>
      <w:ins w:id="27681" w:author="Caree2" w:date="2017-04-02T07:45:00Z">
        <w:r w:rsidRPr="00910D57">
          <w:rPr>
            <w:bCs/>
            <w:rPrChange w:id="276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6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7684" w:author="Caree2" w:date="2017-04-02T07:45:00Z"/>
          <w:bCs/>
          <w:rPrChange w:id="27685" w:author="Caree2" w:date="2017-04-02T08:01:00Z">
            <w:rPr>
              <w:ins w:id="276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87" w:author="Caree2" w:date="2017-04-02T08:01:00Z">
          <w:pPr>
            <w:autoSpaceDE w:val="0"/>
            <w:autoSpaceDN w:val="0"/>
            <w:adjustRightInd w:val="0"/>
          </w:pPr>
        </w:pPrChange>
      </w:pPr>
      <w:ins w:id="27688" w:author="Caree2" w:date="2017-04-02T07:45:00Z">
        <w:r w:rsidRPr="00910D57">
          <w:rPr>
            <w:bCs/>
            <w:rPrChange w:id="276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7690" w:author="Caree2" w:date="2017-04-02T07:45:00Z"/>
          <w:bCs/>
          <w:rPrChange w:id="27691" w:author="Caree2" w:date="2017-04-02T08:01:00Z">
            <w:rPr>
              <w:ins w:id="276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93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7694" w:author="Caree2" w:date="2017-04-02T07:45:00Z"/>
          <w:bCs/>
          <w:rPrChange w:id="27695" w:author="Caree2" w:date="2017-04-02T08:01:00Z">
            <w:rPr>
              <w:ins w:id="276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697" w:author="Caree2" w:date="2017-04-02T08:01:00Z">
          <w:pPr>
            <w:autoSpaceDE w:val="0"/>
            <w:autoSpaceDN w:val="0"/>
            <w:adjustRightInd w:val="0"/>
          </w:pPr>
        </w:pPrChange>
      </w:pPr>
      <w:ins w:id="27698" w:author="Caree2" w:date="2017-04-02T07:45:00Z">
        <w:r w:rsidRPr="00910D57">
          <w:rPr>
            <w:bCs/>
            <w:rPrChange w:id="276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id="securityOfficer10"</w:t>
        </w:r>
      </w:ins>
    </w:p>
    <w:p w:rsidR="00956615" w:rsidRPr="00910D57" w:rsidRDefault="00956615" w:rsidP="00910D57">
      <w:pPr>
        <w:rPr>
          <w:ins w:id="27700" w:author="Caree2" w:date="2017-04-02T07:45:00Z"/>
          <w:bCs/>
          <w:rPrChange w:id="27701" w:author="Caree2" w:date="2017-04-02T08:01:00Z">
            <w:rPr>
              <w:ins w:id="277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03" w:author="Caree2" w:date="2017-04-02T08:01:00Z">
          <w:pPr>
            <w:autoSpaceDE w:val="0"/>
            <w:autoSpaceDN w:val="0"/>
            <w:adjustRightInd w:val="0"/>
          </w:pPr>
        </w:pPrChange>
      </w:pPr>
      <w:ins w:id="27704" w:author="Caree2" w:date="2017-04-02T07:45:00Z">
        <w:r w:rsidRPr="00910D57">
          <w:rPr>
            <w:bCs/>
            <w:rPrChange w:id="27705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06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7707" w:author="Caree2" w:date="2017-04-02T07:45:00Z"/>
          <w:bCs/>
          <w:rPrChange w:id="27708" w:author="Caree2" w:date="2017-04-02T08:01:00Z">
            <w:rPr>
              <w:ins w:id="277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10" w:author="Caree2" w:date="2017-04-02T08:01:00Z">
          <w:pPr>
            <w:autoSpaceDE w:val="0"/>
            <w:autoSpaceDN w:val="0"/>
            <w:adjustRightInd w:val="0"/>
          </w:pPr>
        </w:pPrChange>
      </w:pPr>
      <w:ins w:id="27711" w:author="Caree2" w:date="2017-04-02T07:45:00Z">
        <w:r w:rsidRPr="00910D57">
          <w:rPr>
            <w:bCs/>
            <w:rPrChange w:id="277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value="02"&gt;&lt;/constructor-arg&gt;</w:t>
        </w:r>
      </w:ins>
    </w:p>
    <w:p w:rsidR="00956615" w:rsidRPr="00910D57" w:rsidRDefault="00956615" w:rsidP="00910D57">
      <w:pPr>
        <w:rPr>
          <w:ins w:id="27714" w:author="Caree2" w:date="2017-04-02T07:45:00Z"/>
          <w:bCs/>
          <w:rPrChange w:id="27715" w:author="Caree2" w:date="2017-04-02T08:01:00Z">
            <w:rPr>
              <w:ins w:id="277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17" w:author="Caree2" w:date="2017-04-02T08:01:00Z">
          <w:pPr>
            <w:autoSpaceDE w:val="0"/>
            <w:autoSpaceDN w:val="0"/>
            <w:adjustRightInd w:val="0"/>
          </w:pPr>
        </w:pPrChange>
      </w:pPr>
      <w:ins w:id="27718" w:author="Caree2" w:date="2017-04-02T07:45:00Z">
        <w:r w:rsidRPr="00910D57">
          <w:rPr>
            <w:bCs/>
            <w:rPrChange w:id="277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value="0002"&gt;&lt;/constructor-arg&gt;</w:t>
        </w:r>
      </w:ins>
    </w:p>
    <w:p w:rsidR="00956615" w:rsidRPr="00910D57" w:rsidRDefault="00956615" w:rsidP="00910D57">
      <w:pPr>
        <w:rPr>
          <w:ins w:id="27721" w:author="Caree2" w:date="2017-04-02T07:45:00Z"/>
          <w:bCs/>
          <w:rPrChange w:id="27722" w:author="Caree2" w:date="2017-04-02T08:01:00Z">
            <w:rPr>
              <w:ins w:id="277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24" w:author="Caree2" w:date="2017-04-02T08:01:00Z">
          <w:pPr>
            <w:autoSpaceDE w:val="0"/>
            <w:autoSpaceDN w:val="0"/>
            <w:adjustRightInd w:val="0"/>
          </w:pPr>
        </w:pPrChange>
      </w:pPr>
      <w:ins w:id="27725" w:author="Caree2" w:date="2017-04-02T07:45:00Z">
        <w:r w:rsidRPr="00910D57">
          <w:rPr>
            <w:bCs/>
            <w:rPrChange w:id="277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value="Jhon"&gt;&lt;/constructor-arg&gt;</w:t>
        </w:r>
      </w:ins>
    </w:p>
    <w:p w:rsidR="00956615" w:rsidRPr="00910D57" w:rsidRDefault="00956615" w:rsidP="00910D57">
      <w:pPr>
        <w:rPr>
          <w:ins w:id="27728" w:author="Caree2" w:date="2017-04-02T07:45:00Z"/>
          <w:bCs/>
          <w:rPrChange w:id="27729" w:author="Caree2" w:date="2017-04-02T08:01:00Z">
            <w:rPr>
              <w:ins w:id="277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31" w:author="Caree2" w:date="2017-04-02T08:01:00Z">
          <w:pPr>
            <w:autoSpaceDE w:val="0"/>
            <w:autoSpaceDN w:val="0"/>
            <w:adjustRightInd w:val="0"/>
          </w:pPr>
        </w:pPrChange>
      </w:pPr>
      <w:ins w:id="27732" w:author="Caree2" w:date="2017-04-02T07:45:00Z">
        <w:r w:rsidRPr="00910D57">
          <w:rPr>
            <w:bCs/>
            <w:rPrChange w:id="277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value="Smith"&gt;&lt;/constructor-arg&gt;</w:t>
        </w:r>
      </w:ins>
    </w:p>
    <w:p w:rsidR="00956615" w:rsidRPr="00910D57" w:rsidRDefault="00956615" w:rsidP="00910D57">
      <w:pPr>
        <w:rPr>
          <w:ins w:id="27735" w:author="Caree2" w:date="2017-04-02T07:45:00Z"/>
          <w:bCs/>
          <w:rPrChange w:id="27736" w:author="Caree2" w:date="2017-04-02T08:01:00Z">
            <w:rPr>
              <w:ins w:id="277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38" w:author="Caree2" w:date="2017-04-02T08:01:00Z">
          <w:pPr>
            <w:autoSpaceDE w:val="0"/>
            <w:autoSpaceDN w:val="0"/>
            <w:adjustRightInd w:val="0"/>
          </w:pPr>
        </w:pPrChange>
      </w:pPr>
      <w:ins w:id="27739" w:author="Caree2" w:date="2017-04-02T07:45:00Z">
        <w:r w:rsidRPr="00910D57">
          <w:rPr>
            <w:bCs/>
            <w:rPrChange w:id="277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7742" w:author="Caree2" w:date="2017-04-02T07:45:00Z"/>
          <w:bCs/>
          <w:rPrChange w:id="27743" w:author="Caree2" w:date="2017-04-02T08:01:00Z">
            <w:rPr>
              <w:ins w:id="277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45" w:author="Caree2" w:date="2017-04-02T08:01:00Z">
          <w:pPr>
            <w:autoSpaceDE w:val="0"/>
            <w:autoSpaceDN w:val="0"/>
            <w:adjustRightInd w:val="0"/>
          </w:pPr>
        </w:pPrChange>
      </w:pPr>
      <w:ins w:id="27746" w:author="Caree2" w:date="2017-04-02T07:45:00Z">
        <w:r w:rsidRPr="00910D57">
          <w:rPr>
            <w:bCs/>
            <w:rPrChange w:id="277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value="999-96-9966"&gt;&lt;/constructor-arg&gt;</w:t>
        </w:r>
      </w:ins>
    </w:p>
    <w:p w:rsidR="00956615" w:rsidRPr="00910D57" w:rsidRDefault="00956615" w:rsidP="00910D57">
      <w:pPr>
        <w:rPr>
          <w:ins w:id="27749" w:author="Caree2" w:date="2017-04-02T07:45:00Z"/>
          <w:bCs/>
          <w:rPrChange w:id="27750" w:author="Caree2" w:date="2017-04-02T08:01:00Z">
            <w:rPr>
              <w:ins w:id="277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52" w:author="Caree2" w:date="2017-04-02T08:01:00Z">
          <w:pPr>
            <w:autoSpaceDE w:val="0"/>
            <w:autoSpaceDN w:val="0"/>
            <w:adjustRightInd w:val="0"/>
          </w:pPr>
        </w:pPrChange>
      </w:pPr>
      <w:ins w:id="27753" w:author="Caree2" w:date="2017-04-02T07:45:00Z">
        <w:r w:rsidRPr="00910D57">
          <w:rPr>
            <w:bCs/>
            <w:rPrChange w:id="277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7756" w:author="Caree2" w:date="2017-04-02T07:45:00Z"/>
          <w:bCs/>
          <w:rPrChange w:id="27757" w:author="Caree2" w:date="2017-04-02T08:01:00Z">
            <w:rPr>
              <w:ins w:id="277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59" w:author="Caree2" w:date="2017-04-02T08:01:00Z">
          <w:pPr>
            <w:autoSpaceDE w:val="0"/>
            <w:autoSpaceDN w:val="0"/>
            <w:adjustRightInd w:val="0"/>
          </w:pPr>
        </w:pPrChange>
      </w:pPr>
      <w:ins w:id="27760" w:author="Caree2" w:date="2017-04-02T07:45:00Z">
        <w:r w:rsidRPr="00910D57">
          <w:rPr>
            <w:bCs/>
            <w:rPrChange w:id="277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7764" w:author="Caree2" w:date="2017-04-02T07:45:00Z"/>
          <w:bCs/>
          <w:rPrChange w:id="27765" w:author="Caree2" w:date="2017-04-02T08:01:00Z">
            <w:rPr>
              <w:ins w:id="277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67" w:author="Caree2" w:date="2017-04-02T08:01:00Z">
          <w:pPr>
            <w:autoSpaceDE w:val="0"/>
            <w:autoSpaceDN w:val="0"/>
            <w:adjustRightInd w:val="0"/>
          </w:pPr>
        </w:pPrChange>
      </w:pPr>
      <w:ins w:id="27768" w:author="Caree2" w:date="2017-04-02T07:45:00Z">
        <w:r w:rsidRPr="00910D57">
          <w:rPr>
            <w:bCs/>
            <w:rPrChange w:id="277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771" w:author="Caree2" w:date="2017-04-02T07:45:00Z"/>
          <w:bCs/>
          <w:rPrChange w:id="27772" w:author="Caree2" w:date="2017-04-02T08:01:00Z">
            <w:rPr>
              <w:ins w:id="277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74" w:author="Caree2" w:date="2017-04-02T08:01:00Z">
          <w:pPr>
            <w:autoSpaceDE w:val="0"/>
            <w:autoSpaceDN w:val="0"/>
            <w:adjustRightInd w:val="0"/>
          </w:pPr>
        </w:pPrChange>
      </w:pPr>
      <w:ins w:id="27775" w:author="Caree2" w:date="2017-04-02T07:45:00Z">
        <w:r w:rsidRPr="00910D57">
          <w:rPr>
            <w:bCs/>
            <w:rPrChange w:id="277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7778" w:author="Caree2" w:date="2017-04-02T07:45:00Z"/>
          <w:bCs/>
          <w:rPrChange w:id="27779" w:author="Caree2" w:date="2017-04-02T08:01:00Z">
            <w:rPr>
              <w:ins w:id="277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81" w:author="Caree2" w:date="2017-04-02T08:01:00Z">
          <w:pPr>
            <w:autoSpaceDE w:val="0"/>
            <w:autoSpaceDN w:val="0"/>
            <w:adjustRightInd w:val="0"/>
          </w:pPr>
        </w:pPrChange>
      </w:pPr>
      <w:ins w:id="27782" w:author="Caree2" w:date="2017-04-02T07:45:00Z">
        <w:r w:rsidRPr="00910D57">
          <w:rPr>
            <w:bCs/>
            <w:rPrChange w:id="277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27786" w:author="Caree2" w:date="2017-04-02T07:45:00Z"/>
          <w:bCs/>
          <w:rPrChange w:id="27787" w:author="Caree2" w:date="2017-04-02T08:01:00Z">
            <w:rPr>
              <w:ins w:id="277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89" w:author="Caree2" w:date="2017-04-02T08:01:00Z">
          <w:pPr>
            <w:autoSpaceDE w:val="0"/>
            <w:autoSpaceDN w:val="0"/>
            <w:adjustRightInd w:val="0"/>
          </w:pPr>
        </w:pPrChange>
      </w:pPr>
      <w:ins w:id="27790" w:author="Caree2" w:date="2017-04-02T07:45:00Z">
        <w:r w:rsidRPr="00910D57">
          <w:rPr>
            <w:bCs/>
            <w:rPrChange w:id="277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793" w:author="Caree2" w:date="2017-04-02T07:45:00Z"/>
          <w:bCs/>
          <w:rPrChange w:id="27794" w:author="Caree2" w:date="2017-04-02T08:01:00Z">
            <w:rPr>
              <w:ins w:id="277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796" w:author="Caree2" w:date="2017-04-02T08:01:00Z">
          <w:pPr>
            <w:autoSpaceDE w:val="0"/>
            <w:autoSpaceDN w:val="0"/>
            <w:adjustRightInd w:val="0"/>
          </w:pPr>
        </w:pPrChange>
      </w:pPr>
      <w:ins w:id="27797" w:author="Caree2" w:date="2017-04-02T07:45:00Z">
        <w:r w:rsidRPr="00910D57">
          <w:rPr>
            <w:bCs/>
            <w:rPrChange w:id="277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7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7800" w:author="Caree2" w:date="2017-04-02T07:45:00Z"/>
          <w:bCs/>
          <w:rPrChange w:id="27801" w:author="Caree2" w:date="2017-04-02T08:01:00Z">
            <w:rPr>
              <w:ins w:id="278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03" w:author="Caree2" w:date="2017-04-02T08:01:00Z">
          <w:pPr>
            <w:autoSpaceDE w:val="0"/>
            <w:autoSpaceDN w:val="0"/>
            <w:adjustRightInd w:val="0"/>
          </w:pPr>
        </w:pPrChange>
      </w:pPr>
      <w:ins w:id="27804" w:author="Caree2" w:date="2017-04-02T07:45:00Z">
        <w:r w:rsidRPr="00910D57">
          <w:rPr>
            <w:bCs/>
            <w:rPrChange w:id="278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7807" w:author="Caree2" w:date="2017-04-02T07:45:00Z"/>
          <w:bCs/>
          <w:rPrChange w:id="27808" w:author="Caree2" w:date="2017-04-02T08:01:00Z">
            <w:rPr>
              <w:ins w:id="278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10" w:author="Caree2" w:date="2017-04-02T08:01:00Z">
          <w:pPr>
            <w:autoSpaceDE w:val="0"/>
            <w:autoSpaceDN w:val="0"/>
            <w:adjustRightInd w:val="0"/>
          </w:pPr>
        </w:pPrChange>
      </w:pPr>
      <w:ins w:id="27811" w:author="Caree2" w:date="2017-04-02T07:45:00Z">
        <w:r w:rsidRPr="00910D57">
          <w:rPr>
            <w:bCs/>
            <w:rPrChange w:id="278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7813" w:author="Caree2" w:date="2017-04-02T07:45:00Z"/>
          <w:bCs/>
          <w:rPrChange w:id="27814" w:author="Caree2" w:date="2017-04-02T08:01:00Z">
            <w:rPr>
              <w:ins w:id="278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16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7817" w:author="Caree2" w:date="2017-04-02T07:45:00Z"/>
          <w:bCs/>
          <w:rPrChange w:id="27818" w:author="Caree2" w:date="2017-04-02T08:01:00Z">
            <w:rPr>
              <w:ins w:id="278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20" w:author="Caree2" w:date="2017-04-02T08:01:00Z">
          <w:pPr>
            <w:autoSpaceDE w:val="0"/>
            <w:autoSpaceDN w:val="0"/>
            <w:adjustRightInd w:val="0"/>
          </w:pPr>
        </w:pPrChange>
      </w:pPr>
      <w:ins w:id="27821" w:author="Caree2" w:date="2017-04-02T07:45:00Z">
        <w:r w:rsidRPr="00910D57">
          <w:rPr>
            <w:bCs/>
            <w:rPrChange w:id="278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id="securityOfficer11"</w:t>
        </w:r>
      </w:ins>
    </w:p>
    <w:p w:rsidR="00956615" w:rsidRPr="00910D57" w:rsidRDefault="00956615" w:rsidP="00910D57">
      <w:pPr>
        <w:rPr>
          <w:ins w:id="27823" w:author="Caree2" w:date="2017-04-02T07:45:00Z"/>
          <w:bCs/>
          <w:rPrChange w:id="27824" w:author="Caree2" w:date="2017-04-02T08:01:00Z">
            <w:rPr>
              <w:ins w:id="278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26" w:author="Caree2" w:date="2017-04-02T08:01:00Z">
          <w:pPr>
            <w:autoSpaceDE w:val="0"/>
            <w:autoSpaceDN w:val="0"/>
            <w:adjustRightInd w:val="0"/>
          </w:pPr>
        </w:pPrChange>
      </w:pPr>
      <w:ins w:id="27827" w:author="Caree2" w:date="2017-04-02T07:45:00Z">
        <w:r w:rsidRPr="00910D57">
          <w:rPr>
            <w:bCs/>
            <w:rPrChange w:id="27828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2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7830" w:author="Caree2" w:date="2017-04-02T07:45:00Z"/>
          <w:bCs/>
          <w:rPrChange w:id="27831" w:author="Caree2" w:date="2017-04-02T08:01:00Z">
            <w:rPr>
              <w:ins w:id="278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33" w:author="Caree2" w:date="2017-04-02T08:01:00Z">
          <w:pPr>
            <w:autoSpaceDE w:val="0"/>
            <w:autoSpaceDN w:val="0"/>
            <w:adjustRightInd w:val="0"/>
          </w:pPr>
        </w:pPrChange>
      </w:pPr>
      <w:ins w:id="27834" w:author="Caree2" w:date="2017-04-02T07:45:00Z">
        <w:r w:rsidRPr="00910D57">
          <w:rPr>
            <w:bCs/>
            <w:rPrChange w:id="278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value="03"&gt;&lt;/constructor-arg&gt;</w:t>
        </w:r>
      </w:ins>
    </w:p>
    <w:p w:rsidR="00956615" w:rsidRPr="00910D57" w:rsidRDefault="00956615" w:rsidP="00910D57">
      <w:pPr>
        <w:rPr>
          <w:ins w:id="27837" w:author="Caree2" w:date="2017-04-02T07:45:00Z"/>
          <w:bCs/>
          <w:rPrChange w:id="27838" w:author="Caree2" w:date="2017-04-02T08:01:00Z">
            <w:rPr>
              <w:ins w:id="278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40" w:author="Caree2" w:date="2017-04-02T08:01:00Z">
          <w:pPr>
            <w:autoSpaceDE w:val="0"/>
            <w:autoSpaceDN w:val="0"/>
            <w:adjustRightInd w:val="0"/>
          </w:pPr>
        </w:pPrChange>
      </w:pPr>
      <w:ins w:id="27841" w:author="Caree2" w:date="2017-04-02T07:45:00Z">
        <w:r w:rsidRPr="00910D57">
          <w:rPr>
            <w:bCs/>
            <w:rPrChange w:id="278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value="0003"&gt;&lt;/constructor-arg&gt;</w:t>
        </w:r>
      </w:ins>
    </w:p>
    <w:p w:rsidR="00956615" w:rsidRPr="00910D57" w:rsidRDefault="00956615" w:rsidP="00910D57">
      <w:pPr>
        <w:rPr>
          <w:ins w:id="27844" w:author="Caree2" w:date="2017-04-02T07:45:00Z"/>
          <w:bCs/>
          <w:rPrChange w:id="27845" w:author="Caree2" w:date="2017-04-02T08:01:00Z">
            <w:rPr>
              <w:ins w:id="278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47" w:author="Caree2" w:date="2017-04-02T08:01:00Z">
          <w:pPr>
            <w:autoSpaceDE w:val="0"/>
            <w:autoSpaceDN w:val="0"/>
            <w:adjustRightInd w:val="0"/>
          </w:pPr>
        </w:pPrChange>
      </w:pPr>
      <w:ins w:id="27848" w:author="Caree2" w:date="2017-04-02T07:45:00Z">
        <w:r w:rsidRPr="00910D57">
          <w:rPr>
            <w:bCs/>
            <w:rPrChange w:id="278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value="Elezabeth"&gt;&lt;/constructor-arg&gt;</w:t>
        </w:r>
      </w:ins>
    </w:p>
    <w:p w:rsidR="00956615" w:rsidRPr="00910D57" w:rsidRDefault="00956615" w:rsidP="00910D57">
      <w:pPr>
        <w:rPr>
          <w:ins w:id="27851" w:author="Caree2" w:date="2017-04-02T07:45:00Z"/>
          <w:bCs/>
          <w:rPrChange w:id="27852" w:author="Caree2" w:date="2017-04-02T08:01:00Z">
            <w:rPr>
              <w:ins w:id="278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54" w:author="Caree2" w:date="2017-04-02T08:01:00Z">
          <w:pPr>
            <w:autoSpaceDE w:val="0"/>
            <w:autoSpaceDN w:val="0"/>
            <w:adjustRightInd w:val="0"/>
          </w:pPr>
        </w:pPrChange>
      </w:pPr>
      <w:ins w:id="27855" w:author="Caree2" w:date="2017-04-02T07:45:00Z">
        <w:r w:rsidRPr="00910D57">
          <w:rPr>
            <w:bCs/>
            <w:rPrChange w:id="278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value="Williams"&gt;&lt;/constructor-arg&gt;</w:t>
        </w:r>
      </w:ins>
    </w:p>
    <w:p w:rsidR="00956615" w:rsidRPr="00910D57" w:rsidRDefault="00956615" w:rsidP="00910D57">
      <w:pPr>
        <w:rPr>
          <w:ins w:id="27858" w:author="Caree2" w:date="2017-04-02T07:45:00Z"/>
          <w:bCs/>
          <w:rPrChange w:id="27859" w:author="Caree2" w:date="2017-04-02T08:01:00Z">
            <w:rPr>
              <w:ins w:id="278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61" w:author="Caree2" w:date="2017-04-02T08:01:00Z">
          <w:pPr>
            <w:autoSpaceDE w:val="0"/>
            <w:autoSpaceDN w:val="0"/>
            <w:adjustRightInd w:val="0"/>
          </w:pPr>
        </w:pPrChange>
      </w:pPr>
      <w:ins w:id="27862" w:author="Caree2" w:date="2017-04-02T07:45:00Z">
        <w:r w:rsidRPr="00910D57">
          <w:rPr>
            <w:bCs/>
            <w:rPrChange w:id="278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7865" w:author="Caree2" w:date="2017-04-02T07:45:00Z"/>
          <w:bCs/>
          <w:rPrChange w:id="27866" w:author="Caree2" w:date="2017-04-02T08:01:00Z">
            <w:rPr>
              <w:ins w:id="278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68" w:author="Caree2" w:date="2017-04-02T08:01:00Z">
          <w:pPr>
            <w:autoSpaceDE w:val="0"/>
            <w:autoSpaceDN w:val="0"/>
            <w:adjustRightInd w:val="0"/>
          </w:pPr>
        </w:pPrChange>
      </w:pPr>
      <w:ins w:id="27869" w:author="Caree2" w:date="2017-04-02T07:45:00Z">
        <w:r w:rsidRPr="00910D57">
          <w:rPr>
            <w:bCs/>
            <w:rPrChange w:id="278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78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value="767-37-3477"&gt;&lt;/constructor-arg&gt;</w:t>
        </w:r>
      </w:ins>
    </w:p>
    <w:p w:rsidR="00956615" w:rsidRPr="00910D57" w:rsidRDefault="00956615" w:rsidP="00910D57">
      <w:pPr>
        <w:rPr>
          <w:ins w:id="27872" w:author="Caree2" w:date="2017-04-02T07:45:00Z"/>
          <w:bCs/>
          <w:rPrChange w:id="27873" w:author="Caree2" w:date="2017-04-02T08:01:00Z">
            <w:rPr>
              <w:ins w:id="278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75" w:author="Caree2" w:date="2017-04-02T08:01:00Z">
          <w:pPr>
            <w:autoSpaceDE w:val="0"/>
            <w:autoSpaceDN w:val="0"/>
            <w:adjustRightInd w:val="0"/>
          </w:pPr>
        </w:pPrChange>
      </w:pPr>
      <w:ins w:id="27876" w:author="Caree2" w:date="2017-04-02T07:45:00Z">
        <w:r w:rsidRPr="00910D57">
          <w:rPr>
            <w:bCs/>
            <w:rPrChange w:id="278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7879" w:author="Caree2" w:date="2017-04-02T07:45:00Z"/>
          <w:bCs/>
          <w:rPrChange w:id="27880" w:author="Caree2" w:date="2017-04-02T08:01:00Z">
            <w:rPr>
              <w:ins w:id="278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82" w:author="Caree2" w:date="2017-04-02T08:01:00Z">
          <w:pPr>
            <w:autoSpaceDE w:val="0"/>
            <w:autoSpaceDN w:val="0"/>
            <w:adjustRightInd w:val="0"/>
          </w:pPr>
        </w:pPrChange>
      </w:pPr>
      <w:ins w:id="27883" w:author="Caree2" w:date="2017-04-02T07:45:00Z">
        <w:r w:rsidRPr="00910D57">
          <w:rPr>
            <w:bCs/>
            <w:rPrChange w:id="278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7887" w:author="Caree2" w:date="2017-04-02T07:45:00Z"/>
          <w:bCs/>
          <w:rPrChange w:id="27888" w:author="Caree2" w:date="2017-04-02T08:01:00Z">
            <w:rPr>
              <w:ins w:id="278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90" w:author="Caree2" w:date="2017-04-02T08:01:00Z">
          <w:pPr>
            <w:autoSpaceDE w:val="0"/>
            <w:autoSpaceDN w:val="0"/>
            <w:adjustRightInd w:val="0"/>
          </w:pPr>
        </w:pPrChange>
      </w:pPr>
      <w:ins w:id="27891" w:author="Caree2" w:date="2017-04-02T07:45:00Z">
        <w:r w:rsidRPr="00910D57">
          <w:rPr>
            <w:bCs/>
            <w:rPrChange w:id="278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8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894" w:author="Caree2" w:date="2017-04-02T07:45:00Z"/>
          <w:bCs/>
          <w:rPrChange w:id="27895" w:author="Caree2" w:date="2017-04-02T08:01:00Z">
            <w:rPr>
              <w:ins w:id="278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897" w:author="Caree2" w:date="2017-04-02T08:01:00Z">
          <w:pPr>
            <w:autoSpaceDE w:val="0"/>
            <w:autoSpaceDN w:val="0"/>
            <w:adjustRightInd w:val="0"/>
          </w:pPr>
        </w:pPrChange>
      </w:pPr>
      <w:ins w:id="27898" w:author="Caree2" w:date="2017-04-02T07:45:00Z">
        <w:r w:rsidRPr="00910D57">
          <w:rPr>
            <w:bCs/>
            <w:rPrChange w:id="278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7901" w:author="Caree2" w:date="2017-04-02T07:45:00Z"/>
          <w:bCs/>
          <w:rPrChange w:id="27902" w:author="Caree2" w:date="2017-04-02T08:01:00Z">
            <w:rPr>
              <w:ins w:id="279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04" w:author="Caree2" w:date="2017-04-02T08:01:00Z">
          <w:pPr>
            <w:autoSpaceDE w:val="0"/>
            <w:autoSpaceDN w:val="0"/>
            <w:adjustRightInd w:val="0"/>
          </w:pPr>
        </w:pPrChange>
      </w:pPr>
      <w:ins w:id="27905" w:author="Caree2" w:date="2017-04-02T07:45:00Z">
        <w:r w:rsidRPr="00910D57">
          <w:rPr>
            <w:bCs/>
            <w:rPrChange w:id="279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27909" w:author="Caree2" w:date="2017-04-02T07:45:00Z"/>
          <w:bCs/>
          <w:rPrChange w:id="27910" w:author="Caree2" w:date="2017-04-02T08:01:00Z">
            <w:rPr>
              <w:ins w:id="279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12" w:author="Caree2" w:date="2017-04-02T08:01:00Z">
          <w:pPr>
            <w:autoSpaceDE w:val="0"/>
            <w:autoSpaceDN w:val="0"/>
            <w:adjustRightInd w:val="0"/>
          </w:pPr>
        </w:pPrChange>
      </w:pPr>
      <w:ins w:id="27913" w:author="Caree2" w:date="2017-04-02T07:45:00Z">
        <w:r w:rsidRPr="00910D57">
          <w:rPr>
            <w:bCs/>
            <w:rPrChange w:id="279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7916" w:author="Caree2" w:date="2017-04-02T07:45:00Z"/>
          <w:bCs/>
          <w:rPrChange w:id="27917" w:author="Caree2" w:date="2017-04-02T08:01:00Z">
            <w:rPr>
              <w:ins w:id="279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19" w:author="Caree2" w:date="2017-04-02T08:01:00Z">
          <w:pPr>
            <w:autoSpaceDE w:val="0"/>
            <w:autoSpaceDN w:val="0"/>
            <w:adjustRightInd w:val="0"/>
          </w:pPr>
        </w:pPrChange>
      </w:pPr>
      <w:ins w:id="27920" w:author="Caree2" w:date="2017-04-02T07:45:00Z">
        <w:r w:rsidRPr="00910D57">
          <w:rPr>
            <w:bCs/>
            <w:rPrChange w:id="279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7923" w:author="Caree2" w:date="2017-04-02T07:45:00Z"/>
          <w:bCs/>
          <w:rPrChange w:id="27924" w:author="Caree2" w:date="2017-04-02T08:01:00Z">
            <w:rPr>
              <w:ins w:id="279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26" w:author="Caree2" w:date="2017-04-02T08:01:00Z">
          <w:pPr>
            <w:autoSpaceDE w:val="0"/>
            <w:autoSpaceDN w:val="0"/>
            <w:adjustRightInd w:val="0"/>
          </w:pPr>
        </w:pPrChange>
      </w:pPr>
      <w:ins w:id="27927" w:author="Caree2" w:date="2017-04-02T07:45:00Z">
        <w:r w:rsidRPr="00910D57">
          <w:rPr>
            <w:bCs/>
            <w:rPrChange w:id="279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7930" w:author="Caree2" w:date="2017-04-02T07:45:00Z"/>
          <w:bCs/>
          <w:rPrChange w:id="27931" w:author="Caree2" w:date="2017-04-02T08:01:00Z">
            <w:rPr>
              <w:ins w:id="279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33" w:author="Caree2" w:date="2017-04-02T08:01:00Z">
          <w:pPr>
            <w:autoSpaceDE w:val="0"/>
            <w:autoSpaceDN w:val="0"/>
            <w:adjustRightInd w:val="0"/>
          </w:pPr>
        </w:pPrChange>
      </w:pPr>
      <w:ins w:id="27934" w:author="Caree2" w:date="2017-04-02T07:45:00Z">
        <w:r w:rsidRPr="00910D57">
          <w:rPr>
            <w:bCs/>
            <w:rPrChange w:id="279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7936" w:author="Caree2" w:date="2017-04-02T07:45:00Z"/>
          <w:bCs/>
          <w:rPrChange w:id="27937" w:author="Caree2" w:date="2017-04-02T08:01:00Z">
            <w:rPr>
              <w:ins w:id="279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3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7940" w:author="Caree2" w:date="2017-04-02T07:45:00Z"/>
          <w:bCs/>
          <w:rPrChange w:id="27941" w:author="Caree2" w:date="2017-04-02T08:01:00Z">
            <w:rPr>
              <w:ins w:id="279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43" w:author="Caree2" w:date="2017-04-02T08:01:00Z">
          <w:pPr>
            <w:autoSpaceDE w:val="0"/>
            <w:autoSpaceDN w:val="0"/>
            <w:adjustRightInd w:val="0"/>
          </w:pPr>
        </w:pPrChange>
      </w:pPr>
      <w:ins w:id="27944" w:author="Caree2" w:date="2017-04-02T07:45:00Z">
        <w:r w:rsidRPr="00910D57">
          <w:rPr>
            <w:bCs/>
            <w:rPrChange w:id="279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id="securityOfficer12"</w:t>
        </w:r>
      </w:ins>
    </w:p>
    <w:p w:rsidR="00956615" w:rsidRPr="00910D57" w:rsidRDefault="00956615" w:rsidP="00910D57">
      <w:pPr>
        <w:rPr>
          <w:ins w:id="27946" w:author="Caree2" w:date="2017-04-02T07:45:00Z"/>
          <w:bCs/>
          <w:rPrChange w:id="27947" w:author="Caree2" w:date="2017-04-02T08:01:00Z">
            <w:rPr>
              <w:ins w:id="279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49" w:author="Caree2" w:date="2017-04-02T08:01:00Z">
          <w:pPr>
            <w:autoSpaceDE w:val="0"/>
            <w:autoSpaceDN w:val="0"/>
            <w:adjustRightInd w:val="0"/>
          </w:pPr>
        </w:pPrChange>
      </w:pPr>
      <w:ins w:id="27950" w:author="Caree2" w:date="2017-04-02T07:45:00Z">
        <w:r w:rsidRPr="00910D57">
          <w:rPr>
            <w:bCs/>
            <w:rPrChange w:id="2795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52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7953" w:author="Caree2" w:date="2017-04-02T07:45:00Z"/>
          <w:bCs/>
          <w:rPrChange w:id="27954" w:author="Caree2" w:date="2017-04-02T08:01:00Z">
            <w:rPr>
              <w:ins w:id="279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56" w:author="Caree2" w:date="2017-04-02T08:01:00Z">
          <w:pPr>
            <w:autoSpaceDE w:val="0"/>
            <w:autoSpaceDN w:val="0"/>
            <w:adjustRightInd w:val="0"/>
          </w:pPr>
        </w:pPrChange>
      </w:pPr>
      <w:ins w:id="27957" w:author="Caree2" w:date="2017-04-02T07:45:00Z">
        <w:r w:rsidRPr="00910D57">
          <w:rPr>
            <w:bCs/>
            <w:rPrChange w:id="279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value="04"&gt;&lt;/constructor-arg&gt;</w:t>
        </w:r>
      </w:ins>
    </w:p>
    <w:p w:rsidR="00956615" w:rsidRPr="00910D57" w:rsidRDefault="00956615" w:rsidP="00910D57">
      <w:pPr>
        <w:rPr>
          <w:ins w:id="27960" w:author="Caree2" w:date="2017-04-02T07:45:00Z"/>
          <w:bCs/>
          <w:rPrChange w:id="27961" w:author="Caree2" w:date="2017-04-02T08:01:00Z">
            <w:rPr>
              <w:ins w:id="279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63" w:author="Caree2" w:date="2017-04-02T08:01:00Z">
          <w:pPr>
            <w:autoSpaceDE w:val="0"/>
            <w:autoSpaceDN w:val="0"/>
            <w:adjustRightInd w:val="0"/>
          </w:pPr>
        </w:pPrChange>
      </w:pPr>
      <w:ins w:id="27964" w:author="Caree2" w:date="2017-04-02T07:45:00Z">
        <w:r w:rsidRPr="00910D57">
          <w:rPr>
            <w:bCs/>
            <w:rPrChange w:id="279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value="0004"&gt;&lt;/constructor-arg&gt;</w:t>
        </w:r>
      </w:ins>
    </w:p>
    <w:p w:rsidR="00956615" w:rsidRPr="00910D57" w:rsidRDefault="00956615" w:rsidP="00910D57">
      <w:pPr>
        <w:rPr>
          <w:ins w:id="27967" w:author="Caree2" w:date="2017-04-02T07:45:00Z"/>
          <w:bCs/>
          <w:rPrChange w:id="27968" w:author="Caree2" w:date="2017-04-02T08:01:00Z">
            <w:rPr>
              <w:ins w:id="279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70" w:author="Caree2" w:date="2017-04-02T08:01:00Z">
          <w:pPr>
            <w:autoSpaceDE w:val="0"/>
            <w:autoSpaceDN w:val="0"/>
            <w:adjustRightInd w:val="0"/>
          </w:pPr>
        </w:pPrChange>
      </w:pPr>
      <w:ins w:id="27971" w:author="Caree2" w:date="2017-04-02T07:45:00Z">
        <w:r w:rsidRPr="00910D57">
          <w:rPr>
            <w:bCs/>
            <w:rPrChange w:id="279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value="Roshan"&gt;&lt;/constructor-arg&gt;</w:t>
        </w:r>
      </w:ins>
    </w:p>
    <w:p w:rsidR="00956615" w:rsidRPr="00910D57" w:rsidRDefault="00956615" w:rsidP="00910D57">
      <w:pPr>
        <w:rPr>
          <w:ins w:id="27974" w:author="Caree2" w:date="2017-04-02T07:45:00Z"/>
          <w:bCs/>
          <w:rPrChange w:id="27975" w:author="Caree2" w:date="2017-04-02T08:01:00Z">
            <w:rPr>
              <w:ins w:id="279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77" w:author="Caree2" w:date="2017-04-02T08:01:00Z">
          <w:pPr>
            <w:autoSpaceDE w:val="0"/>
            <w:autoSpaceDN w:val="0"/>
            <w:adjustRightInd w:val="0"/>
          </w:pPr>
        </w:pPrChange>
      </w:pPr>
      <w:ins w:id="27978" w:author="Caree2" w:date="2017-04-02T07:45:00Z">
        <w:r w:rsidRPr="00910D57">
          <w:rPr>
            <w:bCs/>
            <w:rPrChange w:id="279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value="Fernando"&gt;&lt;/constructor-arg&gt;</w:t>
        </w:r>
      </w:ins>
    </w:p>
    <w:p w:rsidR="00956615" w:rsidRPr="00910D57" w:rsidRDefault="00956615" w:rsidP="00910D57">
      <w:pPr>
        <w:rPr>
          <w:ins w:id="27981" w:author="Caree2" w:date="2017-04-02T07:45:00Z"/>
          <w:bCs/>
          <w:rPrChange w:id="27982" w:author="Caree2" w:date="2017-04-02T08:01:00Z">
            <w:rPr>
              <w:ins w:id="279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84" w:author="Caree2" w:date="2017-04-02T08:01:00Z">
          <w:pPr>
            <w:autoSpaceDE w:val="0"/>
            <w:autoSpaceDN w:val="0"/>
            <w:adjustRightInd w:val="0"/>
          </w:pPr>
        </w:pPrChange>
      </w:pPr>
      <w:ins w:id="27985" w:author="Caree2" w:date="2017-04-02T07:45:00Z">
        <w:r w:rsidRPr="00910D57">
          <w:rPr>
            <w:bCs/>
            <w:rPrChange w:id="279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7988" w:author="Caree2" w:date="2017-04-02T07:45:00Z"/>
          <w:bCs/>
          <w:rPrChange w:id="27989" w:author="Caree2" w:date="2017-04-02T08:01:00Z">
            <w:rPr>
              <w:ins w:id="279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91" w:author="Caree2" w:date="2017-04-02T08:01:00Z">
          <w:pPr>
            <w:autoSpaceDE w:val="0"/>
            <w:autoSpaceDN w:val="0"/>
            <w:adjustRightInd w:val="0"/>
          </w:pPr>
        </w:pPrChange>
      </w:pPr>
      <w:ins w:id="27992" w:author="Caree2" w:date="2017-04-02T07:45:00Z">
        <w:r w:rsidRPr="00910D57">
          <w:rPr>
            <w:bCs/>
            <w:rPrChange w:id="279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79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value="888-88-8888"&gt;&lt;/constructor-arg&gt;</w:t>
        </w:r>
      </w:ins>
    </w:p>
    <w:p w:rsidR="00956615" w:rsidRPr="00910D57" w:rsidRDefault="00956615" w:rsidP="00910D57">
      <w:pPr>
        <w:rPr>
          <w:ins w:id="27995" w:author="Caree2" w:date="2017-04-02T07:45:00Z"/>
          <w:bCs/>
          <w:rPrChange w:id="27996" w:author="Caree2" w:date="2017-04-02T08:01:00Z">
            <w:rPr>
              <w:ins w:id="279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7998" w:author="Caree2" w:date="2017-04-02T08:01:00Z">
          <w:pPr>
            <w:autoSpaceDE w:val="0"/>
            <w:autoSpaceDN w:val="0"/>
            <w:adjustRightInd w:val="0"/>
          </w:pPr>
        </w:pPrChange>
      </w:pPr>
      <w:ins w:id="27999" w:author="Caree2" w:date="2017-04-02T07:45:00Z">
        <w:r w:rsidRPr="00910D57">
          <w:rPr>
            <w:bCs/>
            <w:rPrChange w:id="280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8002" w:author="Caree2" w:date="2017-04-02T07:45:00Z"/>
          <w:bCs/>
          <w:rPrChange w:id="28003" w:author="Caree2" w:date="2017-04-02T08:01:00Z">
            <w:rPr>
              <w:ins w:id="280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05" w:author="Caree2" w:date="2017-04-02T08:01:00Z">
          <w:pPr>
            <w:autoSpaceDE w:val="0"/>
            <w:autoSpaceDN w:val="0"/>
            <w:adjustRightInd w:val="0"/>
          </w:pPr>
        </w:pPrChange>
      </w:pPr>
      <w:ins w:id="28006" w:author="Caree2" w:date="2017-04-02T07:45:00Z">
        <w:r w:rsidRPr="00910D57">
          <w:rPr>
            <w:bCs/>
            <w:rPrChange w:id="280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8010" w:author="Caree2" w:date="2017-04-02T07:45:00Z"/>
          <w:bCs/>
          <w:rPrChange w:id="28011" w:author="Caree2" w:date="2017-04-02T08:01:00Z">
            <w:rPr>
              <w:ins w:id="280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13" w:author="Caree2" w:date="2017-04-02T08:01:00Z">
          <w:pPr>
            <w:autoSpaceDE w:val="0"/>
            <w:autoSpaceDN w:val="0"/>
            <w:adjustRightInd w:val="0"/>
          </w:pPr>
        </w:pPrChange>
      </w:pPr>
      <w:ins w:id="28014" w:author="Caree2" w:date="2017-04-02T07:45:00Z">
        <w:r w:rsidRPr="00910D57">
          <w:rPr>
            <w:bCs/>
            <w:rPrChange w:id="280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017" w:author="Caree2" w:date="2017-04-02T07:45:00Z"/>
          <w:bCs/>
          <w:rPrChange w:id="28018" w:author="Caree2" w:date="2017-04-02T08:01:00Z">
            <w:rPr>
              <w:ins w:id="280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20" w:author="Caree2" w:date="2017-04-02T08:01:00Z">
          <w:pPr>
            <w:autoSpaceDE w:val="0"/>
            <w:autoSpaceDN w:val="0"/>
            <w:adjustRightInd w:val="0"/>
          </w:pPr>
        </w:pPrChange>
      </w:pPr>
      <w:ins w:id="28021" w:author="Caree2" w:date="2017-04-02T07:45:00Z">
        <w:r w:rsidRPr="00910D57">
          <w:rPr>
            <w:bCs/>
            <w:rPrChange w:id="280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8024" w:author="Caree2" w:date="2017-04-02T07:45:00Z"/>
          <w:bCs/>
          <w:rPrChange w:id="28025" w:author="Caree2" w:date="2017-04-02T08:01:00Z">
            <w:rPr>
              <w:ins w:id="280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27" w:author="Caree2" w:date="2017-04-02T08:01:00Z">
          <w:pPr>
            <w:autoSpaceDE w:val="0"/>
            <w:autoSpaceDN w:val="0"/>
            <w:adjustRightInd w:val="0"/>
          </w:pPr>
        </w:pPrChange>
      </w:pPr>
      <w:ins w:id="28028" w:author="Caree2" w:date="2017-04-02T07:45:00Z">
        <w:r w:rsidRPr="00910D57">
          <w:rPr>
            <w:bCs/>
            <w:rPrChange w:id="280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28032" w:author="Caree2" w:date="2017-04-02T07:45:00Z"/>
          <w:bCs/>
          <w:rPrChange w:id="28033" w:author="Caree2" w:date="2017-04-02T08:01:00Z">
            <w:rPr>
              <w:ins w:id="280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35" w:author="Caree2" w:date="2017-04-02T08:01:00Z">
          <w:pPr>
            <w:autoSpaceDE w:val="0"/>
            <w:autoSpaceDN w:val="0"/>
            <w:adjustRightInd w:val="0"/>
          </w:pPr>
        </w:pPrChange>
      </w:pPr>
      <w:ins w:id="28036" w:author="Caree2" w:date="2017-04-02T07:45:00Z">
        <w:r w:rsidRPr="00910D57">
          <w:rPr>
            <w:bCs/>
            <w:rPrChange w:id="280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039" w:author="Caree2" w:date="2017-04-02T07:45:00Z"/>
          <w:bCs/>
          <w:rPrChange w:id="28040" w:author="Caree2" w:date="2017-04-02T08:01:00Z">
            <w:rPr>
              <w:ins w:id="280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42" w:author="Caree2" w:date="2017-04-02T08:01:00Z">
          <w:pPr>
            <w:autoSpaceDE w:val="0"/>
            <w:autoSpaceDN w:val="0"/>
            <w:adjustRightInd w:val="0"/>
          </w:pPr>
        </w:pPrChange>
      </w:pPr>
      <w:ins w:id="28043" w:author="Caree2" w:date="2017-04-02T07:45:00Z">
        <w:r w:rsidRPr="00910D57">
          <w:rPr>
            <w:bCs/>
            <w:rPrChange w:id="280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8046" w:author="Caree2" w:date="2017-04-02T07:45:00Z"/>
          <w:bCs/>
          <w:rPrChange w:id="28047" w:author="Caree2" w:date="2017-04-02T08:01:00Z">
            <w:rPr>
              <w:ins w:id="280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49" w:author="Caree2" w:date="2017-04-02T08:01:00Z">
          <w:pPr>
            <w:autoSpaceDE w:val="0"/>
            <w:autoSpaceDN w:val="0"/>
            <w:adjustRightInd w:val="0"/>
          </w:pPr>
        </w:pPrChange>
      </w:pPr>
      <w:ins w:id="28050" w:author="Caree2" w:date="2017-04-02T07:45:00Z">
        <w:r w:rsidRPr="00910D57">
          <w:rPr>
            <w:bCs/>
            <w:rPrChange w:id="280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8053" w:author="Caree2" w:date="2017-04-02T07:45:00Z"/>
          <w:bCs/>
          <w:rPrChange w:id="28054" w:author="Caree2" w:date="2017-04-02T08:01:00Z">
            <w:rPr>
              <w:ins w:id="280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56" w:author="Caree2" w:date="2017-04-02T08:01:00Z">
          <w:pPr>
            <w:autoSpaceDE w:val="0"/>
            <w:autoSpaceDN w:val="0"/>
            <w:adjustRightInd w:val="0"/>
          </w:pPr>
        </w:pPrChange>
      </w:pPr>
      <w:ins w:id="28057" w:author="Caree2" w:date="2017-04-02T07:45:00Z">
        <w:r w:rsidRPr="00910D57">
          <w:rPr>
            <w:bCs/>
            <w:rPrChange w:id="280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8059" w:author="Caree2" w:date="2017-04-02T07:45:00Z"/>
          <w:bCs/>
          <w:rPrChange w:id="28060" w:author="Caree2" w:date="2017-04-02T08:01:00Z">
            <w:rPr>
              <w:ins w:id="280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62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8063" w:author="Caree2" w:date="2017-04-02T07:45:00Z"/>
          <w:bCs/>
          <w:rPrChange w:id="28064" w:author="Caree2" w:date="2017-04-02T08:01:00Z">
            <w:rPr>
              <w:ins w:id="280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66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8067" w:author="Caree2" w:date="2017-04-02T07:45:00Z"/>
          <w:bCs/>
          <w:rPrChange w:id="28068" w:author="Caree2" w:date="2017-04-02T08:01:00Z">
            <w:rPr>
              <w:ins w:id="280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70" w:author="Caree2" w:date="2017-04-02T08:01:00Z">
          <w:pPr>
            <w:autoSpaceDE w:val="0"/>
            <w:autoSpaceDN w:val="0"/>
            <w:adjustRightInd w:val="0"/>
          </w:pPr>
        </w:pPrChange>
      </w:pPr>
      <w:ins w:id="28071" w:author="Caree2" w:date="2017-04-02T07:45:00Z">
        <w:r w:rsidRPr="00910D57">
          <w:rPr>
            <w:bCs/>
            <w:rPrChange w:id="280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id="securityOfficer13"</w:t>
        </w:r>
      </w:ins>
    </w:p>
    <w:p w:rsidR="00956615" w:rsidRPr="00910D57" w:rsidRDefault="00956615" w:rsidP="00910D57">
      <w:pPr>
        <w:rPr>
          <w:ins w:id="28073" w:author="Caree2" w:date="2017-04-02T07:45:00Z"/>
          <w:bCs/>
          <w:rPrChange w:id="28074" w:author="Caree2" w:date="2017-04-02T08:01:00Z">
            <w:rPr>
              <w:ins w:id="280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76" w:author="Caree2" w:date="2017-04-02T08:01:00Z">
          <w:pPr>
            <w:autoSpaceDE w:val="0"/>
            <w:autoSpaceDN w:val="0"/>
            <w:adjustRightInd w:val="0"/>
          </w:pPr>
        </w:pPrChange>
      </w:pPr>
      <w:ins w:id="28077" w:author="Caree2" w:date="2017-04-02T07:45:00Z">
        <w:r w:rsidRPr="00910D57">
          <w:rPr>
            <w:bCs/>
            <w:rPrChange w:id="28078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7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8080" w:author="Caree2" w:date="2017-04-02T07:45:00Z"/>
          <w:bCs/>
          <w:rPrChange w:id="28081" w:author="Caree2" w:date="2017-04-02T08:01:00Z">
            <w:rPr>
              <w:ins w:id="280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83" w:author="Caree2" w:date="2017-04-02T08:01:00Z">
          <w:pPr>
            <w:autoSpaceDE w:val="0"/>
            <w:autoSpaceDN w:val="0"/>
            <w:adjustRightInd w:val="0"/>
          </w:pPr>
        </w:pPrChange>
      </w:pPr>
      <w:ins w:id="28084" w:author="Caree2" w:date="2017-04-02T07:45:00Z">
        <w:r w:rsidRPr="00910D57">
          <w:rPr>
            <w:bCs/>
            <w:rPrChange w:id="280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956615" w:rsidRPr="00910D57" w:rsidRDefault="00956615" w:rsidP="00910D57">
      <w:pPr>
        <w:rPr>
          <w:ins w:id="28087" w:author="Caree2" w:date="2017-04-02T07:45:00Z"/>
          <w:bCs/>
          <w:rPrChange w:id="28088" w:author="Caree2" w:date="2017-04-02T08:01:00Z">
            <w:rPr>
              <w:ins w:id="280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90" w:author="Caree2" w:date="2017-04-02T08:01:00Z">
          <w:pPr>
            <w:autoSpaceDE w:val="0"/>
            <w:autoSpaceDN w:val="0"/>
            <w:adjustRightInd w:val="0"/>
          </w:pPr>
        </w:pPrChange>
      </w:pPr>
      <w:ins w:id="28091" w:author="Caree2" w:date="2017-04-02T07:45:00Z">
        <w:r w:rsidRPr="00910D57">
          <w:rPr>
            <w:bCs/>
            <w:rPrChange w:id="280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0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value="0001"&gt;&lt;/constructor-arg&gt;</w:t>
        </w:r>
      </w:ins>
    </w:p>
    <w:p w:rsidR="00956615" w:rsidRPr="00910D57" w:rsidRDefault="00956615" w:rsidP="00910D57">
      <w:pPr>
        <w:rPr>
          <w:ins w:id="28094" w:author="Caree2" w:date="2017-04-02T07:45:00Z"/>
          <w:bCs/>
          <w:rPrChange w:id="28095" w:author="Caree2" w:date="2017-04-02T08:01:00Z">
            <w:rPr>
              <w:ins w:id="280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097" w:author="Caree2" w:date="2017-04-02T08:01:00Z">
          <w:pPr>
            <w:autoSpaceDE w:val="0"/>
            <w:autoSpaceDN w:val="0"/>
            <w:adjustRightInd w:val="0"/>
          </w:pPr>
        </w:pPrChange>
      </w:pPr>
      <w:ins w:id="28098" w:author="Caree2" w:date="2017-04-02T07:45:00Z">
        <w:r w:rsidRPr="00910D57">
          <w:rPr>
            <w:bCs/>
            <w:rPrChange w:id="280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value="Kelly"&gt;&lt;/constructor-arg&gt;</w:t>
        </w:r>
      </w:ins>
    </w:p>
    <w:p w:rsidR="00956615" w:rsidRPr="00910D57" w:rsidRDefault="00956615" w:rsidP="00910D57">
      <w:pPr>
        <w:rPr>
          <w:ins w:id="28101" w:author="Caree2" w:date="2017-04-02T07:45:00Z"/>
          <w:bCs/>
          <w:rPrChange w:id="28102" w:author="Caree2" w:date="2017-04-02T08:01:00Z">
            <w:rPr>
              <w:ins w:id="281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04" w:author="Caree2" w:date="2017-04-02T08:01:00Z">
          <w:pPr>
            <w:autoSpaceDE w:val="0"/>
            <w:autoSpaceDN w:val="0"/>
            <w:adjustRightInd w:val="0"/>
          </w:pPr>
        </w:pPrChange>
      </w:pPr>
      <w:ins w:id="28105" w:author="Caree2" w:date="2017-04-02T07:45:00Z">
        <w:r w:rsidRPr="00910D57">
          <w:rPr>
            <w:bCs/>
            <w:rPrChange w:id="281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value="Kegan"&gt;&lt;/constructor-arg&gt;</w:t>
        </w:r>
      </w:ins>
    </w:p>
    <w:p w:rsidR="00956615" w:rsidRPr="00910D57" w:rsidRDefault="00956615" w:rsidP="00910D57">
      <w:pPr>
        <w:rPr>
          <w:ins w:id="28108" w:author="Caree2" w:date="2017-04-02T07:45:00Z"/>
          <w:bCs/>
          <w:rPrChange w:id="28109" w:author="Caree2" w:date="2017-04-02T08:01:00Z">
            <w:rPr>
              <w:ins w:id="281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11" w:author="Caree2" w:date="2017-04-02T08:01:00Z">
          <w:pPr>
            <w:autoSpaceDE w:val="0"/>
            <w:autoSpaceDN w:val="0"/>
            <w:adjustRightInd w:val="0"/>
          </w:pPr>
        </w:pPrChange>
      </w:pPr>
      <w:ins w:id="28112" w:author="Caree2" w:date="2017-04-02T07:45:00Z">
        <w:r w:rsidRPr="00910D57">
          <w:rPr>
            <w:bCs/>
            <w:rPrChange w:id="281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8115" w:author="Caree2" w:date="2017-04-02T07:45:00Z"/>
          <w:bCs/>
          <w:rPrChange w:id="28116" w:author="Caree2" w:date="2017-04-02T08:01:00Z">
            <w:rPr>
              <w:ins w:id="281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18" w:author="Caree2" w:date="2017-04-02T08:01:00Z">
          <w:pPr>
            <w:autoSpaceDE w:val="0"/>
            <w:autoSpaceDN w:val="0"/>
            <w:adjustRightInd w:val="0"/>
          </w:pPr>
        </w:pPrChange>
      </w:pPr>
      <w:ins w:id="28119" w:author="Caree2" w:date="2017-04-02T07:45:00Z">
        <w:r w:rsidRPr="00910D57">
          <w:rPr>
            <w:bCs/>
            <w:rPrChange w:id="281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value="676-86-4755"&gt;&lt;/constructor-arg&gt;</w:t>
        </w:r>
      </w:ins>
    </w:p>
    <w:p w:rsidR="00956615" w:rsidRPr="00910D57" w:rsidRDefault="00956615" w:rsidP="00910D57">
      <w:pPr>
        <w:rPr>
          <w:ins w:id="28122" w:author="Caree2" w:date="2017-04-02T07:45:00Z"/>
          <w:bCs/>
          <w:rPrChange w:id="28123" w:author="Caree2" w:date="2017-04-02T08:01:00Z">
            <w:rPr>
              <w:ins w:id="281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25" w:author="Caree2" w:date="2017-04-02T08:01:00Z">
          <w:pPr>
            <w:autoSpaceDE w:val="0"/>
            <w:autoSpaceDN w:val="0"/>
            <w:adjustRightInd w:val="0"/>
          </w:pPr>
        </w:pPrChange>
      </w:pPr>
      <w:ins w:id="28126" w:author="Caree2" w:date="2017-04-02T07:45:00Z">
        <w:r w:rsidRPr="00910D57">
          <w:rPr>
            <w:bCs/>
            <w:rPrChange w:id="281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8129" w:author="Caree2" w:date="2017-04-02T07:45:00Z"/>
          <w:bCs/>
          <w:rPrChange w:id="28130" w:author="Caree2" w:date="2017-04-02T08:01:00Z">
            <w:rPr>
              <w:ins w:id="281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32" w:author="Caree2" w:date="2017-04-02T08:01:00Z">
          <w:pPr>
            <w:autoSpaceDE w:val="0"/>
            <w:autoSpaceDN w:val="0"/>
            <w:adjustRightInd w:val="0"/>
          </w:pPr>
        </w:pPrChange>
      </w:pPr>
      <w:ins w:id="28133" w:author="Caree2" w:date="2017-04-02T07:45:00Z">
        <w:r w:rsidRPr="00910D57">
          <w:rPr>
            <w:bCs/>
            <w:rPrChange w:id="281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8137" w:author="Caree2" w:date="2017-04-02T07:45:00Z"/>
          <w:bCs/>
          <w:rPrChange w:id="28138" w:author="Caree2" w:date="2017-04-02T08:01:00Z">
            <w:rPr>
              <w:ins w:id="281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40" w:author="Caree2" w:date="2017-04-02T08:01:00Z">
          <w:pPr>
            <w:autoSpaceDE w:val="0"/>
            <w:autoSpaceDN w:val="0"/>
            <w:adjustRightInd w:val="0"/>
          </w:pPr>
        </w:pPrChange>
      </w:pPr>
      <w:ins w:id="28141" w:author="Caree2" w:date="2017-04-02T07:45:00Z">
        <w:r w:rsidRPr="00910D57">
          <w:rPr>
            <w:bCs/>
            <w:rPrChange w:id="281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144" w:author="Caree2" w:date="2017-04-02T07:45:00Z"/>
          <w:bCs/>
          <w:rPrChange w:id="28145" w:author="Caree2" w:date="2017-04-02T08:01:00Z">
            <w:rPr>
              <w:ins w:id="281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47" w:author="Caree2" w:date="2017-04-02T08:01:00Z">
          <w:pPr>
            <w:autoSpaceDE w:val="0"/>
            <w:autoSpaceDN w:val="0"/>
            <w:adjustRightInd w:val="0"/>
          </w:pPr>
        </w:pPrChange>
      </w:pPr>
      <w:ins w:id="28148" w:author="Caree2" w:date="2017-04-02T07:45:00Z">
        <w:r w:rsidRPr="00910D57">
          <w:rPr>
            <w:bCs/>
            <w:rPrChange w:id="281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8151" w:author="Caree2" w:date="2017-04-02T07:45:00Z"/>
          <w:bCs/>
          <w:rPrChange w:id="28152" w:author="Caree2" w:date="2017-04-02T08:01:00Z">
            <w:rPr>
              <w:ins w:id="281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54" w:author="Caree2" w:date="2017-04-02T08:01:00Z">
          <w:pPr>
            <w:autoSpaceDE w:val="0"/>
            <w:autoSpaceDN w:val="0"/>
            <w:adjustRightInd w:val="0"/>
          </w:pPr>
        </w:pPrChange>
      </w:pPr>
      <w:ins w:id="28155" w:author="Caree2" w:date="2017-04-02T07:45:00Z">
        <w:r w:rsidRPr="00910D57">
          <w:rPr>
            <w:bCs/>
            <w:rPrChange w:id="281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28159" w:author="Caree2" w:date="2017-04-02T07:45:00Z"/>
          <w:bCs/>
          <w:rPrChange w:id="28160" w:author="Caree2" w:date="2017-04-02T08:01:00Z">
            <w:rPr>
              <w:ins w:id="281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62" w:author="Caree2" w:date="2017-04-02T08:01:00Z">
          <w:pPr>
            <w:autoSpaceDE w:val="0"/>
            <w:autoSpaceDN w:val="0"/>
            <w:adjustRightInd w:val="0"/>
          </w:pPr>
        </w:pPrChange>
      </w:pPr>
      <w:ins w:id="28163" w:author="Caree2" w:date="2017-04-02T07:45:00Z">
        <w:r w:rsidRPr="00910D57">
          <w:rPr>
            <w:bCs/>
            <w:rPrChange w:id="281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166" w:author="Caree2" w:date="2017-04-02T07:45:00Z"/>
          <w:bCs/>
          <w:rPrChange w:id="28167" w:author="Caree2" w:date="2017-04-02T08:01:00Z">
            <w:rPr>
              <w:ins w:id="281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69" w:author="Caree2" w:date="2017-04-02T08:01:00Z">
          <w:pPr>
            <w:autoSpaceDE w:val="0"/>
            <w:autoSpaceDN w:val="0"/>
            <w:adjustRightInd w:val="0"/>
          </w:pPr>
        </w:pPrChange>
      </w:pPr>
      <w:ins w:id="28170" w:author="Caree2" w:date="2017-04-02T07:45:00Z">
        <w:r w:rsidRPr="00910D57">
          <w:rPr>
            <w:bCs/>
            <w:rPrChange w:id="281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1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8173" w:author="Caree2" w:date="2017-04-02T07:45:00Z"/>
          <w:bCs/>
          <w:rPrChange w:id="28174" w:author="Caree2" w:date="2017-04-02T08:01:00Z">
            <w:rPr>
              <w:ins w:id="281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76" w:author="Caree2" w:date="2017-04-02T08:01:00Z">
          <w:pPr>
            <w:autoSpaceDE w:val="0"/>
            <w:autoSpaceDN w:val="0"/>
            <w:adjustRightInd w:val="0"/>
          </w:pPr>
        </w:pPrChange>
      </w:pPr>
      <w:ins w:id="28177" w:author="Caree2" w:date="2017-04-02T07:45:00Z">
        <w:r w:rsidRPr="00910D57">
          <w:rPr>
            <w:bCs/>
            <w:rPrChange w:id="281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81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8180" w:author="Caree2" w:date="2017-04-02T07:45:00Z"/>
          <w:bCs/>
          <w:rPrChange w:id="28181" w:author="Caree2" w:date="2017-04-02T08:01:00Z">
            <w:rPr>
              <w:ins w:id="281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83" w:author="Caree2" w:date="2017-04-02T08:01:00Z">
          <w:pPr>
            <w:autoSpaceDE w:val="0"/>
            <w:autoSpaceDN w:val="0"/>
            <w:adjustRightInd w:val="0"/>
          </w:pPr>
        </w:pPrChange>
      </w:pPr>
      <w:ins w:id="28184" w:author="Caree2" w:date="2017-04-02T07:45:00Z">
        <w:r w:rsidRPr="00910D57">
          <w:rPr>
            <w:bCs/>
            <w:rPrChange w:id="281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8186" w:author="Caree2" w:date="2017-04-02T07:45:00Z"/>
          <w:bCs/>
          <w:rPrChange w:id="28187" w:author="Caree2" w:date="2017-04-02T08:01:00Z">
            <w:rPr>
              <w:ins w:id="281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8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8190" w:author="Caree2" w:date="2017-04-02T07:45:00Z"/>
          <w:bCs/>
          <w:rPrChange w:id="28191" w:author="Caree2" w:date="2017-04-02T08:01:00Z">
            <w:rPr>
              <w:ins w:id="281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93" w:author="Caree2" w:date="2017-04-02T08:01:00Z">
          <w:pPr>
            <w:autoSpaceDE w:val="0"/>
            <w:autoSpaceDN w:val="0"/>
            <w:adjustRightInd w:val="0"/>
          </w:pPr>
        </w:pPrChange>
      </w:pPr>
      <w:ins w:id="28194" w:author="Caree2" w:date="2017-04-02T07:45:00Z">
        <w:r w:rsidRPr="00910D57">
          <w:rPr>
            <w:bCs/>
            <w:rPrChange w:id="281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id="securityOfficer14"</w:t>
        </w:r>
      </w:ins>
    </w:p>
    <w:p w:rsidR="00956615" w:rsidRPr="00910D57" w:rsidRDefault="00956615" w:rsidP="00910D57">
      <w:pPr>
        <w:rPr>
          <w:ins w:id="28196" w:author="Caree2" w:date="2017-04-02T07:45:00Z"/>
          <w:bCs/>
          <w:rPrChange w:id="28197" w:author="Caree2" w:date="2017-04-02T08:01:00Z">
            <w:rPr>
              <w:ins w:id="281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199" w:author="Caree2" w:date="2017-04-02T08:01:00Z">
          <w:pPr>
            <w:autoSpaceDE w:val="0"/>
            <w:autoSpaceDN w:val="0"/>
            <w:adjustRightInd w:val="0"/>
          </w:pPr>
        </w:pPrChange>
      </w:pPr>
      <w:ins w:id="28200" w:author="Caree2" w:date="2017-04-02T07:45:00Z">
        <w:r w:rsidRPr="00910D57">
          <w:rPr>
            <w:bCs/>
            <w:rPrChange w:id="2820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02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8203" w:author="Caree2" w:date="2017-04-02T07:45:00Z"/>
          <w:bCs/>
          <w:rPrChange w:id="28204" w:author="Caree2" w:date="2017-04-02T08:01:00Z">
            <w:rPr>
              <w:ins w:id="282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06" w:author="Caree2" w:date="2017-04-02T08:01:00Z">
          <w:pPr>
            <w:autoSpaceDE w:val="0"/>
            <w:autoSpaceDN w:val="0"/>
            <w:adjustRightInd w:val="0"/>
          </w:pPr>
        </w:pPrChange>
      </w:pPr>
      <w:ins w:id="28207" w:author="Caree2" w:date="2017-04-02T07:45:00Z">
        <w:r w:rsidRPr="00910D57">
          <w:rPr>
            <w:bCs/>
            <w:rPrChange w:id="282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value="02"&gt;&lt;/constructor-arg&gt;</w:t>
        </w:r>
      </w:ins>
    </w:p>
    <w:p w:rsidR="00956615" w:rsidRPr="00910D57" w:rsidRDefault="00956615" w:rsidP="00910D57">
      <w:pPr>
        <w:rPr>
          <w:ins w:id="28210" w:author="Caree2" w:date="2017-04-02T07:45:00Z"/>
          <w:bCs/>
          <w:rPrChange w:id="28211" w:author="Caree2" w:date="2017-04-02T08:01:00Z">
            <w:rPr>
              <w:ins w:id="282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13" w:author="Caree2" w:date="2017-04-02T08:01:00Z">
          <w:pPr>
            <w:autoSpaceDE w:val="0"/>
            <w:autoSpaceDN w:val="0"/>
            <w:adjustRightInd w:val="0"/>
          </w:pPr>
        </w:pPrChange>
      </w:pPr>
      <w:ins w:id="28214" w:author="Caree2" w:date="2017-04-02T07:45:00Z">
        <w:r w:rsidRPr="00910D57">
          <w:rPr>
            <w:bCs/>
            <w:rPrChange w:id="282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value="0002"&gt;&lt;/constructor-arg&gt;</w:t>
        </w:r>
      </w:ins>
    </w:p>
    <w:p w:rsidR="00956615" w:rsidRPr="00910D57" w:rsidRDefault="00956615" w:rsidP="00910D57">
      <w:pPr>
        <w:rPr>
          <w:ins w:id="28217" w:author="Caree2" w:date="2017-04-02T07:45:00Z"/>
          <w:bCs/>
          <w:rPrChange w:id="28218" w:author="Caree2" w:date="2017-04-02T08:01:00Z">
            <w:rPr>
              <w:ins w:id="282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20" w:author="Caree2" w:date="2017-04-02T08:01:00Z">
          <w:pPr>
            <w:autoSpaceDE w:val="0"/>
            <w:autoSpaceDN w:val="0"/>
            <w:adjustRightInd w:val="0"/>
          </w:pPr>
        </w:pPrChange>
      </w:pPr>
      <w:ins w:id="28221" w:author="Caree2" w:date="2017-04-02T07:45:00Z">
        <w:r w:rsidRPr="00910D57">
          <w:rPr>
            <w:bCs/>
            <w:rPrChange w:id="282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value="Peter"&gt;&lt;/constructor-arg&gt;</w:t>
        </w:r>
      </w:ins>
    </w:p>
    <w:p w:rsidR="00956615" w:rsidRPr="00910D57" w:rsidRDefault="00956615" w:rsidP="00910D57">
      <w:pPr>
        <w:rPr>
          <w:ins w:id="28224" w:author="Caree2" w:date="2017-04-02T07:45:00Z"/>
          <w:bCs/>
          <w:rPrChange w:id="28225" w:author="Caree2" w:date="2017-04-02T08:01:00Z">
            <w:rPr>
              <w:ins w:id="282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27" w:author="Caree2" w:date="2017-04-02T08:01:00Z">
          <w:pPr>
            <w:autoSpaceDE w:val="0"/>
            <w:autoSpaceDN w:val="0"/>
            <w:adjustRightInd w:val="0"/>
          </w:pPr>
        </w:pPrChange>
      </w:pPr>
      <w:ins w:id="28228" w:author="Caree2" w:date="2017-04-02T07:45:00Z">
        <w:r w:rsidRPr="00910D57">
          <w:rPr>
            <w:bCs/>
            <w:rPrChange w:id="282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value="Williams"&gt;&lt;/constructor-arg&gt;</w:t>
        </w:r>
      </w:ins>
    </w:p>
    <w:p w:rsidR="00956615" w:rsidRPr="00910D57" w:rsidRDefault="00956615" w:rsidP="00910D57">
      <w:pPr>
        <w:rPr>
          <w:ins w:id="28231" w:author="Caree2" w:date="2017-04-02T07:45:00Z"/>
          <w:bCs/>
          <w:rPrChange w:id="28232" w:author="Caree2" w:date="2017-04-02T08:01:00Z">
            <w:rPr>
              <w:ins w:id="282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34" w:author="Caree2" w:date="2017-04-02T08:01:00Z">
          <w:pPr>
            <w:autoSpaceDE w:val="0"/>
            <w:autoSpaceDN w:val="0"/>
            <w:adjustRightInd w:val="0"/>
          </w:pPr>
        </w:pPrChange>
      </w:pPr>
      <w:ins w:id="28235" w:author="Caree2" w:date="2017-04-02T07:45:00Z">
        <w:r w:rsidRPr="00910D57">
          <w:rPr>
            <w:bCs/>
            <w:rPrChange w:id="282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8238" w:author="Caree2" w:date="2017-04-02T07:45:00Z"/>
          <w:bCs/>
          <w:rPrChange w:id="28239" w:author="Caree2" w:date="2017-04-02T08:01:00Z">
            <w:rPr>
              <w:ins w:id="282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41" w:author="Caree2" w:date="2017-04-02T08:01:00Z">
          <w:pPr>
            <w:autoSpaceDE w:val="0"/>
            <w:autoSpaceDN w:val="0"/>
            <w:adjustRightInd w:val="0"/>
          </w:pPr>
        </w:pPrChange>
      </w:pPr>
      <w:ins w:id="28242" w:author="Caree2" w:date="2017-04-02T07:45:00Z">
        <w:r w:rsidRPr="00910D57">
          <w:rPr>
            <w:bCs/>
            <w:rPrChange w:id="282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value="989-96-9966"&gt;&lt;/constructor-arg&gt;</w:t>
        </w:r>
      </w:ins>
    </w:p>
    <w:p w:rsidR="00956615" w:rsidRPr="00910D57" w:rsidRDefault="00956615" w:rsidP="00910D57">
      <w:pPr>
        <w:rPr>
          <w:ins w:id="28245" w:author="Caree2" w:date="2017-04-02T07:45:00Z"/>
          <w:bCs/>
          <w:rPrChange w:id="28246" w:author="Caree2" w:date="2017-04-02T08:01:00Z">
            <w:rPr>
              <w:ins w:id="282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48" w:author="Caree2" w:date="2017-04-02T08:01:00Z">
          <w:pPr>
            <w:autoSpaceDE w:val="0"/>
            <w:autoSpaceDN w:val="0"/>
            <w:adjustRightInd w:val="0"/>
          </w:pPr>
        </w:pPrChange>
      </w:pPr>
      <w:ins w:id="28249" w:author="Caree2" w:date="2017-04-02T07:45:00Z">
        <w:r w:rsidRPr="00910D57">
          <w:rPr>
            <w:bCs/>
            <w:rPrChange w:id="282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8252" w:author="Caree2" w:date="2017-04-02T07:45:00Z"/>
          <w:bCs/>
          <w:rPrChange w:id="28253" w:author="Caree2" w:date="2017-04-02T08:01:00Z">
            <w:rPr>
              <w:ins w:id="282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55" w:author="Caree2" w:date="2017-04-02T08:01:00Z">
          <w:pPr>
            <w:autoSpaceDE w:val="0"/>
            <w:autoSpaceDN w:val="0"/>
            <w:adjustRightInd w:val="0"/>
          </w:pPr>
        </w:pPrChange>
      </w:pPr>
      <w:ins w:id="28256" w:author="Caree2" w:date="2017-04-02T07:45:00Z">
        <w:r w:rsidRPr="00910D57">
          <w:rPr>
            <w:bCs/>
            <w:rPrChange w:id="282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8260" w:author="Caree2" w:date="2017-04-02T07:45:00Z"/>
          <w:bCs/>
          <w:rPrChange w:id="28261" w:author="Caree2" w:date="2017-04-02T08:01:00Z">
            <w:rPr>
              <w:ins w:id="282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63" w:author="Caree2" w:date="2017-04-02T08:01:00Z">
          <w:pPr>
            <w:autoSpaceDE w:val="0"/>
            <w:autoSpaceDN w:val="0"/>
            <w:adjustRightInd w:val="0"/>
          </w:pPr>
        </w:pPrChange>
      </w:pPr>
      <w:ins w:id="28264" w:author="Caree2" w:date="2017-04-02T07:45:00Z">
        <w:r w:rsidRPr="00910D57">
          <w:rPr>
            <w:bCs/>
            <w:rPrChange w:id="282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267" w:author="Caree2" w:date="2017-04-02T07:45:00Z"/>
          <w:bCs/>
          <w:rPrChange w:id="28268" w:author="Caree2" w:date="2017-04-02T08:01:00Z">
            <w:rPr>
              <w:ins w:id="282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70" w:author="Caree2" w:date="2017-04-02T08:01:00Z">
          <w:pPr>
            <w:autoSpaceDE w:val="0"/>
            <w:autoSpaceDN w:val="0"/>
            <w:adjustRightInd w:val="0"/>
          </w:pPr>
        </w:pPrChange>
      </w:pPr>
      <w:ins w:id="28271" w:author="Caree2" w:date="2017-04-02T07:45:00Z">
        <w:r w:rsidRPr="00910D57">
          <w:rPr>
            <w:bCs/>
            <w:rPrChange w:id="282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8274" w:author="Caree2" w:date="2017-04-02T07:45:00Z"/>
          <w:bCs/>
          <w:rPrChange w:id="28275" w:author="Caree2" w:date="2017-04-02T08:01:00Z">
            <w:rPr>
              <w:ins w:id="282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77" w:author="Caree2" w:date="2017-04-02T08:01:00Z">
          <w:pPr>
            <w:autoSpaceDE w:val="0"/>
            <w:autoSpaceDN w:val="0"/>
            <w:adjustRightInd w:val="0"/>
          </w:pPr>
        </w:pPrChange>
      </w:pPr>
      <w:ins w:id="28278" w:author="Caree2" w:date="2017-04-02T07:45:00Z">
        <w:r w:rsidRPr="00910D57">
          <w:rPr>
            <w:bCs/>
            <w:rPrChange w:id="282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28282" w:author="Caree2" w:date="2017-04-02T07:45:00Z"/>
          <w:bCs/>
          <w:rPrChange w:id="28283" w:author="Caree2" w:date="2017-04-02T08:01:00Z">
            <w:rPr>
              <w:ins w:id="282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85" w:author="Caree2" w:date="2017-04-02T08:01:00Z">
          <w:pPr>
            <w:autoSpaceDE w:val="0"/>
            <w:autoSpaceDN w:val="0"/>
            <w:adjustRightInd w:val="0"/>
          </w:pPr>
        </w:pPrChange>
      </w:pPr>
      <w:ins w:id="28286" w:author="Caree2" w:date="2017-04-02T07:45:00Z">
        <w:r w:rsidRPr="00910D57">
          <w:rPr>
            <w:bCs/>
            <w:rPrChange w:id="282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289" w:author="Caree2" w:date="2017-04-02T07:45:00Z"/>
          <w:bCs/>
          <w:rPrChange w:id="28290" w:author="Caree2" w:date="2017-04-02T08:01:00Z">
            <w:rPr>
              <w:ins w:id="282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92" w:author="Caree2" w:date="2017-04-02T08:01:00Z">
          <w:pPr>
            <w:autoSpaceDE w:val="0"/>
            <w:autoSpaceDN w:val="0"/>
            <w:adjustRightInd w:val="0"/>
          </w:pPr>
        </w:pPrChange>
      </w:pPr>
      <w:ins w:id="28293" w:author="Caree2" w:date="2017-04-02T07:45:00Z">
        <w:r w:rsidRPr="00910D57">
          <w:rPr>
            <w:bCs/>
            <w:rPrChange w:id="282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2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8296" w:author="Caree2" w:date="2017-04-02T07:45:00Z"/>
          <w:bCs/>
          <w:rPrChange w:id="28297" w:author="Caree2" w:date="2017-04-02T08:01:00Z">
            <w:rPr>
              <w:ins w:id="282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299" w:author="Caree2" w:date="2017-04-02T08:01:00Z">
          <w:pPr>
            <w:autoSpaceDE w:val="0"/>
            <w:autoSpaceDN w:val="0"/>
            <w:adjustRightInd w:val="0"/>
          </w:pPr>
        </w:pPrChange>
      </w:pPr>
      <w:ins w:id="28300" w:author="Caree2" w:date="2017-04-02T07:45:00Z">
        <w:r w:rsidRPr="00910D57">
          <w:rPr>
            <w:bCs/>
            <w:rPrChange w:id="283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8303" w:author="Caree2" w:date="2017-04-02T07:45:00Z"/>
          <w:bCs/>
          <w:rPrChange w:id="28304" w:author="Caree2" w:date="2017-04-02T08:01:00Z">
            <w:rPr>
              <w:ins w:id="283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06" w:author="Caree2" w:date="2017-04-02T08:01:00Z">
          <w:pPr>
            <w:autoSpaceDE w:val="0"/>
            <w:autoSpaceDN w:val="0"/>
            <w:adjustRightInd w:val="0"/>
          </w:pPr>
        </w:pPrChange>
      </w:pPr>
      <w:ins w:id="28307" w:author="Caree2" w:date="2017-04-02T07:45:00Z">
        <w:r w:rsidRPr="00910D57">
          <w:rPr>
            <w:bCs/>
            <w:rPrChange w:id="283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8309" w:author="Caree2" w:date="2017-04-02T07:45:00Z"/>
          <w:bCs/>
          <w:rPrChange w:id="28310" w:author="Caree2" w:date="2017-04-02T08:01:00Z">
            <w:rPr>
              <w:ins w:id="283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12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8313" w:author="Caree2" w:date="2017-04-02T07:45:00Z"/>
          <w:bCs/>
          <w:rPrChange w:id="28314" w:author="Caree2" w:date="2017-04-02T08:01:00Z">
            <w:rPr>
              <w:ins w:id="283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16" w:author="Caree2" w:date="2017-04-02T08:01:00Z">
          <w:pPr>
            <w:autoSpaceDE w:val="0"/>
            <w:autoSpaceDN w:val="0"/>
            <w:adjustRightInd w:val="0"/>
          </w:pPr>
        </w:pPrChange>
      </w:pPr>
      <w:ins w:id="28317" w:author="Caree2" w:date="2017-04-02T07:45:00Z">
        <w:r w:rsidRPr="00910D57">
          <w:rPr>
            <w:bCs/>
            <w:rPrChange w:id="283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id="securityOfficer15"</w:t>
        </w:r>
      </w:ins>
    </w:p>
    <w:p w:rsidR="00956615" w:rsidRPr="00910D57" w:rsidRDefault="00956615" w:rsidP="00910D57">
      <w:pPr>
        <w:rPr>
          <w:ins w:id="28319" w:author="Caree2" w:date="2017-04-02T07:45:00Z"/>
          <w:bCs/>
          <w:rPrChange w:id="28320" w:author="Caree2" w:date="2017-04-02T08:01:00Z">
            <w:rPr>
              <w:ins w:id="283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22" w:author="Caree2" w:date="2017-04-02T08:01:00Z">
          <w:pPr>
            <w:autoSpaceDE w:val="0"/>
            <w:autoSpaceDN w:val="0"/>
            <w:adjustRightInd w:val="0"/>
          </w:pPr>
        </w:pPrChange>
      </w:pPr>
      <w:ins w:id="28323" w:author="Caree2" w:date="2017-04-02T07:45:00Z">
        <w:r w:rsidRPr="00910D57">
          <w:rPr>
            <w:bCs/>
            <w:rPrChange w:id="2832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25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8326" w:author="Caree2" w:date="2017-04-02T07:45:00Z"/>
          <w:bCs/>
          <w:rPrChange w:id="28327" w:author="Caree2" w:date="2017-04-02T08:01:00Z">
            <w:rPr>
              <w:ins w:id="283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29" w:author="Caree2" w:date="2017-04-02T08:01:00Z">
          <w:pPr>
            <w:autoSpaceDE w:val="0"/>
            <w:autoSpaceDN w:val="0"/>
            <w:adjustRightInd w:val="0"/>
          </w:pPr>
        </w:pPrChange>
      </w:pPr>
      <w:ins w:id="28330" w:author="Caree2" w:date="2017-04-02T07:45:00Z">
        <w:r w:rsidRPr="00910D57">
          <w:rPr>
            <w:bCs/>
            <w:rPrChange w:id="283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value="03"&gt;&lt;/constructor-arg&gt;</w:t>
        </w:r>
      </w:ins>
    </w:p>
    <w:p w:rsidR="00956615" w:rsidRPr="00910D57" w:rsidRDefault="00956615" w:rsidP="00910D57">
      <w:pPr>
        <w:rPr>
          <w:ins w:id="28333" w:author="Caree2" w:date="2017-04-02T07:45:00Z"/>
          <w:bCs/>
          <w:rPrChange w:id="28334" w:author="Caree2" w:date="2017-04-02T08:01:00Z">
            <w:rPr>
              <w:ins w:id="283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36" w:author="Caree2" w:date="2017-04-02T08:01:00Z">
          <w:pPr>
            <w:autoSpaceDE w:val="0"/>
            <w:autoSpaceDN w:val="0"/>
            <w:adjustRightInd w:val="0"/>
          </w:pPr>
        </w:pPrChange>
      </w:pPr>
      <w:ins w:id="28337" w:author="Caree2" w:date="2017-04-02T07:45:00Z">
        <w:r w:rsidRPr="00910D57">
          <w:rPr>
            <w:bCs/>
            <w:rPrChange w:id="283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value="0003"&gt;&lt;/constructor-arg&gt;</w:t>
        </w:r>
      </w:ins>
    </w:p>
    <w:p w:rsidR="00956615" w:rsidRPr="00910D57" w:rsidRDefault="00956615" w:rsidP="00910D57">
      <w:pPr>
        <w:rPr>
          <w:ins w:id="28340" w:author="Caree2" w:date="2017-04-02T07:45:00Z"/>
          <w:bCs/>
          <w:rPrChange w:id="28341" w:author="Caree2" w:date="2017-04-02T08:01:00Z">
            <w:rPr>
              <w:ins w:id="283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43" w:author="Caree2" w:date="2017-04-02T08:01:00Z">
          <w:pPr>
            <w:autoSpaceDE w:val="0"/>
            <w:autoSpaceDN w:val="0"/>
            <w:adjustRightInd w:val="0"/>
          </w:pPr>
        </w:pPrChange>
      </w:pPr>
      <w:ins w:id="28344" w:author="Caree2" w:date="2017-04-02T07:45:00Z">
        <w:r w:rsidRPr="00910D57">
          <w:rPr>
            <w:bCs/>
            <w:rPrChange w:id="283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value="Jesse"&gt;&lt;/constructor-arg&gt;</w:t>
        </w:r>
      </w:ins>
    </w:p>
    <w:p w:rsidR="00956615" w:rsidRPr="00910D57" w:rsidRDefault="00956615" w:rsidP="00910D57">
      <w:pPr>
        <w:rPr>
          <w:ins w:id="28347" w:author="Caree2" w:date="2017-04-02T07:45:00Z"/>
          <w:bCs/>
          <w:rPrChange w:id="28348" w:author="Caree2" w:date="2017-04-02T08:01:00Z">
            <w:rPr>
              <w:ins w:id="283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50" w:author="Caree2" w:date="2017-04-02T08:01:00Z">
          <w:pPr>
            <w:autoSpaceDE w:val="0"/>
            <w:autoSpaceDN w:val="0"/>
            <w:adjustRightInd w:val="0"/>
          </w:pPr>
        </w:pPrChange>
      </w:pPr>
      <w:ins w:id="28351" w:author="Caree2" w:date="2017-04-02T07:45:00Z">
        <w:r w:rsidRPr="00910D57">
          <w:rPr>
            <w:bCs/>
            <w:rPrChange w:id="283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value="Gold"&gt;&lt;/constructor-arg&gt;</w:t>
        </w:r>
      </w:ins>
    </w:p>
    <w:p w:rsidR="00956615" w:rsidRPr="00910D57" w:rsidRDefault="00956615" w:rsidP="00910D57">
      <w:pPr>
        <w:rPr>
          <w:ins w:id="28354" w:author="Caree2" w:date="2017-04-02T07:45:00Z"/>
          <w:bCs/>
          <w:rPrChange w:id="28355" w:author="Caree2" w:date="2017-04-02T08:01:00Z">
            <w:rPr>
              <w:ins w:id="283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57" w:author="Caree2" w:date="2017-04-02T08:01:00Z">
          <w:pPr>
            <w:autoSpaceDE w:val="0"/>
            <w:autoSpaceDN w:val="0"/>
            <w:adjustRightInd w:val="0"/>
          </w:pPr>
        </w:pPrChange>
      </w:pPr>
      <w:ins w:id="28358" w:author="Caree2" w:date="2017-04-02T07:45:00Z">
        <w:r w:rsidRPr="00910D57">
          <w:rPr>
            <w:bCs/>
            <w:rPrChange w:id="283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8361" w:author="Caree2" w:date="2017-04-02T07:45:00Z"/>
          <w:bCs/>
          <w:rPrChange w:id="28362" w:author="Caree2" w:date="2017-04-02T08:01:00Z">
            <w:rPr>
              <w:ins w:id="283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64" w:author="Caree2" w:date="2017-04-02T08:01:00Z">
          <w:pPr>
            <w:autoSpaceDE w:val="0"/>
            <w:autoSpaceDN w:val="0"/>
            <w:adjustRightInd w:val="0"/>
          </w:pPr>
        </w:pPrChange>
      </w:pPr>
      <w:ins w:id="28365" w:author="Caree2" w:date="2017-04-02T07:45:00Z">
        <w:r w:rsidRPr="00910D57">
          <w:rPr>
            <w:bCs/>
            <w:rPrChange w:id="283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value="767-57-8877"&gt;&lt;/constructor-arg&gt;</w:t>
        </w:r>
      </w:ins>
    </w:p>
    <w:p w:rsidR="00956615" w:rsidRPr="00910D57" w:rsidRDefault="00956615" w:rsidP="00910D57">
      <w:pPr>
        <w:rPr>
          <w:ins w:id="28368" w:author="Caree2" w:date="2017-04-02T07:45:00Z"/>
          <w:bCs/>
          <w:rPrChange w:id="28369" w:author="Caree2" w:date="2017-04-02T08:01:00Z">
            <w:rPr>
              <w:ins w:id="283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71" w:author="Caree2" w:date="2017-04-02T08:01:00Z">
          <w:pPr>
            <w:autoSpaceDE w:val="0"/>
            <w:autoSpaceDN w:val="0"/>
            <w:adjustRightInd w:val="0"/>
          </w:pPr>
        </w:pPrChange>
      </w:pPr>
      <w:ins w:id="28372" w:author="Caree2" w:date="2017-04-02T07:45:00Z">
        <w:r w:rsidRPr="00910D57">
          <w:rPr>
            <w:bCs/>
            <w:rPrChange w:id="283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8375" w:author="Caree2" w:date="2017-04-02T07:45:00Z"/>
          <w:bCs/>
          <w:rPrChange w:id="28376" w:author="Caree2" w:date="2017-04-02T08:01:00Z">
            <w:rPr>
              <w:ins w:id="283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78" w:author="Caree2" w:date="2017-04-02T08:01:00Z">
          <w:pPr>
            <w:autoSpaceDE w:val="0"/>
            <w:autoSpaceDN w:val="0"/>
            <w:adjustRightInd w:val="0"/>
          </w:pPr>
        </w:pPrChange>
      </w:pPr>
      <w:ins w:id="28379" w:author="Caree2" w:date="2017-04-02T07:45:00Z">
        <w:r w:rsidRPr="00910D57">
          <w:rPr>
            <w:bCs/>
            <w:rPrChange w:id="283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8383" w:author="Caree2" w:date="2017-04-02T07:45:00Z"/>
          <w:bCs/>
          <w:rPrChange w:id="28384" w:author="Caree2" w:date="2017-04-02T08:01:00Z">
            <w:rPr>
              <w:ins w:id="283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86" w:author="Caree2" w:date="2017-04-02T08:01:00Z">
          <w:pPr>
            <w:autoSpaceDE w:val="0"/>
            <w:autoSpaceDN w:val="0"/>
            <w:adjustRightInd w:val="0"/>
          </w:pPr>
        </w:pPrChange>
      </w:pPr>
      <w:ins w:id="28387" w:author="Caree2" w:date="2017-04-02T07:45:00Z">
        <w:r w:rsidRPr="00910D57">
          <w:rPr>
            <w:bCs/>
            <w:rPrChange w:id="283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390" w:author="Caree2" w:date="2017-04-02T07:45:00Z"/>
          <w:bCs/>
          <w:rPrChange w:id="28391" w:author="Caree2" w:date="2017-04-02T08:01:00Z">
            <w:rPr>
              <w:ins w:id="283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393" w:author="Caree2" w:date="2017-04-02T08:01:00Z">
          <w:pPr>
            <w:autoSpaceDE w:val="0"/>
            <w:autoSpaceDN w:val="0"/>
            <w:adjustRightInd w:val="0"/>
          </w:pPr>
        </w:pPrChange>
      </w:pPr>
      <w:ins w:id="28394" w:author="Caree2" w:date="2017-04-02T07:45:00Z">
        <w:r w:rsidRPr="00910D57">
          <w:rPr>
            <w:bCs/>
            <w:rPrChange w:id="283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3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8397" w:author="Caree2" w:date="2017-04-02T07:45:00Z"/>
          <w:bCs/>
          <w:rPrChange w:id="28398" w:author="Caree2" w:date="2017-04-02T08:01:00Z">
            <w:rPr>
              <w:ins w:id="283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00" w:author="Caree2" w:date="2017-04-02T08:01:00Z">
          <w:pPr>
            <w:autoSpaceDE w:val="0"/>
            <w:autoSpaceDN w:val="0"/>
            <w:adjustRightInd w:val="0"/>
          </w:pPr>
        </w:pPrChange>
      </w:pPr>
      <w:ins w:id="28401" w:author="Caree2" w:date="2017-04-02T07:45:00Z">
        <w:r w:rsidRPr="00910D57">
          <w:rPr>
            <w:bCs/>
            <w:rPrChange w:id="284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28405" w:author="Caree2" w:date="2017-04-02T07:45:00Z"/>
          <w:bCs/>
          <w:rPrChange w:id="28406" w:author="Caree2" w:date="2017-04-02T08:01:00Z">
            <w:rPr>
              <w:ins w:id="284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08" w:author="Caree2" w:date="2017-04-02T08:01:00Z">
          <w:pPr>
            <w:autoSpaceDE w:val="0"/>
            <w:autoSpaceDN w:val="0"/>
            <w:adjustRightInd w:val="0"/>
          </w:pPr>
        </w:pPrChange>
      </w:pPr>
      <w:ins w:id="28409" w:author="Caree2" w:date="2017-04-02T07:45:00Z">
        <w:r w:rsidRPr="00910D57">
          <w:rPr>
            <w:bCs/>
            <w:rPrChange w:id="284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412" w:author="Caree2" w:date="2017-04-02T07:45:00Z"/>
          <w:bCs/>
          <w:rPrChange w:id="28413" w:author="Caree2" w:date="2017-04-02T08:01:00Z">
            <w:rPr>
              <w:ins w:id="2841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15" w:author="Caree2" w:date="2017-04-02T08:01:00Z">
          <w:pPr>
            <w:autoSpaceDE w:val="0"/>
            <w:autoSpaceDN w:val="0"/>
            <w:adjustRightInd w:val="0"/>
          </w:pPr>
        </w:pPrChange>
      </w:pPr>
      <w:ins w:id="28416" w:author="Caree2" w:date="2017-04-02T07:45:00Z">
        <w:r w:rsidRPr="00910D57">
          <w:rPr>
            <w:bCs/>
            <w:rPrChange w:id="284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8419" w:author="Caree2" w:date="2017-04-02T07:45:00Z"/>
          <w:bCs/>
          <w:rPrChange w:id="28420" w:author="Caree2" w:date="2017-04-02T08:01:00Z">
            <w:rPr>
              <w:ins w:id="284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22" w:author="Caree2" w:date="2017-04-02T08:01:00Z">
          <w:pPr>
            <w:autoSpaceDE w:val="0"/>
            <w:autoSpaceDN w:val="0"/>
            <w:adjustRightInd w:val="0"/>
          </w:pPr>
        </w:pPrChange>
      </w:pPr>
      <w:ins w:id="28423" w:author="Caree2" w:date="2017-04-02T07:45:00Z">
        <w:r w:rsidRPr="00910D57">
          <w:rPr>
            <w:bCs/>
            <w:rPrChange w:id="284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8426" w:author="Caree2" w:date="2017-04-02T07:45:00Z"/>
          <w:bCs/>
          <w:rPrChange w:id="28427" w:author="Caree2" w:date="2017-04-02T08:01:00Z">
            <w:rPr>
              <w:ins w:id="284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29" w:author="Caree2" w:date="2017-04-02T08:01:00Z">
          <w:pPr>
            <w:autoSpaceDE w:val="0"/>
            <w:autoSpaceDN w:val="0"/>
            <w:adjustRightInd w:val="0"/>
          </w:pPr>
        </w:pPrChange>
      </w:pPr>
      <w:ins w:id="28430" w:author="Caree2" w:date="2017-04-02T07:45:00Z">
        <w:r w:rsidRPr="00910D57">
          <w:rPr>
            <w:bCs/>
            <w:rPrChange w:id="284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8432" w:author="Caree2" w:date="2017-04-02T07:45:00Z"/>
          <w:bCs/>
          <w:rPrChange w:id="28433" w:author="Caree2" w:date="2017-04-02T08:01:00Z">
            <w:rPr>
              <w:ins w:id="284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35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8436" w:author="Caree2" w:date="2017-04-02T07:45:00Z"/>
          <w:bCs/>
          <w:rPrChange w:id="28437" w:author="Caree2" w:date="2017-04-02T08:01:00Z">
            <w:rPr>
              <w:ins w:id="284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39" w:author="Caree2" w:date="2017-04-02T08:01:00Z">
          <w:pPr>
            <w:autoSpaceDE w:val="0"/>
            <w:autoSpaceDN w:val="0"/>
            <w:adjustRightInd w:val="0"/>
          </w:pPr>
        </w:pPrChange>
      </w:pPr>
      <w:ins w:id="28440" w:author="Caree2" w:date="2017-04-02T07:45:00Z">
        <w:r w:rsidRPr="00910D57">
          <w:rPr>
            <w:bCs/>
            <w:rPrChange w:id="284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id="securityOfficer16"</w:t>
        </w:r>
      </w:ins>
    </w:p>
    <w:p w:rsidR="00956615" w:rsidRPr="00910D57" w:rsidRDefault="00956615" w:rsidP="00910D57">
      <w:pPr>
        <w:rPr>
          <w:ins w:id="28442" w:author="Caree2" w:date="2017-04-02T07:45:00Z"/>
          <w:bCs/>
          <w:rPrChange w:id="28443" w:author="Caree2" w:date="2017-04-02T08:01:00Z">
            <w:rPr>
              <w:ins w:id="284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45" w:author="Caree2" w:date="2017-04-02T08:01:00Z">
          <w:pPr>
            <w:autoSpaceDE w:val="0"/>
            <w:autoSpaceDN w:val="0"/>
            <w:adjustRightInd w:val="0"/>
          </w:pPr>
        </w:pPrChange>
      </w:pPr>
      <w:ins w:id="28446" w:author="Caree2" w:date="2017-04-02T07:45:00Z">
        <w:r w:rsidRPr="00910D57">
          <w:rPr>
            <w:bCs/>
            <w:rPrChange w:id="2844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48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8449" w:author="Caree2" w:date="2017-04-02T07:45:00Z"/>
          <w:bCs/>
          <w:rPrChange w:id="28450" w:author="Caree2" w:date="2017-04-02T08:01:00Z">
            <w:rPr>
              <w:ins w:id="284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52" w:author="Caree2" w:date="2017-04-02T08:01:00Z">
          <w:pPr>
            <w:autoSpaceDE w:val="0"/>
            <w:autoSpaceDN w:val="0"/>
            <w:adjustRightInd w:val="0"/>
          </w:pPr>
        </w:pPrChange>
      </w:pPr>
      <w:ins w:id="28453" w:author="Caree2" w:date="2017-04-02T07:45:00Z">
        <w:r w:rsidRPr="00910D57">
          <w:rPr>
            <w:bCs/>
            <w:rPrChange w:id="284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value="04"&gt;&lt;/constructor-arg&gt;</w:t>
        </w:r>
      </w:ins>
    </w:p>
    <w:p w:rsidR="00956615" w:rsidRPr="00910D57" w:rsidRDefault="00956615" w:rsidP="00910D57">
      <w:pPr>
        <w:rPr>
          <w:ins w:id="28456" w:author="Caree2" w:date="2017-04-02T07:45:00Z"/>
          <w:bCs/>
          <w:rPrChange w:id="28457" w:author="Caree2" w:date="2017-04-02T08:01:00Z">
            <w:rPr>
              <w:ins w:id="284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59" w:author="Caree2" w:date="2017-04-02T08:01:00Z">
          <w:pPr>
            <w:autoSpaceDE w:val="0"/>
            <w:autoSpaceDN w:val="0"/>
            <w:adjustRightInd w:val="0"/>
          </w:pPr>
        </w:pPrChange>
      </w:pPr>
      <w:ins w:id="28460" w:author="Caree2" w:date="2017-04-02T07:45:00Z">
        <w:r w:rsidRPr="00910D57">
          <w:rPr>
            <w:bCs/>
            <w:rPrChange w:id="284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value="0004"&gt;&lt;/constructor-arg&gt;</w:t>
        </w:r>
      </w:ins>
    </w:p>
    <w:p w:rsidR="00956615" w:rsidRPr="00910D57" w:rsidRDefault="00956615" w:rsidP="00910D57">
      <w:pPr>
        <w:rPr>
          <w:ins w:id="28463" w:author="Caree2" w:date="2017-04-02T07:45:00Z"/>
          <w:bCs/>
          <w:rPrChange w:id="28464" w:author="Caree2" w:date="2017-04-02T08:01:00Z">
            <w:rPr>
              <w:ins w:id="284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66" w:author="Caree2" w:date="2017-04-02T08:01:00Z">
          <w:pPr>
            <w:autoSpaceDE w:val="0"/>
            <w:autoSpaceDN w:val="0"/>
            <w:adjustRightInd w:val="0"/>
          </w:pPr>
        </w:pPrChange>
      </w:pPr>
      <w:ins w:id="28467" w:author="Caree2" w:date="2017-04-02T07:45:00Z">
        <w:r w:rsidRPr="00910D57">
          <w:rPr>
            <w:bCs/>
            <w:rPrChange w:id="284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value="Debra"&gt;&lt;/constructor-arg&gt;</w:t>
        </w:r>
      </w:ins>
    </w:p>
    <w:p w:rsidR="00956615" w:rsidRPr="00910D57" w:rsidRDefault="00956615" w:rsidP="00910D57">
      <w:pPr>
        <w:rPr>
          <w:ins w:id="28470" w:author="Caree2" w:date="2017-04-02T07:45:00Z"/>
          <w:bCs/>
          <w:rPrChange w:id="28471" w:author="Caree2" w:date="2017-04-02T08:01:00Z">
            <w:rPr>
              <w:ins w:id="284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73" w:author="Caree2" w:date="2017-04-02T08:01:00Z">
          <w:pPr>
            <w:autoSpaceDE w:val="0"/>
            <w:autoSpaceDN w:val="0"/>
            <w:adjustRightInd w:val="0"/>
          </w:pPr>
        </w:pPrChange>
      </w:pPr>
      <w:ins w:id="28474" w:author="Caree2" w:date="2017-04-02T07:45:00Z">
        <w:r w:rsidRPr="00910D57">
          <w:rPr>
            <w:bCs/>
            <w:rPrChange w:id="284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value="Terry"&gt;&lt;/constructor-arg&gt;</w:t>
        </w:r>
      </w:ins>
    </w:p>
    <w:p w:rsidR="00956615" w:rsidRPr="00910D57" w:rsidRDefault="00956615" w:rsidP="00910D57">
      <w:pPr>
        <w:rPr>
          <w:ins w:id="28477" w:author="Caree2" w:date="2017-04-02T07:45:00Z"/>
          <w:bCs/>
          <w:rPrChange w:id="28478" w:author="Caree2" w:date="2017-04-02T08:01:00Z">
            <w:rPr>
              <w:ins w:id="284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80" w:author="Caree2" w:date="2017-04-02T08:01:00Z">
          <w:pPr>
            <w:autoSpaceDE w:val="0"/>
            <w:autoSpaceDN w:val="0"/>
            <w:adjustRightInd w:val="0"/>
          </w:pPr>
        </w:pPrChange>
      </w:pPr>
      <w:ins w:id="28481" w:author="Caree2" w:date="2017-04-02T07:45:00Z">
        <w:r w:rsidRPr="00910D57">
          <w:rPr>
            <w:bCs/>
            <w:rPrChange w:id="284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84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8484" w:author="Caree2" w:date="2017-04-02T07:45:00Z"/>
          <w:bCs/>
          <w:rPrChange w:id="28485" w:author="Caree2" w:date="2017-04-02T08:01:00Z">
            <w:rPr>
              <w:ins w:id="284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87" w:author="Caree2" w:date="2017-04-02T08:01:00Z">
          <w:pPr>
            <w:autoSpaceDE w:val="0"/>
            <w:autoSpaceDN w:val="0"/>
            <w:adjustRightInd w:val="0"/>
          </w:pPr>
        </w:pPrChange>
      </w:pPr>
      <w:ins w:id="28488" w:author="Caree2" w:date="2017-04-02T07:45:00Z">
        <w:r w:rsidRPr="00910D57">
          <w:rPr>
            <w:bCs/>
            <w:rPrChange w:id="284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value="378-23-4576"&gt;&lt;/constructor-arg&gt;</w:t>
        </w:r>
      </w:ins>
    </w:p>
    <w:p w:rsidR="00956615" w:rsidRPr="00910D57" w:rsidRDefault="00956615" w:rsidP="00910D57">
      <w:pPr>
        <w:rPr>
          <w:ins w:id="28491" w:author="Caree2" w:date="2017-04-02T07:45:00Z"/>
          <w:bCs/>
          <w:rPrChange w:id="28492" w:author="Caree2" w:date="2017-04-02T08:01:00Z">
            <w:rPr>
              <w:ins w:id="284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494" w:author="Caree2" w:date="2017-04-02T08:01:00Z">
          <w:pPr>
            <w:autoSpaceDE w:val="0"/>
            <w:autoSpaceDN w:val="0"/>
            <w:adjustRightInd w:val="0"/>
          </w:pPr>
        </w:pPrChange>
      </w:pPr>
      <w:ins w:id="28495" w:author="Caree2" w:date="2017-04-02T07:45:00Z">
        <w:r w:rsidRPr="00910D57">
          <w:rPr>
            <w:bCs/>
            <w:rPrChange w:id="284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4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8498" w:author="Caree2" w:date="2017-04-02T07:45:00Z"/>
          <w:bCs/>
          <w:rPrChange w:id="28499" w:author="Caree2" w:date="2017-04-02T08:01:00Z">
            <w:rPr>
              <w:ins w:id="285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01" w:author="Caree2" w:date="2017-04-02T08:01:00Z">
          <w:pPr>
            <w:autoSpaceDE w:val="0"/>
            <w:autoSpaceDN w:val="0"/>
            <w:adjustRightInd w:val="0"/>
          </w:pPr>
        </w:pPrChange>
      </w:pPr>
      <w:ins w:id="28502" w:author="Caree2" w:date="2017-04-02T07:45:00Z">
        <w:r w:rsidRPr="00910D57">
          <w:rPr>
            <w:bCs/>
            <w:rPrChange w:id="285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8506" w:author="Caree2" w:date="2017-04-02T07:45:00Z"/>
          <w:bCs/>
          <w:rPrChange w:id="28507" w:author="Caree2" w:date="2017-04-02T08:01:00Z">
            <w:rPr>
              <w:ins w:id="285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09" w:author="Caree2" w:date="2017-04-02T08:01:00Z">
          <w:pPr>
            <w:autoSpaceDE w:val="0"/>
            <w:autoSpaceDN w:val="0"/>
            <w:adjustRightInd w:val="0"/>
          </w:pPr>
        </w:pPrChange>
      </w:pPr>
      <w:ins w:id="28510" w:author="Caree2" w:date="2017-04-02T07:45:00Z">
        <w:r w:rsidRPr="00910D57">
          <w:rPr>
            <w:bCs/>
            <w:rPrChange w:id="285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513" w:author="Caree2" w:date="2017-04-02T07:45:00Z"/>
          <w:bCs/>
          <w:rPrChange w:id="28514" w:author="Caree2" w:date="2017-04-02T08:01:00Z">
            <w:rPr>
              <w:ins w:id="285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16" w:author="Caree2" w:date="2017-04-02T08:01:00Z">
          <w:pPr>
            <w:autoSpaceDE w:val="0"/>
            <w:autoSpaceDN w:val="0"/>
            <w:adjustRightInd w:val="0"/>
          </w:pPr>
        </w:pPrChange>
      </w:pPr>
      <w:ins w:id="28517" w:author="Caree2" w:date="2017-04-02T07:45:00Z">
        <w:r w:rsidRPr="00910D57">
          <w:rPr>
            <w:bCs/>
            <w:rPrChange w:id="285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8520" w:author="Caree2" w:date="2017-04-02T07:45:00Z"/>
          <w:bCs/>
          <w:rPrChange w:id="28521" w:author="Caree2" w:date="2017-04-02T08:01:00Z">
            <w:rPr>
              <w:ins w:id="285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23" w:author="Caree2" w:date="2017-04-02T08:01:00Z">
          <w:pPr>
            <w:autoSpaceDE w:val="0"/>
            <w:autoSpaceDN w:val="0"/>
            <w:adjustRightInd w:val="0"/>
          </w:pPr>
        </w:pPrChange>
      </w:pPr>
      <w:ins w:id="28524" w:author="Caree2" w:date="2017-04-02T07:45:00Z">
        <w:r w:rsidRPr="00910D57">
          <w:rPr>
            <w:bCs/>
            <w:rPrChange w:id="285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bean="airport05" /&gt;</w:t>
        </w:r>
      </w:ins>
    </w:p>
    <w:p w:rsidR="00956615" w:rsidRPr="00910D57" w:rsidRDefault="00956615" w:rsidP="00910D57">
      <w:pPr>
        <w:rPr>
          <w:ins w:id="28528" w:author="Caree2" w:date="2017-04-02T07:45:00Z"/>
          <w:bCs/>
          <w:rPrChange w:id="28529" w:author="Caree2" w:date="2017-04-02T08:01:00Z">
            <w:rPr>
              <w:ins w:id="285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31" w:author="Caree2" w:date="2017-04-02T08:01:00Z">
          <w:pPr>
            <w:autoSpaceDE w:val="0"/>
            <w:autoSpaceDN w:val="0"/>
            <w:adjustRightInd w:val="0"/>
          </w:pPr>
        </w:pPrChange>
      </w:pPr>
      <w:ins w:id="28532" w:author="Caree2" w:date="2017-04-02T07:45:00Z">
        <w:r w:rsidRPr="00910D57">
          <w:rPr>
            <w:bCs/>
            <w:rPrChange w:id="285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535" w:author="Caree2" w:date="2017-04-02T07:45:00Z"/>
          <w:bCs/>
          <w:rPrChange w:id="28536" w:author="Caree2" w:date="2017-04-02T08:01:00Z">
            <w:rPr>
              <w:ins w:id="285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38" w:author="Caree2" w:date="2017-04-02T08:01:00Z">
          <w:pPr>
            <w:autoSpaceDE w:val="0"/>
            <w:autoSpaceDN w:val="0"/>
            <w:adjustRightInd w:val="0"/>
          </w:pPr>
        </w:pPrChange>
      </w:pPr>
      <w:ins w:id="28539" w:author="Caree2" w:date="2017-04-02T07:45:00Z">
        <w:r w:rsidRPr="00910D57">
          <w:rPr>
            <w:bCs/>
            <w:rPrChange w:id="285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8542" w:author="Caree2" w:date="2017-04-02T07:45:00Z"/>
          <w:bCs/>
          <w:rPrChange w:id="28543" w:author="Caree2" w:date="2017-04-02T08:01:00Z">
            <w:rPr>
              <w:ins w:id="285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45" w:author="Caree2" w:date="2017-04-02T08:01:00Z">
          <w:pPr>
            <w:autoSpaceDE w:val="0"/>
            <w:autoSpaceDN w:val="0"/>
            <w:adjustRightInd w:val="0"/>
          </w:pPr>
        </w:pPrChange>
      </w:pPr>
      <w:ins w:id="28546" w:author="Caree2" w:date="2017-04-02T07:45:00Z">
        <w:r w:rsidRPr="00910D57">
          <w:rPr>
            <w:bCs/>
            <w:rPrChange w:id="285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8549" w:author="Caree2" w:date="2017-04-02T07:45:00Z"/>
          <w:bCs/>
          <w:rPrChange w:id="28550" w:author="Caree2" w:date="2017-04-02T08:01:00Z">
            <w:rPr>
              <w:ins w:id="285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52" w:author="Caree2" w:date="2017-04-02T08:01:00Z">
          <w:pPr>
            <w:autoSpaceDE w:val="0"/>
            <w:autoSpaceDN w:val="0"/>
            <w:adjustRightInd w:val="0"/>
          </w:pPr>
        </w:pPrChange>
      </w:pPr>
      <w:ins w:id="28553" w:author="Caree2" w:date="2017-04-02T07:45:00Z">
        <w:r w:rsidRPr="00910D57">
          <w:rPr>
            <w:bCs/>
            <w:rPrChange w:id="285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8555" w:author="Caree2" w:date="2017-04-02T07:45:00Z"/>
          <w:bCs/>
          <w:rPrChange w:id="28556" w:author="Caree2" w:date="2017-04-02T08:01:00Z">
            <w:rPr>
              <w:ins w:id="285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58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8559" w:author="Caree2" w:date="2017-04-02T07:45:00Z"/>
          <w:bCs/>
          <w:rPrChange w:id="28560" w:author="Caree2" w:date="2017-04-02T08:01:00Z">
            <w:rPr>
              <w:ins w:id="285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62" w:author="Caree2" w:date="2017-04-02T08:01:00Z">
          <w:pPr>
            <w:autoSpaceDE w:val="0"/>
            <w:autoSpaceDN w:val="0"/>
            <w:adjustRightInd w:val="0"/>
          </w:pPr>
        </w:pPrChange>
      </w:pPr>
      <w:ins w:id="28563" w:author="Caree2" w:date="2017-04-02T07:45:00Z">
        <w:r w:rsidRPr="00910D57">
          <w:rPr>
            <w:bCs/>
            <w:rPrChange w:id="285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id="securityOfficer17"</w:t>
        </w:r>
      </w:ins>
    </w:p>
    <w:p w:rsidR="00956615" w:rsidRPr="00910D57" w:rsidRDefault="00956615" w:rsidP="00910D57">
      <w:pPr>
        <w:rPr>
          <w:ins w:id="28565" w:author="Caree2" w:date="2017-04-02T07:45:00Z"/>
          <w:bCs/>
          <w:rPrChange w:id="28566" w:author="Caree2" w:date="2017-04-02T08:01:00Z">
            <w:rPr>
              <w:ins w:id="285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68" w:author="Caree2" w:date="2017-04-02T08:01:00Z">
          <w:pPr>
            <w:autoSpaceDE w:val="0"/>
            <w:autoSpaceDN w:val="0"/>
            <w:adjustRightInd w:val="0"/>
          </w:pPr>
        </w:pPrChange>
      </w:pPr>
      <w:ins w:id="28569" w:author="Caree2" w:date="2017-04-02T07:45:00Z">
        <w:r w:rsidRPr="00910D57">
          <w:rPr>
            <w:bCs/>
            <w:rPrChange w:id="2857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71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8572" w:author="Caree2" w:date="2017-04-02T07:45:00Z"/>
          <w:bCs/>
          <w:rPrChange w:id="28573" w:author="Caree2" w:date="2017-04-02T08:01:00Z">
            <w:rPr>
              <w:ins w:id="285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75" w:author="Caree2" w:date="2017-04-02T08:01:00Z">
          <w:pPr>
            <w:autoSpaceDE w:val="0"/>
            <w:autoSpaceDN w:val="0"/>
            <w:adjustRightInd w:val="0"/>
          </w:pPr>
        </w:pPrChange>
      </w:pPr>
      <w:ins w:id="28576" w:author="Caree2" w:date="2017-04-02T07:45:00Z">
        <w:r w:rsidRPr="00910D57">
          <w:rPr>
            <w:bCs/>
            <w:rPrChange w:id="285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value="01"&gt;&lt;/constructor-arg&gt;</w:t>
        </w:r>
      </w:ins>
    </w:p>
    <w:p w:rsidR="00956615" w:rsidRPr="00910D57" w:rsidRDefault="00956615" w:rsidP="00910D57">
      <w:pPr>
        <w:rPr>
          <w:ins w:id="28579" w:author="Caree2" w:date="2017-04-02T07:45:00Z"/>
          <w:bCs/>
          <w:rPrChange w:id="28580" w:author="Caree2" w:date="2017-04-02T08:01:00Z">
            <w:rPr>
              <w:ins w:id="285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82" w:author="Caree2" w:date="2017-04-02T08:01:00Z">
          <w:pPr>
            <w:autoSpaceDE w:val="0"/>
            <w:autoSpaceDN w:val="0"/>
            <w:adjustRightInd w:val="0"/>
          </w:pPr>
        </w:pPrChange>
      </w:pPr>
      <w:ins w:id="28583" w:author="Caree2" w:date="2017-04-02T07:45:00Z">
        <w:r w:rsidRPr="00910D57">
          <w:rPr>
            <w:bCs/>
            <w:rPrChange w:id="285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value="0001"&gt;&lt;/constructor-arg&gt;</w:t>
        </w:r>
      </w:ins>
    </w:p>
    <w:p w:rsidR="00956615" w:rsidRPr="00910D57" w:rsidRDefault="00956615" w:rsidP="00910D57">
      <w:pPr>
        <w:rPr>
          <w:ins w:id="28586" w:author="Caree2" w:date="2017-04-02T07:45:00Z"/>
          <w:bCs/>
          <w:rPrChange w:id="28587" w:author="Caree2" w:date="2017-04-02T08:01:00Z">
            <w:rPr>
              <w:ins w:id="285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89" w:author="Caree2" w:date="2017-04-02T08:01:00Z">
          <w:pPr>
            <w:autoSpaceDE w:val="0"/>
            <w:autoSpaceDN w:val="0"/>
            <w:adjustRightInd w:val="0"/>
          </w:pPr>
        </w:pPrChange>
      </w:pPr>
      <w:ins w:id="28590" w:author="Caree2" w:date="2017-04-02T07:45:00Z">
        <w:r w:rsidRPr="00910D57">
          <w:rPr>
            <w:bCs/>
            <w:rPrChange w:id="285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value="Glen"&gt;&lt;/constructor-arg&gt;</w:t>
        </w:r>
      </w:ins>
    </w:p>
    <w:p w:rsidR="00956615" w:rsidRPr="00910D57" w:rsidRDefault="00956615" w:rsidP="00910D57">
      <w:pPr>
        <w:rPr>
          <w:ins w:id="28593" w:author="Caree2" w:date="2017-04-02T07:45:00Z"/>
          <w:bCs/>
          <w:rPrChange w:id="28594" w:author="Caree2" w:date="2017-04-02T08:01:00Z">
            <w:rPr>
              <w:ins w:id="285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596" w:author="Caree2" w:date="2017-04-02T08:01:00Z">
          <w:pPr>
            <w:autoSpaceDE w:val="0"/>
            <w:autoSpaceDN w:val="0"/>
            <w:adjustRightInd w:val="0"/>
          </w:pPr>
        </w:pPrChange>
      </w:pPr>
      <w:ins w:id="28597" w:author="Caree2" w:date="2017-04-02T07:45:00Z">
        <w:r w:rsidRPr="00910D57">
          <w:rPr>
            <w:bCs/>
            <w:rPrChange w:id="285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5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value="Maxwell"&gt;&lt;/constructor-arg&gt;</w:t>
        </w:r>
      </w:ins>
    </w:p>
    <w:p w:rsidR="00956615" w:rsidRPr="00910D57" w:rsidRDefault="00956615" w:rsidP="00910D57">
      <w:pPr>
        <w:rPr>
          <w:ins w:id="28600" w:author="Caree2" w:date="2017-04-02T07:45:00Z"/>
          <w:bCs/>
          <w:rPrChange w:id="28601" w:author="Caree2" w:date="2017-04-02T08:01:00Z">
            <w:rPr>
              <w:ins w:id="286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03" w:author="Caree2" w:date="2017-04-02T08:01:00Z">
          <w:pPr>
            <w:autoSpaceDE w:val="0"/>
            <w:autoSpaceDN w:val="0"/>
            <w:adjustRightInd w:val="0"/>
          </w:pPr>
        </w:pPrChange>
      </w:pPr>
      <w:ins w:id="28604" w:author="Caree2" w:date="2017-04-02T07:45:00Z">
        <w:r w:rsidRPr="00910D57">
          <w:rPr>
            <w:bCs/>
            <w:rPrChange w:id="286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8607" w:author="Caree2" w:date="2017-04-02T07:45:00Z"/>
          <w:bCs/>
          <w:rPrChange w:id="28608" w:author="Caree2" w:date="2017-04-02T08:01:00Z">
            <w:rPr>
              <w:ins w:id="286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10" w:author="Caree2" w:date="2017-04-02T08:01:00Z">
          <w:pPr>
            <w:autoSpaceDE w:val="0"/>
            <w:autoSpaceDN w:val="0"/>
            <w:adjustRightInd w:val="0"/>
          </w:pPr>
        </w:pPrChange>
      </w:pPr>
      <w:ins w:id="28611" w:author="Caree2" w:date="2017-04-02T07:45:00Z">
        <w:r w:rsidRPr="00910D57">
          <w:rPr>
            <w:bCs/>
            <w:rPrChange w:id="286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value="876-76-4755"&gt;&lt;/constructor-arg&gt;</w:t>
        </w:r>
      </w:ins>
    </w:p>
    <w:p w:rsidR="00956615" w:rsidRPr="00910D57" w:rsidRDefault="00956615" w:rsidP="00910D57">
      <w:pPr>
        <w:rPr>
          <w:ins w:id="28614" w:author="Caree2" w:date="2017-04-02T07:45:00Z"/>
          <w:bCs/>
          <w:rPrChange w:id="28615" w:author="Caree2" w:date="2017-04-02T08:01:00Z">
            <w:rPr>
              <w:ins w:id="286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17" w:author="Caree2" w:date="2017-04-02T08:01:00Z">
          <w:pPr>
            <w:autoSpaceDE w:val="0"/>
            <w:autoSpaceDN w:val="0"/>
            <w:adjustRightInd w:val="0"/>
          </w:pPr>
        </w:pPrChange>
      </w:pPr>
      <w:ins w:id="28618" w:author="Caree2" w:date="2017-04-02T07:45:00Z">
        <w:r w:rsidRPr="00910D57">
          <w:rPr>
            <w:bCs/>
            <w:rPrChange w:id="286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8621" w:author="Caree2" w:date="2017-04-02T07:45:00Z"/>
          <w:bCs/>
          <w:rPrChange w:id="28622" w:author="Caree2" w:date="2017-04-02T08:01:00Z">
            <w:rPr>
              <w:ins w:id="286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24" w:author="Caree2" w:date="2017-04-02T08:01:00Z">
          <w:pPr>
            <w:autoSpaceDE w:val="0"/>
            <w:autoSpaceDN w:val="0"/>
            <w:adjustRightInd w:val="0"/>
          </w:pPr>
        </w:pPrChange>
      </w:pPr>
      <w:ins w:id="28625" w:author="Caree2" w:date="2017-04-02T07:45:00Z">
        <w:r w:rsidRPr="00910D57">
          <w:rPr>
            <w:bCs/>
            <w:rPrChange w:id="286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8629" w:author="Caree2" w:date="2017-04-02T07:45:00Z"/>
          <w:bCs/>
          <w:rPrChange w:id="28630" w:author="Caree2" w:date="2017-04-02T08:01:00Z">
            <w:rPr>
              <w:ins w:id="286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32" w:author="Caree2" w:date="2017-04-02T08:01:00Z">
          <w:pPr>
            <w:autoSpaceDE w:val="0"/>
            <w:autoSpaceDN w:val="0"/>
            <w:adjustRightInd w:val="0"/>
          </w:pPr>
        </w:pPrChange>
      </w:pPr>
      <w:ins w:id="28633" w:author="Caree2" w:date="2017-04-02T07:45:00Z">
        <w:r w:rsidRPr="00910D57">
          <w:rPr>
            <w:bCs/>
            <w:rPrChange w:id="286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636" w:author="Caree2" w:date="2017-04-02T07:45:00Z"/>
          <w:bCs/>
          <w:rPrChange w:id="28637" w:author="Caree2" w:date="2017-04-02T08:01:00Z">
            <w:rPr>
              <w:ins w:id="286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39" w:author="Caree2" w:date="2017-04-02T08:01:00Z">
          <w:pPr>
            <w:autoSpaceDE w:val="0"/>
            <w:autoSpaceDN w:val="0"/>
            <w:adjustRightInd w:val="0"/>
          </w:pPr>
        </w:pPrChange>
      </w:pPr>
      <w:ins w:id="28640" w:author="Caree2" w:date="2017-04-02T07:45:00Z">
        <w:r w:rsidRPr="00910D57">
          <w:rPr>
            <w:bCs/>
            <w:rPrChange w:id="286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8643" w:author="Caree2" w:date="2017-04-02T07:45:00Z"/>
          <w:bCs/>
          <w:rPrChange w:id="28644" w:author="Caree2" w:date="2017-04-02T08:01:00Z">
            <w:rPr>
              <w:ins w:id="286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46" w:author="Caree2" w:date="2017-04-02T08:01:00Z">
          <w:pPr>
            <w:autoSpaceDE w:val="0"/>
            <w:autoSpaceDN w:val="0"/>
            <w:adjustRightInd w:val="0"/>
          </w:pPr>
        </w:pPrChange>
      </w:pPr>
      <w:ins w:id="28647" w:author="Caree2" w:date="2017-04-02T07:45:00Z">
        <w:r w:rsidRPr="00910D57">
          <w:rPr>
            <w:bCs/>
            <w:rPrChange w:id="286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bean="airport05" /&gt;</w:t>
        </w:r>
      </w:ins>
    </w:p>
    <w:p w:rsidR="00956615" w:rsidRPr="00910D57" w:rsidRDefault="00956615" w:rsidP="00910D57">
      <w:pPr>
        <w:rPr>
          <w:ins w:id="28651" w:author="Caree2" w:date="2017-04-02T07:45:00Z"/>
          <w:bCs/>
          <w:rPrChange w:id="28652" w:author="Caree2" w:date="2017-04-02T08:01:00Z">
            <w:rPr>
              <w:ins w:id="286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54" w:author="Caree2" w:date="2017-04-02T08:01:00Z">
          <w:pPr>
            <w:autoSpaceDE w:val="0"/>
            <w:autoSpaceDN w:val="0"/>
            <w:adjustRightInd w:val="0"/>
          </w:pPr>
        </w:pPrChange>
      </w:pPr>
      <w:ins w:id="28655" w:author="Caree2" w:date="2017-04-02T07:45:00Z">
        <w:r w:rsidRPr="00910D57">
          <w:rPr>
            <w:bCs/>
            <w:rPrChange w:id="286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658" w:author="Caree2" w:date="2017-04-02T07:45:00Z"/>
          <w:bCs/>
          <w:rPrChange w:id="28659" w:author="Caree2" w:date="2017-04-02T08:01:00Z">
            <w:rPr>
              <w:ins w:id="286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61" w:author="Caree2" w:date="2017-04-02T08:01:00Z">
          <w:pPr>
            <w:autoSpaceDE w:val="0"/>
            <w:autoSpaceDN w:val="0"/>
            <w:adjustRightInd w:val="0"/>
          </w:pPr>
        </w:pPrChange>
      </w:pPr>
      <w:ins w:id="28662" w:author="Caree2" w:date="2017-04-02T07:45:00Z">
        <w:r w:rsidRPr="00910D57">
          <w:rPr>
            <w:bCs/>
            <w:rPrChange w:id="286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8665" w:author="Caree2" w:date="2017-04-02T07:45:00Z"/>
          <w:bCs/>
          <w:rPrChange w:id="28666" w:author="Caree2" w:date="2017-04-02T08:01:00Z">
            <w:rPr>
              <w:ins w:id="286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68" w:author="Caree2" w:date="2017-04-02T08:01:00Z">
          <w:pPr>
            <w:autoSpaceDE w:val="0"/>
            <w:autoSpaceDN w:val="0"/>
            <w:adjustRightInd w:val="0"/>
          </w:pPr>
        </w:pPrChange>
      </w:pPr>
      <w:ins w:id="28669" w:author="Caree2" w:date="2017-04-02T07:45:00Z">
        <w:r w:rsidRPr="00910D57">
          <w:rPr>
            <w:bCs/>
            <w:rPrChange w:id="286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8672" w:author="Caree2" w:date="2017-04-02T07:45:00Z"/>
          <w:bCs/>
          <w:rPrChange w:id="28673" w:author="Caree2" w:date="2017-04-02T08:01:00Z">
            <w:rPr>
              <w:ins w:id="286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75" w:author="Caree2" w:date="2017-04-02T08:01:00Z">
          <w:pPr>
            <w:autoSpaceDE w:val="0"/>
            <w:autoSpaceDN w:val="0"/>
            <w:adjustRightInd w:val="0"/>
          </w:pPr>
        </w:pPrChange>
      </w:pPr>
      <w:ins w:id="28676" w:author="Caree2" w:date="2017-04-02T07:45:00Z">
        <w:r w:rsidRPr="00910D57">
          <w:rPr>
            <w:bCs/>
            <w:rPrChange w:id="286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8678" w:author="Caree2" w:date="2017-04-02T07:45:00Z"/>
          <w:bCs/>
          <w:rPrChange w:id="28679" w:author="Caree2" w:date="2017-04-02T08:01:00Z">
            <w:rPr>
              <w:ins w:id="286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8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8682" w:author="Caree2" w:date="2017-04-02T07:45:00Z"/>
          <w:bCs/>
          <w:rPrChange w:id="28683" w:author="Caree2" w:date="2017-04-02T08:01:00Z">
            <w:rPr>
              <w:ins w:id="286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85" w:author="Caree2" w:date="2017-04-02T08:01:00Z">
          <w:pPr>
            <w:autoSpaceDE w:val="0"/>
            <w:autoSpaceDN w:val="0"/>
            <w:adjustRightInd w:val="0"/>
          </w:pPr>
        </w:pPrChange>
      </w:pPr>
      <w:ins w:id="28686" w:author="Caree2" w:date="2017-04-02T07:45:00Z">
        <w:r w:rsidRPr="00910D57">
          <w:rPr>
            <w:bCs/>
            <w:rPrChange w:id="286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id="securityOfficer18"</w:t>
        </w:r>
      </w:ins>
    </w:p>
    <w:p w:rsidR="00956615" w:rsidRPr="00910D57" w:rsidRDefault="00956615" w:rsidP="00910D57">
      <w:pPr>
        <w:rPr>
          <w:ins w:id="28688" w:author="Caree2" w:date="2017-04-02T07:45:00Z"/>
          <w:bCs/>
          <w:rPrChange w:id="28689" w:author="Caree2" w:date="2017-04-02T08:01:00Z">
            <w:rPr>
              <w:ins w:id="286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91" w:author="Caree2" w:date="2017-04-02T08:01:00Z">
          <w:pPr>
            <w:autoSpaceDE w:val="0"/>
            <w:autoSpaceDN w:val="0"/>
            <w:adjustRightInd w:val="0"/>
          </w:pPr>
        </w:pPrChange>
      </w:pPr>
      <w:ins w:id="28692" w:author="Caree2" w:date="2017-04-02T07:45:00Z">
        <w:r w:rsidRPr="00910D57">
          <w:rPr>
            <w:bCs/>
            <w:rPrChange w:id="28693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694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8695" w:author="Caree2" w:date="2017-04-02T07:45:00Z"/>
          <w:bCs/>
          <w:rPrChange w:id="28696" w:author="Caree2" w:date="2017-04-02T08:01:00Z">
            <w:rPr>
              <w:ins w:id="286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698" w:author="Caree2" w:date="2017-04-02T08:01:00Z">
          <w:pPr>
            <w:autoSpaceDE w:val="0"/>
            <w:autoSpaceDN w:val="0"/>
            <w:adjustRightInd w:val="0"/>
          </w:pPr>
        </w:pPrChange>
      </w:pPr>
      <w:ins w:id="28699" w:author="Caree2" w:date="2017-04-02T07:45:00Z">
        <w:r w:rsidRPr="00910D57">
          <w:rPr>
            <w:bCs/>
            <w:rPrChange w:id="287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value="02"&gt;&lt;/constructor-arg&gt;</w:t>
        </w:r>
      </w:ins>
    </w:p>
    <w:p w:rsidR="00956615" w:rsidRPr="00910D57" w:rsidRDefault="00956615" w:rsidP="00910D57">
      <w:pPr>
        <w:rPr>
          <w:ins w:id="28702" w:author="Caree2" w:date="2017-04-02T07:45:00Z"/>
          <w:bCs/>
          <w:rPrChange w:id="28703" w:author="Caree2" w:date="2017-04-02T08:01:00Z">
            <w:rPr>
              <w:ins w:id="287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05" w:author="Caree2" w:date="2017-04-02T08:01:00Z">
          <w:pPr>
            <w:autoSpaceDE w:val="0"/>
            <w:autoSpaceDN w:val="0"/>
            <w:adjustRightInd w:val="0"/>
          </w:pPr>
        </w:pPrChange>
      </w:pPr>
      <w:ins w:id="28706" w:author="Caree2" w:date="2017-04-02T07:45:00Z">
        <w:r w:rsidRPr="00910D57">
          <w:rPr>
            <w:bCs/>
            <w:rPrChange w:id="287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value="0002"&gt;&lt;/constructor-arg&gt;</w:t>
        </w:r>
      </w:ins>
    </w:p>
    <w:p w:rsidR="00956615" w:rsidRPr="00910D57" w:rsidRDefault="00956615" w:rsidP="00910D57">
      <w:pPr>
        <w:rPr>
          <w:ins w:id="28709" w:author="Caree2" w:date="2017-04-02T07:45:00Z"/>
          <w:bCs/>
          <w:rPrChange w:id="28710" w:author="Caree2" w:date="2017-04-02T08:01:00Z">
            <w:rPr>
              <w:ins w:id="287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12" w:author="Caree2" w:date="2017-04-02T08:01:00Z">
          <w:pPr>
            <w:autoSpaceDE w:val="0"/>
            <w:autoSpaceDN w:val="0"/>
            <w:adjustRightInd w:val="0"/>
          </w:pPr>
        </w:pPrChange>
      </w:pPr>
      <w:ins w:id="28713" w:author="Caree2" w:date="2017-04-02T07:45:00Z">
        <w:r w:rsidRPr="00910D57">
          <w:rPr>
            <w:bCs/>
            <w:rPrChange w:id="287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value="Nancy"&gt;&lt;/constructor-arg&gt;</w:t>
        </w:r>
      </w:ins>
    </w:p>
    <w:p w:rsidR="00956615" w:rsidRPr="00910D57" w:rsidRDefault="00956615" w:rsidP="00910D57">
      <w:pPr>
        <w:rPr>
          <w:ins w:id="28716" w:author="Caree2" w:date="2017-04-02T07:45:00Z"/>
          <w:bCs/>
          <w:rPrChange w:id="28717" w:author="Caree2" w:date="2017-04-02T08:01:00Z">
            <w:rPr>
              <w:ins w:id="287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19" w:author="Caree2" w:date="2017-04-02T08:01:00Z">
          <w:pPr>
            <w:autoSpaceDE w:val="0"/>
            <w:autoSpaceDN w:val="0"/>
            <w:adjustRightInd w:val="0"/>
          </w:pPr>
        </w:pPrChange>
      </w:pPr>
      <w:ins w:id="28720" w:author="Caree2" w:date="2017-04-02T07:45:00Z">
        <w:r w:rsidRPr="00910D57">
          <w:rPr>
            <w:bCs/>
            <w:rPrChange w:id="287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value="Moore"&gt;&lt;/constructor-arg&gt;</w:t>
        </w:r>
      </w:ins>
    </w:p>
    <w:p w:rsidR="00956615" w:rsidRPr="00910D57" w:rsidRDefault="00956615" w:rsidP="00910D57">
      <w:pPr>
        <w:rPr>
          <w:ins w:id="28723" w:author="Caree2" w:date="2017-04-02T07:45:00Z"/>
          <w:bCs/>
          <w:rPrChange w:id="28724" w:author="Caree2" w:date="2017-04-02T08:01:00Z">
            <w:rPr>
              <w:ins w:id="287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26" w:author="Caree2" w:date="2017-04-02T08:01:00Z">
          <w:pPr>
            <w:autoSpaceDE w:val="0"/>
            <w:autoSpaceDN w:val="0"/>
            <w:adjustRightInd w:val="0"/>
          </w:pPr>
        </w:pPrChange>
      </w:pPr>
      <w:ins w:id="28727" w:author="Caree2" w:date="2017-04-02T07:45:00Z">
        <w:r w:rsidRPr="00910D57">
          <w:rPr>
            <w:bCs/>
            <w:rPrChange w:id="287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8730" w:author="Caree2" w:date="2017-04-02T07:45:00Z"/>
          <w:bCs/>
          <w:rPrChange w:id="28731" w:author="Caree2" w:date="2017-04-02T08:01:00Z">
            <w:rPr>
              <w:ins w:id="287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33" w:author="Caree2" w:date="2017-04-02T08:01:00Z">
          <w:pPr>
            <w:autoSpaceDE w:val="0"/>
            <w:autoSpaceDN w:val="0"/>
            <w:adjustRightInd w:val="0"/>
          </w:pPr>
        </w:pPrChange>
      </w:pPr>
      <w:ins w:id="28734" w:author="Caree2" w:date="2017-04-02T07:45:00Z">
        <w:r w:rsidRPr="00910D57">
          <w:rPr>
            <w:bCs/>
            <w:rPrChange w:id="287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value="966-96-9966"&gt;&lt;/constructor-arg&gt;</w:t>
        </w:r>
      </w:ins>
    </w:p>
    <w:p w:rsidR="00956615" w:rsidRPr="00910D57" w:rsidRDefault="00956615" w:rsidP="00910D57">
      <w:pPr>
        <w:rPr>
          <w:ins w:id="28737" w:author="Caree2" w:date="2017-04-02T07:45:00Z"/>
          <w:bCs/>
          <w:rPrChange w:id="28738" w:author="Caree2" w:date="2017-04-02T08:01:00Z">
            <w:rPr>
              <w:ins w:id="287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40" w:author="Caree2" w:date="2017-04-02T08:01:00Z">
          <w:pPr>
            <w:autoSpaceDE w:val="0"/>
            <w:autoSpaceDN w:val="0"/>
            <w:adjustRightInd w:val="0"/>
          </w:pPr>
        </w:pPrChange>
      </w:pPr>
      <w:ins w:id="28741" w:author="Caree2" w:date="2017-04-02T07:45:00Z">
        <w:r w:rsidRPr="00910D57">
          <w:rPr>
            <w:bCs/>
            <w:rPrChange w:id="287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8744" w:author="Caree2" w:date="2017-04-02T07:45:00Z"/>
          <w:bCs/>
          <w:rPrChange w:id="28745" w:author="Caree2" w:date="2017-04-02T08:01:00Z">
            <w:rPr>
              <w:ins w:id="287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47" w:author="Caree2" w:date="2017-04-02T08:01:00Z">
          <w:pPr>
            <w:autoSpaceDE w:val="0"/>
            <w:autoSpaceDN w:val="0"/>
            <w:adjustRightInd w:val="0"/>
          </w:pPr>
        </w:pPrChange>
      </w:pPr>
      <w:ins w:id="28748" w:author="Caree2" w:date="2017-04-02T07:45:00Z">
        <w:r w:rsidRPr="00910D57">
          <w:rPr>
            <w:bCs/>
            <w:rPrChange w:id="287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8752" w:author="Caree2" w:date="2017-04-02T07:45:00Z"/>
          <w:bCs/>
          <w:rPrChange w:id="28753" w:author="Caree2" w:date="2017-04-02T08:01:00Z">
            <w:rPr>
              <w:ins w:id="287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55" w:author="Caree2" w:date="2017-04-02T08:01:00Z">
          <w:pPr>
            <w:autoSpaceDE w:val="0"/>
            <w:autoSpaceDN w:val="0"/>
            <w:adjustRightInd w:val="0"/>
          </w:pPr>
        </w:pPrChange>
      </w:pPr>
      <w:ins w:id="28756" w:author="Caree2" w:date="2017-04-02T07:45:00Z">
        <w:r w:rsidRPr="00910D57">
          <w:rPr>
            <w:bCs/>
            <w:rPrChange w:id="287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759" w:author="Caree2" w:date="2017-04-02T07:45:00Z"/>
          <w:bCs/>
          <w:rPrChange w:id="28760" w:author="Caree2" w:date="2017-04-02T08:01:00Z">
            <w:rPr>
              <w:ins w:id="287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62" w:author="Caree2" w:date="2017-04-02T08:01:00Z">
          <w:pPr>
            <w:autoSpaceDE w:val="0"/>
            <w:autoSpaceDN w:val="0"/>
            <w:adjustRightInd w:val="0"/>
          </w:pPr>
        </w:pPrChange>
      </w:pPr>
      <w:ins w:id="28763" w:author="Caree2" w:date="2017-04-02T07:45:00Z">
        <w:r w:rsidRPr="00910D57">
          <w:rPr>
            <w:bCs/>
            <w:rPrChange w:id="287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8766" w:author="Caree2" w:date="2017-04-02T07:45:00Z"/>
          <w:bCs/>
          <w:rPrChange w:id="28767" w:author="Caree2" w:date="2017-04-02T08:01:00Z">
            <w:rPr>
              <w:ins w:id="287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69" w:author="Caree2" w:date="2017-04-02T08:01:00Z">
          <w:pPr>
            <w:autoSpaceDE w:val="0"/>
            <w:autoSpaceDN w:val="0"/>
            <w:adjustRightInd w:val="0"/>
          </w:pPr>
        </w:pPrChange>
      </w:pPr>
      <w:ins w:id="28770" w:author="Caree2" w:date="2017-04-02T07:45:00Z">
        <w:r w:rsidRPr="00910D57">
          <w:rPr>
            <w:bCs/>
            <w:rPrChange w:id="287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bean="airport05" /&gt;</w:t>
        </w:r>
      </w:ins>
    </w:p>
    <w:p w:rsidR="00956615" w:rsidRPr="00910D57" w:rsidRDefault="00956615" w:rsidP="00910D57">
      <w:pPr>
        <w:rPr>
          <w:ins w:id="28774" w:author="Caree2" w:date="2017-04-02T07:45:00Z"/>
          <w:bCs/>
          <w:rPrChange w:id="28775" w:author="Caree2" w:date="2017-04-02T08:01:00Z">
            <w:rPr>
              <w:ins w:id="287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77" w:author="Caree2" w:date="2017-04-02T08:01:00Z">
          <w:pPr>
            <w:autoSpaceDE w:val="0"/>
            <w:autoSpaceDN w:val="0"/>
            <w:adjustRightInd w:val="0"/>
          </w:pPr>
        </w:pPrChange>
      </w:pPr>
      <w:ins w:id="28778" w:author="Caree2" w:date="2017-04-02T07:45:00Z">
        <w:r w:rsidRPr="00910D57">
          <w:rPr>
            <w:bCs/>
            <w:rPrChange w:id="287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781" w:author="Caree2" w:date="2017-04-02T07:45:00Z"/>
          <w:bCs/>
          <w:rPrChange w:id="28782" w:author="Caree2" w:date="2017-04-02T08:01:00Z">
            <w:rPr>
              <w:ins w:id="287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84" w:author="Caree2" w:date="2017-04-02T08:01:00Z">
          <w:pPr>
            <w:autoSpaceDE w:val="0"/>
            <w:autoSpaceDN w:val="0"/>
            <w:adjustRightInd w:val="0"/>
          </w:pPr>
        </w:pPrChange>
      </w:pPr>
      <w:ins w:id="28785" w:author="Caree2" w:date="2017-04-02T07:45:00Z">
        <w:r w:rsidRPr="00910D57">
          <w:rPr>
            <w:bCs/>
            <w:rPrChange w:id="287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7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8788" w:author="Caree2" w:date="2017-04-02T07:45:00Z"/>
          <w:bCs/>
          <w:rPrChange w:id="28789" w:author="Caree2" w:date="2017-04-02T08:01:00Z">
            <w:rPr>
              <w:ins w:id="287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91" w:author="Caree2" w:date="2017-04-02T08:01:00Z">
          <w:pPr>
            <w:autoSpaceDE w:val="0"/>
            <w:autoSpaceDN w:val="0"/>
            <w:adjustRightInd w:val="0"/>
          </w:pPr>
        </w:pPrChange>
      </w:pPr>
      <w:ins w:id="28792" w:author="Caree2" w:date="2017-04-02T07:45:00Z">
        <w:r w:rsidRPr="00910D57">
          <w:rPr>
            <w:bCs/>
            <w:rPrChange w:id="287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87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8795" w:author="Caree2" w:date="2017-04-02T07:45:00Z"/>
          <w:bCs/>
          <w:rPrChange w:id="28796" w:author="Caree2" w:date="2017-04-02T08:01:00Z">
            <w:rPr>
              <w:ins w:id="287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798" w:author="Caree2" w:date="2017-04-02T08:01:00Z">
          <w:pPr>
            <w:autoSpaceDE w:val="0"/>
            <w:autoSpaceDN w:val="0"/>
            <w:adjustRightInd w:val="0"/>
          </w:pPr>
        </w:pPrChange>
      </w:pPr>
      <w:ins w:id="28799" w:author="Caree2" w:date="2017-04-02T07:45:00Z">
        <w:r w:rsidRPr="00910D57">
          <w:rPr>
            <w:bCs/>
            <w:rPrChange w:id="288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8801" w:author="Caree2" w:date="2017-04-02T07:45:00Z"/>
          <w:bCs/>
          <w:rPrChange w:id="28802" w:author="Caree2" w:date="2017-04-02T08:01:00Z">
            <w:rPr>
              <w:ins w:id="288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04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8805" w:author="Caree2" w:date="2017-04-02T07:45:00Z"/>
          <w:bCs/>
          <w:rPrChange w:id="28806" w:author="Caree2" w:date="2017-04-02T08:01:00Z">
            <w:rPr>
              <w:ins w:id="288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08" w:author="Caree2" w:date="2017-04-02T08:01:00Z">
          <w:pPr>
            <w:autoSpaceDE w:val="0"/>
            <w:autoSpaceDN w:val="0"/>
            <w:adjustRightInd w:val="0"/>
          </w:pPr>
        </w:pPrChange>
      </w:pPr>
      <w:ins w:id="28809" w:author="Caree2" w:date="2017-04-02T07:45:00Z">
        <w:r w:rsidRPr="00910D57">
          <w:rPr>
            <w:bCs/>
            <w:rPrChange w:id="288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id="securityOfficer19"</w:t>
        </w:r>
      </w:ins>
    </w:p>
    <w:p w:rsidR="00956615" w:rsidRPr="00910D57" w:rsidRDefault="00956615" w:rsidP="00910D57">
      <w:pPr>
        <w:rPr>
          <w:ins w:id="28811" w:author="Caree2" w:date="2017-04-02T07:45:00Z"/>
          <w:bCs/>
          <w:rPrChange w:id="28812" w:author="Caree2" w:date="2017-04-02T08:01:00Z">
            <w:rPr>
              <w:ins w:id="288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14" w:author="Caree2" w:date="2017-04-02T08:01:00Z">
          <w:pPr>
            <w:autoSpaceDE w:val="0"/>
            <w:autoSpaceDN w:val="0"/>
            <w:adjustRightInd w:val="0"/>
          </w:pPr>
        </w:pPrChange>
      </w:pPr>
      <w:ins w:id="28815" w:author="Caree2" w:date="2017-04-02T07:45:00Z">
        <w:r w:rsidRPr="00910D57">
          <w:rPr>
            <w:bCs/>
            <w:rPrChange w:id="28816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17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8818" w:author="Caree2" w:date="2017-04-02T07:45:00Z"/>
          <w:bCs/>
          <w:rPrChange w:id="28819" w:author="Caree2" w:date="2017-04-02T08:01:00Z">
            <w:rPr>
              <w:ins w:id="288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21" w:author="Caree2" w:date="2017-04-02T08:01:00Z">
          <w:pPr>
            <w:autoSpaceDE w:val="0"/>
            <w:autoSpaceDN w:val="0"/>
            <w:adjustRightInd w:val="0"/>
          </w:pPr>
        </w:pPrChange>
      </w:pPr>
      <w:ins w:id="28822" w:author="Caree2" w:date="2017-04-02T07:45:00Z">
        <w:r w:rsidRPr="00910D57">
          <w:rPr>
            <w:bCs/>
            <w:rPrChange w:id="288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value="03"&gt;&lt;/constructor-arg&gt;</w:t>
        </w:r>
      </w:ins>
    </w:p>
    <w:p w:rsidR="00956615" w:rsidRPr="00910D57" w:rsidRDefault="00956615" w:rsidP="00910D57">
      <w:pPr>
        <w:rPr>
          <w:ins w:id="28825" w:author="Caree2" w:date="2017-04-02T07:45:00Z"/>
          <w:bCs/>
          <w:rPrChange w:id="28826" w:author="Caree2" w:date="2017-04-02T08:01:00Z">
            <w:rPr>
              <w:ins w:id="288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28" w:author="Caree2" w:date="2017-04-02T08:01:00Z">
          <w:pPr>
            <w:autoSpaceDE w:val="0"/>
            <w:autoSpaceDN w:val="0"/>
            <w:adjustRightInd w:val="0"/>
          </w:pPr>
        </w:pPrChange>
      </w:pPr>
      <w:ins w:id="28829" w:author="Caree2" w:date="2017-04-02T07:45:00Z">
        <w:r w:rsidRPr="00910D57">
          <w:rPr>
            <w:bCs/>
            <w:rPrChange w:id="288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value="0003"&gt;&lt;/constructor-arg&gt;</w:t>
        </w:r>
      </w:ins>
    </w:p>
    <w:p w:rsidR="00956615" w:rsidRPr="00910D57" w:rsidRDefault="00956615" w:rsidP="00910D57">
      <w:pPr>
        <w:rPr>
          <w:ins w:id="28832" w:author="Caree2" w:date="2017-04-02T07:45:00Z"/>
          <w:bCs/>
          <w:rPrChange w:id="28833" w:author="Caree2" w:date="2017-04-02T08:01:00Z">
            <w:rPr>
              <w:ins w:id="288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35" w:author="Caree2" w:date="2017-04-02T08:01:00Z">
          <w:pPr>
            <w:autoSpaceDE w:val="0"/>
            <w:autoSpaceDN w:val="0"/>
            <w:adjustRightInd w:val="0"/>
          </w:pPr>
        </w:pPrChange>
      </w:pPr>
      <w:ins w:id="28836" w:author="Caree2" w:date="2017-04-02T07:45:00Z">
        <w:r w:rsidRPr="00910D57">
          <w:rPr>
            <w:bCs/>
            <w:rPrChange w:id="288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value="Nicole"&gt;&lt;/constructor-arg&gt;</w:t>
        </w:r>
      </w:ins>
    </w:p>
    <w:p w:rsidR="00956615" w:rsidRPr="00910D57" w:rsidRDefault="00956615" w:rsidP="00910D57">
      <w:pPr>
        <w:rPr>
          <w:ins w:id="28839" w:author="Caree2" w:date="2017-04-02T07:45:00Z"/>
          <w:bCs/>
          <w:rPrChange w:id="28840" w:author="Caree2" w:date="2017-04-02T08:01:00Z">
            <w:rPr>
              <w:ins w:id="288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42" w:author="Caree2" w:date="2017-04-02T08:01:00Z">
          <w:pPr>
            <w:autoSpaceDE w:val="0"/>
            <w:autoSpaceDN w:val="0"/>
            <w:adjustRightInd w:val="0"/>
          </w:pPr>
        </w:pPrChange>
      </w:pPr>
      <w:ins w:id="28843" w:author="Caree2" w:date="2017-04-02T07:45:00Z">
        <w:r w:rsidRPr="00910D57">
          <w:rPr>
            <w:bCs/>
            <w:rPrChange w:id="288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value="Cruz"&gt;&lt;/constructor-arg&gt;</w:t>
        </w:r>
      </w:ins>
    </w:p>
    <w:p w:rsidR="00956615" w:rsidRPr="00910D57" w:rsidRDefault="00956615" w:rsidP="00910D57">
      <w:pPr>
        <w:rPr>
          <w:ins w:id="28846" w:author="Caree2" w:date="2017-04-02T07:45:00Z"/>
          <w:bCs/>
          <w:rPrChange w:id="28847" w:author="Caree2" w:date="2017-04-02T08:01:00Z">
            <w:rPr>
              <w:ins w:id="2884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49" w:author="Caree2" w:date="2017-04-02T08:01:00Z">
          <w:pPr>
            <w:autoSpaceDE w:val="0"/>
            <w:autoSpaceDN w:val="0"/>
            <w:adjustRightInd w:val="0"/>
          </w:pPr>
        </w:pPrChange>
      </w:pPr>
      <w:ins w:id="28850" w:author="Caree2" w:date="2017-04-02T07:45:00Z">
        <w:r w:rsidRPr="00910D57">
          <w:rPr>
            <w:bCs/>
            <w:rPrChange w:id="288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8853" w:author="Caree2" w:date="2017-04-02T07:45:00Z"/>
          <w:bCs/>
          <w:rPrChange w:id="28854" w:author="Caree2" w:date="2017-04-02T08:01:00Z">
            <w:rPr>
              <w:ins w:id="288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56" w:author="Caree2" w:date="2017-04-02T08:01:00Z">
          <w:pPr>
            <w:autoSpaceDE w:val="0"/>
            <w:autoSpaceDN w:val="0"/>
            <w:adjustRightInd w:val="0"/>
          </w:pPr>
        </w:pPrChange>
      </w:pPr>
      <w:ins w:id="28857" w:author="Caree2" w:date="2017-04-02T07:45:00Z">
        <w:r w:rsidRPr="00910D57">
          <w:rPr>
            <w:bCs/>
            <w:rPrChange w:id="288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value="767-37-3477"&gt;&lt;/constructor-arg&gt;</w:t>
        </w:r>
      </w:ins>
    </w:p>
    <w:p w:rsidR="00956615" w:rsidRPr="00910D57" w:rsidRDefault="00956615" w:rsidP="00910D57">
      <w:pPr>
        <w:rPr>
          <w:ins w:id="28860" w:author="Caree2" w:date="2017-04-02T07:45:00Z"/>
          <w:bCs/>
          <w:rPrChange w:id="28861" w:author="Caree2" w:date="2017-04-02T08:01:00Z">
            <w:rPr>
              <w:ins w:id="288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63" w:author="Caree2" w:date="2017-04-02T08:01:00Z">
          <w:pPr>
            <w:autoSpaceDE w:val="0"/>
            <w:autoSpaceDN w:val="0"/>
            <w:adjustRightInd w:val="0"/>
          </w:pPr>
        </w:pPrChange>
      </w:pPr>
      <w:ins w:id="28864" w:author="Caree2" w:date="2017-04-02T07:45:00Z">
        <w:r w:rsidRPr="00910D57">
          <w:rPr>
            <w:bCs/>
            <w:rPrChange w:id="288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8867" w:author="Caree2" w:date="2017-04-02T07:45:00Z"/>
          <w:bCs/>
          <w:rPrChange w:id="28868" w:author="Caree2" w:date="2017-04-02T08:01:00Z">
            <w:rPr>
              <w:ins w:id="288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70" w:author="Caree2" w:date="2017-04-02T08:01:00Z">
          <w:pPr>
            <w:autoSpaceDE w:val="0"/>
            <w:autoSpaceDN w:val="0"/>
            <w:adjustRightInd w:val="0"/>
          </w:pPr>
        </w:pPrChange>
      </w:pPr>
      <w:ins w:id="28871" w:author="Caree2" w:date="2017-04-02T07:45:00Z">
        <w:r w:rsidRPr="00910D57">
          <w:rPr>
            <w:bCs/>
            <w:rPrChange w:id="288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8875" w:author="Caree2" w:date="2017-04-02T07:45:00Z"/>
          <w:bCs/>
          <w:rPrChange w:id="28876" w:author="Caree2" w:date="2017-04-02T08:01:00Z">
            <w:rPr>
              <w:ins w:id="288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78" w:author="Caree2" w:date="2017-04-02T08:01:00Z">
          <w:pPr>
            <w:autoSpaceDE w:val="0"/>
            <w:autoSpaceDN w:val="0"/>
            <w:adjustRightInd w:val="0"/>
          </w:pPr>
        </w:pPrChange>
      </w:pPr>
      <w:ins w:id="28879" w:author="Caree2" w:date="2017-04-02T07:45:00Z">
        <w:r w:rsidRPr="00910D57">
          <w:rPr>
            <w:bCs/>
            <w:rPrChange w:id="288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882" w:author="Caree2" w:date="2017-04-02T07:45:00Z"/>
          <w:bCs/>
          <w:rPrChange w:id="28883" w:author="Caree2" w:date="2017-04-02T08:01:00Z">
            <w:rPr>
              <w:ins w:id="288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85" w:author="Caree2" w:date="2017-04-02T08:01:00Z">
          <w:pPr>
            <w:autoSpaceDE w:val="0"/>
            <w:autoSpaceDN w:val="0"/>
            <w:adjustRightInd w:val="0"/>
          </w:pPr>
        </w:pPrChange>
      </w:pPr>
      <w:ins w:id="28886" w:author="Caree2" w:date="2017-04-02T07:45:00Z">
        <w:r w:rsidRPr="00910D57">
          <w:rPr>
            <w:bCs/>
            <w:rPrChange w:id="288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8889" w:author="Caree2" w:date="2017-04-02T07:45:00Z"/>
          <w:bCs/>
          <w:rPrChange w:id="28890" w:author="Caree2" w:date="2017-04-02T08:01:00Z">
            <w:rPr>
              <w:ins w:id="288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892" w:author="Caree2" w:date="2017-04-02T08:01:00Z">
          <w:pPr>
            <w:autoSpaceDE w:val="0"/>
            <w:autoSpaceDN w:val="0"/>
            <w:adjustRightInd w:val="0"/>
          </w:pPr>
        </w:pPrChange>
      </w:pPr>
      <w:ins w:id="28893" w:author="Caree2" w:date="2017-04-02T07:45:00Z">
        <w:r w:rsidRPr="00910D57">
          <w:rPr>
            <w:bCs/>
            <w:rPrChange w:id="288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8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bean="airport05" /&gt;</w:t>
        </w:r>
      </w:ins>
    </w:p>
    <w:p w:rsidR="00956615" w:rsidRPr="00910D57" w:rsidRDefault="00956615" w:rsidP="00910D57">
      <w:pPr>
        <w:rPr>
          <w:ins w:id="28897" w:author="Caree2" w:date="2017-04-02T07:45:00Z"/>
          <w:bCs/>
          <w:rPrChange w:id="28898" w:author="Caree2" w:date="2017-04-02T08:01:00Z">
            <w:rPr>
              <w:ins w:id="288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00" w:author="Caree2" w:date="2017-04-02T08:01:00Z">
          <w:pPr>
            <w:autoSpaceDE w:val="0"/>
            <w:autoSpaceDN w:val="0"/>
            <w:adjustRightInd w:val="0"/>
          </w:pPr>
        </w:pPrChange>
      </w:pPr>
      <w:ins w:id="28901" w:author="Caree2" w:date="2017-04-02T07:45:00Z">
        <w:r w:rsidRPr="00910D57">
          <w:rPr>
            <w:bCs/>
            <w:rPrChange w:id="289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8904" w:author="Caree2" w:date="2017-04-02T07:45:00Z"/>
          <w:bCs/>
          <w:rPrChange w:id="28905" w:author="Caree2" w:date="2017-04-02T08:01:00Z">
            <w:rPr>
              <w:ins w:id="289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07" w:author="Caree2" w:date="2017-04-02T08:01:00Z">
          <w:pPr>
            <w:autoSpaceDE w:val="0"/>
            <w:autoSpaceDN w:val="0"/>
            <w:adjustRightInd w:val="0"/>
          </w:pPr>
        </w:pPrChange>
      </w:pPr>
      <w:ins w:id="28908" w:author="Caree2" w:date="2017-04-02T07:45:00Z">
        <w:r w:rsidRPr="00910D57">
          <w:rPr>
            <w:bCs/>
            <w:rPrChange w:id="289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8911" w:author="Caree2" w:date="2017-04-02T07:45:00Z"/>
          <w:bCs/>
          <w:rPrChange w:id="28912" w:author="Caree2" w:date="2017-04-02T08:01:00Z">
            <w:rPr>
              <w:ins w:id="289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14" w:author="Caree2" w:date="2017-04-02T08:01:00Z">
          <w:pPr>
            <w:autoSpaceDE w:val="0"/>
            <w:autoSpaceDN w:val="0"/>
            <w:adjustRightInd w:val="0"/>
          </w:pPr>
        </w:pPrChange>
      </w:pPr>
      <w:ins w:id="28915" w:author="Caree2" w:date="2017-04-02T07:45:00Z">
        <w:r w:rsidRPr="00910D57">
          <w:rPr>
            <w:bCs/>
            <w:rPrChange w:id="289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8918" w:author="Caree2" w:date="2017-04-02T07:45:00Z"/>
          <w:bCs/>
          <w:rPrChange w:id="28919" w:author="Caree2" w:date="2017-04-02T08:01:00Z">
            <w:rPr>
              <w:ins w:id="289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21" w:author="Caree2" w:date="2017-04-02T08:01:00Z">
          <w:pPr>
            <w:autoSpaceDE w:val="0"/>
            <w:autoSpaceDN w:val="0"/>
            <w:adjustRightInd w:val="0"/>
          </w:pPr>
        </w:pPrChange>
      </w:pPr>
      <w:ins w:id="28922" w:author="Caree2" w:date="2017-04-02T07:45:00Z">
        <w:r w:rsidRPr="00910D57">
          <w:rPr>
            <w:bCs/>
            <w:rPrChange w:id="289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8924" w:author="Caree2" w:date="2017-04-02T07:45:00Z"/>
          <w:bCs/>
          <w:rPrChange w:id="28925" w:author="Caree2" w:date="2017-04-02T08:01:00Z">
            <w:rPr>
              <w:ins w:id="2892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2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8928" w:author="Caree2" w:date="2017-04-02T07:45:00Z"/>
          <w:bCs/>
          <w:rPrChange w:id="28929" w:author="Caree2" w:date="2017-04-02T08:01:00Z">
            <w:rPr>
              <w:ins w:id="289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31" w:author="Caree2" w:date="2017-04-02T08:01:00Z">
          <w:pPr>
            <w:autoSpaceDE w:val="0"/>
            <w:autoSpaceDN w:val="0"/>
            <w:adjustRightInd w:val="0"/>
          </w:pPr>
        </w:pPrChange>
      </w:pPr>
      <w:ins w:id="28932" w:author="Caree2" w:date="2017-04-02T07:45:00Z">
        <w:r w:rsidRPr="00910D57">
          <w:rPr>
            <w:bCs/>
            <w:rPrChange w:id="289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id="securityOfficer20"</w:t>
        </w:r>
      </w:ins>
    </w:p>
    <w:p w:rsidR="00956615" w:rsidRPr="00910D57" w:rsidRDefault="00956615" w:rsidP="00910D57">
      <w:pPr>
        <w:rPr>
          <w:ins w:id="28934" w:author="Caree2" w:date="2017-04-02T07:45:00Z"/>
          <w:bCs/>
          <w:rPrChange w:id="28935" w:author="Caree2" w:date="2017-04-02T08:01:00Z">
            <w:rPr>
              <w:ins w:id="289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37" w:author="Caree2" w:date="2017-04-02T08:01:00Z">
          <w:pPr>
            <w:autoSpaceDE w:val="0"/>
            <w:autoSpaceDN w:val="0"/>
            <w:adjustRightInd w:val="0"/>
          </w:pPr>
        </w:pPrChange>
      </w:pPr>
      <w:ins w:id="28938" w:author="Caree2" w:date="2017-04-02T07:45:00Z">
        <w:r w:rsidRPr="00910D57">
          <w:rPr>
            <w:bCs/>
            <w:rPrChange w:id="28939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40" w:author="Caree2" w:date="2017-04-02T08:01:00Z">
              <w:rPr>
                <w:rFonts w:ascii="Consolas" w:hAnsi="Consolas" w:cs="Consolas"/>
                <w:sz w:val="20"/>
                <w:szCs w:val="20"/>
              </w:rPr>
            </w:rPrChange>
          </w:rPr>
          <w:tab/>
          <w:t>class="com.rollingstone.springframework.aop.example.SecurityOfficer"&gt;</w:t>
        </w:r>
      </w:ins>
    </w:p>
    <w:p w:rsidR="00956615" w:rsidRPr="00910D57" w:rsidRDefault="00956615" w:rsidP="00910D57">
      <w:pPr>
        <w:rPr>
          <w:ins w:id="28941" w:author="Caree2" w:date="2017-04-02T07:45:00Z"/>
          <w:bCs/>
          <w:rPrChange w:id="28942" w:author="Caree2" w:date="2017-04-02T08:01:00Z">
            <w:rPr>
              <w:ins w:id="289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44" w:author="Caree2" w:date="2017-04-02T08:01:00Z">
          <w:pPr>
            <w:autoSpaceDE w:val="0"/>
            <w:autoSpaceDN w:val="0"/>
            <w:adjustRightInd w:val="0"/>
          </w:pPr>
        </w:pPrChange>
      </w:pPr>
      <w:ins w:id="28945" w:author="Caree2" w:date="2017-04-02T07:45:00Z">
        <w:r w:rsidRPr="00910D57">
          <w:rPr>
            <w:bCs/>
            <w:rPrChange w:id="289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value="04"&gt;&lt;/constructor-arg&gt;</w:t>
        </w:r>
      </w:ins>
    </w:p>
    <w:p w:rsidR="00956615" w:rsidRPr="00910D57" w:rsidRDefault="00956615" w:rsidP="00910D57">
      <w:pPr>
        <w:rPr>
          <w:ins w:id="28948" w:author="Caree2" w:date="2017-04-02T07:45:00Z"/>
          <w:bCs/>
          <w:rPrChange w:id="28949" w:author="Caree2" w:date="2017-04-02T08:01:00Z">
            <w:rPr>
              <w:ins w:id="289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51" w:author="Caree2" w:date="2017-04-02T08:01:00Z">
          <w:pPr>
            <w:autoSpaceDE w:val="0"/>
            <w:autoSpaceDN w:val="0"/>
            <w:adjustRightInd w:val="0"/>
          </w:pPr>
        </w:pPrChange>
      </w:pPr>
      <w:ins w:id="28952" w:author="Caree2" w:date="2017-04-02T07:45:00Z">
        <w:r w:rsidRPr="00910D57">
          <w:rPr>
            <w:bCs/>
            <w:rPrChange w:id="289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value="0004"&gt;&lt;/constructor-arg&gt;</w:t>
        </w:r>
      </w:ins>
    </w:p>
    <w:p w:rsidR="00956615" w:rsidRPr="00910D57" w:rsidRDefault="00956615" w:rsidP="00910D57">
      <w:pPr>
        <w:rPr>
          <w:ins w:id="28955" w:author="Caree2" w:date="2017-04-02T07:45:00Z"/>
          <w:bCs/>
          <w:rPrChange w:id="28956" w:author="Caree2" w:date="2017-04-02T08:01:00Z">
            <w:rPr>
              <w:ins w:id="289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58" w:author="Caree2" w:date="2017-04-02T08:01:00Z">
          <w:pPr>
            <w:autoSpaceDE w:val="0"/>
            <w:autoSpaceDN w:val="0"/>
            <w:adjustRightInd w:val="0"/>
          </w:pPr>
        </w:pPrChange>
      </w:pPr>
      <w:ins w:id="28959" w:author="Caree2" w:date="2017-04-02T07:45:00Z">
        <w:r w:rsidRPr="00910D57">
          <w:rPr>
            <w:bCs/>
            <w:rPrChange w:id="289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value="Tom"&gt;&lt;/constructor-arg&gt;</w:t>
        </w:r>
      </w:ins>
    </w:p>
    <w:p w:rsidR="00956615" w:rsidRPr="00910D57" w:rsidRDefault="00956615" w:rsidP="00910D57">
      <w:pPr>
        <w:rPr>
          <w:ins w:id="28962" w:author="Caree2" w:date="2017-04-02T07:45:00Z"/>
          <w:bCs/>
          <w:rPrChange w:id="28963" w:author="Caree2" w:date="2017-04-02T08:01:00Z">
            <w:rPr>
              <w:ins w:id="289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65" w:author="Caree2" w:date="2017-04-02T08:01:00Z">
          <w:pPr>
            <w:autoSpaceDE w:val="0"/>
            <w:autoSpaceDN w:val="0"/>
            <w:adjustRightInd w:val="0"/>
          </w:pPr>
        </w:pPrChange>
      </w:pPr>
      <w:ins w:id="28966" w:author="Caree2" w:date="2017-04-02T07:45:00Z">
        <w:r w:rsidRPr="00910D57">
          <w:rPr>
            <w:bCs/>
            <w:rPrChange w:id="289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value="Kidman"&gt;&lt;/constructor-arg&gt;</w:t>
        </w:r>
      </w:ins>
    </w:p>
    <w:p w:rsidR="00956615" w:rsidRPr="00910D57" w:rsidRDefault="00956615" w:rsidP="00910D57">
      <w:pPr>
        <w:rPr>
          <w:ins w:id="28969" w:author="Caree2" w:date="2017-04-02T07:45:00Z"/>
          <w:bCs/>
          <w:rPrChange w:id="28970" w:author="Caree2" w:date="2017-04-02T08:01:00Z">
            <w:rPr>
              <w:ins w:id="289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72" w:author="Caree2" w:date="2017-04-02T08:01:00Z">
          <w:pPr>
            <w:autoSpaceDE w:val="0"/>
            <w:autoSpaceDN w:val="0"/>
            <w:adjustRightInd w:val="0"/>
          </w:pPr>
        </w:pPrChange>
      </w:pPr>
      <w:ins w:id="28973" w:author="Caree2" w:date="2017-04-02T07:45:00Z">
        <w:r w:rsidRPr="00910D57">
          <w:rPr>
            <w:bCs/>
            <w:rPrChange w:id="289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value=""&gt;&lt;/constructor-arg&gt;</w:t>
        </w:r>
      </w:ins>
    </w:p>
    <w:p w:rsidR="00956615" w:rsidRPr="00910D57" w:rsidRDefault="00956615" w:rsidP="00910D57">
      <w:pPr>
        <w:rPr>
          <w:ins w:id="28976" w:author="Caree2" w:date="2017-04-02T07:45:00Z"/>
          <w:bCs/>
          <w:rPrChange w:id="28977" w:author="Caree2" w:date="2017-04-02T08:01:00Z">
            <w:rPr>
              <w:ins w:id="289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79" w:author="Caree2" w:date="2017-04-02T08:01:00Z">
          <w:pPr>
            <w:autoSpaceDE w:val="0"/>
            <w:autoSpaceDN w:val="0"/>
            <w:adjustRightInd w:val="0"/>
          </w:pPr>
        </w:pPrChange>
      </w:pPr>
      <w:ins w:id="28980" w:author="Caree2" w:date="2017-04-02T07:45:00Z">
        <w:r w:rsidRPr="00910D57">
          <w:rPr>
            <w:bCs/>
            <w:rPrChange w:id="289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value="848-48-8888"&gt;&lt;/constructor-arg&gt;</w:t>
        </w:r>
      </w:ins>
    </w:p>
    <w:p w:rsidR="00956615" w:rsidRPr="00910D57" w:rsidRDefault="00956615" w:rsidP="00910D57">
      <w:pPr>
        <w:rPr>
          <w:ins w:id="28983" w:author="Caree2" w:date="2017-04-02T07:45:00Z"/>
          <w:bCs/>
          <w:rPrChange w:id="28984" w:author="Caree2" w:date="2017-04-02T08:01:00Z">
            <w:rPr>
              <w:ins w:id="289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86" w:author="Caree2" w:date="2017-04-02T08:01:00Z">
          <w:pPr>
            <w:autoSpaceDE w:val="0"/>
            <w:autoSpaceDN w:val="0"/>
            <w:adjustRightInd w:val="0"/>
          </w:pPr>
        </w:pPrChange>
      </w:pPr>
      <w:ins w:id="28987" w:author="Caree2" w:date="2017-04-02T07:45:00Z">
        <w:r w:rsidRPr="00910D57">
          <w:rPr>
            <w:bCs/>
            <w:rPrChange w:id="289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8990" w:author="Caree2" w:date="2017-04-02T07:45:00Z"/>
          <w:bCs/>
          <w:rPrChange w:id="28991" w:author="Caree2" w:date="2017-04-02T08:01:00Z">
            <w:rPr>
              <w:ins w:id="289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8993" w:author="Caree2" w:date="2017-04-02T08:01:00Z">
          <w:pPr>
            <w:autoSpaceDE w:val="0"/>
            <w:autoSpaceDN w:val="0"/>
            <w:adjustRightInd w:val="0"/>
          </w:pPr>
        </w:pPrChange>
      </w:pPr>
      <w:ins w:id="28994" w:author="Caree2" w:date="2017-04-02T07:45:00Z">
        <w:r w:rsidRPr="00910D57">
          <w:rPr>
            <w:bCs/>
            <w:rPrChange w:id="289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89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8998" w:author="Caree2" w:date="2017-04-02T07:45:00Z"/>
          <w:bCs/>
          <w:rPrChange w:id="28999" w:author="Caree2" w:date="2017-04-02T08:01:00Z">
            <w:rPr>
              <w:ins w:id="290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01" w:author="Caree2" w:date="2017-04-02T08:01:00Z">
          <w:pPr>
            <w:autoSpaceDE w:val="0"/>
            <w:autoSpaceDN w:val="0"/>
            <w:adjustRightInd w:val="0"/>
          </w:pPr>
        </w:pPrChange>
      </w:pPr>
      <w:ins w:id="29002" w:author="Caree2" w:date="2017-04-02T07:45:00Z">
        <w:r w:rsidRPr="00910D57">
          <w:rPr>
            <w:bCs/>
            <w:rPrChange w:id="290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005" w:author="Caree2" w:date="2017-04-02T07:45:00Z"/>
          <w:bCs/>
          <w:rPrChange w:id="29006" w:author="Caree2" w:date="2017-04-02T08:01:00Z">
            <w:rPr>
              <w:ins w:id="290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08" w:author="Caree2" w:date="2017-04-02T08:01:00Z">
          <w:pPr>
            <w:autoSpaceDE w:val="0"/>
            <w:autoSpaceDN w:val="0"/>
            <w:adjustRightInd w:val="0"/>
          </w:pPr>
        </w:pPrChange>
      </w:pPr>
      <w:ins w:id="29009" w:author="Caree2" w:date="2017-04-02T07:45:00Z">
        <w:r w:rsidRPr="00910D57">
          <w:rPr>
            <w:bCs/>
            <w:rPrChange w:id="290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9012" w:author="Caree2" w:date="2017-04-02T07:45:00Z"/>
          <w:bCs/>
          <w:rPrChange w:id="29013" w:author="Caree2" w:date="2017-04-02T08:01:00Z">
            <w:rPr>
              <w:ins w:id="2901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15" w:author="Caree2" w:date="2017-04-02T08:01:00Z">
          <w:pPr>
            <w:autoSpaceDE w:val="0"/>
            <w:autoSpaceDN w:val="0"/>
            <w:adjustRightInd w:val="0"/>
          </w:pPr>
        </w:pPrChange>
      </w:pPr>
      <w:ins w:id="29016" w:author="Caree2" w:date="2017-04-02T07:45:00Z">
        <w:r w:rsidRPr="00910D57">
          <w:rPr>
            <w:bCs/>
            <w:rPrChange w:id="290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bean="airport05" /&gt;</w:t>
        </w:r>
      </w:ins>
    </w:p>
    <w:p w:rsidR="00956615" w:rsidRPr="00910D57" w:rsidRDefault="00956615" w:rsidP="00910D57">
      <w:pPr>
        <w:rPr>
          <w:ins w:id="29020" w:author="Caree2" w:date="2017-04-02T07:45:00Z"/>
          <w:bCs/>
          <w:rPrChange w:id="29021" w:author="Caree2" w:date="2017-04-02T08:01:00Z">
            <w:rPr>
              <w:ins w:id="290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23" w:author="Caree2" w:date="2017-04-02T08:01:00Z">
          <w:pPr>
            <w:autoSpaceDE w:val="0"/>
            <w:autoSpaceDN w:val="0"/>
            <w:adjustRightInd w:val="0"/>
          </w:pPr>
        </w:pPrChange>
      </w:pPr>
      <w:ins w:id="29024" w:author="Caree2" w:date="2017-04-02T07:45:00Z">
        <w:r w:rsidRPr="00910D57">
          <w:rPr>
            <w:bCs/>
            <w:rPrChange w:id="290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027" w:author="Caree2" w:date="2017-04-02T07:45:00Z"/>
          <w:bCs/>
          <w:rPrChange w:id="29028" w:author="Caree2" w:date="2017-04-02T08:01:00Z">
            <w:rPr>
              <w:ins w:id="290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30" w:author="Caree2" w:date="2017-04-02T08:01:00Z">
          <w:pPr>
            <w:autoSpaceDE w:val="0"/>
            <w:autoSpaceDN w:val="0"/>
            <w:adjustRightInd w:val="0"/>
          </w:pPr>
        </w:pPrChange>
      </w:pPr>
      <w:ins w:id="29031" w:author="Caree2" w:date="2017-04-02T07:45:00Z">
        <w:r w:rsidRPr="00910D57">
          <w:rPr>
            <w:bCs/>
            <w:rPrChange w:id="290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value="25"&gt;&lt;/constructor-arg&gt;</w:t>
        </w:r>
      </w:ins>
    </w:p>
    <w:p w:rsidR="00956615" w:rsidRPr="00910D57" w:rsidRDefault="00956615" w:rsidP="00910D57">
      <w:pPr>
        <w:rPr>
          <w:ins w:id="29034" w:author="Caree2" w:date="2017-04-02T07:45:00Z"/>
          <w:bCs/>
          <w:rPrChange w:id="29035" w:author="Caree2" w:date="2017-04-02T08:01:00Z">
            <w:rPr>
              <w:ins w:id="290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37" w:author="Caree2" w:date="2017-04-02T08:01:00Z">
          <w:pPr>
            <w:autoSpaceDE w:val="0"/>
            <w:autoSpaceDN w:val="0"/>
            <w:adjustRightInd w:val="0"/>
          </w:pPr>
        </w:pPrChange>
      </w:pPr>
      <w:ins w:id="29038" w:author="Caree2" w:date="2017-04-02T07:45:00Z">
        <w:r w:rsidRPr="00910D57">
          <w:rPr>
            <w:bCs/>
            <w:rPrChange w:id="290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value="M"&gt;&lt;/constructor-arg&gt;</w:t>
        </w:r>
      </w:ins>
    </w:p>
    <w:p w:rsidR="00956615" w:rsidRPr="00910D57" w:rsidRDefault="00956615" w:rsidP="00910D57">
      <w:pPr>
        <w:rPr>
          <w:ins w:id="29041" w:author="Caree2" w:date="2017-04-02T07:45:00Z"/>
          <w:bCs/>
          <w:rPrChange w:id="29042" w:author="Caree2" w:date="2017-04-02T08:01:00Z">
            <w:rPr>
              <w:ins w:id="290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44" w:author="Caree2" w:date="2017-04-02T08:01:00Z">
          <w:pPr>
            <w:autoSpaceDE w:val="0"/>
            <w:autoSpaceDN w:val="0"/>
            <w:adjustRightInd w:val="0"/>
          </w:pPr>
        </w:pPrChange>
      </w:pPr>
      <w:ins w:id="29045" w:author="Caree2" w:date="2017-04-02T07:45:00Z">
        <w:r w:rsidRPr="00910D57">
          <w:rPr>
            <w:bCs/>
            <w:rPrChange w:id="290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9047" w:author="Caree2" w:date="2017-04-02T07:45:00Z"/>
          <w:bCs/>
          <w:rPrChange w:id="29048" w:author="Caree2" w:date="2017-04-02T08:01:00Z">
            <w:rPr>
              <w:ins w:id="290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50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9051" w:author="Caree2" w:date="2017-04-02T07:45:00Z"/>
          <w:bCs/>
          <w:rPrChange w:id="29052" w:author="Caree2" w:date="2017-04-02T08:01:00Z">
            <w:rPr>
              <w:ins w:id="290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54" w:author="Caree2" w:date="2017-04-02T08:01:00Z">
          <w:pPr>
            <w:autoSpaceDE w:val="0"/>
            <w:autoSpaceDN w:val="0"/>
            <w:adjustRightInd w:val="0"/>
          </w:pPr>
        </w:pPrChange>
      </w:pPr>
      <w:ins w:id="29055" w:author="Caree2" w:date="2017-04-02T07:45:00Z">
        <w:r w:rsidRPr="00910D57">
          <w:rPr>
            <w:bCs/>
            <w:rPrChange w:id="290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&lt;!-- Traveller Start --&gt;</w:t>
        </w:r>
      </w:ins>
    </w:p>
    <w:p w:rsidR="00956615" w:rsidRPr="00910D57" w:rsidRDefault="00956615" w:rsidP="00910D57">
      <w:pPr>
        <w:rPr>
          <w:ins w:id="29057" w:author="Caree2" w:date="2017-04-02T07:45:00Z"/>
          <w:bCs/>
          <w:rPrChange w:id="29058" w:author="Caree2" w:date="2017-04-02T08:01:00Z">
            <w:rPr>
              <w:ins w:id="290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60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9061" w:author="Caree2" w:date="2017-04-02T07:45:00Z"/>
          <w:bCs/>
          <w:rPrChange w:id="29062" w:author="Caree2" w:date="2017-04-02T08:01:00Z">
            <w:rPr>
              <w:ins w:id="290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64" w:author="Caree2" w:date="2017-04-02T08:01:00Z">
          <w:pPr>
            <w:autoSpaceDE w:val="0"/>
            <w:autoSpaceDN w:val="0"/>
            <w:adjustRightInd w:val="0"/>
          </w:pPr>
        </w:pPrChange>
      </w:pPr>
      <w:ins w:id="29065" w:author="Caree2" w:date="2017-04-02T07:45:00Z">
        <w:r w:rsidRPr="00910D57">
          <w:rPr>
            <w:bCs/>
            <w:rPrChange w:id="290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id="traveller01" class="com.rollingstone.springframework.aop.example.Traveller"&gt;</w:t>
        </w:r>
      </w:ins>
    </w:p>
    <w:p w:rsidR="00956615" w:rsidRPr="00910D57" w:rsidRDefault="00956615" w:rsidP="00910D57">
      <w:pPr>
        <w:rPr>
          <w:ins w:id="29067" w:author="Caree2" w:date="2017-04-02T07:45:00Z"/>
          <w:bCs/>
          <w:rPrChange w:id="29068" w:author="Caree2" w:date="2017-04-02T08:01:00Z">
            <w:rPr>
              <w:ins w:id="290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70" w:author="Caree2" w:date="2017-04-02T08:01:00Z">
          <w:pPr>
            <w:autoSpaceDE w:val="0"/>
            <w:autoSpaceDN w:val="0"/>
            <w:adjustRightInd w:val="0"/>
          </w:pPr>
        </w:pPrChange>
      </w:pPr>
      <w:ins w:id="29071" w:author="Caree2" w:date="2017-04-02T07:45:00Z">
        <w:r w:rsidRPr="00910D57">
          <w:rPr>
            <w:bCs/>
            <w:rPrChange w:id="290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9074" w:author="Caree2" w:date="2017-04-02T07:45:00Z"/>
          <w:bCs/>
          <w:rPrChange w:id="29075" w:author="Caree2" w:date="2017-04-02T08:01:00Z">
            <w:rPr>
              <w:ins w:id="290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77" w:author="Caree2" w:date="2017-04-02T08:01:00Z">
          <w:pPr>
            <w:autoSpaceDE w:val="0"/>
            <w:autoSpaceDN w:val="0"/>
            <w:adjustRightInd w:val="0"/>
          </w:pPr>
        </w:pPrChange>
      </w:pPr>
      <w:ins w:id="29078" w:author="Caree2" w:date="2017-04-02T07:45:00Z">
        <w:r w:rsidRPr="00910D57">
          <w:rPr>
            <w:bCs/>
            <w:rPrChange w:id="290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&lt;value&gt;1&lt;/value&gt;</w:t>
        </w:r>
      </w:ins>
    </w:p>
    <w:p w:rsidR="00956615" w:rsidRPr="00910D57" w:rsidRDefault="00956615" w:rsidP="00910D57">
      <w:pPr>
        <w:rPr>
          <w:ins w:id="29082" w:author="Caree2" w:date="2017-04-02T07:45:00Z"/>
          <w:bCs/>
          <w:rPrChange w:id="29083" w:author="Caree2" w:date="2017-04-02T08:01:00Z">
            <w:rPr>
              <w:ins w:id="290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85" w:author="Caree2" w:date="2017-04-02T08:01:00Z">
          <w:pPr>
            <w:autoSpaceDE w:val="0"/>
            <w:autoSpaceDN w:val="0"/>
            <w:adjustRightInd w:val="0"/>
          </w:pPr>
        </w:pPrChange>
      </w:pPr>
      <w:ins w:id="29086" w:author="Caree2" w:date="2017-04-02T07:45:00Z">
        <w:r w:rsidRPr="00910D57">
          <w:rPr>
            <w:bCs/>
            <w:rPrChange w:id="290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90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089" w:author="Caree2" w:date="2017-04-02T07:45:00Z"/>
          <w:bCs/>
          <w:rPrChange w:id="29090" w:author="Caree2" w:date="2017-04-02T08:01:00Z">
            <w:rPr>
              <w:ins w:id="290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92" w:author="Caree2" w:date="2017-04-02T08:01:00Z">
          <w:pPr>
            <w:autoSpaceDE w:val="0"/>
            <w:autoSpaceDN w:val="0"/>
            <w:adjustRightInd w:val="0"/>
          </w:pPr>
        </w:pPrChange>
      </w:pPr>
      <w:ins w:id="29093" w:author="Caree2" w:date="2017-04-02T07:45:00Z">
        <w:r w:rsidRPr="00910D57">
          <w:rPr>
            <w:bCs/>
            <w:rPrChange w:id="290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0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9096" w:author="Caree2" w:date="2017-04-02T07:45:00Z"/>
          <w:bCs/>
          <w:rPrChange w:id="29097" w:author="Caree2" w:date="2017-04-02T08:01:00Z">
            <w:rPr>
              <w:ins w:id="290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099" w:author="Caree2" w:date="2017-04-02T08:01:00Z">
          <w:pPr>
            <w:autoSpaceDE w:val="0"/>
            <w:autoSpaceDN w:val="0"/>
            <w:adjustRightInd w:val="0"/>
          </w:pPr>
        </w:pPrChange>
      </w:pPr>
      <w:ins w:id="29100" w:author="Caree2" w:date="2017-04-02T07:45:00Z">
        <w:r w:rsidRPr="00910D57">
          <w:rPr>
            <w:bCs/>
            <w:rPrChange w:id="291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&lt;value&gt;Peter&lt;/value&gt;</w:t>
        </w:r>
      </w:ins>
    </w:p>
    <w:p w:rsidR="00956615" w:rsidRPr="00910D57" w:rsidRDefault="00956615" w:rsidP="00910D57">
      <w:pPr>
        <w:rPr>
          <w:ins w:id="29104" w:author="Caree2" w:date="2017-04-02T07:45:00Z"/>
          <w:bCs/>
          <w:rPrChange w:id="29105" w:author="Caree2" w:date="2017-04-02T08:01:00Z">
            <w:rPr>
              <w:ins w:id="291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07" w:author="Caree2" w:date="2017-04-02T08:01:00Z">
          <w:pPr>
            <w:autoSpaceDE w:val="0"/>
            <w:autoSpaceDN w:val="0"/>
            <w:adjustRightInd w:val="0"/>
          </w:pPr>
        </w:pPrChange>
      </w:pPr>
      <w:ins w:id="29108" w:author="Caree2" w:date="2017-04-02T07:45:00Z">
        <w:r w:rsidRPr="00910D57">
          <w:rPr>
            <w:bCs/>
            <w:rPrChange w:id="291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111" w:author="Caree2" w:date="2017-04-02T07:45:00Z"/>
          <w:bCs/>
          <w:rPrChange w:id="29112" w:author="Caree2" w:date="2017-04-02T08:01:00Z">
            <w:rPr>
              <w:ins w:id="291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14" w:author="Caree2" w:date="2017-04-02T08:01:00Z">
          <w:pPr>
            <w:autoSpaceDE w:val="0"/>
            <w:autoSpaceDN w:val="0"/>
            <w:adjustRightInd w:val="0"/>
          </w:pPr>
        </w:pPrChange>
      </w:pPr>
      <w:ins w:id="29115" w:author="Caree2" w:date="2017-04-02T07:45:00Z">
        <w:r w:rsidRPr="00910D57">
          <w:rPr>
            <w:bCs/>
            <w:rPrChange w:id="291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9118" w:author="Caree2" w:date="2017-04-02T07:45:00Z"/>
          <w:bCs/>
          <w:rPrChange w:id="29119" w:author="Caree2" w:date="2017-04-02T08:01:00Z">
            <w:rPr>
              <w:ins w:id="291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21" w:author="Caree2" w:date="2017-04-02T08:01:00Z">
          <w:pPr>
            <w:autoSpaceDE w:val="0"/>
            <w:autoSpaceDN w:val="0"/>
            <w:adjustRightInd w:val="0"/>
          </w:pPr>
        </w:pPrChange>
      </w:pPr>
      <w:ins w:id="29122" w:author="Caree2" w:date="2017-04-02T07:45:00Z">
        <w:r w:rsidRPr="00910D57">
          <w:rPr>
            <w:bCs/>
            <w:rPrChange w:id="291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&lt;value&gt;Finder&lt;/value&gt;</w:t>
        </w:r>
      </w:ins>
    </w:p>
    <w:p w:rsidR="00956615" w:rsidRPr="00910D57" w:rsidRDefault="00956615" w:rsidP="00910D57">
      <w:pPr>
        <w:rPr>
          <w:ins w:id="29126" w:author="Caree2" w:date="2017-04-02T07:45:00Z"/>
          <w:bCs/>
          <w:rPrChange w:id="29127" w:author="Caree2" w:date="2017-04-02T08:01:00Z">
            <w:rPr>
              <w:ins w:id="291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29" w:author="Caree2" w:date="2017-04-02T08:01:00Z">
          <w:pPr>
            <w:autoSpaceDE w:val="0"/>
            <w:autoSpaceDN w:val="0"/>
            <w:adjustRightInd w:val="0"/>
          </w:pPr>
        </w:pPrChange>
      </w:pPr>
      <w:ins w:id="29130" w:author="Caree2" w:date="2017-04-02T07:45:00Z">
        <w:r w:rsidRPr="00910D57">
          <w:rPr>
            <w:bCs/>
            <w:rPrChange w:id="291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133" w:author="Caree2" w:date="2017-04-02T07:45:00Z"/>
          <w:bCs/>
          <w:rPrChange w:id="29134" w:author="Caree2" w:date="2017-04-02T08:01:00Z">
            <w:rPr>
              <w:ins w:id="291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36" w:author="Caree2" w:date="2017-04-02T08:01:00Z">
          <w:pPr>
            <w:autoSpaceDE w:val="0"/>
            <w:autoSpaceDN w:val="0"/>
            <w:adjustRightInd w:val="0"/>
          </w:pPr>
        </w:pPrChange>
      </w:pPr>
      <w:ins w:id="29137" w:author="Caree2" w:date="2017-04-02T07:45:00Z">
        <w:r w:rsidRPr="00910D57">
          <w:rPr>
            <w:bCs/>
            <w:rPrChange w:id="291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9140" w:author="Caree2" w:date="2017-04-02T07:45:00Z"/>
          <w:bCs/>
          <w:rPrChange w:id="29141" w:author="Caree2" w:date="2017-04-02T08:01:00Z">
            <w:rPr>
              <w:ins w:id="291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43" w:author="Caree2" w:date="2017-04-02T08:01:00Z">
          <w:pPr>
            <w:autoSpaceDE w:val="0"/>
            <w:autoSpaceDN w:val="0"/>
            <w:adjustRightInd w:val="0"/>
          </w:pPr>
        </w:pPrChange>
      </w:pPr>
      <w:ins w:id="29144" w:author="Caree2" w:date="2017-04-02T07:45:00Z">
        <w:r w:rsidRPr="00910D57">
          <w:rPr>
            <w:bCs/>
            <w:rPrChange w:id="291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9148" w:author="Caree2" w:date="2017-04-02T07:45:00Z"/>
          <w:bCs/>
          <w:rPrChange w:id="29149" w:author="Caree2" w:date="2017-04-02T08:01:00Z">
            <w:rPr>
              <w:ins w:id="291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51" w:author="Caree2" w:date="2017-04-02T08:01:00Z">
          <w:pPr>
            <w:autoSpaceDE w:val="0"/>
            <w:autoSpaceDN w:val="0"/>
            <w:adjustRightInd w:val="0"/>
          </w:pPr>
        </w:pPrChange>
      </w:pPr>
      <w:ins w:id="29152" w:author="Caree2" w:date="2017-04-02T07:45:00Z">
        <w:r w:rsidRPr="00910D57">
          <w:rPr>
            <w:bCs/>
            <w:rPrChange w:id="291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9156" w:author="Caree2" w:date="2017-04-02T07:45:00Z"/>
          <w:bCs/>
          <w:rPrChange w:id="29157" w:author="Caree2" w:date="2017-04-02T08:01:00Z">
            <w:rPr>
              <w:ins w:id="2915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59" w:author="Caree2" w:date="2017-04-02T08:01:00Z">
          <w:pPr>
            <w:autoSpaceDE w:val="0"/>
            <w:autoSpaceDN w:val="0"/>
            <w:adjustRightInd w:val="0"/>
          </w:pPr>
        </w:pPrChange>
      </w:pPr>
      <w:ins w:id="29160" w:author="Caree2" w:date="2017-04-02T07:45:00Z">
        <w:r w:rsidRPr="00910D57">
          <w:rPr>
            <w:bCs/>
            <w:rPrChange w:id="291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163" w:author="Caree2" w:date="2017-04-02T07:45:00Z"/>
          <w:bCs/>
          <w:rPrChange w:id="29164" w:author="Caree2" w:date="2017-04-02T08:01:00Z">
            <w:rPr>
              <w:ins w:id="291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66" w:author="Caree2" w:date="2017-04-02T08:01:00Z">
          <w:pPr>
            <w:autoSpaceDE w:val="0"/>
            <w:autoSpaceDN w:val="0"/>
            <w:adjustRightInd w:val="0"/>
          </w:pPr>
        </w:pPrChange>
      </w:pPr>
      <w:ins w:id="29167" w:author="Caree2" w:date="2017-04-02T07:45:00Z">
        <w:r w:rsidRPr="00910D57">
          <w:rPr>
            <w:bCs/>
            <w:rPrChange w:id="291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9170" w:author="Caree2" w:date="2017-04-02T07:45:00Z"/>
          <w:bCs/>
          <w:rPrChange w:id="29171" w:author="Caree2" w:date="2017-04-02T08:01:00Z">
            <w:rPr>
              <w:ins w:id="291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73" w:author="Caree2" w:date="2017-04-02T08:01:00Z">
          <w:pPr>
            <w:autoSpaceDE w:val="0"/>
            <w:autoSpaceDN w:val="0"/>
            <w:adjustRightInd w:val="0"/>
          </w:pPr>
        </w:pPrChange>
      </w:pPr>
      <w:ins w:id="29174" w:author="Caree2" w:date="2017-04-02T07:45:00Z">
        <w:r w:rsidRPr="00910D57">
          <w:rPr>
            <w:bCs/>
            <w:rPrChange w:id="291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&lt;value&gt;464-45-4543&lt;/value&gt;</w:t>
        </w:r>
      </w:ins>
    </w:p>
    <w:p w:rsidR="00956615" w:rsidRPr="00910D57" w:rsidRDefault="00956615" w:rsidP="00910D57">
      <w:pPr>
        <w:rPr>
          <w:ins w:id="29178" w:author="Caree2" w:date="2017-04-02T07:45:00Z"/>
          <w:bCs/>
          <w:rPrChange w:id="29179" w:author="Caree2" w:date="2017-04-02T08:01:00Z">
            <w:rPr>
              <w:ins w:id="291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81" w:author="Caree2" w:date="2017-04-02T08:01:00Z">
          <w:pPr>
            <w:autoSpaceDE w:val="0"/>
            <w:autoSpaceDN w:val="0"/>
            <w:adjustRightInd w:val="0"/>
          </w:pPr>
        </w:pPrChange>
      </w:pPr>
      <w:ins w:id="29182" w:author="Caree2" w:date="2017-04-02T07:45:00Z">
        <w:r w:rsidRPr="00910D57">
          <w:rPr>
            <w:bCs/>
            <w:rPrChange w:id="291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185" w:author="Caree2" w:date="2017-04-02T07:45:00Z"/>
          <w:bCs/>
          <w:rPrChange w:id="29186" w:author="Caree2" w:date="2017-04-02T08:01:00Z">
            <w:rPr>
              <w:ins w:id="291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88" w:author="Caree2" w:date="2017-04-02T08:01:00Z">
          <w:pPr>
            <w:autoSpaceDE w:val="0"/>
            <w:autoSpaceDN w:val="0"/>
            <w:adjustRightInd w:val="0"/>
          </w:pPr>
        </w:pPrChange>
      </w:pPr>
      <w:ins w:id="29189" w:author="Caree2" w:date="2017-04-02T07:45:00Z">
        <w:r w:rsidRPr="00910D57">
          <w:rPr>
            <w:bCs/>
            <w:rPrChange w:id="291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29192" w:author="Caree2" w:date="2017-04-02T07:45:00Z"/>
          <w:bCs/>
          <w:rPrChange w:id="29193" w:author="Caree2" w:date="2017-04-02T08:01:00Z">
            <w:rPr>
              <w:ins w:id="291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195" w:author="Caree2" w:date="2017-04-02T08:01:00Z">
          <w:pPr>
            <w:autoSpaceDE w:val="0"/>
            <w:autoSpaceDN w:val="0"/>
            <w:adjustRightInd w:val="0"/>
          </w:pPr>
        </w:pPrChange>
      </w:pPr>
      <w:ins w:id="29196" w:author="Caree2" w:date="2017-04-02T07:45:00Z">
        <w:r w:rsidRPr="00910D57">
          <w:rPr>
            <w:bCs/>
            <w:rPrChange w:id="291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1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9200" w:author="Caree2" w:date="2017-04-02T07:45:00Z"/>
          <w:bCs/>
          <w:rPrChange w:id="29201" w:author="Caree2" w:date="2017-04-02T08:01:00Z">
            <w:rPr>
              <w:ins w:id="292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03" w:author="Caree2" w:date="2017-04-02T08:01:00Z">
          <w:pPr>
            <w:autoSpaceDE w:val="0"/>
            <w:autoSpaceDN w:val="0"/>
            <w:adjustRightInd w:val="0"/>
          </w:pPr>
        </w:pPrChange>
      </w:pPr>
      <w:ins w:id="29204" w:author="Caree2" w:date="2017-04-02T07:45:00Z">
        <w:r w:rsidRPr="00910D57">
          <w:rPr>
            <w:bCs/>
            <w:rPrChange w:id="292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207" w:author="Caree2" w:date="2017-04-02T07:45:00Z"/>
          <w:bCs/>
          <w:rPrChange w:id="29208" w:author="Caree2" w:date="2017-04-02T08:01:00Z">
            <w:rPr>
              <w:ins w:id="292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10" w:author="Caree2" w:date="2017-04-02T08:01:00Z">
          <w:pPr>
            <w:autoSpaceDE w:val="0"/>
            <w:autoSpaceDN w:val="0"/>
            <w:adjustRightInd w:val="0"/>
          </w:pPr>
        </w:pPrChange>
      </w:pPr>
      <w:ins w:id="29211" w:author="Caree2" w:date="2017-04-02T07:45:00Z">
        <w:r w:rsidRPr="00910D57">
          <w:rPr>
            <w:bCs/>
            <w:rPrChange w:id="292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9214" w:author="Caree2" w:date="2017-04-02T07:45:00Z"/>
          <w:bCs/>
          <w:rPrChange w:id="29215" w:author="Caree2" w:date="2017-04-02T08:01:00Z">
            <w:rPr>
              <w:ins w:id="292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17" w:author="Caree2" w:date="2017-04-02T08:01:00Z">
          <w:pPr>
            <w:autoSpaceDE w:val="0"/>
            <w:autoSpaceDN w:val="0"/>
            <w:adjustRightInd w:val="0"/>
          </w:pPr>
        </w:pPrChange>
      </w:pPr>
      <w:ins w:id="29218" w:author="Caree2" w:date="2017-04-02T07:45:00Z">
        <w:r w:rsidRPr="00910D57">
          <w:rPr>
            <w:bCs/>
            <w:rPrChange w:id="292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29222" w:author="Caree2" w:date="2017-04-02T07:45:00Z"/>
          <w:bCs/>
          <w:rPrChange w:id="29223" w:author="Caree2" w:date="2017-04-02T08:01:00Z">
            <w:rPr>
              <w:ins w:id="292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25" w:author="Caree2" w:date="2017-04-02T08:01:00Z">
          <w:pPr>
            <w:autoSpaceDE w:val="0"/>
            <w:autoSpaceDN w:val="0"/>
            <w:adjustRightInd w:val="0"/>
          </w:pPr>
        </w:pPrChange>
      </w:pPr>
      <w:ins w:id="29226" w:author="Caree2" w:date="2017-04-02T07:45:00Z">
        <w:r w:rsidRPr="00910D57">
          <w:rPr>
            <w:bCs/>
            <w:rPrChange w:id="292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229" w:author="Caree2" w:date="2017-04-02T07:45:00Z"/>
          <w:bCs/>
          <w:rPrChange w:id="29230" w:author="Caree2" w:date="2017-04-02T08:01:00Z">
            <w:rPr>
              <w:ins w:id="292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32" w:author="Caree2" w:date="2017-04-02T08:01:00Z">
          <w:pPr>
            <w:autoSpaceDE w:val="0"/>
            <w:autoSpaceDN w:val="0"/>
            <w:adjustRightInd w:val="0"/>
          </w:pPr>
        </w:pPrChange>
      </w:pPr>
      <w:ins w:id="29233" w:author="Caree2" w:date="2017-04-02T07:45:00Z">
        <w:r w:rsidRPr="00910D57">
          <w:rPr>
            <w:bCs/>
            <w:rPrChange w:id="292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9236" w:author="Caree2" w:date="2017-04-02T07:45:00Z"/>
          <w:bCs/>
          <w:rPrChange w:id="29237" w:author="Caree2" w:date="2017-04-02T08:01:00Z">
            <w:rPr>
              <w:ins w:id="292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39" w:author="Caree2" w:date="2017-04-02T08:01:00Z">
          <w:pPr>
            <w:autoSpaceDE w:val="0"/>
            <w:autoSpaceDN w:val="0"/>
            <w:adjustRightInd w:val="0"/>
          </w:pPr>
        </w:pPrChange>
      </w:pPr>
      <w:ins w:id="29240" w:author="Caree2" w:date="2017-04-02T07:45:00Z">
        <w:r w:rsidRPr="00910D57">
          <w:rPr>
            <w:bCs/>
            <w:rPrChange w:id="292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29244" w:author="Caree2" w:date="2017-04-02T07:45:00Z"/>
          <w:bCs/>
          <w:rPrChange w:id="29245" w:author="Caree2" w:date="2017-04-02T08:01:00Z">
            <w:rPr>
              <w:ins w:id="292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47" w:author="Caree2" w:date="2017-04-02T08:01:00Z">
          <w:pPr>
            <w:autoSpaceDE w:val="0"/>
            <w:autoSpaceDN w:val="0"/>
            <w:adjustRightInd w:val="0"/>
          </w:pPr>
        </w:pPrChange>
      </w:pPr>
      <w:ins w:id="29248" w:author="Caree2" w:date="2017-04-02T07:45:00Z">
        <w:r w:rsidRPr="00910D57">
          <w:rPr>
            <w:bCs/>
            <w:rPrChange w:id="292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251" w:author="Caree2" w:date="2017-04-02T07:45:00Z"/>
          <w:bCs/>
          <w:rPrChange w:id="29252" w:author="Caree2" w:date="2017-04-02T08:01:00Z">
            <w:rPr>
              <w:ins w:id="292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54" w:author="Caree2" w:date="2017-04-02T08:01:00Z">
          <w:pPr>
            <w:autoSpaceDE w:val="0"/>
            <w:autoSpaceDN w:val="0"/>
            <w:adjustRightInd w:val="0"/>
          </w:pPr>
        </w:pPrChange>
      </w:pPr>
      <w:ins w:id="29255" w:author="Caree2" w:date="2017-04-02T07:45:00Z">
        <w:r w:rsidRPr="00910D57">
          <w:rPr>
            <w:bCs/>
            <w:rPrChange w:id="292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9258" w:author="Caree2" w:date="2017-04-02T07:45:00Z"/>
          <w:bCs/>
          <w:rPrChange w:id="29259" w:author="Caree2" w:date="2017-04-02T08:01:00Z">
            <w:rPr>
              <w:ins w:id="292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61" w:author="Caree2" w:date="2017-04-02T08:01:00Z">
          <w:pPr>
            <w:autoSpaceDE w:val="0"/>
            <w:autoSpaceDN w:val="0"/>
            <w:adjustRightInd w:val="0"/>
          </w:pPr>
        </w:pPrChange>
      </w:pPr>
      <w:ins w:id="29262" w:author="Caree2" w:date="2017-04-02T07:45:00Z">
        <w:r w:rsidRPr="00910D57">
          <w:rPr>
            <w:bCs/>
            <w:rPrChange w:id="292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29266" w:author="Caree2" w:date="2017-04-02T07:45:00Z"/>
          <w:bCs/>
          <w:rPrChange w:id="29267" w:author="Caree2" w:date="2017-04-02T08:01:00Z">
            <w:rPr>
              <w:ins w:id="292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69" w:author="Caree2" w:date="2017-04-02T08:01:00Z">
          <w:pPr>
            <w:autoSpaceDE w:val="0"/>
            <w:autoSpaceDN w:val="0"/>
            <w:adjustRightInd w:val="0"/>
          </w:pPr>
        </w:pPrChange>
      </w:pPr>
      <w:ins w:id="29270" w:author="Caree2" w:date="2017-04-02T07:45:00Z">
        <w:r w:rsidRPr="00910D57">
          <w:rPr>
            <w:bCs/>
            <w:rPrChange w:id="292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273" w:author="Caree2" w:date="2017-04-02T07:45:00Z"/>
          <w:bCs/>
          <w:rPrChange w:id="29274" w:author="Caree2" w:date="2017-04-02T08:01:00Z">
            <w:rPr>
              <w:ins w:id="292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76" w:author="Caree2" w:date="2017-04-02T08:01:00Z">
          <w:pPr>
            <w:autoSpaceDE w:val="0"/>
            <w:autoSpaceDN w:val="0"/>
            <w:adjustRightInd w:val="0"/>
          </w:pPr>
        </w:pPrChange>
      </w:pPr>
      <w:ins w:id="29277" w:author="Caree2" w:date="2017-04-02T07:45:00Z">
        <w:r w:rsidRPr="00910D57">
          <w:rPr>
            <w:bCs/>
            <w:rPrChange w:id="292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29280" w:author="Caree2" w:date="2017-04-02T07:45:00Z"/>
          <w:bCs/>
          <w:rPrChange w:id="29281" w:author="Caree2" w:date="2017-04-02T08:01:00Z">
            <w:rPr>
              <w:ins w:id="2928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83" w:author="Caree2" w:date="2017-04-02T08:01:00Z">
          <w:pPr>
            <w:autoSpaceDE w:val="0"/>
            <w:autoSpaceDN w:val="0"/>
            <w:adjustRightInd w:val="0"/>
          </w:pPr>
        </w:pPrChange>
      </w:pPr>
      <w:ins w:id="29284" w:author="Caree2" w:date="2017-04-02T07:45:00Z">
        <w:r w:rsidRPr="00910D57">
          <w:rPr>
            <w:bCs/>
            <w:rPrChange w:id="292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29288" w:author="Caree2" w:date="2017-04-02T07:45:00Z"/>
          <w:bCs/>
          <w:rPrChange w:id="29289" w:author="Caree2" w:date="2017-04-02T08:01:00Z">
            <w:rPr>
              <w:ins w:id="292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91" w:author="Caree2" w:date="2017-04-02T08:01:00Z">
          <w:pPr>
            <w:autoSpaceDE w:val="0"/>
            <w:autoSpaceDN w:val="0"/>
            <w:adjustRightInd w:val="0"/>
          </w:pPr>
        </w:pPrChange>
      </w:pPr>
      <w:ins w:id="29292" w:author="Caree2" w:date="2017-04-02T07:45:00Z">
        <w:r w:rsidRPr="00910D57">
          <w:rPr>
            <w:bCs/>
            <w:rPrChange w:id="292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2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295" w:author="Caree2" w:date="2017-04-02T07:45:00Z"/>
          <w:bCs/>
          <w:rPrChange w:id="29296" w:author="Caree2" w:date="2017-04-02T08:01:00Z">
            <w:rPr>
              <w:ins w:id="292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298" w:author="Caree2" w:date="2017-04-02T08:01:00Z">
          <w:pPr>
            <w:autoSpaceDE w:val="0"/>
            <w:autoSpaceDN w:val="0"/>
            <w:adjustRightInd w:val="0"/>
          </w:pPr>
        </w:pPrChange>
      </w:pPr>
      <w:ins w:id="29299" w:author="Caree2" w:date="2017-04-02T07:45:00Z">
        <w:r w:rsidRPr="00910D57">
          <w:rPr>
            <w:bCs/>
            <w:rPrChange w:id="293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29302" w:author="Caree2" w:date="2017-04-02T07:45:00Z"/>
          <w:bCs/>
          <w:rPrChange w:id="29303" w:author="Caree2" w:date="2017-04-02T08:01:00Z">
            <w:rPr>
              <w:ins w:id="293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05" w:author="Caree2" w:date="2017-04-02T08:01:00Z">
          <w:pPr>
            <w:autoSpaceDE w:val="0"/>
            <w:autoSpaceDN w:val="0"/>
            <w:adjustRightInd w:val="0"/>
          </w:pPr>
        </w:pPrChange>
      </w:pPr>
      <w:ins w:id="29306" w:author="Caree2" w:date="2017-04-02T07:45:00Z">
        <w:r w:rsidRPr="00910D57">
          <w:rPr>
            <w:bCs/>
            <w:rPrChange w:id="293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29310" w:author="Caree2" w:date="2017-04-02T07:45:00Z"/>
          <w:bCs/>
          <w:rPrChange w:id="29311" w:author="Caree2" w:date="2017-04-02T08:01:00Z">
            <w:rPr>
              <w:ins w:id="293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13" w:author="Caree2" w:date="2017-04-02T08:01:00Z">
          <w:pPr>
            <w:autoSpaceDE w:val="0"/>
            <w:autoSpaceDN w:val="0"/>
            <w:adjustRightInd w:val="0"/>
          </w:pPr>
        </w:pPrChange>
      </w:pPr>
      <w:ins w:id="29314" w:author="Caree2" w:date="2017-04-02T07:45:00Z">
        <w:r w:rsidRPr="00910D57">
          <w:rPr>
            <w:bCs/>
            <w:rPrChange w:id="293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317" w:author="Caree2" w:date="2017-04-02T07:45:00Z"/>
          <w:bCs/>
          <w:rPrChange w:id="29318" w:author="Caree2" w:date="2017-04-02T08:01:00Z">
            <w:rPr>
              <w:ins w:id="293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20" w:author="Caree2" w:date="2017-04-02T08:01:00Z">
          <w:pPr>
            <w:autoSpaceDE w:val="0"/>
            <w:autoSpaceDN w:val="0"/>
            <w:adjustRightInd w:val="0"/>
          </w:pPr>
        </w:pPrChange>
      </w:pPr>
      <w:ins w:id="29321" w:author="Caree2" w:date="2017-04-02T07:45:00Z">
        <w:r w:rsidRPr="00910D57">
          <w:rPr>
            <w:bCs/>
            <w:rPrChange w:id="293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9323" w:author="Caree2" w:date="2017-04-02T07:45:00Z"/>
          <w:bCs/>
          <w:rPrChange w:id="29324" w:author="Caree2" w:date="2017-04-02T08:01:00Z">
            <w:rPr>
              <w:ins w:id="293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26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9327" w:author="Caree2" w:date="2017-04-02T07:45:00Z"/>
          <w:bCs/>
          <w:rPrChange w:id="29328" w:author="Caree2" w:date="2017-04-02T08:01:00Z">
            <w:rPr>
              <w:ins w:id="293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30" w:author="Caree2" w:date="2017-04-02T08:01:00Z">
          <w:pPr>
            <w:autoSpaceDE w:val="0"/>
            <w:autoSpaceDN w:val="0"/>
            <w:adjustRightInd w:val="0"/>
          </w:pPr>
        </w:pPrChange>
      </w:pPr>
      <w:ins w:id="29331" w:author="Caree2" w:date="2017-04-02T07:45:00Z">
        <w:r w:rsidRPr="00910D57">
          <w:rPr>
            <w:bCs/>
            <w:rPrChange w:id="293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&lt;!-- &lt;bean id="traveller02" class="com.rollingstone.springframework.aop.example.Traveller"&gt; </w:t>
        </w:r>
      </w:ins>
    </w:p>
    <w:p w:rsidR="00956615" w:rsidRPr="00910D57" w:rsidRDefault="00956615" w:rsidP="00910D57">
      <w:pPr>
        <w:rPr>
          <w:ins w:id="29333" w:author="Caree2" w:date="2017-04-02T07:45:00Z"/>
          <w:bCs/>
          <w:rPrChange w:id="29334" w:author="Caree2" w:date="2017-04-02T08:01:00Z">
            <w:rPr>
              <w:ins w:id="293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36" w:author="Caree2" w:date="2017-04-02T08:01:00Z">
          <w:pPr>
            <w:autoSpaceDE w:val="0"/>
            <w:autoSpaceDN w:val="0"/>
            <w:adjustRightInd w:val="0"/>
          </w:pPr>
        </w:pPrChange>
      </w:pPr>
      <w:ins w:id="29337" w:author="Caree2" w:date="2017-04-02T07:45:00Z">
        <w:r w:rsidRPr="00910D57">
          <w:rPr>
            <w:bCs/>
            <w:rPrChange w:id="29338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39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&lt;constructor-arg index="0" value="04"&gt;&lt;/constructor-arg&gt; &lt;constructor-arg </w:t>
        </w:r>
      </w:ins>
    </w:p>
    <w:p w:rsidR="00956615" w:rsidRPr="00910D57" w:rsidRDefault="00956615" w:rsidP="00910D57">
      <w:pPr>
        <w:rPr>
          <w:ins w:id="29340" w:author="Caree2" w:date="2017-04-02T07:45:00Z"/>
          <w:bCs/>
          <w:rPrChange w:id="29341" w:author="Caree2" w:date="2017-04-02T08:01:00Z">
            <w:rPr>
              <w:ins w:id="293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43" w:author="Caree2" w:date="2017-04-02T08:01:00Z">
          <w:pPr>
            <w:autoSpaceDE w:val="0"/>
            <w:autoSpaceDN w:val="0"/>
            <w:adjustRightInd w:val="0"/>
          </w:pPr>
        </w:pPrChange>
      </w:pPr>
      <w:ins w:id="29344" w:author="Caree2" w:date="2017-04-02T07:45:00Z">
        <w:r w:rsidRPr="00910D57">
          <w:rPr>
            <w:bCs/>
            <w:rPrChange w:id="29345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46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index="1" value="0004"&gt;&lt;/constructor-arg&gt; &lt;constructor-arg index="2" value="Pavan"&gt;&lt;/constructor-arg&gt; </w:t>
        </w:r>
      </w:ins>
    </w:p>
    <w:p w:rsidR="00956615" w:rsidRPr="00910D57" w:rsidRDefault="00956615" w:rsidP="00910D57">
      <w:pPr>
        <w:rPr>
          <w:ins w:id="29347" w:author="Caree2" w:date="2017-04-02T07:45:00Z"/>
          <w:bCs/>
          <w:rPrChange w:id="29348" w:author="Caree2" w:date="2017-04-02T08:01:00Z">
            <w:rPr>
              <w:ins w:id="293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50" w:author="Caree2" w:date="2017-04-02T08:01:00Z">
          <w:pPr>
            <w:autoSpaceDE w:val="0"/>
            <w:autoSpaceDN w:val="0"/>
            <w:adjustRightInd w:val="0"/>
          </w:pPr>
        </w:pPrChange>
      </w:pPr>
      <w:ins w:id="29351" w:author="Caree2" w:date="2017-04-02T07:45:00Z">
        <w:r w:rsidRPr="00910D57">
          <w:rPr>
            <w:bCs/>
            <w:rPrChange w:id="29352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53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&lt;constructor-arg index="3" value="Namdeo"&gt;&lt;/constructor-arg&gt; &lt;constructor-arg </w:t>
        </w:r>
      </w:ins>
    </w:p>
    <w:p w:rsidR="00956615" w:rsidRPr="00910D57" w:rsidRDefault="00956615" w:rsidP="00910D57">
      <w:pPr>
        <w:rPr>
          <w:ins w:id="29354" w:author="Caree2" w:date="2017-04-02T07:45:00Z"/>
          <w:bCs/>
          <w:rPrChange w:id="29355" w:author="Caree2" w:date="2017-04-02T08:01:00Z">
            <w:rPr>
              <w:ins w:id="293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57" w:author="Caree2" w:date="2017-04-02T08:01:00Z">
          <w:pPr>
            <w:autoSpaceDE w:val="0"/>
            <w:autoSpaceDN w:val="0"/>
            <w:adjustRightInd w:val="0"/>
          </w:pPr>
        </w:pPrChange>
      </w:pPr>
      <w:ins w:id="29358" w:author="Caree2" w:date="2017-04-02T07:45:00Z">
        <w:r w:rsidRPr="00910D57">
          <w:rPr>
            <w:bCs/>
            <w:rPrChange w:id="29359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60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index="4" value=""&gt;&lt;/constructor-arg&gt; &lt;constructor-arg index="5" value="434-45-4543"&gt;&lt;/constructor-arg&gt; </w:t>
        </w:r>
      </w:ins>
    </w:p>
    <w:p w:rsidR="00956615" w:rsidRPr="00910D57" w:rsidRDefault="00956615" w:rsidP="00910D57">
      <w:pPr>
        <w:rPr>
          <w:ins w:id="29361" w:author="Caree2" w:date="2017-04-02T07:45:00Z"/>
          <w:bCs/>
          <w:rPrChange w:id="29362" w:author="Caree2" w:date="2017-04-02T08:01:00Z">
            <w:rPr>
              <w:ins w:id="293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64" w:author="Caree2" w:date="2017-04-02T08:01:00Z">
          <w:pPr>
            <w:autoSpaceDE w:val="0"/>
            <w:autoSpaceDN w:val="0"/>
            <w:adjustRightInd w:val="0"/>
          </w:pPr>
        </w:pPrChange>
      </w:pPr>
      <w:ins w:id="29365" w:author="Caree2" w:date="2017-04-02T07:45:00Z">
        <w:r w:rsidRPr="00910D57">
          <w:rPr>
            <w:bCs/>
            <w:rPrChange w:id="29366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67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&lt;constructor-arg index="6"&gt; &lt;ref bean="dateOfBirth" /&gt; &lt;/constructor-arg&gt; </w:t>
        </w:r>
      </w:ins>
    </w:p>
    <w:p w:rsidR="00956615" w:rsidRPr="00910D57" w:rsidRDefault="00956615" w:rsidP="00910D57">
      <w:pPr>
        <w:rPr>
          <w:ins w:id="29368" w:author="Caree2" w:date="2017-04-02T07:45:00Z"/>
          <w:bCs/>
          <w:rPrChange w:id="29369" w:author="Caree2" w:date="2017-04-02T08:01:00Z">
            <w:rPr>
              <w:ins w:id="293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71" w:author="Caree2" w:date="2017-04-02T08:01:00Z">
          <w:pPr>
            <w:autoSpaceDE w:val="0"/>
            <w:autoSpaceDN w:val="0"/>
            <w:adjustRightInd w:val="0"/>
          </w:pPr>
        </w:pPrChange>
      </w:pPr>
      <w:ins w:id="29372" w:author="Caree2" w:date="2017-04-02T07:45:00Z">
        <w:r w:rsidRPr="00910D57">
          <w:rPr>
            <w:bCs/>
            <w:rPrChange w:id="29373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9374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&lt;constructor-arg index="7"&gt; &lt;ref bean="airport01" /&gt; &lt;/constructor-arg&gt; &lt;constructor-arg </w:t>
        </w:r>
      </w:ins>
    </w:p>
    <w:p w:rsidR="00956615" w:rsidRPr="00910D57" w:rsidRDefault="00956615" w:rsidP="00910D57">
      <w:pPr>
        <w:rPr>
          <w:ins w:id="29375" w:author="Caree2" w:date="2017-04-02T07:45:00Z"/>
          <w:bCs/>
          <w:rPrChange w:id="29376" w:author="Caree2" w:date="2017-04-02T08:01:00Z">
            <w:rPr>
              <w:ins w:id="293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78" w:author="Caree2" w:date="2017-04-02T08:01:00Z">
          <w:pPr>
            <w:autoSpaceDE w:val="0"/>
            <w:autoSpaceDN w:val="0"/>
            <w:adjustRightInd w:val="0"/>
          </w:pPr>
        </w:pPrChange>
      </w:pPr>
      <w:ins w:id="29379" w:author="Caree2" w:date="2017-04-02T07:45:00Z">
        <w:r w:rsidRPr="00910D57">
          <w:rPr>
            <w:bCs/>
            <w:rPrChange w:id="29380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81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index="8"&gt; &lt;ref bean="airport02" /&gt; &lt;/constructor-arg&gt; &lt;constructor-arg index="9" </w:t>
        </w:r>
      </w:ins>
    </w:p>
    <w:p w:rsidR="00956615" w:rsidRPr="00910D57" w:rsidRDefault="00956615" w:rsidP="00910D57">
      <w:pPr>
        <w:rPr>
          <w:ins w:id="29382" w:author="Caree2" w:date="2017-04-02T07:45:00Z"/>
          <w:bCs/>
          <w:rPrChange w:id="29383" w:author="Caree2" w:date="2017-04-02T08:01:00Z">
            <w:rPr>
              <w:ins w:id="293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85" w:author="Caree2" w:date="2017-04-02T08:01:00Z">
          <w:pPr>
            <w:autoSpaceDE w:val="0"/>
            <w:autoSpaceDN w:val="0"/>
            <w:adjustRightInd w:val="0"/>
          </w:pPr>
        </w:pPrChange>
      </w:pPr>
      <w:ins w:id="29386" w:author="Caree2" w:date="2017-04-02T07:45:00Z">
        <w:r w:rsidRPr="00910D57">
          <w:rPr>
            <w:bCs/>
            <w:rPrChange w:id="29387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88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 xml:space="preserve">value="25"&gt;&lt;/constructor-arg&gt; &lt;constructor-arg index="10" value="M"&gt;&lt;/constructor-arg&gt; </w:t>
        </w:r>
      </w:ins>
    </w:p>
    <w:p w:rsidR="00956615" w:rsidRPr="00910D57" w:rsidRDefault="00956615" w:rsidP="00910D57">
      <w:pPr>
        <w:rPr>
          <w:ins w:id="29389" w:author="Caree2" w:date="2017-04-02T07:45:00Z"/>
          <w:bCs/>
          <w:rPrChange w:id="29390" w:author="Caree2" w:date="2017-04-02T08:01:00Z">
            <w:rPr>
              <w:ins w:id="293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92" w:author="Caree2" w:date="2017-04-02T08:01:00Z">
          <w:pPr>
            <w:autoSpaceDE w:val="0"/>
            <w:autoSpaceDN w:val="0"/>
            <w:adjustRightInd w:val="0"/>
          </w:pPr>
        </w:pPrChange>
      </w:pPr>
      <w:ins w:id="29393" w:author="Caree2" w:date="2017-04-02T07:45:00Z">
        <w:r w:rsidRPr="00910D57">
          <w:rPr>
            <w:bCs/>
            <w:rPrChange w:id="29394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395" w:author="Caree2" w:date="2017-04-02T08:01:00Z">
              <w:rPr>
                <w:rFonts w:ascii="Consolas" w:hAnsi="Consolas" w:cs="Consolas"/>
                <w:color w:val="3F5FBF"/>
                <w:sz w:val="20"/>
                <w:szCs w:val="20"/>
              </w:rPr>
            </w:rPrChange>
          </w:rPr>
          <w:tab/>
          <w:t>&lt;constructor-arg index="11" value="Veg"&gt;&lt;/constructor-arg&gt; &lt;/bean&gt; --&gt;</w:t>
        </w:r>
      </w:ins>
    </w:p>
    <w:p w:rsidR="00956615" w:rsidRPr="00910D57" w:rsidRDefault="00956615" w:rsidP="00910D57">
      <w:pPr>
        <w:rPr>
          <w:ins w:id="29396" w:author="Caree2" w:date="2017-04-02T07:45:00Z"/>
          <w:bCs/>
          <w:rPrChange w:id="29397" w:author="Caree2" w:date="2017-04-02T08:01:00Z">
            <w:rPr>
              <w:ins w:id="293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39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9400" w:author="Caree2" w:date="2017-04-02T07:45:00Z"/>
          <w:bCs/>
          <w:rPrChange w:id="29401" w:author="Caree2" w:date="2017-04-02T08:01:00Z">
            <w:rPr>
              <w:ins w:id="294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03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9404" w:author="Caree2" w:date="2017-04-02T07:45:00Z"/>
          <w:bCs/>
          <w:rPrChange w:id="29405" w:author="Caree2" w:date="2017-04-02T08:01:00Z">
            <w:rPr>
              <w:ins w:id="294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07" w:author="Caree2" w:date="2017-04-02T08:01:00Z">
          <w:pPr>
            <w:autoSpaceDE w:val="0"/>
            <w:autoSpaceDN w:val="0"/>
            <w:adjustRightInd w:val="0"/>
          </w:pPr>
        </w:pPrChange>
      </w:pPr>
      <w:ins w:id="29408" w:author="Caree2" w:date="2017-04-02T07:45:00Z">
        <w:r w:rsidRPr="00910D57">
          <w:rPr>
            <w:bCs/>
            <w:rPrChange w:id="294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id="traveller02" class="com.rollingstone.springframework.aop.example.Traveller"&gt;</w:t>
        </w:r>
      </w:ins>
    </w:p>
    <w:p w:rsidR="00956615" w:rsidRPr="00910D57" w:rsidRDefault="00956615" w:rsidP="00910D57">
      <w:pPr>
        <w:rPr>
          <w:ins w:id="29410" w:author="Caree2" w:date="2017-04-02T07:45:00Z"/>
          <w:bCs/>
          <w:rPrChange w:id="29411" w:author="Caree2" w:date="2017-04-02T08:01:00Z">
            <w:rPr>
              <w:ins w:id="294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13" w:author="Caree2" w:date="2017-04-02T08:01:00Z">
          <w:pPr>
            <w:autoSpaceDE w:val="0"/>
            <w:autoSpaceDN w:val="0"/>
            <w:adjustRightInd w:val="0"/>
          </w:pPr>
        </w:pPrChange>
      </w:pPr>
      <w:ins w:id="29414" w:author="Caree2" w:date="2017-04-02T07:45:00Z">
        <w:r w:rsidRPr="00910D57">
          <w:rPr>
            <w:bCs/>
            <w:rPrChange w:id="294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9417" w:author="Caree2" w:date="2017-04-02T07:45:00Z"/>
          <w:bCs/>
          <w:rPrChange w:id="29418" w:author="Caree2" w:date="2017-04-02T08:01:00Z">
            <w:rPr>
              <w:ins w:id="294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20" w:author="Caree2" w:date="2017-04-02T08:01:00Z">
          <w:pPr>
            <w:autoSpaceDE w:val="0"/>
            <w:autoSpaceDN w:val="0"/>
            <w:adjustRightInd w:val="0"/>
          </w:pPr>
        </w:pPrChange>
      </w:pPr>
      <w:ins w:id="29421" w:author="Caree2" w:date="2017-04-02T07:45:00Z">
        <w:r w:rsidRPr="00910D57">
          <w:rPr>
            <w:bCs/>
            <w:rPrChange w:id="294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&lt;value&gt;1&lt;/value&gt;</w:t>
        </w:r>
      </w:ins>
    </w:p>
    <w:p w:rsidR="00956615" w:rsidRPr="00910D57" w:rsidRDefault="00956615" w:rsidP="00910D57">
      <w:pPr>
        <w:rPr>
          <w:ins w:id="29425" w:author="Caree2" w:date="2017-04-02T07:45:00Z"/>
          <w:bCs/>
          <w:rPrChange w:id="29426" w:author="Caree2" w:date="2017-04-02T08:01:00Z">
            <w:rPr>
              <w:ins w:id="294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28" w:author="Caree2" w:date="2017-04-02T08:01:00Z">
          <w:pPr>
            <w:autoSpaceDE w:val="0"/>
            <w:autoSpaceDN w:val="0"/>
            <w:adjustRightInd w:val="0"/>
          </w:pPr>
        </w:pPrChange>
      </w:pPr>
      <w:ins w:id="29429" w:author="Caree2" w:date="2017-04-02T07:45:00Z">
        <w:r w:rsidRPr="00910D57">
          <w:rPr>
            <w:bCs/>
            <w:rPrChange w:id="294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432" w:author="Caree2" w:date="2017-04-02T07:45:00Z"/>
          <w:bCs/>
          <w:rPrChange w:id="29433" w:author="Caree2" w:date="2017-04-02T08:01:00Z">
            <w:rPr>
              <w:ins w:id="294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35" w:author="Caree2" w:date="2017-04-02T08:01:00Z">
          <w:pPr>
            <w:autoSpaceDE w:val="0"/>
            <w:autoSpaceDN w:val="0"/>
            <w:adjustRightInd w:val="0"/>
          </w:pPr>
        </w:pPrChange>
      </w:pPr>
      <w:ins w:id="29436" w:author="Caree2" w:date="2017-04-02T07:45:00Z">
        <w:r w:rsidRPr="00910D57">
          <w:rPr>
            <w:bCs/>
            <w:rPrChange w:id="294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9439" w:author="Caree2" w:date="2017-04-02T07:45:00Z"/>
          <w:bCs/>
          <w:rPrChange w:id="29440" w:author="Caree2" w:date="2017-04-02T08:01:00Z">
            <w:rPr>
              <w:ins w:id="294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42" w:author="Caree2" w:date="2017-04-02T08:01:00Z">
          <w:pPr>
            <w:autoSpaceDE w:val="0"/>
            <w:autoSpaceDN w:val="0"/>
            <w:adjustRightInd w:val="0"/>
          </w:pPr>
        </w:pPrChange>
      </w:pPr>
      <w:ins w:id="29443" w:author="Caree2" w:date="2017-04-02T07:45:00Z">
        <w:r w:rsidRPr="00910D57">
          <w:rPr>
            <w:bCs/>
            <w:rPrChange w:id="294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&lt;value&gt;Pavan&lt;/value&gt;</w:t>
        </w:r>
      </w:ins>
    </w:p>
    <w:p w:rsidR="00956615" w:rsidRPr="00910D57" w:rsidRDefault="00956615" w:rsidP="00910D57">
      <w:pPr>
        <w:rPr>
          <w:ins w:id="29447" w:author="Caree2" w:date="2017-04-02T07:45:00Z"/>
          <w:bCs/>
          <w:rPrChange w:id="29448" w:author="Caree2" w:date="2017-04-02T08:01:00Z">
            <w:rPr>
              <w:ins w:id="294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50" w:author="Caree2" w:date="2017-04-02T08:01:00Z">
          <w:pPr>
            <w:autoSpaceDE w:val="0"/>
            <w:autoSpaceDN w:val="0"/>
            <w:adjustRightInd w:val="0"/>
          </w:pPr>
        </w:pPrChange>
      </w:pPr>
      <w:ins w:id="29451" w:author="Caree2" w:date="2017-04-02T07:45:00Z">
        <w:r w:rsidRPr="00910D57">
          <w:rPr>
            <w:bCs/>
            <w:rPrChange w:id="294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454" w:author="Caree2" w:date="2017-04-02T07:45:00Z"/>
          <w:bCs/>
          <w:rPrChange w:id="29455" w:author="Caree2" w:date="2017-04-02T08:01:00Z">
            <w:rPr>
              <w:ins w:id="294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57" w:author="Caree2" w:date="2017-04-02T08:01:00Z">
          <w:pPr>
            <w:autoSpaceDE w:val="0"/>
            <w:autoSpaceDN w:val="0"/>
            <w:adjustRightInd w:val="0"/>
          </w:pPr>
        </w:pPrChange>
      </w:pPr>
      <w:ins w:id="29458" w:author="Caree2" w:date="2017-04-02T07:45:00Z">
        <w:r w:rsidRPr="00910D57">
          <w:rPr>
            <w:bCs/>
            <w:rPrChange w:id="294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9461" w:author="Caree2" w:date="2017-04-02T07:45:00Z"/>
          <w:bCs/>
          <w:rPrChange w:id="29462" w:author="Caree2" w:date="2017-04-02T08:01:00Z">
            <w:rPr>
              <w:ins w:id="294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64" w:author="Caree2" w:date="2017-04-02T08:01:00Z">
          <w:pPr>
            <w:autoSpaceDE w:val="0"/>
            <w:autoSpaceDN w:val="0"/>
            <w:adjustRightInd w:val="0"/>
          </w:pPr>
        </w:pPrChange>
      </w:pPr>
      <w:ins w:id="29465" w:author="Caree2" w:date="2017-04-02T07:45:00Z">
        <w:r w:rsidRPr="00910D57">
          <w:rPr>
            <w:bCs/>
            <w:rPrChange w:id="294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&lt;value&gt;Namdeo&lt;/value&gt;</w:t>
        </w:r>
      </w:ins>
    </w:p>
    <w:p w:rsidR="00956615" w:rsidRPr="00910D57" w:rsidRDefault="00956615" w:rsidP="00910D57">
      <w:pPr>
        <w:rPr>
          <w:ins w:id="29469" w:author="Caree2" w:date="2017-04-02T07:45:00Z"/>
          <w:bCs/>
          <w:rPrChange w:id="29470" w:author="Caree2" w:date="2017-04-02T08:01:00Z">
            <w:rPr>
              <w:ins w:id="294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72" w:author="Caree2" w:date="2017-04-02T08:01:00Z">
          <w:pPr>
            <w:autoSpaceDE w:val="0"/>
            <w:autoSpaceDN w:val="0"/>
            <w:adjustRightInd w:val="0"/>
          </w:pPr>
        </w:pPrChange>
      </w:pPr>
      <w:ins w:id="29473" w:author="Caree2" w:date="2017-04-02T07:45:00Z">
        <w:r w:rsidRPr="00910D57">
          <w:rPr>
            <w:bCs/>
            <w:rPrChange w:id="294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476" w:author="Caree2" w:date="2017-04-02T07:45:00Z"/>
          <w:bCs/>
          <w:rPrChange w:id="29477" w:author="Caree2" w:date="2017-04-02T08:01:00Z">
            <w:rPr>
              <w:ins w:id="294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79" w:author="Caree2" w:date="2017-04-02T08:01:00Z">
          <w:pPr>
            <w:autoSpaceDE w:val="0"/>
            <w:autoSpaceDN w:val="0"/>
            <w:adjustRightInd w:val="0"/>
          </w:pPr>
        </w:pPrChange>
      </w:pPr>
      <w:ins w:id="29480" w:author="Caree2" w:date="2017-04-02T07:45:00Z">
        <w:r w:rsidRPr="00910D57">
          <w:rPr>
            <w:bCs/>
            <w:rPrChange w:id="294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9483" w:author="Caree2" w:date="2017-04-02T07:45:00Z"/>
          <w:bCs/>
          <w:rPrChange w:id="29484" w:author="Caree2" w:date="2017-04-02T08:01:00Z">
            <w:rPr>
              <w:ins w:id="294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86" w:author="Caree2" w:date="2017-04-02T08:01:00Z">
          <w:pPr>
            <w:autoSpaceDE w:val="0"/>
            <w:autoSpaceDN w:val="0"/>
            <w:adjustRightInd w:val="0"/>
          </w:pPr>
        </w:pPrChange>
      </w:pPr>
      <w:ins w:id="29487" w:author="Caree2" w:date="2017-04-02T07:45:00Z">
        <w:r w:rsidRPr="00910D57">
          <w:rPr>
            <w:bCs/>
            <w:rPrChange w:id="294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9491" w:author="Caree2" w:date="2017-04-02T07:45:00Z"/>
          <w:bCs/>
          <w:rPrChange w:id="29492" w:author="Caree2" w:date="2017-04-02T08:01:00Z">
            <w:rPr>
              <w:ins w:id="294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494" w:author="Caree2" w:date="2017-04-02T08:01:00Z">
          <w:pPr>
            <w:autoSpaceDE w:val="0"/>
            <w:autoSpaceDN w:val="0"/>
            <w:adjustRightInd w:val="0"/>
          </w:pPr>
        </w:pPrChange>
      </w:pPr>
      <w:ins w:id="29495" w:author="Caree2" w:date="2017-04-02T07:45:00Z">
        <w:r w:rsidRPr="00910D57">
          <w:rPr>
            <w:bCs/>
            <w:rPrChange w:id="294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4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9499" w:author="Caree2" w:date="2017-04-02T07:45:00Z"/>
          <w:bCs/>
          <w:rPrChange w:id="29500" w:author="Caree2" w:date="2017-04-02T08:01:00Z">
            <w:rPr>
              <w:ins w:id="295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02" w:author="Caree2" w:date="2017-04-02T08:01:00Z">
          <w:pPr>
            <w:autoSpaceDE w:val="0"/>
            <w:autoSpaceDN w:val="0"/>
            <w:adjustRightInd w:val="0"/>
          </w:pPr>
        </w:pPrChange>
      </w:pPr>
      <w:ins w:id="29503" w:author="Caree2" w:date="2017-04-02T07:45:00Z">
        <w:r w:rsidRPr="00910D57">
          <w:rPr>
            <w:bCs/>
            <w:rPrChange w:id="295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506" w:author="Caree2" w:date="2017-04-02T07:45:00Z"/>
          <w:bCs/>
          <w:rPrChange w:id="29507" w:author="Caree2" w:date="2017-04-02T08:01:00Z">
            <w:rPr>
              <w:ins w:id="295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09" w:author="Caree2" w:date="2017-04-02T08:01:00Z">
          <w:pPr>
            <w:autoSpaceDE w:val="0"/>
            <w:autoSpaceDN w:val="0"/>
            <w:adjustRightInd w:val="0"/>
          </w:pPr>
        </w:pPrChange>
      </w:pPr>
      <w:ins w:id="29510" w:author="Caree2" w:date="2017-04-02T07:45:00Z">
        <w:r w:rsidRPr="00910D57">
          <w:rPr>
            <w:bCs/>
            <w:rPrChange w:id="295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9513" w:author="Caree2" w:date="2017-04-02T07:45:00Z"/>
          <w:bCs/>
          <w:rPrChange w:id="29514" w:author="Caree2" w:date="2017-04-02T08:01:00Z">
            <w:rPr>
              <w:ins w:id="295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16" w:author="Caree2" w:date="2017-04-02T08:01:00Z">
          <w:pPr>
            <w:autoSpaceDE w:val="0"/>
            <w:autoSpaceDN w:val="0"/>
            <w:adjustRightInd w:val="0"/>
          </w:pPr>
        </w:pPrChange>
      </w:pPr>
      <w:ins w:id="29517" w:author="Caree2" w:date="2017-04-02T07:45:00Z">
        <w:r w:rsidRPr="00910D57">
          <w:rPr>
            <w:bCs/>
            <w:rPrChange w:id="295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&lt;value&gt;434-45-4543&lt;/value&gt;</w:t>
        </w:r>
      </w:ins>
    </w:p>
    <w:p w:rsidR="00956615" w:rsidRPr="00910D57" w:rsidRDefault="00956615" w:rsidP="00910D57">
      <w:pPr>
        <w:rPr>
          <w:ins w:id="29521" w:author="Caree2" w:date="2017-04-02T07:45:00Z"/>
          <w:bCs/>
          <w:rPrChange w:id="29522" w:author="Caree2" w:date="2017-04-02T08:01:00Z">
            <w:rPr>
              <w:ins w:id="295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24" w:author="Caree2" w:date="2017-04-02T08:01:00Z">
          <w:pPr>
            <w:autoSpaceDE w:val="0"/>
            <w:autoSpaceDN w:val="0"/>
            <w:adjustRightInd w:val="0"/>
          </w:pPr>
        </w:pPrChange>
      </w:pPr>
      <w:ins w:id="29525" w:author="Caree2" w:date="2017-04-02T07:45:00Z">
        <w:r w:rsidRPr="00910D57">
          <w:rPr>
            <w:bCs/>
            <w:rPrChange w:id="295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528" w:author="Caree2" w:date="2017-04-02T07:45:00Z"/>
          <w:bCs/>
          <w:rPrChange w:id="29529" w:author="Caree2" w:date="2017-04-02T08:01:00Z">
            <w:rPr>
              <w:ins w:id="295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31" w:author="Caree2" w:date="2017-04-02T08:01:00Z">
          <w:pPr>
            <w:autoSpaceDE w:val="0"/>
            <w:autoSpaceDN w:val="0"/>
            <w:adjustRightInd w:val="0"/>
          </w:pPr>
        </w:pPrChange>
      </w:pPr>
      <w:ins w:id="29532" w:author="Caree2" w:date="2017-04-02T07:45:00Z">
        <w:r w:rsidRPr="00910D57">
          <w:rPr>
            <w:bCs/>
            <w:rPrChange w:id="295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29535" w:author="Caree2" w:date="2017-04-02T07:45:00Z"/>
          <w:bCs/>
          <w:rPrChange w:id="29536" w:author="Caree2" w:date="2017-04-02T08:01:00Z">
            <w:rPr>
              <w:ins w:id="295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38" w:author="Caree2" w:date="2017-04-02T08:01:00Z">
          <w:pPr>
            <w:autoSpaceDE w:val="0"/>
            <w:autoSpaceDN w:val="0"/>
            <w:adjustRightInd w:val="0"/>
          </w:pPr>
        </w:pPrChange>
      </w:pPr>
      <w:ins w:id="29539" w:author="Caree2" w:date="2017-04-02T07:45:00Z">
        <w:r w:rsidRPr="00910D57">
          <w:rPr>
            <w:bCs/>
            <w:rPrChange w:id="295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9543" w:author="Caree2" w:date="2017-04-02T07:45:00Z"/>
          <w:bCs/>
          <w:rPrChange w:id="29544" w:author="Caree2" w:date="2017-04-02T08:01:00Z">
            <w:rPr>
              <w:ins w:id="295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46" w:author="Caree2" w:date="2017-04-02T08:01:00Z">
          <w:pPr>
            <w:autoSpaceDE w:val="0"/>
            <w:autoSpaceDN w:val="0"/>
            <w:adjustRightInd w:val="0"/>
          </w:pPr>
        </w:pPrChange>
      </w:pPr>
      <w:ins w:id="29547" w:author="Caree2" w:date="2017-04-02T07:45:00Z">
        <w:r w:rsidRPr="00910D57">
          <w:rPr>
            <w:bCs/>
            <w:rPrChange w:id="295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550" w:author="Caree2" w:date="2017-04-02T07:45:00Z"/>
          <w:bCs/>
          <w:rPrChange w:id="29551" w:author="Caree2" w:date="2017-04-02T08:01:00Z">
            <w:rPr>
              <w:ins w:id="295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53" w:author="Caree2" w:date="2017-04-02T08:01:00Z">
          <w:pPr>
            <w:autoSpaceDE w:val="0"/>
            <w:autoSpaceDN w:val="0"/>
            <w:adjustRightInd w:val="0"/>
          </w:pPr>
        </w:pPrChange>
      </w:pPr>
      <w:ins w:id="29554" w:author="Caree2" w:date="2017-04-02T07:45:00Z">
        <w:r w:rsidRPr="00910D57">
          <w:rPr>
            <w:bCs/>
            <w:rPrChange w:id="295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9557" w:author="Caree2" w:date="2017-04-02T07:45:00Z"/>
          <w:bCs/>
          <w:rPrChange w:id="29558" w:author="Caree2" w:date="2017-04-02T08:01:00Z">
            <w:rPr>
              <w:ins w:id="295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60" w:author="Caree2" w:date="2017-04-02T08:01:00Z">
          <w:pPr>
            <w:autoSpaceDE w:val="0"/>
            <w:autoSpaceDN w:val="0"/>
            <w:adjustRightInd w:val="0"/>
          </w:pPr>
        </w:pPrChange>
      </w:pPr>
      <w:ins w:id="29561" w:author="Caree2" w:date="2017-04-02T07:45:00Z">
        <w:r w:rsidRPr="00910D57">
          <w:rPr>
            <w:bCs/>
            <w:rPrChange w:id="295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29565" w:author="Caree2" w:date="2017-04-02T07:45:00Z"/>
          <w:bCs/>
          <w:rPrChange w:id="29566" w:author="Caree2" w:date="2017-04-02T08:01:00Z">
            <w:rPr>
              <w:ins w:id="295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68" w:author="Caree2" w:date="2017-04-02T08:01:00Z">
          <w:pPr>
            <w:autoSpaceDE w:val="0"/>
            <w:autoSpaceDN w:val="0"/>
            <w:adjustRightInd w:val="0"/>
          </w:pPr>
        </w:pPrChange>
      </w:pPr>
      <w:ins w:id="29569" w:author="Caree2" w:date="2017-04-02T07:45:00Z">
        <w:r w:rsidRPr="00910D57">
          <w:rPr>
            <w:bCs/>
            <w:rPrChange w:id="295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572" w:author="Caree2" w:date="2017-04-02T07:45:00Z"/>
          <w:bCs/>
          <w:rPrChange w:id="29573" w:author="Caree2" w:date="2017-04-02T08:01:00Z">
            <w:rPr>
              <w:ins w:id="295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75" w:author="Caree2" w:date="2017-04-02T08:01:00Z">
          <w:pPr>
            <w:autoSpaceDE w:val="0"/>
            <w:autoSpaceDN w:val="0"/>
            <w:adjustRightInd w:val="0"/>
          </w:pPr>
        </w:pPrChange>
      </w:pPr>
      <w:ins w:id="29576" w:author="Caree2" w:date="2017-04-02T07:45:00Z">
        <w:r w:rsidRPr="00910D57">
          <w:rPr>
            <w:bCs/>
            <w:rPrChange w:id="295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9579" w:author="Caree2" w:date="2017-04-02T07:45:00Z"/>
          <w:bCs/>
          <w:rPrChange w:id="29580" w:author="Caree2" w:date="2017-04-02T08:01:00Z">
            <w:rPr>
              <w:ins w:id="295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82" w:author="Caree2" w:date="2017-04-02T08:01:00Z">
          <w:pPr>
            <w:autoSpaceDE w:val="0"/>
            <w:autoSpaceDN w:val="0"/>
            <w:adjustRightInd w:val="0"/>
          </w:pPr>
        </w:pPrChange>
      </w:pPr>
      <w:ins w:id="29583" w:author="Caree2" w:date="2017-04-02T07:45:00Z">
        <w:r w:rsidRPr="00910D57">
          <w:rPr>
            <w:bCs/>
            <w:rPrChange w:id="295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29587" w:author="Caree2" w:date="2017-04-02T07:45:00Z"/>
          <w:bCs/>
          <w:rPrChange w:id="29588" w:author="Caree2" w:date="2017-04-02T08:01:00Z">
            <w:rPr>
              <w:ins w:id="295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90" w:author="Caree2" w:date="2017-04-02T08:01:00Z">
          <w:pPr>
            <w:autoSpaceDE w:val="0"/>
            <w:autoSpaceDN w:val="0"/>
            <w:adjustRightInd w:val="0"/>
          </w:pPr>
        </w:pPrChange>
      </w:pPr>
      <w:ins w:id="29591" w:author="Caree2" w:date="2017-04-02T07:45:00Z">
        <w:r w:rsidRPr="00910D57">
          <w:rPr>
            <w:bCs/>
            <w:rPrChange w:id="295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5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594" w:author="Caree2" w:date="2017-04-02T07:45:00Z"/>
          <w:bCs/>
          <w:rPrChange w:id="29595" w:author="Caree2" w:date="2017-04-02T08:01:00Z">
            <w:rPr>
              <w:ins w:id="295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597" w:author="Caree2" w:date="2017-04-02T08:01:00Z">
          <w:pPr>
            <w:autoSpaceDE w:val="0"/>
            <w:autoSpaceDN w:val="0"/>
            <w:adjustRightInd w:val="0"/>
          </w:pPr>
        </w:pPrChange>
      </w:pPr>
      <w:ins w:id="29598" w:author="Caree2" w:date="2017-04-02T07:45:00Z">
        <w:r w:rsidRPr="00910D57">
          <w:rPr>
            <w:bCs/>
            <w:rPrChange w:id="295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9601" w:author="Caree2" w:date="2017-04-02T07:45:00Z"/>
          <w:bCs/>
          <w:rPrChange w:id="29602" w:author="Caree2" w:date="2017-04-02T08:01:00Z">
            <w:rPr>
              <w:ins w:id="296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04" w:author="Caree2" w:date="2017-04-02T08:01:00Z">
          <w:pPr>
            <w:autoSpaceDE w:val="0"/>
            <w:autoSpaceDN w:val="0"/>
            <w:adjustRightInd w:val="0"/>
          </w:pPr>
        </w:pPrChange>
      </w:pPr>
      <w:ins w:id="29605" w:author="Caree2" w:date="2017-04-02T07:45:00Z">
        <w:r w:rsidRPr="00910D57">
          <w:rPr>
            <w:bCs/>
            <w:rPrChange w:id="296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29609" w:author="Caree2" w:date="2017-04-02T07:45:00Z"/>
          <w:bCs/>
          <w:rPrChange w:id="29610" w:author="Caree2" w:date="2017-04-02T08:01:00Z">
            <w:rPr>
              <w:ins w:id="296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12" w:author="Caree2" w:date="2017-04-02T08:01:00Z">
          <w:pPr>
            <w:autoSpaceDE w:val="0"/>
            <w:autoSpaceDN w:val="0"/>
            <w:adjustRightInd w:val="0"/>
          </w:pPr>
        </w:pPrChange>
      </w:pPr>
      <w:ins w:id="29613" w:author="Caree2" w:date="2017-04-02T07:45:00Z">
        <w:r w:rsidRPr="00910D57">
          <w:rPr>
            <w:bCs/>
            <w:rPrChange w:id="296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616" w:author="Caree2" w:date="2017-04-02T07:45:00Z"/>
          <w:bCs/>
          <w:rPrChange w:id="29617" w:author="Caree2" w:date="2017-04-02T08:01:00Z">
            <w:rPr>
              <w:ins w:id="296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19" w:author="Caree2" w:date="2017-04-02T08:01:00Z">
          <w:pPr>
            <w:autoSpaceDE w:val="0"/>
            <w:autoSpaceDN w:val="0"/>
            <w:adjustRightInd w:val="0"/>
          </w:pPr>
        </w:pPrChange>
      </w:pPr>
      <w:ins w:id="29620" w:author="Caree2" w:date="2017-04-02T07:45:00Z">
        <w:r w:rsidRPr="00910D57">
          <w:rPr>
            <w:bCs/>
            <w:rPrChange w:id="296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29623" w:author="Caree2" w:date="2017-04-02T07:45:00Z"/>
          <w:bCs/>
          <w:rPrChange w:id="29624" w:author="Caree2" w:date="2017-04-02T08:01:00Z">
            <w:rPr>
              <w:ins w:id="296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26" w:author="Caree2" w:date="2017-04-02T08:01:00Z">
          <w:pPr>
            <w:autoSpaceDE w:val="0"/>
            <w:autoSpaceDN w:val="0"/>
            <w:adjustRightInd w:val="0"/>
          </w:pPr>
        </w:pPrChange>
      </w:pPr>
      <w:ins w:id="29627" w:author="Caree2" w:date="2017-04-02T07:45:00Z">
        <w:r w:rsidRPr="00910D57">
          <w:rPr>
            <w:bCs/>
            <w:rPrChange w:id="296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29631" w:author="Caree2" w:date="2017-04-02T07:45:00Z"/>
          <w:bCs/>
          <w:rPrChange w:id="29632" w:author="Caree2" w:date="2017-04-02T08:01:00Z">
            <w:rPr>
              <w:ins w:id="296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34" w:author="Caree2" w:date="2017-04-02T08:01:00Z">
          <w:pPr>
            <w:autoSpaceDE w:val="0"/>
            <w:autoSpaceDN w:val="0"/>
            <w:adjustRightInd w:val="0"/>
          </w:pPr>
        </w:pPrChange>
      </w:pPr>
      <w:ins w:id="29635" w:author="Caree2" w:date="2017-04-02T07:45:00Z">
        <w:r w:rsidRPr="00910D57">
          <w:rPr>
            <w:bCs/>
            <w:rPrChange w:id="296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638" w:author="Caree2" w:date="2017-04-02T07:45:00Z"/>
          <w:bCs/>
          <w:rPrChange w:id="29639" w:author="Caree2" w:date="2017-04-02T08:01:00Z">
            <w:rPr>
              <w:ins w:id="296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41" w:author="Caree2" w:date="2017-04-02T08:01:00Z">
          <w:pPr>
            <w:autoSpaceDE w:val="0"/>
            <w:autoSpaceDN w:val="0"/>
            <w:adjustRightInd w:val="0"/>
          </w:pPr>
        </w:pPrChange>
      </w:pPr>
      <w:ins w:id="29642" w:author="Caree2" w:date="2017-04-02T07:45:00Z">
        <w:r w:rsidRPr="00910D57">
          <w:rPr>
            <w:bCs/>
            <w:rPrChange w:id="296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29645" w:author="Caree2" w:date="2017-04-02T07:45:00Z"/>
          <w:bCs/>
          <w:rPrChange w:id="29646" w:author="Caree2" w:date="2017-04-02T08:01:00Z">
            <w:rPr>
              <w:ins w:id="296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48" w:author="Caree2" w:date="2017-04-02T08:01:00Z">
          <w:pPr>
            <w:autoSpaceDE w:val="0"/>
            <w:autoSpaceDN w:val="0"/>
            <w:adjustRightInd w:val="0"/>
          </w:pPr>
        </w:pPrChange>
      </w:pPr>
      <w:ins w:id="29649" w:author="Caree2" w:date="2017-04-02T07:45:00Z">
        <w:r w:rsidRPr="00910D57">
          <w:rPr>
            <w:bCs/>
            <w:rPrChange w:id="296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29653" w:author="Caree2" w:date="2017-04-02T07:45:00Z"/>
          <w:bCs/>
          <w:rPrChange w:id="29654" w:author="Caree2" w:date="2017-04-02T08:01:00Z">
            <w:rPr>
              <w:ins w:id="296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56" w:author="Caree2" w:date="2017-04-02T08:01:00Z">
          <w:pPr>
            <w:autoSpaceDE w:val="0"/>
            <w:autoSpaceDN w:val="0"/>
            <w:adjustRightInd w:val="0"/>
          </w:pPr>
        </w:pPrChange>
      </w:pPr>
      <w:ins w:id="29657" w:author="Caree2" w:date="2017-04-02T07:45:00Z">
        <w:r w:rsidRPr="00910D57">
          <w:rPr>
            <w:bCs/>
            <w:rPrChange w:id="296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660" w:author="Caree2" w:date="2017-04-02T07:45:00Z"/>
          <w:bCs/>
          <w:rPrChange w:id="29661" w:author="Caree2" w:date="2017-04-02T08:01:00Z">
            <w:rPr>
              <w:ins w:id="296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63" w:author="Caree2" w:date="2017-04-02T08:01:00Z">
          <w:pPr>
            <w:autoSpaceDE w:val="0"/>
            <w:autoSpaceDN w:val="0"/>
            <w:adjustRightInd w:val="0"/>
          </w:pPr>
        </w:pPrChange>
      </w:pPr>
      <w:ins w:id="29664" w:author="Caree2" w:date="2017-04-02T07:45:00Z">
        <w:r w:rsidRPr="00910D57">
          <w:rPr>
            <w:bCs/>
            <w:rPrChange w:id="296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  <w:t>&lt;/bean&gt;</w:t>
        </w:r>
      </w:ins>
    </w:p>
    <w:p w:rsidR="00956615" w:rsidRPr="00910D57" w:rsidRDefault="00956615" w:rsidP="00910D57">
      <w:pPr>
        <w:rPr>
          <w:ins w:id="29666" w:author="Caree2" w:date="2017-04-02T07:45:00Z"/>
          <w:bCs/>
          <w:rPrChange w:id="29667" w:author="Caree2" w:date="2017-04-02T08:01:00Z">
            <w:rPr>
              <w:ins w:id="296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6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9670" w:author="Caree2" w:date="2017-04-02T07:45:00Z"/>
          <w:bCs/>
          <w:rPrChange w:id="29671" w:author="Caree2" w:date="2017-04-02T08:01:00Z">
            <w:rPr>
              <w:ins w:id="296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73" w:author="Caree2" w:date="2017-04-02T08:01:00Z">
          <w:pPr>
            <w:autoSpaceDE w:val="0"/>
            <w:autoSpaceDN w:val="0"/>
            <w:adjustRightInd w:val="0"/>
          </w:pPr>
        </w:pPrChange>
      </w:pPr>
      <w:ins w:id="29674" w:author="Caree2" w:date="2017-04-02T07:45:00Z">
        <w:r w:rsidRPr="00910D57">
          <w:rPr>
            <w:bCs/>
            <w:rPrChange w:id="296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id="traveller03" class="com.rollingstone.springframework.aop.example.Traveller"&gt;</w:t>
        </w:r>
      </w:ins>
    </w:p>
    <w:p w:rsidR="00956615" w:rsidRPr="00910D57" w:rsidRDefault="00956615" w:rsidP="00910D57">
      <w:pPr>
        <w:rPr>
          <w:ins w:id="29676" w:author="Caree2" w:date="2017-04-02T07:45:00Z"/>
          <w:bCs/>
          <w:rPrChange w:id="29677" w:author="Caree2" w:date="2017-04-02T08:01:00Z">
            <w:rPr>
              <w:ins w:id="296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79" w:author="Caree2" w:date="2017-04-02T08:01:00Z">
          <w:pPr>
            <w:autoSpaceDE w:val="0"/>
            <w:autoSpaceDN w:val="0"/>
            <w:adjustRightInd w:val="0"/>
          </w:pPr>
        </w:pPrChange>
      </w:pPr>
      <w:ins w:id="29680" w:author="Caree2" w:date="2017-04-02T07:45:00Z">
        <w:r w:rsidRPr="00910D57">
          <w:rPr>
            <w:bCs/>
            <w:rPrChange w:id="296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9683" w:author="Caree2" w:date="2017-04-02T07:45:00Z"/>
          <w:bCs/>
          <w:rPrChange w:id="29684" w:author="Caree2" w:date="2017-04-02T08:01:00Z">
            <w:rPr>
              <w:ins w:id="296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86" w:author="Caree2" w:date="2017-04-02T08:01:00Z">
          <w:pPr>
            <w:autoSpaceDE w:val="0"/>
            <w:autoSpaceDN w:val="0"/>
            <w:adjustRightInd w:val="0"/>
          </w:pPr>
        </w:pPrChange>
      </w:pPr>
      <w:ins w:id="29687" w:author="Caree2" w:date="2017-04-02T07:45:00Z">
        <w:r w:rsidRPr="00910D57">
          <w:rPr>
            <w:bCs/>
            <w:rPrChange w:id="296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&lt;value&gt;3&lt;/value&gt;</w:t>
        </w:r>
      </w:ins>
    </w:p>
    <w:p w:rsidR="00956615" w:rsidRPr="00910D57" w:rsidRDefault="00956615" w:rsidP="00910D57">
      <w:pPr>
        <w:rPr>
          <w:ins w:id="29691" w:author="Caree2" w:date="2017-04-02T07:45:00Z"/>
          <w:bCs/>
          <w:rPrChange w:id="29692" w:author="Caree2" w:date="2017-04-02T08:01:00Z">
            <w:rPr>
              <w:ins w:id="296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694" w:author="Caree2" w:date="2017-04-02T08:01:00Z">
          <w:pPr>
            <w:autoSpaceDE w:val="0"/>
            <w:autoSpaceDN w:val="0"/>
            <w:adjustRightInd w:val="0"/>
          </w:pPr>
        </w:pPrChange>
      </w:pPr>
      <w:ins w:id="29695" w:author="Caree2" w:date="2017-04-02T07:45:00Z">
        <w:r w:rsidRPr="00910D57">
          <w:rPr>
            <w:bCs/>
            <w:rPrChange w:id="296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6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698" w:author="Caree2" w:date="2017-04-02T07:45:00Z"/>
          <w:bCs/>
          <w:rPrChange w:id="29699" w:author="Caree2" w:date="2017-04-02T08:01:00Z">
            <w:rPr>
              <w:ins w:id="297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01" w:author="Caree2" w:date="2017-04-02T08:01:00Z">
          <w:pPr>
            <w:autoSpaceDE w:val="0"/>
            <w:autoSpaceDN w:val="0"/>
            <w:adjustRightInd w:val="0"/>
          </w:pPr>
        </w:pPrChange>
      </w:pPr>
      <w:ins w:id="29702" w:author="Caree2" w:date="2017-04-02T07:45:00Z">
        <w:r w:rsidRPr="00910D57">
          <w:rPr>
            <w:bCs/>
            <w:rPrChange w:id="297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9705" w:author="Caree2" w:date="2017-04-02T07:45:00Z"/>
          <w:bCs/>
          <w:rPrChange w:id="29706" w:author="Caree2" w:date="2017-04-02T08:01:00Z">
            <w:rPr>
              <w:ins w:id="297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08" w:author="Caree2" w:date="2017-04-02T08:01:00Z">
          <w:pPr>
            <w:autoSpaceDE w:val="0"/>
            <w:autoSpaceDN w:val="0"/>
            <w:adjustRightInd w:val="0"/>
          </w:pPr>
        </w:pPrChange>
      </w:pPr>
      <w:ins w:id="29709" w:author="Caree2" w:date="2017-04-02T07:45:00Z">
        <w:r w:rsidRPr="00910D57">
          <w:rPr>
            <w:bCs/>
            <w:rPrChange w:id="297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&lt;value&gt;Amit&lt;/value&gt;</w:t>
        </w:r>
      </w:ins>
    </w:p>
    <w:p w:rsidR="00956615" w:rsidRPr="00910D57" w:rsidRDefault="00956615" w:rsidP="00910D57">
      <w:pPr>
        <w:rPr>
          <w:ins w:id="29713" w:author="Caree2" w:date="2017-04-02T07:45:00Z"/>
          <w:bCs/>
          <w:rPrChange w:id="29714" w:author="Caree2" w:date="2017-04-02T08:01:00Z">
            <w:rPr>
              <w:ins w:id="297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16" w:author="Caree2" w:date="2017-04-02T08:01:00Z">
          <w:pPr>
            <w:autoSpaceDE w:val="0"/>
            <w:autoSpaceDN w:val="0"/>
            <w:adjustRightInd w:val="0"/>
          </w:pPr>
        </w:pPrChange>
      </w:pPr>
      <w:ins w:id="29717" w:author="Caree2" w:date="2017-04-02T07:45:00Z">
        <w:r w:rsidRPr="00910D57">
          <w:rPr>
            <w:bCs/>
            <w:rPrChange w:id="297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720" w:author="Caree2" w:date="2017-04-02T07:45:00Z"/>
          <w:bCs/>
          <w:rPrChange w:id="29721" w:author="Caree2" w:date="2017-04-02T08:01:00Z">
            <w:rPr>
              <w:ins w:id="297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23" w:author="Caree2" w:date="2017-04-02T08:01:00Z">
          <w:pPr>
            <w:autoSpaceDE w:val="0"/>
            <w:autoSpaceDN w:val="0"/>
            <w:adjustRightInd w:val="0"/>
          </w:pPr>
        </w:pPrChange>
      </w:pPr>
      <w:ins w:id="29724" w:author="Caree2" w:date="2017-04-02T07:45:00Z">
        <w:r w:rsidRPr="00910D57">
          <w:rPr>
            <w:bCs/>
            <w:rPrChange w:id="297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9727" w:author="Caree2" w:date="2017-04-02T07:45:00Z"/>
          <w:bCs/>
          <w:rPrChange w:id="29728" w:author="Caree2" w:date="2017-04-02T08:01:00Z">
            <w:rPr>
              <w:ins w:id="297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30" w:author="Caree2" w:date="2017-04-02T08:01:00Z">
          <w:pPr>
            <w:autoSpaceDE w:val="0"/>
            <w:autoSpaceDN w:val="0"/>
            <w:adjustRightInd w:val="0"/>
          </w:pPr>
        </w:pPrChange>
      </w:pPr>
      <w:ins w:id="29731" w:author="Caree2" w:date="2017-04-02T07:45:00Z">
        <w:r w:rsidRPr="00910D57">
          <w:rPr>
            <w:bCs/>
            <w:rPrChange w:id="297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&lt;value&gt;Baruri&lt;/value&gt;</w:t>
        </w:r>
      </w:ins>
    </w:p>
    <w:p w:rsidR="00956615" w:rsidRPr="00910D57" w:rsidRDefault="00956615" w:rsidP="00910D57">
      <w:pPr>
        <w:rPr>
          <w:ins w:id="29735" w:author="Caree2" w:date="2017-04-02T07:45:00Z"/>
          <w:bCs/>
          <w:rPrChange w:id="29736" w:author="Caree2" w:date="2017-04-02T08:01:00Z">
            <w:rPr>
              <w:ins w:id="297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38" w:author="Caree2" w:date="2017-04-02T08:01:00Z">
          <w:pPr>
            <w:autoSpaceDE w:val="0"/>
            <w:autoSpaceDN w:val="0"/>
            <w:adjustRightInd w:val="0"/>
          </w:pPr>
        </w:pPrChange>
      </w:pPr>
      <w:ins w:id="29739" w:author="Caree2" w:date="2017-04-02T07:45:00Z">
        <w:r w:rsidRPr="00910D57">
          <w:rPr>
            <w:bCs/>
            <w:rPrChange w:id="297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742" w:author="Caree2" w:date="2017-04-02T07:45:00Z"/>
          <w:bCs/>
          <w:rPrChange w:id="29743" w:author="Caree2" w:date="2017-04-02T08:01:00Z">
            <w:rPr>
              <w:ins w:id="297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45" w:author="Caree2" w:date="2017-04-02T08:01:00Z">
          <w:pPr>
            <w:autoSpaceDE w:val="0"/>
            <w:autoSpaceDN w:val="0"/>
            <w:adjustRightInd w:val="0"/>
          </w:pPr>
        </w:pPrChange>
      </w:pPr>
      <w:ins w:id="29746" w:author="Caree2" w:date="2017-04-02T07:45:00Z">
        <w:r w:rsidRPr="00910D57">
          <w:rPr>
            <w:bCs/>
            <w:rPrChange w:id="297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29749" w:author="Caree2" w:date="2017-04-02T07:45:00Z"/>
          <w:bCs/>
          <w:rPrChange w:id="29750" w:author="Caree2" w:date="2017-04-02T08:01:00Z">
            <w:rPr>
              <w:ins w:id="297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52" w:author="Caree2" w:date="2017-04-02T08:01:00Z">
          <w:pPr>
            <w:autoSpaceDE w:val="0"/>
            <w:autoSpaceDN w:val="0"/>
            <w:adjustRightInd w:val="0"/>
          </w:pPr>
        </w:pPrChange>
      </w:pPr>
      <w:ins w:id="29753" w:author="Caree2" w:date="2017-04-02T07:45:00Z">
        <w:r w:rsidRPr="00910D57">
          <w:rPr>
            <w:bCs/>
            <w:rPrChange w:id="297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29757" w:author="Caree2" w:date="2017-04-02T07:45:00Z"/>
          <w:bCs/>
          <w:rPrChange w:id="29758" w:author="Caree2" w:date="2017-04-02T08:01:00Z">
            <w:rPr>
              <w:ins w:id="297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60" w:author="Caree2" w:date="2017-04-02T08:01:00Z">
          <w:pPr>
            <w:autoSpaceDE w:val="0"/>
            <w:autoSpaceDN w:val="0"/>
            <w:adjustRightInd w:val="0"/>
          </w:pPr>
        </w:pPrChange>
      </w:pPr>
      <w:ins w:id="29761" w:author="Caree2" w:date="2017-04-02T07:45:00Z">
        <w:r w:rsidRPr="00910D57">
          <w:rPr>
            <w:bCs/>
            <w:rPrChange w:id="297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29765" w:author="Caree2" w:date="2017-04-02T07:45:00Z"/>
          <w:bCs/>
          <w:rPrChange w:id="29766" w:author="Caree2" w:date="2017-04-02T08:01:00Z">
            <w:rPr>
              <w:ins w:id="297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68" w:author="Caree2" w:date="2017-04-02T08:01:00Z">
          <w:pPr>
            <w:autoSpaceDE w:val="0"/>
            <w:autoSpaceDN w:val="0"/>
            <w:adjustRightInd w:val="0"/>
          </w:pPr>
        </w:pPrChange>
      </w:pPr>
      <w:ins w:id="29769" w:author="Caree2" w:date="2017-04-02T07:45:00Z">
        <w:r w:rsidRPr="00910D57">
          <w:rPr>
            <w:bCs/>
            <w:rPrChange w:id="297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772" w:author="Caree2" w:date="2017-04-02T07:45:00Z"/>
          <w:bCs/>
          <w:rPrChange w:id="29773" w:author="Caree2" w:date="2017-04-02T08:01:00Z">
            <w:rPr>
              <w:ins w:id="297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75" w:author="Caree2" w:date="2017-04-02T08:01:00Z">
          <w:pPr>
            <w:autoSpaceDE w:val="0"/>
            <w:autoSpaceDN w:val="0"/>
            <w:adjustRightInd w:val="0"/>
          </w:pPr>
        </w:pPrChange>
      </w:pPr>
      <w:ins w:id="29776" w:author="Caree2" w:date="2017-04-02T07:45:00Z">
        <w:r w:rsidRPr="00910D57">
          <w:rPr>
            <w:bCs/>
            <w:rPrChange w:id="297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29779" w:author="Caree2" w:date="2017-04-02T07:45:00Z"/>
          <w:bCs/>
          <w:rPrChange w:id="29780" w:author="Caree2" w:date="2017-04-02T08:01:00Z">
            <w:rPr>
              <w:ins w:id="297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82" w:author="Caree2" w:date="2017-04-02T08:01:00Z">
          <w:pPr>
            <w:autoSpaceDE w:val="0"/>
            <w:autoSpaceDN w:val="0"/>
            <w:adjustRightInd w:val="0"/>
          </w:pPr>
        </w:pPrChange>
      </w:pPr>
      <w:ins w:id="29783" w:author="Caree2" w:date="2017-04-02T07:45:00Z">
        <w:r w:rsidRPr="00910D57">
          <w:rPr>
            <w:bCs/>
            <w:rPrChange w:id="297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&lt;value&gt;439-45-4543&lt;/value&gt;</w:t>
        </w:r>
      </w:ins>
    </w:p>
    <w:p w:rsidR="00956615" w:rsidRPr="00910D57" w:rsidRDefault="00956615" w:rsidP="00910D57">
      <w:pPr>
        <w:rPr>
          <w:ins w:id="29787" w:author="Caree2" w:date="2017-04-02T07:45:00Z"/>
          <w:bCs/>
          <w:rPrChange w:id="29788" w:author="Caree2" w:date="2017-04-02T08:01:00Z">
            <w:rPr>
              <w:ins w:id="297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90" w:author="Caree2" w:date="2017-04-02T08:01:00Z">
          <w:pPr>
            <w:autoSpaceDE w:val="0"/>
            <w:autoSpaceDN w:val="0"/>
            <w:adjustRightInd w:val="0"/>
          </w:pPr>
        </w:pPrChange>
      </w:pPr>
      <w:ins w:id="29791" w:author="Caree2" w:date="2017-04-02T07:45:00Z">
        <w:r w:rsidRPr="00910D57">
          <w:rPr>
            <w:bCs/>
            <w:rPrChange w:id="297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7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794" w:author="Caree2" w:date="2017-04-02T07:45:00Z"/>
          <w:bCs/>
          <w:rPrChange w:id="29795" w:author="Caree2" w:date="2017-04-02T08:01:00Z">
            <w:rPr>
              <w:ins w:id="297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797" w:author="Caree2" w:date="2017-04-02T08:01:00Z">
          <w:pPr>
            <w:autoSpaceDE w:val="0"/>
            <w:autoSpaceDN w:val="0"/>
            <w:adjustRightInd w:val="0"/>
          </w:pPr>
        </w:pPrChange>
      </w:pPr>
      <w:ins w:id="29798" w:author="Caree2" w:date="2017-04-02T07:45:00Z">
        <w:r w:rsidRPr="00910D57">
          <w:rPr>
            <w:bCs/>
            <w:rPrChange w:id="297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29801" w:author="Caree2" w:date="2017-04-02T07:45:00Z"/>
          <w:bCs/>
          <w:rPrChange w:id="29802" w:author="Caree2" w:date="2017-04-02T08:01:00Z">
            <w:rPr>
              <w:ins w:id="298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04" w:author="Caree2" w:date="2017-04-02T08:01:00Z">
          <w:pPr>
            <w:autoSpaceDE w:val="0"/>
            <w:autoSpaceDN w:val="0"/>
            <w:adjustRightInd w:val="0"/>
          </w:pPr>
        </w:pPrChange>
      </w:pPr>
      <w:ins w:id="29805" w:author="Caree2" w:date="2017-04-02T07:45:00Z">
        <w:r w:rsidRPr="00910D57">
          <w:rPr>
            <w:bCs/>
            <w:rPrChange w:id="298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29809" w:author="Caree2" w:date="2017-04-02T07:45:00Z"/>
          <w:bCs/>
          <w:rPrChange w:id="29810" w:author="Caree2" w:date="2017-04-02T08:01:00Z">
            <w:rPr>
              <w:ins w:id="298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12" w:author="Caree2" w:date="2017-04-02T08:01:00Z">
          <w:pPr>
            <w:autoSpaceDE w:val="0"/>
            <w:autoSpaceDN w:val="0"/>
            <w:adjustRightInd w:val="0"/>
          </w:pPr>
        </w:pPrChange>
      </w:pPr>
      <w:ins w:id="29813" w:author="Caree2" w:date="2017-04-02T07:45:00Z">
        <w:r w:rsidRPr="00910D57">
          <w:rPr>
            <w:bCs/>
            <w:rPrChange w:id="298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816" w:author="Caree2" w:date="2017-04-02T07:45:00Z"/>
          <w:bCs/>
          <w:rPrChange w:id="29817" w:author="Caree2" w:date="2017-04-02T08:01:00Z">
            <w:rPr>
              <w:ins w:id="298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19" w:author="Caree2" w:date="2017-04-02T08:01:00Z">
          <w:pPr>
            <w:autoSpaceDE w:val="0"/>
            <w:autoSpaceDN w:val="0"/>
            <w:adjustRightInd w:val="0"/>
          </w:pPr>
        </w:pPrChange>
      </w:pPr>
      <w:ins w:id="29820" w:author="Caree2" w:date="2017-04-02T07:45:00Z">
        <w:r w:rsidRPr="00910D57">
          <w:rPr>
            <w:bCs/>
            <w:rPrChange w:id="298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29823" w:author="Caree2" w:date="2017-04-02T07:45:00Z"/>
          <w:bCs/>
          <w:rPrChange w:id="29824" w:author="Caree2" w:date="2017-04-02T08:01:00Z">
            <w:rPr>
              <w:ins w:id="298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26" w:author="Caree2" w:date="2017-04-02T08:01:00Z">
          <w:pPr>
            <w:autoSpaceDE w:val="0"/>
            <w:autoSpaceDN w:val="0"/>
            <w:adjustRightInd w:val="0"/>
          </w:pPr>
        </w:pPrChange>
      </w:pPr>
      <w:ins w:id="29827" w:author="Caree2" w:date="2017-04-02T07:45:00Z">
        <w:r w:rsidRPr="00910D57">
          <w:rPr>
            <w:bCs/>
            <w:rPrChange w:id="298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29831" w:author="Caree2" w:date="2017-04-02T07:45:00Z"/>
          <w:bCs/>
          <w:rPrChange w:id="29832" w:author="Caree2" w:date="2017-04-02T08:01:00Z">
            <w:rPr>
              <w:ins w:id="298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34" w:author="Caree2" w:date="2017-04-02T08:01:00Z">
          <w:pPr>
            <w:autoSpaceDE w:val="0"/>
            <w:autoSpaceDN w:val="0"/>
            <w:adjustRightInd w:val="0"/>
          </w:pPr>
        </w:pPrChange>
      </w:pPr>
      <w:ins w:id="29835" w:author="Caree2" w:date="2017-04-02T07:45:00Z">
        <w:r w:rsidRPr="00910D57">
          <w:rPr>
            <w:bCs/>
            <w:rPrChange w:id="298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838" w:author="Caree2" w:date="2017-04-02T07:45:00Z"/>
          <w:bCs/>
          <w:rPrChange w:id="29839" w:author="Caree2" w:date="2017-04-02T08:01:00Z">
            <w:rPr>
              <w:ins w:id="298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41" w:author="Caree2" w:date="2017-04-02T08:01:00Z">
          <w:pPr>
            <w:autoSpaceDE w:val="0"/>
            <w:autoSpaceDN w:val="0"/>
            <w:adjustRightInd w:val="0"/>
          </w:pPr>
        </w:pPrChange>
      </w:pPr>
      <w:ins w:id="29842" w:author="Caree2" w:date="2017-04-02T07:45:00Z">
        <w:r w:rsidRPr="00910D57">
          <w:rPr>
            <w:bCs/>
            <w:rPrChange w:id="298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29845" w:author="Caree2" w:date="2017-04-02T07:45:00Z"/>
          <w:bCs/>
          <w:rPrChange w:id="29846" w:author="Caree2" w:date="2017-04-02T08:01:00Z">
            <w:rPr>
              <w:ins w:id="298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48" w:author="Caree2" w:date="2017-04-02T08:01:00Z">
          <w:pPr>
            <w:autoSpaceDE w:val="0"/>
            <w:autoSpaceDN w:val="0"/>
            <w:adjustRightInd w:val="0"/>
          </w:pPr>
        </w:pPrChange>
      </w:pPr>
      <w:ins w:id="29849" w:author="Caree2" w:date="2017-04-02T07:45:00Z">
        <w:r w:rsidRPr="00910D57">
          <w:rPr>
            <w:bCs/>
            <w:rPrChange w:id="298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29853" w:author="Caree2" w:date="2017-04-02T07:45:00Z"/>
          <w:bCs/>
          <w:rPrChange w:id="29854" w:author="Caree2" w:date="2017-04-02T08:01:00Z">
            <w:rPr>
              <w:ins w:id="298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56" w:author="Caree2" w:date="2017-04-02T08:01:00Z">
          <w:pPr>
            <w:autoSpaceDE w:val="0"/>
            <w:autoSpaceDN w:val="0"/>
            <w:adjustRightInd w:val="0"/>
          </w:pPr>
        </w:pPrChange>
      </w:pPr>
      <w:ins w:id="29857" w:author="Caree2" w:date="2017-04-02T07:45:00Z">
        <w:r w:rsidRPr="00910D57">
          <w:rPr>
            <w:bCs/>
            <w:rPrChange w:id="298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860" w:author="Caree2" w:date="2017-04-02T07:45:00Z"/>
          <w:bCs/>
          <w:rPrChange w:id="29861" w:author="Caree2" w:date="2017-04-02T08:01:00Z">
            <w:rPr>
              <w:ins w:id="298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63" w:author="Caree2" w:date="2017-04-02T08:01:00Z">
          <w:pPr>
            <w:autoSpaceDE w:val="0"/>
            <w:autoSpaceDN w:val="0"/>
            <w:adjustRightInd w:val="0"/>
          </w:pPr>
        </w:pPrChange>
      </w:pPr>
      <w:ins w:id="29864" w:author="Caree2" w:date="2017-04-02T07:45:00Z">
        <w:r w:rsidRPr="00910D57">
          <w:rPr>
            <w:bCs/>
            <w:rPrChange w:id="298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29867" w:author="Caree2" w:date="2017-04-02T07:45:00Z"/>
          <w:bCs/>
          <w:rPrChange w:id="29868" w:author="Caree2" w:date="2017-04-02T08:01:00Z">
            <w:rPr>
              <w:ins w:id="298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70" w:author="Caree2" w:date="2017-04-02T08:01:00Z">
          <w:pPr>
            <w:autoSpaceDE w:val="0"/>
            <w:autoSpaceDN w:val="0"/>
            <w:adjustRightInd w:val="0"/>
          </w:pPr>
        </w:pPrChange>
      </w:pPr>
      <w:ins w:id="29871" w:author="Caree2" w:date="2017-04-02T07:45:00Z">
        <w:r w:rsidRPr="00910D57">
          <w:rPr>
            <w:bCs/>
            <w:rPrChange w:id="298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29875" w:author="Caree2" w:date="2017-04-02T07:45:00Z"/>
          <w:bCs/>
          <w:rPrChange w:id="29876" w:author="Caree2" w:date="2017-04-02T08:01:00Z">
            <w:rPr>
              <w:ins w:id="298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78" w:author="Caree2" w:date="2017-04-02T08:01:00Z">
          <w:pPr>
            <w:autoSpaceDE w:val="0"/>
            <w:autoSpaceDN w:val="0"/>
            <w:adjustRightInd w:val="0"/>
          </w:pPr>
        </w:pPrChange>
      </w:pPr>
      <w:ins w:id="29879" w:author="Caree2" w:date="2017-04-02T07:45:00Z">
        <w:r w:rsidRPr="00910D57">
          <w:rPr>
            <w:bCs/>
            <w:rPrChange w:id="298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882" w:author="Caree2" w:date="2017-04-02T07:45:00Z"/>
          <w:bCs/>
          <w:rPrChange w:id="29883" w:author="Caree2" w:date="2017-04-02T08:01:00Z">
            <w:rPr>
              <w:ins w:id="298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85" w:author="Caree2" w:date="2017-04-02T08:01:00Z">
          <w:pPr>
            <w:autoSpaceDE w:val="0"/>
            <w:autoSpaceDN w:val="0"/>
            <w:adjustRightInd w:val="0"/>
          </w:pPr>
        </w:pPrChange>
      </w:pPr>
      <w:ins w:id="29886" w:author="Caree2" w:date="2017-04-02T07:45:00Z">
        <w:r w:rsidRPr="00910D57">
          <w:rPr>
            <w:bCs/>
            <w:rPrChange w:id="298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29889" w:author="Caree2" w:date="2017-04-02T07:45:00Z"/>
          <w:bCs/>
          <w:rPrChange w:id="29890" w:author="Caree2" w:date="2017-04-02T08:01:00Z">
            <w:rPr>
              <w:ins w:id="298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892" w:author="Caree2" w:date="2017-04-02T08:01:00Z">
          <w:pPr>
            <w:autoSpaceDE w:val="0"/>
            <w:autoSpaceDN w:val="0"/>
            <w:adjustRightInd w:val="0"/>
          </w:pPr>
        </w:pPrChange>
      </w:pPr>
      <w:ins w:id="29893" w:author="Caree2" w:date="2017-04-02T07:45:00Z">
        <w:r w:rsidRPr="00910D57">
          <w:rPr>
            <w:bCs/>
            <w:rPrChange w:id="298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8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29897" w:author="Caree2" w:date="2017-04-02T07:45:00Z"/>
          <w:bCs/>
          <w:rPrChange w:id="29898" w:author="Caree2" w:date="2017-04-02T08:01:00Z">
            <w:rPr>
              <w:ins w:id="298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00" w:author="Caree2" w:date="2017-04-02T08:01:00Z">
          <w:pPr>
            <w:autoSpaceDE w:val="0"/>
            <w:autoSpaceDN w:val="0"/>
            <w:adjustRightInd w:val="0"/>
          </w:pPr>
        </w:pPrChange>
      </w:pPr>
      <w:ins w:id="29901" w:author="Caree2" w:date="2017-04-02T07:45:00Z">
        <w:r w:rsidRPr="00910D57">
          <w:rPr>
            <w:bCs/>
            <w:rPrChange w:id="299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904" w:author="Caree2" w:date="2017-04-02T07:45:00Z"/>
          <w:bCs/>
          <w:rPrChange w:id="29905" w:author="Caree2" w:date="2017-04-02T08:01:00Z">
            <w:rPr>
              <w:ins w:id="299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07" w:author="Caree2" w:date="2017-04-02T08:01:00Z">
          <w:pPr>
            <w:autoSpaceDE w:val="0"/>
            <w:autoSpaceDN w:val="0"/>
            <w:adjustRightInd w:val="0"/>
          </w:pPr>
        </w:pPrChange>
      </w:pPr>
      <w:ins w:id="29908" w:author="Caree2" w:date="2017-04-02T07:45:00Z">
        <w:r w:rsidRPr="00910D57">
          <w:rPr>
            <w:bCs/>
            <w:rPrChange w:id="299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29911" w:author="Caree2" w:date="2017-04-02T07:45:00Z"/>
          <w:bCs/>
          <w:rPrChange w:id="29912" w:author="Caree2" w:date="2017-04-02T08:01:00Z">
            <w:rPr>
              <w:ins w:id="299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14" w:author="Caree2" w:date="2017-04-02T08:01:00Z">
          <w:pPr>
            <w:autoSpaceDE w:val="0"/>
            <w:autoSpaceDN w:val="0"/>
            <w:adjustRightInd w:val="0"/>
          </w:pPr>
        </w:pPrChange>
      </w:pPr>
      <w:ins w:id="29915" w:author="Caree2" w:date="2017-04-02T07:45:00Z">
        <w:r w:rsidRPr="00910D57">
          <w:rPr>
            <w:bCs/>
            <w:rPrChange w:id="299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&lt;value&gt;Veg&lt;/value&gt;</w:t>
        </w:r>
      </w:ins>
    </w:p>
    <w:p w:rsidR="00956615" w:rsidRPr="00910D57" w:rsidRDefault="00956615" w:rsidP="00910D57">
      <w:pPr>
        <w:rPr>
          <w:ins w:id="29919" w:author="Caree2" w:date="2017-04-02T07:45:00Z"/>
          <w:bCs/>
          <w:rPrChange w:id="29920" w:author="Caree2" w:date="2017-04-02T08:01:00Z">
            <w:rPr>
              <w:ins w:id="299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22" w:author="Caree2" w:date="2017-04-02T08:01:00Z">
          <w:pPr>
            <w:autoSpaceDE w:val="0"/>
            <w:autoSpaceDN w:val="0"/>
            <w:adjustRightInd w:val="0"/>
          </w:pPr>
        </w:pPrChange>
      </w:pPr>
      <w:ins w:id="29923" w:author="Caree2" w:date="2017-04-02T07:45:00Z">
        <w:r w:rsidRPr="00910D57">
          <w:rPr>
            <w:bCs/>
            <w:rPrChange w:id="299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926" w:author="Caree2" w:date="2017-04-02T07:45:00Z"/>
          <w:bCs/>
          <w:rPrChange w:id="29927" w:author="Caree2" w:date="2017-04-02T08:01:00Z">
            <w:rPr>
              <w:ins w:id="299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29" w:author="Caree2" w:date="2017-04-02T08:01:00Z">
          <w:pPr>
            <w:autoSpaceDE w:val="0"/>
            <w:autoSpaceDN w:val="0"/>
            <w:adjustRightInd w:val="0"/>
          </w:pPr>
        </w:pPrChange>
      </w:pPr>
      <w:ins w:id="29930" w:author="Caree2" w:date="2017-04-02T07:45:00Z">
        <w:r w:rsidRPr="00910D57">
          <w:rPr>
            <w:bCs/>
            <w:rPrChange w:id="299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29932" w:author="Caree2" w:date="2017-04-02T07:45:00Z"/>
          <w:bCs/>
          <w:rPrChange w:id="29933" w:author="Caree2" w:date="2017-04-02T08:01:00Z">
            <w:rPr>
              <w:ins w:id="299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35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29936" w:author="Caree2" w:date="2017-04-02T07:45:00Z"/>
          <w:bCs/>
          <w:rPrChange w:id="29937" w:author="Caree2" w:date="2017-04-02T08:01:00Z">
            <w:rPr>
              <w:ins w:id="299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39" w:author="Caree2" w:date="2017-04-02T08:01:00Z">
          <w:pPr>
            <w:autoSpaceDE w:val="0"/>
            <w:autoSpaceDN w:val="0"/>
            <w:adjustRightInd w:val="0"/>
          </w:pPr>
        </w:pPrChange>
      </w:pPr>
      <w:ins w:id="29940" w:author="Caree2" w:date="2017-04-02T07:45:00Z">
        <w:r w:rsidRPr="00910D57">
          <w:rPr>
            <w:bCs/>
            <w:rPrChange w:id="299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id="traveller04" class="com.rollingstone.springframework.aop.example.Traveller"&gt;</w:t>
        </w:r>
      </w:ins>
    </w:p>
    <w:p w:rsidR="00956615" w:rsidRPr="00910D57" w:rsidRDefault="00956615" w:rsidP="00910D57">
      <w:pPr>
        <w:rPr>
          <w:ins w:id="29942" w:author="Caree2" w:date="2017-04-02T07:45:00Z"/>
          <w:bCs/>
          <w:rPrChange w:id="29943" w:author="Caree2" w:date="2017-04-02T08:01:00Z">
            <w:rPr>
              <w:ins w:id="299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45" w:author="Caree2" w:date="2017-04-02T08:01:00Z">
          <w:pPr>
            <w:autoSpaceDE w:val="0"/>
            <w:autoSpaceDN w:val="0"/>
            <w:adjustRightInd w:val="0"/>
          </w:pPr>
        </w:pPrChange>
      </w:pPr>
      <w:ins w:id="29946" w:author="Caree2" w:date="2017-04-02T07:45:00Z">
        <w:r w:rsidRPr="00910D57">
          <w:rPr>
            <w:bCs/>
            <w:rPrChange w:id="299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29949" w:author="Caree2" w:date="2017-04-02T07:45:00Z"/>
          <w:bCs/>
          <w:rPrChange w:id="29950" w:author="Caree2" w:date="2017-04-02T08:01:00Z">
            <w:rPr>
              <w:ins w:id="299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52" w:author="Caree2" w:date="2017-04-02T08:01:00Z">
          <w:pPr>
            <w:autoSpaceDE w:val="0"/>
            <w:autoSpaceDN w:val="0"/>
            <w:adjustRightInd w:val="0"/>
          </w:pPr>
        </w:pPrChange>
      </w:pPr>
      <w:ins w:id="29953" w:author="Caree2" w:date="2017-04-02T07:45:00Z">
        <w:r w:rsidRPr="00910D57">
          <w:rPr>
            <w:bCs/>
            <w:rPrChange w:id="299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&lt;value&gt;1&lt;/value&gt;</w:t>
        </w:r>
      </w:ins>
    </w:p>
    <w:p w:rsidR="00956615" w:rsidRPr="00910D57" w:rsidRDefault="00956615" w:rsidP="00910D57">
      <w:pPr>
        <w:rPr>
          <w:ins w:id="29957" w:author="Caree2" w:date="2017-04-02T07:45:00Z"/>
          <w:bCs/>
          <w:rPrChange w:id="29958" w:author="Caree2" w:date="2017-04-02T08:01:00Z">
            <w:rPr>
              <w:ins w:id="299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60" w:author="Caree2" w:date="2017-04-02T08:01:00Z">
          <w:pPr>
            <w:autoSpaceDE w:val="0"/>
            <w:autoSpaceDN w:val="0"/>
            <w:adjustRightInd w:val="0"/>
          </w:pPr>
        </w:pPrChange>
      </w:pPr>
      <w:ins w:id="29961" w:author="Caree2" w:date="2017-04-02T07:45:00Z">
        <w:r w:rsidRPr="00910D57">
          <w:rPr>
            <w:bCs/>
            <w:rPrChange w:id="299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964" w:author="Caree2" w:date="2017-04-02T07:45:00Z"/>
          <w:bCs/>
          <w:rPrChange w:id="29965" w:author="Caree2" w:date="2017-04-02T08:01:00Z">
            <w:rPr>
              <w:ins w:id="299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67" w:author="Caree2" w:date="2017-04-02T08:01:00Z">
          <w:pPr>
            <w:autoSpaceDE w:val="0"/>
            <w:autoSpaceDN w:val="0"/>
            <w:adjustRightInd w:val="0"/>
          </w:pPr>
        </w:pPrChange>
      </w:pPr>
      <w:ins w:id="29968" w:author="Caree2" w:date="2017-04-02T07:45:00Z">
        <w:r w:rsidRPr="00910D57">
          <w:rPr>
            <w:bCs/>
            <w:rPrChange w:id="299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299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29971" w:author="Caree2" w:date="2017-04-02T07:45:00Z"/>
          <w:bCs/>
          <w:rPrChange w:id="29972" w:author="Caree2" w:date="2017-04-02T08:01:00Z">
            <w:rPr>
              <w:ins w:id="299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74" w:author="Caree2" w:date="2017-04-02T08:01:00Z">
          <w:pPr>
            <w:autoSpaceDE w:val="0"/>
            <w:autoSpaceDN w:val="0"/>
            <w:adjustRightInd w:val="0"/>
          </w:pPr>
        </w:pPrChange>
      </w:pPr>
      <w:ins w:id="29975" w:author="Caree2" w:date="2017-04-02T07:45:00Z">
        <w:r w:rsidRPr="00910D57">
          <w:rPr>
            <w:bCs/>
            <w:rPrChange w:id="299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&lt;value&gt;Varun&lt;/value&gt;</w:t>
        </w:r>
      </w:ins>
    </w:p>
    <w:p w:rsidR="00956615" w:rsidRPr="00910D57" w:rsidRDefault="00956615" w:rsidP="00910D57">
      <w:pPr>
        <w:rPr>
          <w:ins w:id="29979" w:author="Caree2" w:date="2017-04-02T07:45:00Z"/>
          <w:bCs/>
          <w:rPrChange w:id="29980" w:author="Caree2" w:date="2017-04-02T08:01:00Z">
            <w:rPr>
              <w:ins w:id="299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82" w:author="Caree2" w:date="2017-04-02T08:01:00Z">
          <w:pPr>
            <w:autoSpaceDE w:val="0"/>
            <w:autoSpaceDN w:val="0"/>
            <w:adjustRightInd w:val="0"/>
          </w:pPr>
        </w:pPrChange>
      </w:pPr>
      <w:ins w:id="29983" w:author="Caree2" w:date="2017-04-02T07:45:00Z">
        <w:r w:rsidRPr="00910D57">
          <w:rPr>
            <w:bCs/>
            <w:rPrChange w:id="299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29986" w:author="Caree2" w:date="2017-04-02T07:45:00Z"/>
          <w:bCs/>
          <w:rPrChange w:id="29987" w:author="Caree2" w:date="2017-04-02T08:01:00Z">
            <w:rPr>
              <w:ins w:id="299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89" w:author="Caree2" w:date="2017-04-02T08:01:00Z">
          <w:pPr>
            <w:autoSpaceDE w:val="0"/>
            <w:autoSpaceDN w:val="0"/>
            <w:adjustRightInd w:val="0"/>
          </w:pPr>
        </w:pPrChange>
      </w:pPr>
      <w:ins w:id="29990" w:author="Caree2" w:date="2017-04-02T07:45:00Z">
        <w:r w:rsidRPr="00910D57">
          <w:rPr>
            <w:bCs/>
            <w:rPrChange w:id="299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29993" w:author="Caree2" w:date="2017-04-02T07:45:00Z"/>
          <w:bCs/>
          <w:rPrChange w:id="29994" w:author="Caree2" w:date="2017-04-02T08:01:00Z">
            <w:rPr>
              <w:ins w:id="299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29996" w:author="Caree2" w:date="2017-04-02T08:01:00Z">
          <w:pPr>
            <w:autoSpaceDE w:val="0"/>
            <w:autoSpaceDN w:val="0"/>
            <w:adjustRightInd w:val="0"/>
          </w:pPr>
        </w:pPrChange>
      </w:pPr>
      <w:ins w:id="29997" w:author="Caree2" w:date="2017-04-02T07:45:00Z">
        <w:r w:rsidRPr="00910D57">
          <w:rPr>
            <w:bCs/>
            <w:rPrChange w:id="299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299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&lt;value&gt;Sharma&lt;/value&gt;</w:t>
        </w:r>
      </w:ins>
    </w:p>
    <w:p w:rsidR="00956615" w:rsidRPr="00910D57" w:rsidRDefault="00956615" w:rsidP="00910D57">
      <w:pPr>
        <w:rPr>
          <w:ins w:id="30001" w:author="Caree2" w:date="2017-04-02T07:45:00Z"/>
          <w:bCs/>
          <w:rPrChange w:id="30002" w:author="Caree2" w:date="2017-04-02T08:01:00Z">
            <w:rPr>
              <w:ins w:id="300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04" w:author="Caree2" w:date="2017-04-02T08:01:00Z">
          <w:pPr>
            <w:autoSpaceDE w:val="0"/>
            <w:autoSpaceDN w:val="0"/>
            <w:adjustRightInd w:val="0"/>
          </w:pPr>
        </w:pPrChange>
      </w:pPr>
      <w:ins w:id="30005" w:author="Caree2" w:date="2017-04-02T07:45:00Z">
        <w:r w:rsidRPr="00910D57">
          <w:rPr>
            <w:bCs/>
            <w:rPrChange w:id="300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008" w:author="Caree2" w:date="2017-04-02T07:45:00Z"/>
          <w:bCs/>
          <w:rPrChange w:id="30009" w:author="Caree2" w:date="2017-04-02T08:01:00Z">
            <w:rPr>
              <w:ins w:id="300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11" w:author="Caree2" w:date="2017-04-02T08:01:00Z">
          <w:pPr>
            <w:autoSpaceDE w:val="0"/>
            <w:autoSpaceDN w:val="0"/>
            <w:adjustRightInd w:val="0"/>
          </w:pPr>
        </w:pPrChange>
      </w:pPr>
      <w:ins w:id="30012" w:author="Caree2" w:date="2017-04-02T07:45:00Z">
        <w:r w:rsidRPr="00910D57">
          <w:rPr>
            <w:bCs/>
            <w:rPrChange w:id="300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0015" w:author="Caree2" w:date="2017-04-02T07:45:00Z"/>
          <w:bCs/>
          <w:rPrChange w:id="30016" w:author="Caree2" w:date="2017-04-02T08:01:00Z">
            <w:rPr>
              <w:ins w:id="300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18" w:author="Caree2" w:date="2017-04-02T08:01:00Z">
          <w:pPr>
            <w:autoSpaceDE w:val="0"/>
            <w:autoSpaceDN w:val="0"/>
            <w:adjustRightInd w:val="0"/>
          </w:pPr>
        </w:pPrChange>
      </w:pPr>
      <w:ins w:id="30019" w:author="Caree2" w:date="2017-04-02T07:45:00Z">
        <w:r w:rsidRPr="00910D57">
          <w:rPr>
            <w:bCs/>
            <w:rPrChange w:id="300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0023" w:author="Caree2" w:date="2017-04-02T07:45:00Z"/>
          <w:bCs/>
          <w:rPrChange w:id="30024" w:author="Caree2" w:date="2017-04-02T08:01:00Z">
            <w:rPr>
              <w:ins w:id="300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26" w:author="Caree2" w:date="2017-04-02T08:01:00Z">
          <w:pPr>
            <w:autoSpaceDE w:val="0"/>
            <w:autoSpaceDN w:val="0"/>
            <w:adjustRightInd w:val="0"/>
          </w:pPr>
        </w:pPrChange>
      </w:pPr>
      <w:ins w:id="30027" w:author="Caree2" w:date="2017-04-02T07:45:00Z">
        <w:r w:rsidRPr="00910D57">
          <w:rPr>
            <w:bCs/>
            <w:rPrChange w:id="300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0031" w:author="Caree2" w:date="2017-04-02T07:45:00Z"/>
          <w:bCs/>
          <w:rPrChange w:id="30032" w:author="Caree2" w:date="2017-04-02T08:01:00Z">
            <w:rPr>
              <w:ins w:id="300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34" w:author="Caree2" w:date="2017-04-02T08:01:00Z">
          <w:pPr>
            <w:autoSpaceDE w:val="0"/>
            <w:autoSpaceDN w:val="0"/>
            <w:adjustRightInd w:val="0"/>
          </w:pPr>
        </w:pPrChange>
      </w:pPr>
      <w:ins w:id="30035" w:author="Caree2" w:date="2017-04-02T07:45:00Z">
        <w:r w:rsidRPr="00910D57">
          <w:rPr>
            <w:bCs/>
            <w:rPrChange w:id="300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038" w:author="Caree2" w:date="2017-04-02T07:45:00Z"/>
          <w:bCs/>
          <w:rPrChange w:id="30039" w:author="Caree2" w:date="2017-04-02T08:01:00Z">
            <w:rPr>
              <w:ins w:id="300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41" w:author="Caree2" w:date="2017-04-02T08:01:00Z">
          <w:pPr>
            <w:autoSpaceDE w:val="0"/>
            <w:autoSpaceDN w:val="0"/>
            <w:adjustRightInd w:val="0"/>
          </w:pPr>
        </w:pPrChange>
      </w:pPr>
      <w:ins w:id="30042" w:author="Caree2" w:date="2017-04-02T07:45:00Z">
        <w:r w:rsidRPr="00910D57">
          <w:rPr>
            <w:bCs/>
            <w:rPrChange w:id="300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0045" w:author="Caree2" w:date="2017-04-02T07:45:00Z"/>
          <w:bCs/>
          <w:rPrChange w:id="30046" w:author="Caree2" w:date="2017-04-02T08:01:00Z">
            <w:rPr>
              <w:ins w:id="300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48" w:author="Caree2" w:date="2017-04-02T08:01:00Z">
          <w:pPr>
            <w:autoSpaceDE w:val="0"/>
            <w:autoSpaceDN w:val="0"/>
            <w:adjustRightInd w:val="0"/>
          </w:pPr>
        </w:pPrChange>
      </w:pPr>
      <w:ins w:id="30049" w:author="Caree2" w:date="2017-04-02T07:45:00Z">
        <w:r w:rsidRPr="00910D57">
          <w:rPr>
            <w:bCs/>
            <w:rPrChange w:id="300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&lt;value&gt;434-45-4578&lt;/value&gt;</w:t>
        </w:r>
      </w:ins>
    </w:p>
    <w:p w:rsidR="00956615" w:rsidRPr="00910D57" w:rsidRDefault="00956615" w:rsidP="00910D57">
      <w:pPr>
        <w:rPr>
          <w:ins w:id="30053" w:author="Caree2" w:date="2017-04-02T07:45:00Z"/>
          <w:bCs/>
          <w:rPrChange w:id="30054" w:author="Caree2" w:date="2017-04-02T08:01:00Z">
            <w:rPr>
              <w:ins w:id="300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56" w:author="Caree2" w:date="2017-04-02T08:01:00Z">
          <w:pPr>
            <w:autoSpaceDE w:val="0"/>
            <w:autoSpaceDN w:val="0"/>
            <w:adjustRightInd w:val="0"/>
          </w:pPr>
        </w:pPrChange>
      </w:pPr>
      <w:ins w:id="30057" w:author="Caree2" w:date="2017-04-02T07:45:00Z">
        <w:r w:rsidRPr="00910D57">
          <w:rPr>
            <w:bCs/>
            <w:rPrChange w:id="300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060" w:author="Caree2" w:date="2017-04-02T07:45:00Z"/>
          <w:bCs/>
          <w:rPrChange w:id="30061" w:author="Caree2" w:date="2017-04-02T08:01:00Z">
            <w:rPr>
              <w:ins w:id="300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63" w:author="Caree2" w:date="2017-04-02T08:01:00Z">
          <w:pPr>
            <w:autoSpaceDE w:val="0"/>
            <w:autoSpaceDN w:val="0"/>
            <w:adjustRightInd w:val="0"/>
          </w:pPr>
        </w:pPrChange>
      </w:pPr>
      <w:ins w:id="30064" w:author="Caree2" w:date="2017-04-02T07:45:00Z">
        <w:r w:rsidRPr="00910D57">
          <w:rPr>
            <w:bCs/>
            <w:rPrChange w:id="300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0067" w:author="Caree2" w:date="2017-04-02T07:45:00Z"/>
          <w:bCs/>
          <w:rPrChange w:id="30068" w:author="Caree2" w:date="2017-04-02T08:01:00Z">
            <w:rPr>
              <w:ins w:id="300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70" w:author="Caree2" w:date="2017-04-02T08:01:00Z">
          <w:pPr>
            <w:autoSpaceDE w:val="0"/>
            <w:autoSpaceDN w:val="0"/>
            <w:adjustRightInd w:val="0"/>
          </w:pPr>
        </w:pPrChange>
      </w:pPr>
      <w:ins w:id="30071" w:author="Caree2" w:date="2017-04-02T07:45:00Z">
        <w:r w:rsidRPr="00910D57">
          <w:rPr>
            <w:bCs/>
            <w:rPrChange w:id="300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0075" w:author="Caree2" w:date="2017-04-02T07:45:00Z"/>
          <w:bCs/>
          <w:rPrChange w:id="30076" w:author="Caree2" w:date="2017-04-02T08:01:00Z">
            <w:rPr>
              <w:ins w:id="300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78" w:author="Caree2" w:date="2017-04-02T08:01:00Z">
          <w:pPr>
            <w:autoSpaceDE w:val="0"/>
            <w:autoSpaceDN w:val="0"/>
            <w:adjustRightInd w:val="0"/>
          </w:pPr>
        </w:pPrChange>
      </w:pPr>
      <w:ins w:id="30079" w:author="Caree2" w:date="2017-04-02T07:45:00Z">
        <w:r w:rsidRPr="00910D57">
          <w:rPr>
            <w:bCs/>
            <w:rPrChange w:id="300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082" w:author="Caree2" w:date="2017-04-02T07:45:00Z"/>
          <w:bCs/>
          <w:rPrChange w:id="30083" w:author="Caree2" w:date="2017-04-02T08:01:00Z">
            <w:rPr>
              <w:ins w:id="300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85" w:author="Caree2" w:date="2017-04-02T08:01:00Z">
          <w:pPr>
            <w:autoSpaceDE w:val="0"/>
            <w:autoSpaceDN w:val="0"/>
            <w:adjustRightInd w:val="0"/>
          </w:pPr>
        </w:pPrChange>
      </w:pPr>
      <w:ins w:id="30086" w:author="Caree2" w:date="2017-04-02T07:45:00Z">
        <w:r w:rsidRPr="00910D57">
          <w:rPr>
            <w:bCs/>
            <w:rPrChange w:id="300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0089" w:author="Caree2" w:date="2017-04-02T07:45:00Z"/>
          <w:bCs/>
          <w:rPrChange w:id="30090" w:author="Caree2" w:date="2017-04-02T08:01:00Z">
            <w:rPr>
              <w:ins w:id="300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092" w:author="Caree2" w:date="2017-04-02T08:01:00Z">
          <w:pPr>
            <w:autoSpaceDE w:val="0"/>
            <w:autoSpaceDN w:val="0"/>
            <w:adjustRightInd w:val="0"/>
          </w:pPr>
        </w:pPrChange>
      </w:pPr>
      <w:ins w:id="30093" w:author="Caree2" w:date="2017-04-02T07:45:00Z">
        <w:r w:rsidRPr="00910D57">
          <w:rPr>
            <w:bCs/>
            <w:rPrChange w:id="300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0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30097" w:author="Caree2" w:date="2017-04-02T07:45:00Z"/>
          <w:bCs/>
          <w:rPrChange w:id="30098" w:author="Caree2" w:date="2017-04-02T08:01:00Z">
            <w:rPr>
              <w:ins w:id="300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00" w:author="Caree2" w:date="2017-04-02T08:01:00Z">
          <w:pPr>
            <w:autoSpaceDE w:val="0"/>
            <w:autoSpaceDN w:val="0"/>
            <w:adjustRightInd w:val="0"/>
          </w:pPr>
        </w:pPrChange>
      </w:pPr>
      <w:ins w:id="30101" w:author="Caree2" w:date="2017-04-02T07:45:00Z">
        <w:r w:rsidRPr="00910D57">
          <w:rPr>
            <w:bCs/>
            <w:rPrChange w:id="301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104" w:author="Caree2" w:date="2017-04-02T07:45:00Z"/>
          <w:bCs/>
          <w:rPrChange w:id="30105" w:author="Caree2" w:date="2017-04-02T08:01:00Z">
            <w:rPr>
              <w:ins w:id="301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07" w:author="Caree2" w:date="2017-04-02T08:01:00Z">
          <w:pPr>
            <w:autoSpaceDE w:val="0"/>
            <w:autoSpaceDN w:val="0"/>
            <w:adjustRightInd w:val="0"/>
          </w:pPr>
        </w:pPrChange>
      </w:pPr>
      <w:ins w:id="30108" w:author="Caree2" w:date="2017-04-02T07:45:00Z">
        <w:r w:rsidRPr="00910D57">
          <w:rPr>
            <w:bCs/>
            <w:rPrChange w:id="301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0111" w:author="Caree2" w:date="2017-04-02T07:45:00Z"/>
          <w:bCs/>
          <w:rPrChange w:id="30112" w:author="Caree2" w:date="2017-04-02T08:01:00Z">
            <w:rPr>
              <w:ins w:id="301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14" w:author="Caree2" w:date="2017-04-02T08:01:00Z">
          <w:pPr>
            <w:autoSpaceDE w:val="0"/>
            <w:autoSpaceDN w:val="0"/>
            <w:adjustRightInd w:val="0"/>
          </w:pPr>
        </w:pPrChange>
      </w:pPr>
      <w:ins w:id="30115" w:author="Caree2" w:date="2017-04-02T07:45:00Z">
        <w:r w:rsidRPr="00910D57">
          <w:rPr>
            <w:bCs/>
            <w:rPrChange w:id="301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30119" w:author="Caree2" w:date="2017-04-02T07:45:00Z"/>
          <w:bCs/>
          <w:rPrChange w:id="30120" w:author="Caree2" w:date="2017-04-02T08:01:00Z">
            <w:rPr>
              <w:ins w:id="301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22" w:author="Caree2" w:date="2017-04-02T08:01:00Z">
          <w:pPr>
            <w:autoSpaceDE w:val="0"/>
            <w:autoSpaceDN w:val="0"/>
            <w:adjustRightInd w:val="0"/>
          </w:pPr>
        </w:pPrChange>
      </w:pPr>
      <w:ins w:id="30123" w:author="Caree2" w:date="2017-04-02T07:45:00Z">
        <w:r w:rsidRPr="00910D57">
          <w:rPr>
            <w:bCs/>
            <w:rPrChange w:id="301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126" w:author="Caree2" w:date="2017-04-02T07:45:00Z"/>
          <w:bCs/>
          <w:rPrChange w:id="30127" w:author="Caree2" w:date="2017-04-02T08:01:00Z">
            <w:rPr>
              <w:ins w:id="301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29" w:author="Caree2" w:date="2017-04-02T08:01:00Z">
          <w:pPr>
            <w:autoSpaceDE w:val="0"/>
            <w:autoSpaceDN w:val="0"/>
            <w:adjustRightInd w:val="0"/>
          </w:pPr>
        </w:pPrChange>
      </w:pPr>
      <w:ins w:id="30130" w:author="Caree2" w:date="2017-04-02T07:45:00Z">
        <w:r w:rsidRPr="00910D57">
          <w:rPr>
            <w:bCs/>
            <w:rPrChange w:id="301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0133" w:author="Caree2" w:date="2017-04-02T07:45:00Z"/>
          <w:bCs/>
          <w:rPrChange w:id="30134" w:author="Caree2" w:date="2017-04-02T08:01:00Z">
            <w:rPr>
              <w:ins w:id="301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36" w:author="Caree2" w:date="2017-04-02T08:01:00Z">
          <w:pPr>
            <w:autoSpaceDE w:val="0"/>
            <w:autoSpaceDN w:val="0"/>
            <w:adjustRightInd w:val="0"/>
          </w:pPr>
        </w:pPrChange>
      </w:pPr>
      <w:ins w:id="30137" w:author="Caree2" w:date="2017-04-02T07:45:00Z">
        <w:r w:rsidRPr="00910D57">
          <w:rPr>
            <w:bCs/>
            <w:rPrChange w:id="301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0141" w:author="Caree2" w:date="2017-04-02T07:45:00Z"/>
          <w:bCs/>
          <w:rPrChange w:id="30142" w:author="Caree2" w:date="2017-04-02T08:01:00Z">
            <w:rPr>
              <w:ins w:id="301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44" w:author="Caree2" w:date="2017-04-02T08:01:00Z">
          <w:pPr>
            <w:autoSpaceDE w:val="0"/>
            <w:autoSpaceDN w:val="0"/>
            <w:adjustRightInd w:val="0"/>
          </w:pPr>
        </w:pPrChange>
      </w:pPr>
      <w:ins w:id="30145" w:author="Caree2" w:date="2017-04-02T07:45:00Z">
        <w:r w:rsidRPr="00910D57">
          <w:rPr>
            <w:bCs/>
            <w:rPrChange w:id="301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148" w:author="Caree2" w:date="2017-04-02T07:45:00Z"/>
          <w:bCs/>
          <w:rPrChange w:id="30149" w:author="Caree2" w:date="2017-04-02T08:01:00Z">
            <w:rPr>
              <w:ins w:id="301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51" w:author="Caree2" w:date="2017-04-02T08:01:00Z">
          <w:pPr>
            <w:autoSpaceDE w:val="0"/>
            <w:autoSpaceDN w:val="0"/>
            <w:adjustRightInd w:val="0"/>
          </w:pPr>
        </w:pPrChange>
      </w:pPr>
      <w:ins w:id="30152" w:author="Caree2" w:date="2017-04-02T07:45:00Z">
        <w:r w:rsidRPr="00910D57">
          <w:rPr>
            <w:bCs/>
            <w:rPrChange w:id="301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0155" w:author="Caree2" w:date="2017-04-02T07:45:00Z"/>
          <w:bCs/>
          <w:rPrChange w:id="30156" w:author="Caree2" w:date="2017-04-02T08:01:00Z">
            <w:rPr>
              <w:ins w:id="301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58" w:author="Caree2" w:date="2017-04-02T08:01:00Z">
          <w:pPr>
            <w:autoSpaceDE w:val="0"/>
            <w:autoSpaceDN w:val="0"/>
            <w:adjustRightInd w:val="0"/>
          </w:pPr>
        </w:pPrChange>
      </w:pPr>
      <w:ins w:id="30159" w:author="Caree2" w:date="2017-04-02T07:45:00Z">
        <w:r w:rsidRPr="00910D57">
          <w:rPr>
            <w:bCs/>
            <w:rPrChange w:id="301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0163" w:author="Caree2" w:date="2017-04-02T07:45:00Z"/>
          <w:bCs/>
          <w:rPrChange w:id="30164" w:author="Caree2" w:date="2017-04-02T08:01:00Z">
            <w:rPr>
              <w:ins w:id="301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66" w:author="Caree2" w:date="2017-04-02T08:01:00Z">
          <w:pPr>
            <w:autoSpaceDE w:val="0"/>
            <w:autoSpaceDN w:val="0"/>
            <w:adjustRightInd w:val="0"/>
          </w:pPr>
        </w:pPrChange>
      </w:pPr>
      <w:ins w:id="30167" w:author="Caree2" w:date="2017-04-02T07:45:00Z">
        <w:r w:rsidRPr="00910D57">
          <w:rPr>
            <w:bCs/>
            <w:rPrChange w:id="301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170" w:author="Caree2" w:date="2017-04-02T07:45:00Z"/>
          <w:bCs/>
          <w:rPrChange w:id="30171" w:author="Caree2" w:date="2017-04-02T08:01:00Z">
            <w:rPr>
              <w:ins w:id="301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73" w:author="Caree2" w:date="2017-04-02T08:01:00Z">
          <w:pPr>
            <w:autoSpaceDE w:val="0"/>
            <w:autoSpaceDN w:val="0"/>
            <w:adjustRightInd w:val="0"/>
          </w:pPr>
        </w:pPrChange>
      </w:pPr>
      <w:ins w:id="30174" w:author="Caree2" w:date="2017-04-02T07:45:00Z">
        <w:r w:rsidRPr="00910D57">
          <w:rPr>
            <w:bCs/>
            <w:rPrChange w:id="301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0177" w:author="Caree2" w:date="2017-04-02T07:45:00Z"/>
          <w:bCs/>
          <w:rPrChange w:id="30178" w:author="Caree2" w:date="2017-04-02T08:01:00Z">
            <w:rPr>
              <w:ins w:id="301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80" w:author="Caree2" w:date="2017-04-02T08:01:00Z">
          <w:pPr>
            <w:autoSpaceDE w:val="0"/>
            <w:autoSpaceDN w:val="0"/>
            <w:adjustRightInd w:val="0"/>
          </w:pPr>
        </w:pPrChange>
      </w:pPr>
      <w:ins w:id="30181" w:author="Caree2" w:date="2017-04-02T07:45:00Z">
        <w:r w:rsidRPr="00910D57">
          <w:rPr>
            <w:bCs/>
            <w:rPrChange w:id="301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&lt;value&gt;Veg&lt;/value&gt;</w:t>
        </w:r>
      </w:ins>
    </w:p>
    <w:p w:rsidR="00956615" w:rsidRPr="00910D57" w:rsidRDefault="00956615" w:rsidP="00910D57">
      <w:pPr>
        <w:rPr>
          <w:ins w:id="30185" w:author="Caree2" w:date="2017-04-02T07:45:00Z"/>
          <w:bCs/>
          <w:rPrChange w:id="30186" w:author="Caree2" w:date="2017-04-02T08:01:00Z">
            <w:rPr>
              <w:ins w:id="301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88" w:author="Caree2" w:date="2017-04-02T08:01:00Z">
          <w:pPr>
            <w:autoSpaceDE w:val="0"/>
            <w:autoSpaceDN w:val="0"/>
            <w:adjustRightInd w:val="0"/>
          </w:pPr>
        </w:pPrChange>
      </w:pPr>
      <w:ins w:id="30189" w:author="Caree2" w:date="2017-04-02T07:45:00Z">
        <w:r w:rsidRPr="00910D57">
          <w:rPr>
            <w:bCs/>
            <w:rPrChange w:id="301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1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192" w:author="Caree2" w:date="2017-04-02T07:45:00Z"/>
          <w:bCs/>
          <w:rPrChange w:id="30193" w:author="Caree2" w:date="2017-04-02T08:01:00Z">
            <w:rPr>
              <w:ins w:id="301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195" w:author="Caree2" w:date="2017-04-02T08:01:00Z">
          <w:pPr>
            <w:autoSpaceDE w:val="0"/>
            <w:autoSpaceDN w:val="0"/>
            <w:adjustRightInd w:val="0"/>
          </w:pPr>
        </w:pPrChange>
      </w:pPr>
      <w:ins w:id="30196" w:author="Caree2" w:date="2017-04-02T07:45:00Z">
        <w:r w:rsidRPr="00910D57">
          <w:rPr>
            <w:bCs/>
            <w:rPrChange w:id="301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0198" w:author="Caree2" w:date="2017-04-02T07:45:00Z"/>
          <w:bCs/>
          <w:rPrChange w:id="30199" w:author="Caree2" w:date="2017-04-02T08:01:00Z">
            <w:rPr>
              <w:ins w:id="302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0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0202" w:author="Caree2" w:date="2017-04-02T07:45:00Z"/>
          <w:bCs/>
          <w:rPrChange w:id="30203" w:author="Caree2" w:date="2017-04-02T08:01:00Z">
            <w:rPr>
              <w:ins w:id="302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05" w:author="Caree2" w:date="2017-04-02T08:01:00Z">
          <w:pPr>
            <w:autoSpaceDE w:val="0"/>
            <w:autoSpaceDN w:val="0"/>
            <w:adjustRightInd w:val="0"/>
          </w:pPr>
        </w:pPrChange>
      </w:pPr>
      <w:ins w:id="30206" w:author="Caree2" w:date="2017-04-02T07:45:00Z">
        <w:r w:rsidRPr="00910D57">
          <w:rPr>
            <w:bCs/>
            <w:rPrChange w:id="302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id="traveller05" class="com.rollingstone.springframework.aop.example.Traveller"&gt;</w:t>
        </w:r>
      </w:ins>
    </w:p>
    <w:p w:rsidR="00956615" w:rsidRPr="00910D57" w:rsidRDefault="00956615" w:rsidP="00910D57">
      <w:pPr>
        <w:rPr>
          <w:ins w:id="30208" w:author="Caree2" w:date="2017-04-02T07:45:00Z"/>
          <w:bCs/>
          <w:rPrChange w:id="30209" w:author="Caree2" w:date="2017-04-02T08:01:00Z">
            <w:rPr>
              <w:ins w:id="302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11" w:author="Caree2" w:date="2017-04-02T08:01:00Z">
          <w:pPr>
            <w:autoSpaceDE w:val="0"/>
            <w:autoSpaceDN w:val="0"/>
            <w:adjustRightInd w:val="0"/>
          </w:pPr>
        </w:pPrChange>
      </w:pPr>
      <w:ins w:id="30212" w:author="Caree2" w:date="2017-04-02T07:45:00Z">
        <w:r w:rsidRPr="00910D57">
          <w:rPr>
            <w:bCs/>
            <w:rPrChange w:id="302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0215" w:author="Caree2" w:date="2017-04-02T07:45:00Z"/>
          <w:bCs/>
          <w:rPrChange w:id="30216" w:author="Caree2" w:date="2017-04-02T08:01:00Z">
            <w:rPr>
              <w:ins w:id="302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18" w:author="Caree2" w:date="2017-04-02T08:01:00Z">
          <w:pPr>
            <w:autoSpaceDE w:val="0"/>
            <w:autoSpaceDN w:val="0"/>
            <w:adjustRightInd w:val="0"/>
          </w:pPr>
        </w:pPrChange>
      </w:pPr>
      <w:ins w:id="30219" w:author="Caree2" w:date="2017-04-02T07:45:00Z">
        <w:r w:rsidRPr="00910D57">
          <w:rPr>
            <w:bCs/>
            <w:rPrChange w:id="302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&lt;value&gt;5&lt;/value&gt;</w:t>
        </w:r>
      </w:ins>
    </w:p>
    <w:p w:rsidR="00956615" w:rsidRPr="00910D57" w:rsidRDefault="00956615" w:rsidP="00910D57">
      <w:pPr>
        <w:rPr>
          <w:ins w:id="30223" w:author="Caree2" w:date="2017-04-02T07:45:00Z"/>
          <w:bCs/>
          <w:rPrChange w:id="30224" w:author="Caree2" w:date="2017-04-02T08:01:00Z">
            <w:rPr>
              <w:ins w:id="302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26" w:author="Caree2" w:date="2017-04-02T08:01:00Z">
          <w:pPr>
            <w:autoSpaceDE w:val="0"/>
            <w:autoSpaceDN w:val="0"/>
            <w:adjustRightInd w:val="0"/>
          </w:pPr>
        </w:pPrChange>
      </w:pPr>
      <w:ins w:id="30227" w:author="Caree2" w:date="2017-04-02T07:45:00Z">
        <w:r w:rsidRPr="00910D57">
          <w:rPr>
            <w:bCs/>
            <w:rPrChange w:id="302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230" w:author="Caree2" w:date="2017-04-02T07:45:00Z"/>
          <w:bCs/>
          <w:rPrChange w:id="30231" w:author="Caree2" w:date="2017-04-02T08:01:00Z">
            <w:rPr>
              <w:ins w:id="302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33" w:author="Caree2" w:date="2017-04-02T08:01:00Z">
          <w:pPr>
            <w:autoSpaceDE w:val="0"/>
            <w:autoSpaceDN w:val="0"/>
            <w:adjustRightInd w:val="0"/>
          </w:pPr>
        </w:pPrChange>
      </w:pPr>
      <w:ins w:id="30234" w:author="Caree2" w:date="2017-04-02T07:45:00Z">
        <w:r w:rsidRPr="00910D57">
          <w:rPr>
            <w:bCs/>
            <w:rPrChange w:id="302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0237" w:author="Caree2" w:date="2017-04-02T07:45:00Z"/>
          <w:bCs/>
          <w:rPrChange w:id="30238" w:author="Caree2" w:date="2017-04-02T08:01:00Z">
            <w:rPr>
              <w:ins w:id="302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40" w:author="Caree2" w:date="2017-04-02T08:01:00Z">
          <w:pPr>
            <w:autoSpaceDE w:val="0"/>
            <w:autoSpaceDN w:val="0"/>
            <w:adjustRightInd w:val="0"/>
          </w:pPr>
        </w:pPrChange>
      </w:pPr>
      <w:ins w:id="30241" w:author="Caree2" w:date="2017-04-02T07:45:00Z">
        <w:r w:rsidRPr="00910D57">
          <w:rPr>
            <w:bCs/>
            <w:rPrChange w:id="302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&lt;value&gt;David&lt;/value&gt;</w:t>
        </w:r>
      </w:ins>
    </w:p>
    <w:p w:rsidR="00956615" w:rsidRPr="00910D57" w:rsidRDefault="00956615" w:rsidP="00910D57">
      <w:pPr>
        <w:rPr>
          <w:ins w:id="30245" w:author="Caree2" w:date="2017-04-02T07:45:00Z"/>
          <w:bCs/>
          <w:rPrChange w:id="30246" w:author="Caree2" w:date="2017-04-02T08:01:00Z">
            <w:rPr>
              <w:ins w:id="302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48" w:author="Caree2" w:date="2017-04-02T08:01:00Z">
          <w:pPr>
            <w:autoSpaceDE w:val="0"/>
            <w:autoSpaceDN w:val="0"/>
            <w:adjustRightInd w:val="0"/>
          </w:pPr>
        </w:pPrChange>
      </w:pPr>
      <w:ins w:id="30249" w:author="Caree2" w:date="2017-04-02T07:45:00Z">
        <w:r w:rsidRPr="00910D57">
          <w:rPr>
            <w:bCs/>
            <w:rPrChange w:id="302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252" w:author="Caree2" w:date="2017-04-02T07:45:00Z"/>
          <w:bCs/>
          <w:rPrChange w:id="30253" w:author="Caree2" w:date="2017-04-02T08:01:00Z">
            <w:rPr>
              <w:ins w:id="302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55" w:author="Caree2" w:date="2017-04-02T08:01:00Z">
          <w:pPr>
            <w:autoSpaceDE w:val="0"/>
            <w:autoSpaceDN w:val="0"/>
            <w:adjustRightInd w:val="0"/>
          </w:pPr>
        </w:pPrChange>
      </w:pPr>
      <w:ins w:id="30256" w:author="Caree2" w:date="2017-04-02T07:45:00Z">
        <w:r w:rsidRPr="00910D57">
          <w:rPr>
            <w:bCs/>
            <w:rPrChange w:id="302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0259" w:author="Caree2" w:date="2017-04-02T07:45:00Z"/>
          <w:bCs/>
          <w:rPrChange w:id="30260" w:author="Caree2" w:date="2017-04-02T08:01:00Z">
            <w:rPr>
              <w:ins w:id="302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62" w:author="Caree2" w:date="2017-04-02T08:01:00Z">
          <w:pPr>
            <w:autoSpaceDE w:val="0"/>
            <w:autoSpaceDN w:val="0"/>
            <w:adjustRightInd w:val="0"/>
          </w:pPr>
        </w:pPrChange>
      </w:pPr>
      <w:ins w:id="30263" w:author="Caree2" w:date="2017-04-02T07:45:00Z">
        <w:r w:rsidRPr="00910D57">
          <w:rPr>
            <w:bCs/>
            <w:rPrChange w:id="302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&lt;value&gt;Harrington&lt;/value&gt;</w:t>
        </w:r>
      </w:ins>
    </w:p>
    <w:p w:rsidR="00956615" w:rsidRPr="00910D57" w:rsidRDefault="00956615" w:rsidP="00910D57">
      <w:pPr>
        <w:rPr>
          <w:ins w:id="30267" w:author="Caree2" w:date="2017-04-02T07:45:00Z"/>
          <w:bCs/>
          <w:rPrChange w:id="30268" w:author="Caree2" w:date="2017-04-02T08:01:00Z">
            <w:rPr>
              <w:ins w:id="302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70" w:author="Caree2" w:date="2017-04-02T08:01:00Z">
          <w:pPr>
            <w:autoSpaceDE w:val="0"/>
            <w:autoSpaceDN w:val="0"/>
            <w:adjustRightInd w:val="0"/>
          </w:pPr>
        </w:pPrChange>
      </w:pPr>
      <w:ins w:id="30271" w:author="Caree2" w:date="2017-04-02T07:45:00Z">
        <w:r w:rsidRPr="00910D57">
          <w:rPr>
            <w:bCs/>
            <w:rPrChange w:id="302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274" w:author="Caree2" w:date="2017-04-02T07:45:00Z"/>
          <w:bCs/>
          <w:rPrChange w:id="30275" w:author="Caree2" w:date="2017-04-02T08:01:00Z">
            <w:rPr>
              <w:ins w:id="302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77" w:author="Caree2" w:date="2017-04-02T08:01:00Z">
          <w:pPr>
            <w:autoSpaceDE w:val="0"/>
            <w:autoSpaceDN w:val="0"/>
            <w:adjustRightInd w:val="0"/>
          </w:pPr>
        </w:pPrChange>
      </w:pPr>
      <w:ins w:id="30278" w:author="Caree2" w:date="2017-04-02T07:45:00Z">
        <w:r w:rsidRPr="00910D57">
          <w:rPr>
            <w:bCs/>
            <w:rPrChange w:id="302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0281" w:author="Caree2" w:date="2017-04-02T07:45:00Z"/>
          <w:bCs/>
          <w:rPrChange w:id="30282" w:author="Caree2" w:date="2017-04-02T08:01:00Z">
            <w:rPr>
              <w:ins w:id="302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84" w:author="Caree2" w:date="2017-04-02T08:01:00Z">
          <w:pPr>
            <w:autoSpaceDE w:val="0"/>
            <w:autoSpaceDN w:val="0"/>
            <w:adjustRightInd w:val="0"/>
          </w:pPr>
        </w:pPrChange>
      </w:pPr>
      <w:ins w:id="30285" w:author="Caree2" w:date="2017-04-02T07:45:00Z">
        <w:r w:rsidRPr="00910D57">
          <w:rPr>
            <w:bCs/>
            <w:rPrChange w:id="302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302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0289" w:author="Caree2" w:date="2017-04-02T07:45:00Z"/>
          <w:bCs/>
          <w:rPrChange w:id="30290" w:author="Caree2" w:date="2017-04-02T08:01:00Z">
            <w:rPr>
              <w:ins w:id="302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292" w:author="Caree2" w:date="2017-04-02T08:01:00Z">
          <w:pPr>
            <w:autoSpaceDE w:val="0"/>
            <w:autoSpaceDN w:val="0"/>
            <w:adjustRightInd w:val="0"/>
          </w:pPr>
        </w:pPrChange>
      </w:pPr>
      <w:ins w:id="30293" w:author="Caree2" w:date="2017-04-02T07:45:00Z">
        <w:r w:rsidRPr="00910D57">
          <w:rPr>
            <w:bCs/>
            <w:rPrChange w:id="302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2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0297" w:author="Caree2" w:date="2017-04-02T07:45:00Z"/>
          <w:bCs/>
          <w:rPrChange w:id="30298" w:author="Caree2" w:date="2017-04-02T08:01:00Z">
            <w:rPr>
              <w:ins w:id="302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00" w:author="Caree2" w:date="2017-04-02T08:01:00Z">
          <w:pPr>
            <w:autoSpaceDE w:val="0"/>
            <w:autoSpaceDN w:val="0"/>
            <w:adjustRightInd w:val="0"/>
          </w:pPr>
        </w:pPrChange>
      </w:pPr>
      <w:ins w:id="30301" w:author="Caree2" w:date="2017-04-02T07:45:00Z">
        <w:r w:rsidRPr="00910D57">
          <w:rPr>
            <w:bCs/>
            <w:rPrChange w:id="303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304" w:author="Caree2" w:date="2017-04-02T07:45:00Z"/>
          <w:bCs/>
          <w:rPrChange w:id="30305" w:author="Caree2" w:date="2017-04-02T08:01:00Z">
            <w:rPr>
              <w:ins w:id="303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07" w:author="Caree2" w:date="2017-04-02T08:01:00Z">
          <w:pPr>
            <w:autoSpaceDE w:val="0"/>
            <w:autoSpaceDN w:val="0"/>
            <w:adjustRightInd w:val="0"/>
          </w:pPr>
        </w:pPrChange>
      </w:pPr>
      <w:ins w:id="30308" w:author="Caree2" w:date="2017-04-02T07:45:00Z">
        <w:r w:rsidRPr="00910D57">
          <w:rPr>
            <w:bCs/>
            <w:rPrChange w:id="303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0311" w:author="Caree2" w:date="2017-04-02T07:45:00Z"/>
          <w:bCs/>
          <w:rPrChange w:id="30312" w:author="Caree2" w:date="2017-04-02T08:01:00Z">
            <w:rPr>
              <w:ins w:id="303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14" w:author="Caree2" w:date="2017-04-02T08:01:00Z">
          <w:pPr>
            <w:autoSpaceDE w:val="0"/>
            <w:autoSpaceDN w:val="0"/>
            <w:adjustRightInd w:val="0"/>
          </w:pPr>
        </w:pPrChange>
      </w:pPr>
      <w:ins w:id="30315" w:author="Caree2" w:date="2017-04-02T07:45:00Z">
        <w:r w:rsidRPr="00910D57">
          <w:rPr>
            <w:bCs/>
            <w:rPrChange w:id="303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&lt;value&gt;434-45-4543&lt;/value&gt;</w:t>
        </w:r>
      </w:ins>
    </w:p>
    <w:p w:rsidR="00956615" w:rsidRPr="00910D57" w:rsidRDefault="00956615" w:rsidP="00910D57">
      <w:pPr>
        <w:rPr>
          <w:ins w:id="30319" w:author="Caree2" w:date="2017-04-02T07:45:00Z"/>
          <w:bCs/>
          <w:rPrChange w:id="30320" w:author="Caree2" w:date="2017-04-02T08:01:00Z">
            <w:rPr>
              <w:ins w:id="303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22" w:author="Caree2" w:date="2017-04-02T08:01:00Z">
          <w:pPr>
            <w:autoSpaceDE w:val="0"/>
            <w:autoSpaceDN w:val="0"/>
            <w:adjustRightInd w:val="0"/>
          </w:pPr>
        </w:pPrChange>
      </w:pPr>
      <w:ins w:id="30323" w:author="Caree2" w:date="2017-04-02T07:45:00Z">
        <w:r w:rsidRPr="00910D57">
          <w:rPr>
            <w:bCs/>
            <w:rPrChange w:id="303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326" w:author="Caree2" w:date="2017-04-02T07:45:00Z"/>
          <w:bCs/>
          <w:rPrChange w:id="30327" w:author="Caree2" w:date="2017-04-02T08:01:00Z">
            <w:rPr>
              <w:ins w:id="303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29" w:author="Caree2" w:date="2017-04-02T08:01:00Z">
          <w:pPr>
            <w:autoSpaceDE w:val="0"/>
            <w:autoSpaceDN w:val="0"/>
            <w:adjustRightInd w:val="0"/>
          </w:pPr>
        </w:pPrChange>
      </w:pPr>
      <w:ins w:id="30330" w:author="Caree2" w:date="2017-04-02T07:45:00Z">
        <w:r w:rsidRPr="00910D57">
          <w:rPr>
            <w:bCs/>
            <w:rPrChange w:id="303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0333" w:author="Caree2" w:date="2017-04-02T07:45:00Z"/>
          <w:bCs/>
          <w:rPrChange w:id="30334" w:author="Caree2" w:date="2017-04-02T08:01:00Z">
            <w:rPr>
              <w:ins w:id="303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36" w:author="Caree2" w:date="2017-04-02T08:01:00Z">
          <w:pPr>
            <w:autoSpaceDE w:val="0"/>
            <w:autoSpaceDN w:val="0"/>
            <w:adjustRightInd w:val="0"/>
          </w:pPr>
        </w:pPrChange>
      </w:pPr>
      <w:ins w:id="30337" w:author="Caree2" w:date="2017-04-02T07:45:00Z">
        <w:r w:rsidRPr="00910D57">
          <w:rPr>
            <w:bCs/>
            <w:rPrChange w:id="303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0341" w:author="Caree2" w:date="2017-04-02T07:45:00Z"/>
          <w:bCs/>
          <w:rPrChange w:id="30342" w:author="Caree2" w:date="2017-04-02T08:01:00Z">
            <w:rPr>
              <w:ins w:id="303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44" w:author="Caree2" w:date="2017-04-02T08:01:00Z">
          <w:pPr>
            <w:autoSpaceDE w:val="0"/>
            <w:autoSpaceDN w:val="0"/>
            <w:adjustRightInd w:val="0"/>
          </w:pPr>
        </w:pPrChange>
      </w:pPr>
      <w:ins w:id="30345" w:author="Caree2" w:date="2017-04-02T07:45:00Z">
        <w:r w:rsidRPr="00910D57">
          <w:rPr>
            <w:bCs/>
            <w:rPrChange w:id="303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348" w:author="Caree2" w:date="2017-04-02T07:45:00Z"/>
          <w:bCs/>
          <w:rPrChange w:id="30349" w:author="Caree2" w:date="2017-04-02T08:01:00Z">
            <w:rPr>
              <w:ins w:id="303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51" w:author="Caree2" w:date="2017-04-02T08:01:00Z">
          <w:pPr>
            <w:autoSpaceDE w:val="0"/>
            <w:autoSpaceDN w:val="0"/>
            <w:adjustRightInd w:val="0"/>
          </w:pPr>
        </w:pPrChange>
      </w:pPr>
      <w:ins w:id="30352" w:author="Caree2" w:date="2017-04-02T07:45:00Z">
        <w:r w:rsidRPr="00910D57">
          <w:rPr>
            <w:bCs/>
            <w:rPrChange w:id="303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0355" w:author="Caree2" w:date="2017-04-02T07:45:00Z"/>
          <w:bCs/>
          <w:rPrChange w:id="30356" w:author="Caree2" w:date="2017-04-02T08:01:00Z">
            <w:rPr>
              <w:ins w:id="303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58" w:author="Caree2" w:date="2017-04-02T08:01:00Z">
          <w:pPr>
            <w:autoSpaceDE w:val="0"/>
            <w:autoSpaceDN w:val="0"/>
            <w:adjustRightInd w:val="0"/>
          </w:pPr>
        </w:pPrChange>
      </w:pPr>
      <w:ins w:id="30359" w:author="Caree2" w:date="2017-04-02T07:45:00Z">
        <w:r w:rsidRPr="00910D57">
          <w:rPr>
            <w:bCs/>
            <w:rPrChange w:id="303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bean="airport01" /&gt;</w:t>
        </w:r>
      </w:ins>
    </w:p>
    <w:p w:rsidR="00956615" w:rsidRPr="00910D57" w:rsidRDefault="00956615" w:rsidP="00910D57">
      <w:pPr>
        <w:rPr>
          <w:ins w:id="30363" w:author="Caree2" w:date="2017-04-02T07:45:00Z"/>
          <w:bCs/>
          <w:rPrChange w:id="30364" w:author="Caree2" w:date="2017-04-02T08:01:00Z">
            <w:rPr>
              <w:ins w:id="303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66" w:author="Caree2" w:date="2017-04-02T08:01:00Z">
          <w:pPr>
            <w:autoSpaceDE w:val="0"/>
            <w:autoSpaceDN w:val="0"/>
            <w:adjustRightInd w:val="0"/>
          </w:pPr>
        </w:pPrChange>
      </w:pPr>
      <w:ins w:id="30367" w:author="Caree2" w:date="2017-04-02T07:45:00Z">
        <w:r w:rsidRPr="00910D57">
          <w:rPr>
            <w:bCs/>
            <w:rPrChange w:id="303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370" w:author="Caree2" w:date="2017-04-02T07:45:00Z"/>
          <w:bCs/>
          <w:rPrChange w:id="30371" w:author="Caree2" w:date="2017-04-02T08:01:00Z">
            <w:rPr>
              <w:ins w:id="303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73" w:author="Caree2" w:date="2017-04-02T08:01:00Z">
          <w:pPr>
            <w:autoSpaceDE w:val="0"/>
            <w:autoSpaceDN w:val="0"/>
            <w:adjustRightInd w:val="0"/>
          </w:pPr>
        </w:pPrChange>
      </w:pPr>
      <w:ins w:id="30374" w:author="Caree2" w:date="2017-04-02T07:45:00Z">
        <w:r w:rsidRPr="00910D57">
          <w:rPr>
            <w:bCs/>
            <w:rPrChange w:id="303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0377" w:author="Caree2" w:date="2017-04-02T07:45:00Z"/>
          <w:bCs/>
          <w:rPrChange w:id="30378" w:author="Caree2" w:date="2017-04-02T08:01:00Z">
            <w:rPr>
              <w:ins w:id="303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80" w:author="Caree2" w:date="2017-04-02T08:01:00Z">
          <w:pPr>
            <w:autoSpaceDE w:val="0"/>
            <w:autoSpaceDN w:val="0"/>
            <w:adjustRightInd w:val="0"/>
          </w:pPr>
        </w:pPrChange>
      </w:pPr>
      <w:ins w:id="30381" w:author="Caree2" w:date="2017-04-02T07:45:00Z">
        <w:r w:rsidRPr="00910D57">
          <w:rPr>
            <w:bCs/>
            <w:rPrChange w:id="303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30385" w:author="Caree2" w:date="2017-04-02T07:45:00Z"/>
          <w:bCs/>
          <w:rPrChange w:id="30386" w:author="Caree2" w:date="2017-04-02T08:01:00Z">
            <w:rPr>
              <w:ins w:id="303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88" w:author="Caree2" w:date="2017-04-02T08:01:00Z">
          <w:pPr>
            <w:autoSpaceDE w:val="0"/>
            <w:autoSpaceDN w:val="0"/>
            <w:adjustRightInd w:val="0"/>
          </w:pPr>
        </w:pPrChange>
      </w:pPr>
      <w:ins w:id="30389" w:author="Caree2" w:date="2017-04-02T07:45:00Z">
        <w:r w:rsidRPr="00910D57">
          <w:rPr>
            <w:bCs/>
            <w:rPrChange w:id="303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392" w:author="Caree2" w:date="2017-04-02T07:45:00Z"/>
          <w:bCs/>
          <w:rPrChange w:id="30393" w:author="Caree2" w:date="2017-04-02T08:01:00Z">
            <w:rPr>
              <w:ins w:id="303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395" w:author="Caree2" w:date="2017-04-02T08:01:00Z">
          <w:pPr>
            <w:autoSpaceDE w:val="0"/>
            <w:autoSpaceDN w:val="0"/>
            <w:adjustRightInd w:val="0"/>
          </w:pPr>
        </w:pPrChange>
      </w:pPr>
      <w:ins w:id="30396" w:author="Caree2" w:date="2017-04-02T07:45:00Z">
        <w:r w:rsidRPr="00910D57">
          <w:rPr>
            <w:bCs/>
            <w:rPrChange w:id="303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3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0399" w:author="Caree2" w:date="2017-04-02T07:45:00Z"/>
          <w:bCs/>
          <w:rPrChange w:id="30400" w:author="Caree2" w:date="2017-04-02T08:01:00Z">
            <w:rPr>
              <w:ins w:id="304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02" w:author="Caree2" w:date="2017-04-02T08:01:00Z">
          <w:pPr>
            <w:autoSpaceDE w:val="0"/>
            <w:autoSpaceDN w:val="0"/>
            <w:adjustRightInd w:val="0"/>
          </w:pPr>
        </w:pPrChange>
      </w:pPr>
      <w:ins w:id="30403" w:author="Caree2" w:date="2017-04-02T07:45:00Z">
        <w:r w:rsidRPr="00910D57">
          <w:rPr>
            <w:bCs/>
            <w:rPrChange w:id="304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0407" w:author="Caree2" w:date="2017-04-02T07:45:00Z"/>
          <w:bCs/>
          <w:rPrChange w:id="30408" w:author="Caree2" w:date="2017-04-02T08:01:00Z">
            <w:rPr>
              <w:ins w:id="304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10" w:author="Caree2" w:date="2017-04-02T08:01:00Z">
          <w:pPr>
            <w:autoSpaceDE w:val="0"/>
            <w:autoSpaceDN w:val="0"/>
            <w:adjustRightInd w:val="0"/>
          </w:pPr>
        </w:pPrChange>
      </w:pPr>
      <w:ins w:id="30411" w:author="Caree2" w:date="2017-04-02T07:45:00Z">
        <w:r w:rsidRPr="00910D57">
          <w:rPr>
            <w:bCs/>
            <w:rPrChange w:id="304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414" w:author="Caree2" w:date="2017-04-02T07:45:00Z"/>
          <w:bCs/>
          <w:rPrChange w:id="30415" w:author="Caree2" w:date="2017-04-02T08:01:00Z">
            <w:rPr>
              <w:ins w:id="304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17" w:author="Caree2" w:date="2017-04-02T08:01:00Z">
          <w:pPr>
            <w:autoSpaceDE w:val="0"/>
            <w:autoSpaceDN w:val="0"/>
            <w:adjustRightInd w:val="0"/>
          </w:pPr>
        </w:pPrChange>
      </w:pPr>
      <w:ins w:id="30418" w:author="Caree2" w:date="2017-04-02T07:45:00Z">
        <w:r w:rsidRPr="00910D57">
          <w:rPr>
            <w:bCs/>
            <w:rPrChange w:id="304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0421" w:author="Caree2" w:date="2017-04-02T07:45:00Z"/>
          <w:bCs/>
          <w:rPrChange w:id="30422" w:author="Caree2" w:date="2017-04-02T08:01:00Z">
            <w:rPr>
              <w:ins w:id="304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24" w:author="Caree2" w:date="2017-04-02T08:01:00Z">
          <w:pPr>
            <w:autoSpaceDE w:val="0"/>
            <w:autoSpaceDN w:val="0"/>
            <w:adjustRightInd w:val="0"/>
          </w:pPr>
        </w:pPrChange>
      </w:pPr>
      <w:ins w:id="30425" w:author="Caree2" w:date="2017-04-02T07:45:00Z">
        <w:r w:rsidRPr="00910D57">
          <w:rPr>
            <w:bCs/>
            <w:rPrChange w:id="304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0429" w:author="Caree2" w:date="2017-04-02T07:45:00Z"/>
          <w:bCs/>
          <w:rPrChange w:id="30430" w:author="Caree2" w:date="2017-04-02T08:01:00Z">
            <w:rPr>
              <w:ins w:id="304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32" w:author="Caree2" w:date="2017-04-02T08:01:00Z">
          <w:pPr>
            <w:autoSpaceDE w:val="0"/>
            <w:autoSpaceDN w:val="0"/>
            <w:adjustRightInd w:val="0"/>
          </w:pPr>
        </w:pPrChange>
      </w:pPr>
      <w:ins w:id="30433" w:author="Caree2" w:date="2017-04-02T07:45:00Z">
        <w:r w:rsidRPr="00910D57">
          <w:rPr>
            <w:bCs/>
            <w:rPrChange w:id="304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436" w:author="Caree2" w:date="2017-04-02T07:45:00Z"/>
          <w:bCs/>
          <w:rPrChange w:id="30437" w:author="Caree2" w:date="2017-04-02T08:01:00Z">
            <w:rPr>
              <w:ins w:id="304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39" w:author="Caree2" w:date="2017-04-02T08:01:00Z">
          <w:pPr>
            <w:autoSpaceDE w:val="0"/>
            <w:autoSpaceDN w:val="0"/>
            <w:adjustRightInd w:val="0"/>
          </w:pPr>
        </w:pPrChange>
      </w:pPr>
      <w:ins w:id="30440" w:author="Caree2" w:date="2017-04-02T07:45:00Z">
        <w:r w:rsidRPr="00910D57">
          <w:rPr>
            <w:bCs/>
            <w:rPrChange w:id="304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0443" w:author="Caree2" w:date="2017-04-02T07:45:00Z"/>
          <w:bCs/>
          <w:rPrChange w:id="30444" w:author="Caree2" w:date="2017-04-02T08:01:00Z">
            <w:rPr>
              <w:ins w:id="304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46" w:author="Caree2" w:date="2017-04-02T08:01:00Z">
          <w:pPr>
            <w:autoSpaceDE w:val="0"/>
            <w:autoSpaceDN w:val="0"/>
            <w:adjustRightInd w:val="0"/>
          </w:pPr>
        </w:pPrChange>
      </w:pPr>
      <w:ins w:id="30447" w:author="Caree2" w:date="2017-04-02T07:45:00Z">
        <w:r w:rsidRPr="00910D57">
          <w:rPr>
            <w:bCs/>
            <w:rPrChange w:id="304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0451" w:author="Caree2" w:date="2017-04-02T07:45:00Z"/>
          <w:bCs/>
          <w:rPrChange w:id="30452" w:author="Caree2" w:date="2017-04-02T08:01:00Z">
            <w:rPr>
              <w:ins w:id="304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54" w:author="Caree2" w:date="2017-04-02T08:01:00Z">
          <w:pPr>
            <w:autoSpaceDE w:val="0"/>
            <w:autoSpaceDN w:val="0"/>
            <w:adjustRightInd w:val="0"/>
          </w:pPr>
        </w:pPrChange>
      </w:pPr>
      <w:ins w:id="30455" w:author="Caree2" w:date="2017-04-02T07:45:00Z">
        <w:r w:rsidRPr="00910D57">
          <w:rPr>
            <w:bCs/>
            <w:rPrChange w:id="304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458" w:author="Caree2" w:date="2017-04-02T07:45:00Z"/>
          <w:bCs/>
          <w:rPrChange w:id="30459" w:author="Caree2" w:date="2017-04-02T08:01:00Z">
            <w:rPr>
              <w:ins w:id="304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61" w:author="Caree2" w:date="2017-04-02T08:01:00Z">
          <w:pPr>
            <w:autoSpaceDE w:val="0"/>
            <w:autoSpaceDN w:val="0"/>
            <w:adjustRightInd w:val="0"/>
          </w:pPr>
        </w:pPrChange>
      </w:pPr>
      <w:ins w:id="30462" w:author="Caree2" w:date="2017-04-02T07:45:00Z">
        <w:r w:rsidRPr="00910D57">
          <w:rPr>
            <w:bCs/>
            <w:rPrChange w:id="304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0464" w:author="Caree2" w:date="2017-04-02T07:45:00Z"/>
          <w:bCs/>
          <w:rPrChange w:id="30465" w:author="Caree2" w:date="2017-04-02T08:01:00Z">
            <w:rPr>
              <w:ins w:id="304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6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0468" w:author="Caree2" w:date="2017-04-02T07:45:00Z"/>
          <w:bCs/>
          <w:rPrChange w:id="30469" w:author="Caree2" w:date="2017-04-02T08:01:00Z">
            <w:rPr>
              <w:ins w:id="304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7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0472" w:author="Caree2" w:date="2017-04-02T07:45:00Z"/>
          <w:bCs/>
          <w:rPrChange w:id="30473" w:author="Caree2" w:date="2017-04-02T08:01:00Z">
            <w:rPr>
              <w:ins w:id="304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75" w:author="Caree2" w:date="2017-04-02T08:01:00Z">
          <w:pPr>
            <w:autoSpaceDE w:val="0"/>
            <w:autoSpaceDN w:val="0"/>
            <w:adjustRightInd w:val="0"/>
          </w:pPr>
        </w:pPrChange>
      </w:pPr>
      <w:ins w:id="30476" w:author="Caree2" w:date="2017-04-02T07:45:00Z">
        <w:r w:rsidRPr="00910D57">
          <w:rPr>
            <w:bCs/>
            <w:rPrChange w:id="304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id="traveller06" class="com.rollingstone.springframework.aop.example.Traveller"&gt;</w:t>
        </w:r>
      </w:ins>
    </w:p>
    <w:p w:rsidR="00956615" w:rsidRPr="00910D57" w:rsidRDefault="00956615" w:rsidP="00910D57">
      <w:pPr>
        <w:rPr>
          <w:ins w:id="30478" w:author="Caree2" w:date="2017-04-02T07:45:00Z"/>
          <w:bCs/>
          <w:rPrChange w:id="30479" w:author="Caree2" w:date="2017-04-02T08:01:00Z">
            <w:rPr>
              <w:ins w:id="304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81" w:author="Caree2" w:date="2017-04-02T08:01:00Z">
          <w:pPr>
            <w:autoSpaceDE w:val="0"/>
            <w:autoSpaceDN w:val="0"/>
            <w:adjustRightInd w:val="0"/>
          </w:pPr>
        </w:pPrChange>
      </w:pPr>
      <w:ins w:id="30482" w:author="Caree2" w:date="2017-04-02T07:45:00Z">
        <w:r w:rsidRPr="00910D57">
          <w:rPr>
            <w:bCs/>
            <w:rPrChange w:id="304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0485" w:author="Caree2" w:date="2017-04-02T07:45:00Z"/>
          <w:bCs/>
          <w:rPrChange w:id="30486" w:author="Caree2" w:date="2017-04-02T08:01:00Z">
            <w:rPr>
              <w:ins w:id="304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88" w:author="Caree2" w:date="2017-04-02T08:01:00Z">
          <w:pPr>
            <w:autoSpaceDE w:val="0"/>
            <w:autoSpaceDN w:val="0"/>
            <w:adjustRightInd w:val="0"/>
          </w:pPr>
        </w:pPrChange>
      </w:pPr>
      <w:ins w:id="30489" w:author="Caree2" w:date="2017-04-02T07:45:00Z">
        <w:r w:rsidRPr="00910D57">
          <w:rPr>
            <w:bCs/>
            <w:rPrChange w:id="304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&lt;value&gt;6&lt;/value&gt;</w:t>
        </w:r>
      </w:ins>
    </w:p>
    <w:p w:rsidR="00956615" w:rsidRPr="00910D57" w:rsidRDefault="00956615" w:rsidP="00910D57">
      <w:pPr>
        <w:rPr>
          <w:ins w:id="30493" w:author="Caree2" w:date="2017-04-02T07:45:00Z"/>
          <w:bCs/>
          <w:rPrChange w:id="30494" w:author="Caree2" w:date="2017-04-02T08:01:00Z">
            <w:rPr>
              <w:ins w:id="304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496" w:author="Caree2" w:date="2017-04-02T08:01:00Z">
          <w:pPr>
            <w:autoSpaceDE w:val="0"/>
            <w:autoSpaceDN w:val="0"/>
            <w:adjustRightInd w:val="0"/>
          </w:pPr>
        </w:pPrChange>
      </w:pPr>
      <w:ins w:id="30497" w:author="Caree2" w:date="2017-04-02T07:45:00Z">
        <w:r w:rsidRPr="00910D57">
          <w:rPr>
            <w:bCs/>
            <w:rPrChange w:id="304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4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500" w:author="Caree2" w:date="2017-04-02T07:45:00Z"/>
          <w:bCs/>
          <w:rPrChange w:id="30501" w:author="Caree2" w:date="2017-04-02T08:01:00Z">
            <w:rPr>
              <w:ins w:id="305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03" w:author="Caree2" w:date="2017-04-02T08:01:00Z">
          <w:pPr>
            <w:autoSpaceDE w:val="0"/>
            <w:autoSpaceDN w:val="0"/>
            <w:adjustRightInd w:val="0"/>
          </w:pPr>
        </w:pPrChange>
      </w:pPr>
      <w:ins w:id="30504" w:author="Caree2" w:date="2017-04-02T07:45:00Z">
        <w:r w:rsidRPr="00910D57">
          <w:rPr>
            <w:bCs/>
            <w:rPrChange w:id="305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0507" w:author="Caree2" w:date="2017-04-02T07:45:00Z"/>
          <w:bCs/>
          <w:rPrChange w:id="30508" w:author="Caree2" w:date="2017-04-02T08:01:00Z">
            <w:rPr>
              <w:ins w:id="305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10" w:author="Caree2" w:date="2017-04-02T08:01:00Z">
          <w:pPr>
            <w:autoSpaceDE w:val="0"/>
            <w:autoSpaceDN w:val="0"/>
            <w:adjustRightInd w:val="0"/>
          </w:pPr>
        </w:pPrChange>
      </w:pPr>
      <w:ins w:id="30511" w:author="Caree2" w:date="2017-04-02T07:45:00Z">
        <w:r w:rsidRPr="00910D57">
          <w:rPr>
            <w:bCs/>
            <w:rPrChange w:id="305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&lt;value&gt;Nicolaus&lt;/value&gt;</w:t>
        </w:r>
      </w:ins>
    </w:p>
    <w:p w:rsidR="00956615" w:rsidRPr="00910D57" w:rsidRDefault="00956615" w:rsidP="00910D57">
      <w:pPr>
        <w:rPr>
          <w:ins w:id="30515" w:author="Caree2" w:date="2017-04-02T07:45:00Z"/>
          <w:bCs/>
          <w:rPrChange w:id="30516" w:author="Caree2" w:date="2017-04-02T08:01:00Z">
            <w:rPr>
              <w:ins w:id="305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18" w:author="Caree2" w:date="2017-04-02T08:01:00Z">
          <w:pPr>
            <w:autoSpaceDE w:val="0"/>
            <w:autoSpaceDN w:val="0"/>
            <w:adjustRightInd w:val="0"/>
          </w:pPr>
        </w:pPrChange>
      </w:pPr>
      <w:ins w:id="30519" w:author="Caree2" w:date="2017-04-02T07:45:00Z">
        <w:r w:rsidRPr="00910D57">
          <w:rPr>
            <w:bCs/>
            <w:rPrChange w:id="305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522" w:author="Caree2" w:date="2017-04-02T07:45:00Z"/>
          <w:bCs/>
          <w:rPrChange w:id="30523" w:author="Caree2" w:date="2017-04-02T08:01:00Z">
            <w:rPr>
              <w:ins w:id="305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25" w:author="Caree2" w:date="2017-04-02T08:01:00Z">
          <w:pPr>
            <w:autoSpaceDE w:val="0"/>
            <w:autoSpaceDN w:val="0"/>
            <w:adjustRightInd w:val="0"/>
          </w:pPr>
        </w:pPrChange>
      </w:pPr>
      <w:ins w:id="30526" w:author="Caree2" w:date="2017-04-02T07:45:00Z">
        <w:r w:rsidRPr="00910D57">
          <w:rPr>
            <w:bCs/>
            <w:rPrChange w:id="305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0529" w:author="Caree2" w:date="2017-04-02T07:45:00Z"/>
          <w:bCs/>
          <w:rPrChange w:id="30530" w:author="Caree2" w:date="2017-04-02T08:01:00Z">
            <w:rPr>
              <w:ins w:id="305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32" w:author="Caree2" w:date="2017-04-02T08:01:00Z">
          <w:pPr>
            <w:autoSpaceDE w:val="0"/>
            <w:autoSpaceDN w:val="0"/>
            <w:adjustRightInd w:val="0"/>
          </w:pPr>
        </w:pPrChange>
      </w:pPr>
      <w:ins w:id="30533" w:author="Caree2" w:date="2017-04-02T07:45:00Z">
        <w:r w:rsidRPr="00910D57">
          <w:rPr>
            <w:bCs/>
            <w:rPrChange w:id="305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&lt;value&gt;Loriante&lt;/value&gt;</w:t>
        </w:r>
      </w:ins>
    </w:p>
    <w:p w:rsidR="00956615" w:rsidRPr="00910D57" w:rsidRDefault="00956615" w:rsidP="00910D57">
      <w:pPr>
        <w:rPr>
          <w:ins w:id="30537" w:author="Caree2" w:date="2017-04-02T07:45:00Z"/>
          <w:bCs/>
          <w:rPrChange w:id="30538" w:author="Caree2" w:date="2017-04-02T08:01:00Z">
            <w:rPr>
              <w:ins w:id="305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40" w:author="Caree2" w:date="2017-04-02T08:01:00Z">
          <w:pPr>
            <w:autoSpaceDE w:val="0"/>
            <w:autoSpaceDN w:val="0"/>
            <w:adjustRightInd w:val="0"/>
          </w:pPr>
        </w:pPrChange>
      </w:pPr>
      <w:ins w:id="30541" w:author="Caree2" w:date="2017-04-02T07:45:00Z">
        <w:r w:rsidRPr="00910D57">
          <w:rPr>
            <w:bCs/>
            <w:rPrChange w:id="305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544" w:author="Caree2" w:date="2017-04-02T07:45:00Z"/>
          <w:bCs/>
          <w:rPrChange w:id="30545" w:author="Caree2" w:date="2017-04-02T08:01:00Z">
            <w:rPr>
              <w:ins w:id="305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47" w:author="Caree2" w:date="2017-04-02T08:01:00Z">
          <w:pPr>
            <w:autoSpaceDE w:val="0"/>
            <w:autoSpaceDN w:val="0"/>
            <w:adjustRightInd w:val="0"/>
          </w:pPr>
        </w:pPrChange>
      </w:pPr>
      <w:ins w:id="30548" w:author="Caree2" w:date="2017-04-02T07:45:00Z">
        <w:r w:rsidRPr="00910D57">
          <w:rPr>
            <w:bCs/>
            <w:rPrChange w:id="305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0551" w:author="Caree2" w:date="2017-04-02T07:45:00Z"/>
          <w:bCs/>
          <w:rPrChange w:id="30552" w:author="Caree2" w:date="2017-04-02T08:01:00Z">
            <w:rPr>
              <w:ins w:id="305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54" w:author="Caree2" w:date="2017-04-02T08:01:00Z">
          <w:pPr>
            <w:autoSpaceDE w:val="0"/>
            <w:autoSpaceDN w:val="0"/>
            <w:adjustRightInd w:val="0"/>
          </w:pPr>
        </w:pPrChange>
      </w:pPr>
      <w:ins w:id="30555" w:author="Caree2" w:date="2017-04-02T07:45:00Z">
        <w:r w:rsidRPr="00910D57">
          <w:rPr>
            <w:bCs/>
            <w:rPrChange w:id="305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0559" w:author="Caree2" w:date="2017-04-02T07:45:00Z"/>
          <w:bCs/>
          <w:rPrChange w:id="30560" w:author="Caree2" w:date="2017-04-02T08:01:00Z">
            <w:rPr>
              <w:ins w:id="305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62" w:author="Caree2" w:date="2017-04-02T08:01:00Z">
          <w:pPr>
            <w:autoSpaceDE w:val="0"/>
            <w:autoSpaceDN w:val="0"/>
            <w:adjustRightInd w:val="0"/>
          </w:pPr>
        </w:pPrChange>
      </w:pPr>
      <w:ins w:id="30563" w:author="Caree2" w:date="2017-04-02T07:45:00Z">
        <w:r w:rsidRPr="00910D57">
          <w:rPr>
            <w:bCs/>
            <w:rPrChange w:id="305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0567" w:author="Caree2" w:date="2017-04-02T07:45:00Z"/>
          <w:bCs/>
          <w:rPrChange w:id="30568" w:author="Caree2" w:date="2017-04-02T08:01:00Z">
            <w:rPr>
              <w:ins w:id="305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70" w:author="Caree2" w:date="2017-04-02T08:01:00Z">
          <w:pPr>
            <w:autoSpaceDE w:val="0"/>
            <w:autoSpaceDN w:val="0"/>
            <w:adjustRightInd w:val="0"/>
          </w:pPr>
        </w:pPrChange>
      </w:pPr>
      <w:ins w:id="30571" w:author="Caree2" w:date="2017-04-02T07:45:00Z">
        <w:r w:rsidRPr="00910D57">
          <w:rPr>
            <w:bCs/>
            <w:rPrChange w:id="305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574" w:author="Caree2" w:date="2017-04-02T07:45:00Z"/>
          <w:bCs/>
          <w:rPrChange w:id="30575" w:author="Caree2" w:date="2017-04-02T08:01:00Z">
            <w:rPr>
              <w:ins w:id="305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77" w:author="Caree2" w:date="2017-04-02T08:01:00Z">
          <w:pPr>
            <w:autoSpaceDE w:val="0"/>
            <w:autoSpaceDN w:val="0"/>
            <w:adjustRightInd w:val="0"/>
          </w:pPr>
        </w:pPrChange>
      </w:pPr>
      <w:ins w:id="30578" w:author="Caree2" w:date="2017-04-02T07:45:00Z">
        <w:r w:rsidRPr="00910D57">
          <w:rPr>
            <w:bCs/>
            <w:rPrChange w:id="305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0581" w:author="Caree2" w:date="2017-04-02T07:45:00Z"/>
          <w:bCs/>
          <w:rPrChange w:id="30582" w:author="Caree2" w:date="2017-04-02T08:01:00Z">
            <w:rPr>
              <w:ins w:id="305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84" w:author="Caree2" w:date="2017-04-02T08:01:00Z">
          <w:pPr>
            <w:autoSpaceDE w:val="0"/>
            <w:autoSpaceDN w:val="0"/>
            <w:adjustRightInd w:val="0"/>
          </w:pPr>
        </w:pPrChange>
      </w:pPr>
      <w:ins w:id="30585" w:author="Caree2" w:date="2017-04-02T07:45:00Z">
        <w:r w:rsidRPr="00910D57">
          <w:rPr>
            <w:bCs/>
            <w:rPrChange w:id="305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&lt;value&gt;834-45-4943&lt;/value&gt;</w:t>
        </w:r>
      </w:ins>
    </w:p>
    <w:p w:rsidR="00956615" w:rsidRPr="00910D57" w:rsidRDefault="00956615" w:rsidP="00910D57">
      <w:pPr>
        <w:rPr>
          <w:ins w:id="30589" w:author="Caree2" w:date="2017-04-02T07:45:00Z"/>
          <w:bCs/>
          <w:rPrChange w:id="30590" w:author="Caree2" w:date="2017-04-02T08:01:00Z">
            <w:rPr>
              <w:ins w:id="305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92" w:author="Caree2" w:date="2017-04-02T08:01:00Z">
          <w:pPr>
            <w:autoSpaceDE w:val="0"/>
            <w:autoSpaceDN w:val="0"/>
            <w:adjustRightInd w:val="0"/>
          </w:pPr>
        </w:pPrChange>
      </w:pPr>
      <w:ins w:id="30593" w:author="Caree2" w:date="2017-04-02T07:45:00Z">
        <w:r w:rsidRPr="00910D57">
          <w:rPr>
            <w:bCs/>
            <w:rPrChange w:id="305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5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596" w:author="Caree2" w:date="2017-04-02T07:45:00Z"/>
          <w:bCs/>
          <w:rPrChange w:id="30597" w:author="Caree2" w:date="2017-04-02T08:01:00Z">
            <w:rPr>
              <w:ins w:id="305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599" w:author="Caree2" w:date="2017-04-02T08:01:00Z">
          <w:pPr>
            <w:autoSpaceDE w:val="0"/>
            <w:autoSpaceDN w:val="0"/>
            <w:adjustRightInd w:val="0"/>
          </w:pPr>
        </w:pPrChange>
      </w:pPr>
      <w:ins w:id="30600" w:author="Caree2" w:date="2017-04-02T07:45:00Z">
        <w:r w:rsidRPr="00910D57">
          <w:rPr>
            <w:bCs/>
            <w:rPrChange w:id="306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306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0603" w:author="Caree2" w:date="2017-04-02T07:45:00Z"/>
          <w:bCs/>
          <w:rPrChange w:id="30604" w:author="Caree2" w:date="2017-04-02T08:01:00Z">
            <w:rPr>
              <w:ins w:id="306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06" w:author="Caree2" w:date="2017-04-02T08:01:00Z">
          <w:pPr>
            <w:autoSpaceDE w:val="0"/>
            <w:autoSpaceDN w:val="0"/>
            <w:adjustRightInd w:val="0"/>
          </w:pPr>
        </w:pPrChange>
      </w:pPr>
      <w:ins w:id="30607" w:author="Caree2" w:date="2017-04-02T07:45:00Z">
        <w:r w:rsidRPr="00910D57">
          <w:rPr>
            <w:bCs/>
            <w:rPrChange w:id="306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0611" w:author="Caree2" w:date="2017-04-02T07:45:00Z"/>
          <w:bCs/>
          <w:rPrChange w:id="30612" w:author="Caree2" w:date="2017-04-02T08:01:00Z">
            <w:rPr>
              <w:ins w:id="306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14" w:author="Caree2" w:date="2017-04-02T08:01:00Z">
          <w:pPr>
            <w:autoSpaceDE w:val="0"/>
            <w:autoSpaceDN w:val="0"/>
            <w:adjustRightInd w:val="0"/>
          </w:pPr>
        </w:pPrChange>
      </w:pPr>
      <w:ins w:id="30615" w:author="Caree2" w:date="2017-04-02T07:45:00Z">
        <w:r w:rsidRPr="00910D57">
          <w:rPr>
            <w:bCs/>
            <w:rPrChange w:id="306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618" w:author="Caree2" w:date="2017-04-02T07:45:00Z"/>
          <w:bCs/>
          <w:rPrChange w:id="30619" w:author="Caree2" w:date="2017-04-02T08:01:00Z">
            <w:rPr>
              <w:ins w:id="306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21" w:author="Caree2" w:date="2017-04-02T08:01:00Z">
          <w:pPr>
            <w:autoSpaceDE w:val="0"/>
            <w:autoSpaceDN w:val="0"/>
            <w:adjustRightInd w:val="0"/>
          </w:pPr>
        </w:pPrChange>
      </w:pPr>
      <w:ins w:id="30622" w:author="Caree2" w:date="2017-04-02T07:45:00Z">
        <w:r w:rsidRPr="00910D57">
          <w:rPr>
            <w:bCs/>
            <w:rPrChange w:id="306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0625" w:author="Caree2" w:date="2017-04-02T07:45:00Z"/>
          <w:bCs/>
          <w:rPrChange w:id="30626" w:author="Caree2" w:date="2017-04-02T08:01:00Z">
            <w:rPr>
              <w:ins w:id="306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28" w:author="Caree2" w:date="2017-04-02T08:01:00Z">
          <w:pPr>
            <w:autoSpaceDE w:val="0"/>
            <w:autoSpaceDN w:val="0"/>
            <w:adjustRightInd w:val="0"/>
          </w:pPr>
        </w:pPrChange>
      </w:pPr>
      <w:ins w:id="30629" w:author="Caree2" w:date="2017-04-02T07:45:00Z">
        <w:r w:rsidRPr="00910D57">
          <w:rPr>
            <w:bCs/>
            <w:rPrChange w:id="306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30633" w:author="Caree2" w:date="2017-04-02T07:45:00Z"/>
          <w:bCs/>
          <w:rPrChange w:id="30634" w:author="Caree2" w:date="2017-04-02T08:01:00Z">
            <w:rPr>
              <w:ins w:id="306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36" w:author="Caree2" w:date="2017-04-02T08:01:00Z">
          <w:pPr>
            <w:autoSpaceDE w:val="0"/>
            <w:autoSpaceDN w:val="0"/>
            <w:adjustRightInd w:val="0"/>
          </w:pPr>
        </w:pPrChange>
      </w:pPr>
      <w:ins w:id="30637" w:author="Caree2" w:date="2017-04-02T07:45:00Z">
        <w:r w:rsidRPr="00910D57">
          <w:rPr>
            <w:bCs/>
            <w:rPrChange w:id="306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640" w:author="Caree2" w:date="2017-04-02T07:45:00Z"/>
          <w:bCs/>
          <w:rPrChange w:id="30641" w:author="Caree2" w:date="2017-04-02T08:01:00Z">
            <w:rPr>
              <w:ins w:id="306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43" w:author="Caree2" w:date="2017-04-02T08:01:00Z">
          <w:pPr>
            <w:autoSpaceDE w:val="0"/>
            <w:autoSpaceDN w:val="0"/>
            <w:adjustRightInd w:val="0"/>
          </w:pPr>
        </w:pPrChange>
      </w:pPr>
      <w:ins w:id="30644" w:author="Caree2" w:date="2017-04-02T07:45:00Z">
        <w:r w:rsidRPr="00910D57">
          <w:rPr>
            <w:bCs/>
            <w:rPrChange w:id="306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0647" w:author="Caree2" w:date="2017-04-02T07:45:00Z"/>
          <w:bCs/>
          <w:rPrChange w:id="30648" w:author="Caree2" w:date="2017-04-02T08:01:00Z">
            <w:rPr>
              <w:ins w:id="306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50" w:author="Caree2" w:date="2017-04-02T08:01:00Z">
          <w:pPr>
            <w:autoSpaceDE w:val="0"/>
            <w:autoSpaceDN w:val="0"/>
            <w:adjustRightInd w:val="0"/>
          </w:pPr>
        </w:pPrChange>
      </w:pPr>
      <w:ins w:id="30651" w:author="Caree2" w:date="2017-04-02T07:45:00Z">
        <w:r w:rsidRPr="00910D57">
          <w:rPr>
            <w:bCs/>
            <w:rPrChange w:id="306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30655" w:author="Caree2" w:date="2017-04-02T07:45:00Z"/>
          <w:bCs/>
          <w:rPrChange w:id="30656" w:author="Caree2" w:date="2017-04-02T08:01:00Z">
            <w:rPr>
              <w:ins w:id="306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58" w:author="Caree2" w:date="2017-04-02T08:01:00Z">
          <w:pPr>
            <w:autoSpaceDE w:val="0"/>
            <w:autoSpaceDN w:val="0"/>
            <w:adjustRightInd w:val="0"/>
          </w:pPr>
        </w:pPrChange>
      </w:pPr>
      <w:ins w:id="30659" w:author="Caree2" w:date="2017-04-02T07:45:00Z">
        <w:r w:rsidRPr="00910D57">
          <w:rPr>
            <w:bCs/>
            <w:rPrChange w:id="306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662" w:author="Caree2" w:date="2017-04-02T07:45:00Z"/>
          <w:bCs/>
          <w:rPrChange w:id="30663" w:author="Caree2" w:date="2017-04-02T08:01:00Z">
            <w:rPr>
              <w:ins w:id="306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65" w:author="Caree2" w:date="2017-04-02T08:01:00Z">
          <w:pPr>
            <w:autoSpaceDE w:val="0"/>
            <w:autoSpaceDN w:val="0"/>
            <w:adjustRightInd w:val="0"/>
          </w:pPr>
        </w:pPrChange>
      </w:pPr>
      <w:ins w:id="30666" w:author="Caree2" w:date="2017-04-02T07:45:00Z">
        <w:r w:rsidRPr="00910D57">
          <w:rPr>
            <w:bCs/>
            <w:rPrChange w:id="306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0669" w:author="Caree2" w:date="2017-04-02T07:45:00Z"/>
          <w:bCs/>
          <w:rPrChange w:id="30670" w:author="Caree2" w:date="2017-04-02T08:01:00Z">
            <w:rPr>
              <w:ins w:id="306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72" w:author="Caree2" w:date="2017-04-02T08:01:00Z">
          <w:pPr>
            <w:autoSpaceDE w:val="0"/>
            <w:autoSpaceDN w:val="0"/>
            <w:adjustRightInd w:val="0"/>
          </w:pPr>
        </w:pPrChange>
      </w:pPr>
      <w:ins w:id="30673" w:author="Caree2" w:date="2017-04-02T07:45:00Z">
        <w:r w:rsidRPr="00910D57">
          <w:rPr>
            <w:bCs/>
            <w:rPrChange w:id="306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0677" w:author="Caree2" w:date="2017-04-02T07:45:00Z"/>
          <w:bCs/>
          <w:rPrChange w:id="30678" w:author="Caree2" w:date="2017-04-02T08:01:00Z">
            <w:rPr>
              <w:ins w:id="306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80" w:author="Caree2" w:date="2017-04-02T08:01:00Z">
          <w:pPr>
            <w:autoSpaceDE w:val="0"/>
            <w:autoSpaceDN w:val="0"/>
            <w:adjustRightInd w:val="0"/>
          </w:pPr>
        </w:pPrChange>
      </w:pPr>
      <w:ins w:id="30681" w:author="Caree2" w:date="2017-04-02T07:45:00Z">
        <w:r w:rsidRPr="00910D57">
          <w:rPr>
            <w:bCs/>
            <w:rPrChange w:id="306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684" w:author="Caree2" w:date="2017-04-02T07:45:00Z"/>
          <w:bCs/>
          <w:rPrChange w:id="30685" w:author="Caree2" w:date="2017-04-02T08:01:00Z">
            <w:rPr>
              <w:ins w:id="306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87" w:author="Caree2" w:date="2017-04-02T08:01:00Z">
          <w:pPr>
            <w:autoSpaceDE w:val="0"/>
            <w:autoSpaceDN w:val="0"/>
            <w:adjustRightInd w:val="0"/>
          </w:pPr>
        </w:pPrChange>
      </w:pPr>
      <w:ins w:id="30688" w:author="Caree2" w:date="2017-04-02T07:45:00Z">
        <w:r w:rsidRPr="00910D57">
          <w:rPr>
            <w:bCs/>
            <w:rPrChange w:id="306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0691" w:author="Caree2" w:date="2017-04-02T07:45:00Z"/>
          <w:bCs/>
          <w:rPrChange w:id="30692" w:author="Caree2" w:date="2017-04-02T08:01:00Z">
            <w:rPr>
              <w:ins w:id="306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694" w:author="Caree2" w:date="2017-04-02T08:01:00Z">
          <w:pPr>
            <w:autoSpaceDE w:val="0"/>
            <w:autoSpaceDN w:val="0"/>
            <w:adjustRightInd w:val="0"/>
          </w:pPr>
        </w:pPrChange>
      </w:pPr>
      <w:ins w:id="30695" w:author="Caree2" w:date="2017-04-02T07:45:00Z">
        <w:r w:rsidRPr="00910D57">
          <w:rPr>
            <w:bCs/>
            <w:rPrChange w:id="306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6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0699" w:author="Caree2" w:date="2017-04-02T07:45:00Z"/>
          <w:bCs/>
          <w:rPrChange w:id="30700" w:author="Caree2" w:date="2017-04-02T08:01:00Z">
            <w:rPr>
              <w:ins w:id="307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02" w:author="Caree2" w:date="2017-04-02T08:01:00Z">
          <w:pPr>
            <w:autoSpaceDE w:val="0"/>
            <w:autoSpaceDN w:val="0"/>
            <w:adjustRightInd w:val="0"/>
          </w:pPr>
        </w:pPrChange>
      </w:pPr>
      <w:ins w:id="30703" w:author="Caree2" w:date="2017-04-02T07:45:00Z">
        <w:r w:rsidRPr="00910D57">
          <w:rPr>
            <w:bCs/>
            <w:rPrChange w:id="307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706" w:author="Caree2" w:date="2017-04-02T07:45:00Z"/>
          <w:bCs/>
          <w:rPrChange w:id="30707" w:author="Caree2" w:date="2017-04-02T08:01:00Z">
            <w:rPr>
              <w:ins w:id="307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09" w:author="Caree2" w:date="2017-04-02T08:01:00Z">
          <w:pPr>
            <w:autoSpaceDE w:val="0"/>
            <w:autoSpaceDN w:val="0"/>
            <w:adjustRightInd w:val="0"/>
          </w:pPr>
        </w:pPrChange>
      </w:pPr>
      <w:ins w:id="30710" w:author="Caree2" w:date="2017-04-02T07:45:00Z">
        <w:r w:rsidRPr="00910D57">
          <w:rPr>
            <w:bCs/>
            <w:rPrChange w:id="307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0713" w:author="Caree2" w:date="2017-04-02T07:45:00Z"/>
          <w:bCs/>
          <w:rPrChange w:id="30714" w:author="Caree2" w:date="2017-04-02T08:01:00Z">
            <w:rPr>
              <w:ins w:id="307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16" w:author="Caree2" w:date="2017-04-02T08:01:00Z">
          <w:pPr>
            <w:autoSpaceDE w:val="0"/>
            <w:autoSpaceDN w:val="0"/>
            <w:adjustRightInd w:val="0"/>
          </w:pPr>
        </w:pPrChange>
      </w:pPr>
      <w:ins w:id="30717" w:author="Caree2" w:date="2017-04-02T07:45:00Z">
        <w:r w:rsidRPr="00910D57">
          <w:rPr>
            <w:bCs/>
            <w:rPrChange w:id="307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0721" w:author="Caree2" w:date="2017-04-02T07:45:00Z"/>
          <w:bCs/>
          <w:rPrChange w:id="30722" w:author="Caree2" w:date="2017-04-02T08:01:00Z">
            <w:rPr>
              <w:ins w:id="307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24" w:author="Caree2" w:date="2017-04-02T08:01:00Z">
          <w:pPr>
            <w:autoSpaceDE w:val="0"/>
            <w:autoSpaceDN w:val="0"/>
            <w:adjustRightInd w:val="0"/>
          </w:pPr>
        </w:pPrChange>
      </w:pPr>
      <w:ins w:id="30725" w:author="Caree2" w:date="2017-04-02T07:45:00Z">
        <w:r w:rsidRPr="00910D57">
          <w:rPr>
            <w:bCs/>
            <w:rPrChange w:id="307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728" w:author="Caree2" w:date="2017-04-02T07:45:00Z"/>
          <w:bCs/>
          <w:rPrChange w:id="30729" w:author="Caree2" w:date="2017-04-02T08:01:00Z">
            <w:rPr>
              <w:ins w:id="307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31" w:author="Caree2" w:date="2017-04-02T08:01:00Z">
          <w:pPr>
            <w:autoSpaceDE w:val="0"/>
            <w:autoSpaceDN w:val="0"/>
            <w:adjustRightInd w:val="0"/>
          </w:pPr>
        </w:pPrChange>
      </w:pPr>
      <w:ins w:id="30732" w:author="Caree2" w:date="2017-04-02T07:45:00Z">
        <w:r w:rsidRPr="00910D57">
          <w:rPr>
            <w:bCs/>
            <w:rPrChange w:id="307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0734" w:author="Caree2" w:date="2017-04-02T07:45:00Z"/>
          <w:bCs/>
          <w:rPrChange w:id="30735" w:author="Caree2" w:date="2017-04-02T08:01:00Z">
            <w:rPr>
              <w:ins w:id="307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3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0738" w:author="Caree2" w:date="2017-04-02T07:45:00Z"/>
          <w:bCs/>
          <w:rPrChange w:id="30739" w:author="Caree2" w:date="2017-04-02T08:01:00Z">
            <w:rPr>
              <w:ins w:id="307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41" w:author="Caree2" w:date="2017-04-02T08:01:00Z">
          <w:pPr>
            <w:autoSpaceDE w:val="0"/>
            <w:autoSpaceDN w:val="0"/>
            <w:adjustRightInd w:val="0"/>
          </w:pPr>
        </w:pPrChange>
      </w:pPr>
      <w:ins w:id="30742" w:author="Caree2" w:date="2017-04-02T07:45:00Z">
        <w:r w:rsidRPr="00910D57">
          <w:rPr>
            <w:bCs/>
            <w:rPrChange w:id="307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id="traveller07" class="com.rollingstone.springframework.aop.example.Traveller"&gt;</w:t>
        </w:r>
      </w:ins>
    </w:p>
    <w:p w:rsidR="00956615" w:rsidRPr="00910D57" w:rsidRDefault="00956615" w:rsidP="00910D57">
      <w:pPr>
        <w:rPr>
          <w:ins w:id="30744" w:author="Caree2" w:date="2017-04-02T07:45:00Z"/>
          <w:bCs/>
          <w:rPrChange w:id="30745" w:author="Caree2" w:date="2017-04-02T08:01:00Z">
            <w:rPr>
              <w:ins w:id="307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47" w:author="Caree2" w:date="2017-04-02T08:01:00Z">
          <w:pPr>
            <w:autoSpaceDE w:val="0"/>
            <w:autoSpaceDN w:val="0"/>
            <w:adjustRightInd w:val="0"/>
          </w:pPr>
        </w:pPrChange>
      </w:pPr>
      <w:ins w:id="30748" w:author="Caree2" w:date="2017-04-02T07:45:00Z">
        <w:r w:rsidRPr="00910D57">
          <w:rPr>
            <w:bCs/>
            <w:rPrChange w:id="307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0751" w:author="Caree2" w:date="2017-04-02T07:45:00Z"/>
          <w:bCs/>
          <w:rPrChange w:id="30752" w:author="Caree2" w:date="2017-04-02T08:01:00Z">
            <w:rPr>
              <w:ins w:id="307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54" w:author="Caree2" w:date="2017-04-02T08:01:00Z">
          <w:pPr>
            <w:autoSpaceDE w:val="0"/>
            <w:autoSpaceDN w:val="0"/>
            <w:adjustRightInd w:val="0"/>
          </w:pPr>
        </w:pPrChange>
      </w:pPr>
      <w:ins w:id="30755" w:author="Caree2" w:date="2017-04-02T07:45:00Z">
        <w:r w:rsidRPr="00910D57">
          <w:rPr>
            <w:bCs/>
            <w:rPrChange w:id="307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&lt;value&gt;7&lt;/value&gt;</w:t>
        </w:r>
      </w:ins>
    </w:p>
    <w:p w:rsidR="00956615" w:rsidRPr="00910D57" w:rsidRDefault="00956615" w:rsidP="00910D57">
      <w:pPr>
        <w:rPr>
          <w:ins w:id="30759" w:author="Caree2" w:date="2017-04-02T07:45:00Z"/>
          <w:bCs/>
          <w:rPrChange w:id="30760" w:author="Caree2" w:date="2017-04-02T08:01:00Z">
            <w:rPr>
              <w:ins w:id="307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62" w:author="Caree2" w:date="2017-04-02T08:01:00Z">
          <w:pPr>
            <w:autoSpaceDE w:val="0"/>
            <w:autoSpaceDN w:val="0"/>
            <w:adjustRightInd w:val="0"/>
          </w:pPr>
        </w:pPrChange>
      </w:pPr>
      <w:ins w:id="30763" w:author="Caree2" w:date="2017-04-02T07:45:00Z">
        <w:r w:rsidRPr="00910D57">
          <w:rPr>
            <w:bCs/>
            <w:rPrChange w:id="307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766" w:author="Caree2" w:date="2017-04-02T07:45:00Z"/>
          <w:bCs/>
          <w:rPrChange w:id="30767" w:author="Caree2" w:date="2017-04-02T08:01:00Z">
            <w:rPr>
              <w:ins w:id="307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69" w:author="Caree2" w:date="2017-04-02T08:01:00Z">
          <w:pPr>
            <w:autoSpaceDE w:val="0"/>
            <w:autoSpaceDN w:val="0"/>
            <w:adjustRightInd w:val="0"/>
          </w:pPr>
        </w:pPrChange>
      </w:pPr>
      <w:ins w:id="30770" w:author="Caree2" w:date="2017-04-02T07:45:00Z">
        <w:r w:rsidRPr="00910D57">
          <w:rPr>
            <w:bCs/>
            <w:rPrChange w:id="307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0773" w:author="Caree2" w:date="2017-04-02T07:45:00Z"/>
          <w:bCs/>
          <w:rPrChange w:id="30774" w:author="Caree2" w:date="2017-04-02T08:01:00Z">
            <w:rPr>
              <w:ins w:id="307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76" w:author="Caree2" w:date="2017-04-02T08:01:00Z">
          <w:pPr>
            <w:autoSpaceDE w:val="0"/>
            <w:autoSpaceDN w:val="0"/>
            <w:adjustRightInd w:val="0"/>
          </w:pPr>
        </w:pPrChange>
      </w:pPr>
      <w:ins w:id="30777" w:author="Caree2" w:date="2017-04-02T07:45:00Z">
        <w:r w:rsidRPr="00910D57">
          <w:rPr>
            <w:bCs/>
            <w:rPrChange w:id="307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&lt;value&gt;Dean&lt;/value&gt;</w:t>
        </w:r>
      </w:ins>
    </w:p>
    <w:p w:rsidR="00956615" w:rsidRPr="00910D57" w:rsidRDefault="00956615" w:rsidP="00910D57">
      <w:pPr>
        <w:rPr>
          <w:ins w:id="30781" w:author="Caree2" w:date="2017-04-02T07:45:00Z"/>
          <w:bCs/>
          <w:rPrChange w:id="30782" w:author="Caree2" w:date="2017-04-02T08:01:00Z">
            <w:rPr>
              <w:ins w:id="307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84" w:author="Caree2" w:date="2017-04-02T08:01:00Z">
          <w:pPr>
            <w:autoSpaceDE w:val="0"/>
            <w:autoSpaceDN w:val="0"/>
            <w:adjustRightInd w:val="0"/>
          </w:pPr>
        </w:pPrChange>
      </w:pPr>
      <w:ins w:id="30785" w:author="Caree2" w:date="2017-04-02T07:45:00Z">
        <w:r w:rsidRPr="00910D57">
          <w:rPr>
            <w:bCs/>
            <w:rPrChange w:id="307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788" w:author="Caree2" w:date="2017-04-02T07:45:00Z"/>
          <w:bCs/>
          <w:rPrChange w:id="30789" w:author="Caree2" w:date="2017-04-02T08:01:00Z">
            <w:rPr>
              <w:ins w:id="307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91" w:author="Caree2" w:date="2017-04-02T08:01:00Z">
          <w:pPr>
            <w:autoSpaceDE w:val="0"/>
            <w:autoSpaceDN w:val="0"/>
            <w:adjustRightInd w:val="0"/>
          </w:pPr>
        </w:pPrChange>
      </w:pPr>
      <w:ins w:id="30792" w:author="Caree2" w:date="2017-04-02T07:45:00Z">
        <w:r w:rsidRPr="00910D57">
          <w:rPr>
            <w:bCs/>
            <w:rPrChange w:id="307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7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0795" w:author="Caree2" w:date="2017-04-02T07:45:00Z"/>
          <w:bCs/>
          <w:rPrChange w:id="30796" w:author="Caree2" w:date="2017-04-02T08:01:00Z">
            <w:rPr>
              <w:ins w:id="307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798" w:author="Caree2" w:date="2017-04-02T08:01:00Z">
          <w:pPr>
            <w:autoSpaceDE w:val="0"/>
            <w:autoSpaceDN w:val="0"/>
            <w:adjustRightInd w:val="0"/>
          </w:pPr>
        </w:pPrChange>
      </w:pPr>
      <w:ins w:id="30799" w:author="Caree2" w:date="2017-04-02T07:45:00Z">
        <w:r w:rsidRPr="00910D57">
          <w:rPr>
            <w:bCs/>
            <w:rPrChange w:id="308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&lt;value&gt;Jones&lt;/value&gt;</w:t>
        </w:r>
      </w:ins>
    </w:p>
    <w:p w:rsidR="00956615" w:rsidRPr="00910D57" w:rsidRDefault="00956615" w:rsidP="00910D57">
      <w:pPr>
        <w:rPr>
          <w:ins w:id="30803" w:author="Caree2" w:date="2017-04-02T07:45:00Z"/>
          <w:bCs/>
          <w:rPrChange w:id="30804" w:author="Caree2" w:date="2017-04-02T08:01:00Z">
            <w:rPr>
              <w:ins w:id="308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06" w:author="Caree2" w:date="2017-04-02T08:01:00Z">
          <w:pPr>
            <w:autoSpaceDE w:val="0"/>
            <w:autoSpaceDN w:val="0"/>
            <w:adjustRightInd w:val="0"/>
          </w:pPr>
        </w:pPrChange>
      </w:pPr>
      <w:ins w:id="30807" w:author="Caree2" w:date="2017-04-02T07:45:00Z">
        <w:r w:rsidRPr="00910D57">
          <w:rPr>
            <w:bCs/>
            <w:rPrChange w:id="308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810" w:author="Caree2" w:date="2017-04-02T07:45:00Z"/>
          <w:bCs/>
          <w:rPrChange w:id="30811" w:author="Caree2" w:date="2017-04-02T08:01:00Z">
            <w:rPr>
              <w:ins w:id="308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13" w:author="Caree2" w:date="2017-04-02T08:01:00Z">
          <w:pPr>
            <w:autoSpaceDE w:val="0"/>
            <w:autoSpaceDN w:val="0"/>
            <w:adjustRightInd w:val="0"/>
          </w:pPr>
        </w:pPrChange>
      </w:pPr>
      <w:ins w:id="30814" w:author="Caree2" w:date="2017-04-02T07:45:00Z">
        <w:r w:rsidRPr="00910D57">
          <w:rPr>
            <w:bCs/>
            <w:rPrChange w:id="308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0817" w:author="Caree2" w:date="2017-04-02T07:45:00Z"/>
          <w:bCs/>
          <w:rPrChange w:id="30818" w:author="Caree2" w:date="2017-04-02T08:01:00Z">
            <w:rPr>
              <w:ins w:id="308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20" w:author="Caree2" w:date="2017-04-02T08:01:00Z">
          <w:pPr>
            <w:autoSpaceDE w:val="0"/>
            <w:autoSpaceDN w:val="0"/>
            <w:adjustRightInd w:val="0"/>
          </w:pPr>
        </w:pPrChange>
      </w:pPr>
      <w:ins w:id="30821" w:author="Caree2" w:date="2017-04-02T07:45:00Z">
        <w:r w:rsidRPr="00910D57">
          <w:rPr>
            <w:bCs/>
            <w:rPrChange w:id="308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0825" w:author="Caree2" w:date="2017-04-02T07:45:00Z"/>
          <w:bCs/>
          <w:rPrChange w:id="30826" w:author="Caree2" w:date="2017-04-02T08:01:00Z">
            <w:rPr>
              <w:ins w:id="308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28" w:author="Caree2" w:date="2017-04-02T08:01:00Z">
          <w:pPr>
            <w:autoSpaceDE w:val="0"/>
            <w:autoSpaceDN w:val="0"/>
            <w:adjustRightInd w:val="0"/>
          </w:pPr>
        </w:pPrChange>
      </w:pPr>
      <w:ins w:id="30829" w:author="Caree2" w:date="2017-04-02T07:45:00Z">
        <w:r w:rsidRPr="00910D57">
          <w:rPr>
            <w:bCs/>
            <w:rPrChange w:id="308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0833" w:author="Caree2" w:date="2017-04-02T07:45:00Z"/>
          <w:bCs/>
          <w:rPrChange w:id="30834" w:author="Caree2" w:date="2017-04-02T08:01:00Z">
            <w:rPr>
              <w:ins w:id="308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36" w:author="Caree2" w:date="2017-04-02T08:01:00Z">
          <w:pPr>
            <w:autoSpaceDE w:val="0"/>
            <w:autoSpaceDN w:val="0"/>
            <w:adjustRightInd w:val="0"/>
          </w:pPr>
        </w:pPrChange>
      </w:pPr>
      <w:ins w:id="30837" w:author="Caree2" w:date="2017-04-02T07:45:00Z">
        <w:r w:rsidRPr="00910D57">
          <w:rPr>
            <w:bCs/>
            <w:rPrChange w:id="308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840" w:author="Caree2" w:date="2017-04-02T07:45:00Z"/>
          <w:bCs/>
          <w:rPrChange w:id="30841" w:author="Caree2" w:date="2017-04-02T08:01:00Z">
            <w:rPr>
              <w:ins w:id="308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43" w:author="Caree2" w:date="2017-04-02T08:01:00Z">
          <w:pPr>
            <w:autoSpaceDE w:val="0"/>
            <w:autoSpaceDN w:val="0"/>
            <w:adjustRightInd w:val="0"/>
          </w:pPr>
        </w:pPrChange>
      </w:pPr>
      <w:ins w:id="30844" w:author="Caree2" w:date="2017-04-02T07:45:00Z">
        <w:r w:rsidRPr="00910D57">
          <w:rPr>
            <w:bCs/>
            <w:rPrChange w:id="308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0847" w:author="Caree2" w:date="2017-04-02T07:45:00Z"/>
          <w:bCs/>
          <w:rPrChange w:id="30848" w:author="Caree2" w:date="2017-04-02T08:01:00Z">
            <w:rPr>
              <w:ins w:id="308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50" w:author="Caree2" w:date="2017-04-02T08:01:00Z">
          <w:pPr>
            <w:autoSpaceDE w:val="0"/>
            <w:autoSpaceDN w:val="0"/>
            <w:adjustRightInd w:val="0"/>
          </w:pPr>
        </w:pPrChange>
      </w:pPr>
      <w:ins w:id="30851" w:author="Caree2" w:date="2017-04-02T07:45:00Z">
        <w:r w:rsidRPr="00910D57">
          <w:rPr>
            <w:bCs/>
            <w:rPrChange w:id="308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&lt;value&gt;434-98-4543&lt;/value&gt;</w:t>
        </w:r>
      </w:ins>
    </w:p>
    <w:p w:rsidR="00956615" w:rsidRPr="00910D57" w:rsidRDefault="00956615" w:rsidP="00910D57">
      <w:pPr>
        <w:rPr>
          <w:ins w:id="30855" w:author="Caree2" w:date="2017-04-02T07:45:00Z"/>
          <w:bCs/>
          <w:rPrChange w:id="30856" w:author="Caree2" w:date="2017-04-02T08:01:00Z">
            <w:rPr>
              <w:ins w:id="308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58" w:author="Caree2" w:date="2017-04-02T08:01:00Z">
          <w:pPr>
            <w:autoSpaceDE w:val="0"/>
            <w:autoSpaceDN w:val="0"/>
            <w:adjustRightInd w:val="0"/>
          </w:pPr>
        </w:pPrChange>
      </w:pPr>
      <w:ins w:id="30859" w:author="Caree2" w:date="2017-04-02T07:45:00Z">
        <w:r w:rsidRPr="00910D57">
          <w:rPr>
            <w:bCs/>
            <w:rPrChange w:id="308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862" w:author="Caree2" w:date="2017-04-02T07:45:00Z"/>
          <w:bCs/>
          <w:rPrChange w:id="30863" w:author="Caree2" w:date="2017-04-02T08:01:00Z">
            <w:rPr>
              <w:ins w:id="308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65" w:author="Caree2" w:date="2017-04-02T08:01:00Z">
          <w:pPr>
            <w:autoSpaceDE w:val="0"/>
            <w:autoSpaceDN w:val="0"/>
            <w:adjustRightInd w:val="0"/>
          </w:pPr>
        </w:pPrChange>
      </w:pPr>
      <w:ins w:id="30866" w:author="Caree2" w:date="2017-04-02T07:45:00Z">
        <w:r w:rsidRPr="00910D57">
          <w:rPr>
            <w:bCs/>
            <w:rPrChange w:id="308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0869" w:author="Caree2" w:date="2017-04-02T07:45:00Z"/>
          <w:bCs/>
          <w:rPrChange w:id="30870" w:author="Caree2" w:date="2017-04-02T08:01:00Z">
            <w:rPr>
              <w:ins w:id="308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72" w:author="Caree2" w:date="2017-04-02T08:01:00Z">
          <w:pPr>
            <w:autoSpaceDE w:val="0"/>
            <w:autoSpaceDN w:val="0"/>
            <w:adjustRightInd w:val="0"/>
          </w:pPr>
        </w:pPrChange>
      </w:pPr>
      <w:ins w:id="30873" w:author="Caree2" w:date="2017-04-02T07:45:00Z">
        <w:r w:rsidRPr="00910D57">
          <w:rPr>
            <w:bCs/>
            <w:rPrChange w:id="308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0877" w:author="Caree2" w:date="2017-04-02T07:45:00Z"/>
          <w:bCs/>
          <w:rPrChange w:id="30878" w:author="Caree2" w:date="2017-04-02T08:01:00Z">
            <w:rPr>
              <w:ins w:id="308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80" w:author="Caree2" w:date="2017-04-02T08:01:00Z">
          <w:pPr>
            <w:autoSpaceDE w:val="0"/>
            <w:autoSpaceDN w:val="0"/>
            <w:adjustRightInd w:val="0"/>
          </w:pPr>
        </w:pPrChange>
      </w:pPr>
      <w:ins w:id="30881" w:author="Caree2" w:date="2017-04-02T07:45:00Z">
        <w:r w:rsidRPr="00910D57">
          <w:rPr>
            <w:bCs/>
            <w:rPrChange w:id="308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884" w:author="Caree2" w:date="2017-04-02T07:45:00Z"/>
          <w:bCs/>
          <w:rPrChange w:id="30885" w:author="Caree2" w:date="2017-04-02T08:01:00Z">
            <w:rPr>
              <w:ins w:id="308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87" w:author="Caree2" w:date="2017-04-02T08:01:00Z">
          <w:pPr>
            <w:autoSpaceDE w:val="0"/>
            <w:autoSpaceDN w:val="0"/>
            <w:adjustRightInd w:val="0"/>
          </w:pPr>
        </w:pPrChange>
      </w:pPr>
      <w:ins w:id="30888" w:author="Caree2" w:date="2017-04-02T07:45:00Z">
        <w:r w:rsidRPr="00910D57">
          <w:rPr>
            <w:bCs/>
            <w:rPrChange w:id="308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0891" w:author="Caree2" w:date="2017-04-02T07:45:00Z"/>
          <w:bCs/>
          <w:rPrChange w:id="30892" w:author="Caree2" w:date="2017-04-02T08:01:00Z">
            <w:rPr>
              <w:ins w:id="308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894" w:author="Caree2" w:date="2017-04-02T08:01:00Z">
          <w:pPr>
            <w:autoSpaceDE w:val="0"/>
            <w:autoSpaceDN w:val="0"/>
            <w:adjustRightInd w:val="0"/>
          </w:pPr>
        </w:pPrChange>
      </w:pPr>
      <w:ins w:id="30895" w:author="Caree2" w:date="2017-04-02T07:45:00Z">
        <w:r w:rsidRPr="00910D57">
          <w:rPr>
            <w:bCs/>
            <w:rPrChange w:id="308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8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30899" w:author="Caree2" w:date="2017-04-02T07:45:00Z"/>
          <w:bCs/>
          <w:rPrChange w:id="30900" w:author="Caree2" w:date="2017-04-02T08:01:00Z">
            <w:rPr>
              <w:ins w:id="309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02" w:author="Caree2" w:date="2017-04-02T08:01:00Z">
          <w:pPr>
            <w:autoSpaceDE w:val="0"/>
            <w:autoSpaceDN w:val="0"/>
            <w:adjustRightInd w:val="0"/>
          </w:pPr>
        </w:pPrChange>
      </w:pPr>
      <w:ins w:id="30903" w:author="Caree2" w:date="2017-04-02T07:45:00Z">
        <w:r w:rsidRPr="00910D57">
          <w:rPr>
            <w:bCs/>
            <w:rPrChange w:id="309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906" w:author="Caree2" w:date="2017-04-02T07:45:00Z"/>
          <w:bCs/>
          <w:rPrChange w:id="30907" w:author="Caree2" w:date="2017-04-02T08:01:00Z">
            <w:rPr>
              <w:ins w:id="309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09" w:author="Caree2" w:date="2017-04-02T08:01:00Z">
          <w:pPr>
            <w:autoSpaceDE w:val="0"/>
            <w:autoSpaceDN w:val="0"/>
            <w:adjustRightInd w:val="0"/>
          </w:pPr>
        </w:pPrChange>
      </w:pPr>
      <w:ins w:id="30910" w:author="Caree2" w:date="2017-04-02T07:45:00Z">
        <w:r w:rsidRPr="00910D57">
          <w:rPr>
            <w:bCs/>
            <w:rPrChange w:id="309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0913" w:author="Caree2" w:date="2017-04-02T07:45:00Z"/>
          <w:bCs/>
          <w:rPrChange w:id="30914" w:author="Caree2" w:date="2017-04-02T08:01:00Z">
            <w:rPr>
              <w:ins w:id="309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16" w:author="Caree2" w:date="2017-04-02T08:01:00Z">
          <w:pPr>
            <w:autoSpaceDE w:val="0"/>
            <w:autoSpaceDN w:val="0"/>
            <w:adjustRightInd w:val="0"/>
          </w:pPr>
        </w:pPrChange>
      </w:pPr>
      <w:ins w:id="30917" w:author="Caree2" w:date="2017-04-02T07:45:00Z">
        <w:r w:rsidRPr="00910D57">
          <w:rPr>
            <w:bCs/>
            <w:rPrChange w:id="309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309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30921" w:author="Caree2" w:date="2017-04-02T07:45:00Z"/>
          <w:bCs/>
          <w:rPrChange w:id="30922" w:author="Caree2" w:date="2017-04-02T08:01:00Z">
            <w:rPr>
              <w:ins w:id="309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24" w:author="Caree2" w:date="2017-04-02T08:01:00Z">
          <w:pPr>
            <w:autoSpaceDE w:val="0"/>
            <w:autoSpaceDN w:val="0"/>
            <w:adjustRightInd w:val="0"/>
          </w:pPr>
        </w:pPrChange>
      </w:pPr>
      <w:ins w:id="30925" w:author="Caree2" w:date="2017-04-02T07:45:00Z">
        <w:r w:rsidRPr="00910D57">
          <w:rPr>
            <w:bCs/>
            <w:rPrChange w:id="309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928" w:author="Caree2" w:date="2017-04-02T07:45:00Z"/>
          <w:bCs/>
          <w:rPrChange w:id="30929" w:author="Caree2" w:date="2017-04-02T08:01:00Z">
            <w:rPr>
              <w:ins w:id="309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31" w:author="Caree2" w:date="2017-04-02T08:01:00Z">
          <w:pPr>
            <w:autoSpaceDE w:val="0"/>
            <w:autoSpaceDN w:val="0"/>
            <w:adjustRightInd w:val="0"/>
          </w:pPr>
        </w:pPrChange>
      </w:pPr>
      <w:ins w:id="30932" w:author="Caree2" w:date="2017-04-02T07:45:00Z">
        <w:r w:rsidRPr="00910D57">
          <w:rPr>
            <w:bCs/>
            <w:rPrChange w:id="309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0935" w:author="Caree2" w:date="2017-04-02T07:45:00Z"/>
          <w:bCs/>
          <w:rPrChange w:id="30936" w:author="Caree2" w:date="2017-04-02T08:01:00Z">
            <w:rPr>
              <w:ins w:id="309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38" w:author="Caree2" w:date="2017-04-02T08:01:00Z">
          <w:pPr>
            <w:autoSpaceDE w:val="0"/>
            <w:autoSpaceDN w:val="0"/>
            <w:adjustRightInd w:val="0"/>
          </w:pPr>
        </w:pPrChange>
      </w:pPr>
      <w:ins w:id="30939" w:author="Caree2" w:date="2017-04-02T07:45:00Z">
        <w:r w:rsidRPr="00910D57">
          <w:rPr>
            <w:bCs/>
            <w:rPrChange w:id="309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0943" w:author="Caree2" w:date="2017-04-02T07:45:00Z"/>
          <w:bCs/>
          <w:rPrChange w:id="30944" w:author="Caree2" w:date="2017-04-02T08:01:00Z">
            <w:rPr>
              <w:ins w:id="309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46" w:author="Caree2" w:date="2017-04-02T08:01:00Z">
          <w:pPr>
            <w:autoSpaceDE w:val="0"/>
            <w:autoSpaceDN w:val="0"/>
            <w:adjustRightInd w:val="0"/>
          </w:pPr>
        </w:pPrChange>
      </w:pPr>
      <w:ins w:id="30947" w:author="Caree2" w:date="2017-04-02T07:45:00Z">
        <w:r w:rsidRPr="00910D57">
          <w:rPr>
            <w:bCs/>
            <w:rPrChange w:id="309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950" w:author="Caree2" w:date="2017-04-02T07:45:00Z"/>
          <w:bCs/>
          <w:rPrChange w:id="30951" w:author="Caree2" w:date="2017-04-02T08:01:00Z">
            <w:rPr>
              <w:ins w:id="309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53" w:author="Caree2" w:date="2017-04-02T08:01:00Z">
          <w:pPr>
            <w:autoSpaceDE w:val="0"/>
            <w:autoSpaceDN w:val="0"/>
            <w:adjustRightInd w:val="0"/>
          </w:pPr>
        </w:pPrChange>
      </w:pPr>
      <w:ins w:id="30954" w:author="Caree2" w:date="2017-04-02T07:45:00Z">
        <w:r w:rsidRPr="00910D57">
          <w:rPr>
            <w:bCs/>
            <w:rPrChange w:id="309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0957" w:author="Caree2" w:date="2017-04-02T07:45:00Z"/>
          <w:bCs/>
          <w:rPrChange w:id="30958" w:author="Caree2" w:date="2017-04-02T08:01:00Z">
            <w:rPr>
              <w:ins w:id="309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60" w:author="Caree2" w:date="2017-04-02T08:01:00Z">
          <w:pPr>
            <w:autoSpaceDE w:val="0"/>
            <w:autoSpaceDN w:val="0"/>
            <w:adjustRightInd w:val="0"/>
          </w:pPr>
        </w:pPrChange>
      </w:pPr>
      <w:ins w:id="30961" w:author="Caree2" w:date="2017-04-02T07:45:00Z">
        <w:r w:rsidRPr="00910D57">
          <w:rPr>
            <w:bCs/>
            <w:rPrChange w:id="309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0965" w:author="Caree2" w:date="2017-04-02T07:45:00Z"/>
          <w:bCs/>
          <w:rPrChange w:id="30966" w:author="Caree2" w:date="2017-04-02T08:01:00Z">
            <w:rPr>
              <w:ins w:id="309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68" w:author="Caree2" w:date="2017-04-02T08:01:00Z">
          <w:pPr>
            <w:autoSpaceDE w:val="0"/>
            <w:autoSpaceDN w:val="0"/>
            <w:adjustRightInd w:val="0"/>
          </w:pPr>
        </w:pPrChange>
      </w:pPr>
      <w:ins w:id="30969" w:author="Caree2" w:date="2017-04-02T07:45:00Z">
        <w:r w:rsidRPr="00910D57">
          <w:rPr>
            <w:bCs/>
            <w:rPrChange w:id="309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972" w:author="Caree2" w:date="2017-04-02T07:45:00Z"/>
          <w:bCs/>
          <w:rPrChange w:id="30973" w:author="Caree2" w:date="2017-04-02T08:01:00Z">
            <w:rPr>
              <w:ins w:id="309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75" w:author="Caree2" w:date="2017-04-02T08:01:00Z">
          <w:pPr>
            <w:autoSpaceDE w:val="0"/>
            <w:autoSpaceDN w:val="0"/>
            <w:adjustRightInd w:val="0"/>
          </w:pPr>
        </w:pPrChange>
      </w:pPr>
      <w:ins w:id="30976" w:author="Caree2" w:date="2017-04-02T07:45:00Z">
        <w:r w:rsidRPr="00910D57">
          <w:rPr>
            <w:bCs/>
            <w:rPrChange w:id="309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0979" w:author="Caree2" w:date="2017-04-02T07:45:00Z"/>
          <w:bCs/>
          <w:rPrChange w:id="30980" w:author="Caree2" w:date="2017-04-02T08:01:00Z">
            <w:rPr>
              <w:ins w:id="309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82" w:author="Caree2" w:date="2017-04-02T08:01:00Z">
          <w:pPr>
            <w:autoSpaceDE w:val="0"/>
            <w:autoSpaceDN w:val="0"/>
            <w:adjustRightInd w:val="0"/>
          </w:pPr>
        </w:pPrChange>
      </w:pPr>
      <w:ins w:id="30983" w:author="Caree2" w:date="2017-04-02T07:45:00Z">
        <w:r w:rsidRPr="00910D57">
          <w:rPr>
            <w:bCs/>
            <w:rPrChange w:id="309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0987" w:author="Caree2" w:date="2017-04-02T07:45:00Z"/>
          <w:bCs/>
          <w:rPrChange w:id="30988" w:author="Caree2" w:date="2017-04-02T08:01:00Z">
            <w:rPr>
              <w:ins w:id="309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90" w:author="Caree2" w:date="2017-04-02T08:01:00Z">
          <w:pPr>
            <w:autoSpaceDE w:val="0"/>
            <w:autoSpaceDN w:val="0"/>
            <w:adjustRightInd w:val="0"/>
          </w:pPr>
        </w:pPrChange>
      </w:pPr>
      <w:ins w:id="30991" w:author="Caree2" w:date="2017-04-02T07:45:00Z">
        <w:r w:rsidRPr="00910D57">
          <w:rPr>
            <w:bCs/>
            <w:rPrChange w:id="309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09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0994" w:author="Caree2" w:date="2017-04-02T07:45:00Z"/>
          <w:bCs/>
          <w:rPrChange w:id="30995" w:author="Caree2" w:date="2017-04-02T08:01:00Z">
            <w:rPr>
              <w:ins w:id="309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0997" w:author="Caree2" w:date="2017-04-02T08:01:00Z">
          <w:pPr>
            <w:autoSpaceDE w:val="0"/>
            <w:autoSpaceDN w:val="0"/>
            <w:adjustRightInd w:val="0"/>
          </w:pPr>
        </w:pPrChange>
      </w:pPr>
      <w:ins w:id="30998" w:author="Caree2" w:date="2017-04-02T07:45:00Z">
        <w:r w:rsidRPr="00910D57">
          <w:rPr>
            <w:bCs/>
            <w:rPrChange w:id="309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1000" w:author="Caree2" w:date="2017-04-02T07:45:00Z"/>
          <w:bCs/>
          <w:rPrChange w:id="31001" w:author="Caree2" w:date="2017-04-02T08:01:00Z">
            <w:rPr>
              <w:ins w:id="310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03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1004" w:author="Caree2" w:date="2017-04-02T07:45:00Z"/>
          <w:bCs/>
          <w:rPrChange w:id="31005" w:author="Caree2" w:date="2017-04-02T08:01:00Z">
            <w:rPr>
              <w:ins w:id="310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07" w:author="Caree2" w:date="2017-04-02T08:01:00Z">
          <w:pPr>
            <w:autoSpaceDE w:val="0"/>
            <w:autoSpaceDN w:val="0"/>
            <w:adjustRightInd w:val="0"/>
          </w:pPr>
        </w:pPrChange>
      </w:pPr>
      <w:ins w:id="31008" w:author="Caree2" w:date="2017-04-02T07:45:00Z">
        <w:r w:rsidRPr="00910D57">
          <w:rPr>
            <w:bCs/>
            <w:rPrChange w:id="310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id="traveller08" class="com.rollingstone.springframework.aop.example.Traveller"&gt;</w:t>
        </w:r>
      </w:ins>
    </w:p>
    <w:p w:rsidR="00956615" w:rsidRPr="00910D57" w:rsidRDefault="00956615" w:rsidP="00910D57">
      <w:pPr>
        <w:rPr>
          <w:ins w:id="31010" w:author="Caree2" w:date="2017-04-02T07:45:00Z"/>
          <w:bCs/>
          <w:rPrChange w:id="31011" w:author="Caree2" w:date="2017-04-02T08:01:00Z">
            <w:rPr>
              <w:ins w:id="310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13" w:author="Caree2" w:date="2017-04-02T08:01:00Z">
          <w:pPr>
            <w:autoSpaceDE w:val="0"/>
            <w:autoSpaceDN w:val="0"/>
            <w:adjustRightInd w:val="0"/>
          </w:pPr>
        </w:pPrChange>
      </w:pPr>
      <w:ins w:id="31014" w:author="Caree2" w:date="2017-04-02T07:45:00Z">
        <w:r w:rsidRPr="00910D57">
          <w:rPr>
            <w:bCs/>
            <w:rPrChange w:id="310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1017" w:author="Caree2" w:date="2017-04-02T07:45:00Z"/>
          <w:bCs/>
          <w:rPrChange w:id="31018" w:author="Caree2" w:date="2017-04-02T08:01:00Z">
            <w:rPr>
              <w:ins w:id="310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20" w:author="Caree2" w:date="2017-04-02T08:01:00Z">
          <w:pPr>
            <w:autoSpaceDE w:val="0"/>
            <w:autoSpaceDN w:val="0"/>
            <w:adjustRightInd w:val="0"/>
          </w:pPr>
        </w:pPrChange>
      </w:pPr>
      <w:ins w:id="31021" w:author="Caree2" w:date="2017-04-02T07:45:00Z">
        <w:r w:rsidRPr="00910D57">
          <w:rPr>
            <w:bCs/>
            <w:rPrChange w:id="310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&lt;value&gt;8&lt;/value&gt;</w:t>
        </w:r>
      </w:ins>
    </w:p>
    <w:p w:rsidR="00956615" w:rsidRPr="00910D57" w:rsidRDefault="00956615" w:rsidP="00910D57">
      <w:pPr>
        <w:rPr>
          <w:ins w:id="31025" w:author="Caree2" w:date="2017-04-02T07:45:00Z"/>
          <w:bCs/>
          <w:rPrChange w:id="31026" w:author="Caree2" w:date="2017-04-02T08:01:00Z">
            <w:rPr>
              <w:ins w:id="310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28" w:author="Caree2" w:date="2017-04-02T08:01:00Z">
          <w:pPr>
            <w:autoSpaceDE w:val="0"/>
            <w:autoSpaceDN w:val="0"/>
            <w:adjustRightInd w:val="0"/>
          </w:pPr>
        </w:pPrChange>
      </w:pPr>
      <w:ins w:id="31029" w:author="Caree2" w:date="2017-04-02T07:45:00Z">
        <w:r w:rsidRPr="00910D57">
          <w:rPr>
            <w:bCs/>
            <w:rPrChange w:id="310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032" w:author="Caree2" w:date="2017-04-02T07:45:00Z"/>
          <w:bCs/>
          <w:rPrChange w:id="31033" w:author="Caree2" w:date="2017-04-02T08:01:00Z">
            <w:rPr>
              <w:ins w:id="310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35" w:author="Caree2" w:date="2017-04-02T08:01:00Z">
          <w:pPr>
            <w:autoSpaceDE w:val="0"/>
            <w:autoSpaceDN w:val="0"/>
            <w:adjustRightInd w:val="0"/>
          </w:pPr>
        </w:pPrChange>
      </w:pPr>
      <w:ins w:id="31036" w:author="Caree2" w:date="2017-04-02T07:45:00Z">
        <w:r w:rsidRPr="00910D57">
          <w:rPr>
            <w:bCs/>
            <w:rPrChange w:id="310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1039" w:author="Caree2" w:date="2017-04-02T07:45:00Z"/>
          <w:bCs/>
          <w:rPrChange w:id="31040" w:author="Caree2" w:date="2017-04-02T08:01:00Z">
            <w:rPr>
              <w:ins w:id="310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42" w:author="Caree2" w:date="2017-04-02T08:01:00Z">
          <w:pPr>
            <w:autoSpaceDE w:val="0"/>
            <w:autoSpaceDN w:val="0"/>
            <w:adjustRightInd w:val="0"/>
          </w:pPr>
        </w:pPrChange>
      </w:pPr>
      <w:ins w:id="31043" w:author="Caree2" w:date="2017-04-02T07:45:00Z">
        <w:r w:rsidRPr="00910D57">
          <w:rPr>
            <w:bCs/>
            <w:rPrChange w:id="310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&lt;value&gt;Michelle&lt;/value&gt;</w:t>
        </w:r>
      </w:ins>
    </w:p>
    <w:p w:rsidR="00956615" w:rsidRPr="00910D57" w:rsidRDefault="00956615" w:rsidP="00910D57">
      <w:pPr>
        <w:rPr>
          <w:ins w:id="31047" w:author="Caree2" w:date="2017-04-02T07:45:00Z"/>
          <w:bCs/>
          <w:rPrChange w:id="31048" w:author="Caree2" w:date="2017-04-02T08:01:00Z">
            <w:rPr>
              <w:ins w:id="310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50" w:author="Caree2" w:date="2017-04-02T08:01:00Z">
          <w:pPr>
            <w:autoSpaceDE w:val="0"/>
            <w:autoSpaceDN w:val="0"/>
            <w:adjustRightInd w:val="0"/>
          </w:pPr>
        </w:pPrChange>
      </w:pPr>
      <w:ins w:id="31051" w:author="Caree2" w:date="2017-04-02T07:45:00Z">
        <w:r w:rsidRPr="00910D57">
          <w:rPr>
            <w:bCs/>
            <w:rPrChange w:id="310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054" w:author="Caree2" w:date="2017-04-02T07:45:00Z"/>
          <w:bCs/>
          <w:rPrChange w:id="31055" w:author="Caree2" w:date="2017-04-02T08:01:00Z">
            <w:rPr>
              <w:ins w:id="310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57" w:author="Caree2" w:date="2017-04-02T08:01:00Z">
          <w:pPr>
            <w:autoSpaceDE w:val="0"/>
            <w:autoSpaceDN w:val="0"/>
            <w:adjustRightInd w:val="0"/>
          </w:pPr>
        </w:pPrChange>
      </w:pPr>
      <w:ins w:id="31058" w:author="Caree2" w:date="2017-04-02T07:45:00Z">
        <w:r w:rsidRPr="00910D57">
          <w:rPr>
            <w:bCs/>
            <w:rPrChange w:id="310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1061" w:author="Caree2" w:date="2017-04-02T07:45:00Z"/>
          <w:bCs/>
          <w:rPrChange w:id="31062" w:author="Caree2" w:date="2017-04-02T08:01:00Z">
            <w:rPr>
              <w:ins w:id="310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64" w:author="Caree2" w:date="2017-04-02T08:01:00Z">
          <w:pPr>
            <w:autoSpaceDE w:val="0"/>
            <w:autoSpaceDN w:val="0"/>
            <w:adjustRightInd w:val="0"/>
          </w:pPr>
        </w:pPrChange>
      </w:pPr>
      <w:ins w:id="31065" w:author="Caree2" w:date="2017-04-02T07:45:00Z">
        <w:r w:rsidRPr="00910D57">
          <w:rPr>
            <w:bCs/>
            <w:rPrChange w:id="310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&lt;value&gt;Marsh&lt;/value&gt;</w:t>
        </w:r>
      </w:ins>
    </w:p>
    <w:p w:rsidR="00956615" w:rsidRPr="00910D57" w:rsidRDefault="00956615" w:rsidP="00910D57">
      <w:pPr>
        <w:rPr>
          <w:ins w:id="31069" w:author="Caree2" w:date="2017-04-02T07:45:00Z"/>
          <w:bCs/>
          <w:rPrChange w:id="31070" w:author="Caree2" w:date="2017-04-02T08:01:00Z">
            <w:rPr>
              <w:ins w:id="310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72" w:author="Caree2" w:date="2017-04-02T08:01:00Z">
          <w:pPr>
            <w:autoSpaceDE w:val="0"/>
            <w:autoSpaceDN w:val="0"/>
            <w:adjustRightInd w:val="0"/>
          </w:pPr>
        </w:pPrChange>
      </w:pPr>
      <w:ins w:id="31073" w:author="Caree2" w:date="2017-04-02T07:45:00Z">
        <w:r w:rsidRPr="00910D57">
          <w:rPr>
            <w:bCs/>
            <w:rPrChange w:id="310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076" w:author="Caree2" w:date="2017-04-02T07:45:00Z"/>
          <w:bCs/>
          <w:rPrChange w:id="31077" w:author="Caree2" w:date="2017-04-02T08:01:00Z">
            <w:rPr>
              <w:ins w:id="310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79" w:author="Caree2" w:date="2017-04-02T08:01:00Z">
          <w:pPr>
            <w:autoSpaceDE w:val="0"/>
            <w:autoSpaceDN w:val="0"/>
            <w:adjustRightInd w:val="0"/>
          </w:pPr>
        </w:pPrChange>
      </w:pPr>
      <w:ins w:id="31080" w:author="Caree2" w:date="2017-04-02T07:45:00Z">
        <w:r w:rsidRPr="00910D57">
          <w:rPr>
            <w:bCs/>
            <w:rPrChange w:id="310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1083" w:author="Caree2" w:date="2017-04-02T07:45:00Z"/>
          <w:bCs/>
          <w:rPrChange w:id="31084" w:author="Caree2" w:date="2017-04-02T08:01:00Z">
            <w:rPr>
              <w:ins w:id="310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86" w:author="Caree2" w:date="2017-04-02T08:01:00Z">
          <w:pPr>
            <w:autoSpaceDE w:val="0"/>
            <w:autoSpaceDN w:val="0"/>
            <w:adjustRightInd w:val="0"/>
          </w:pPr>
        </w:pPrChange>
      </w:pPr>
      <w:ins w:id="31087" w:author="Caree2" w:date="2017-04-02T07:45:00Z">
        <w:r w:rsidRPr="00910D57">
          <w:rPr>
            <w:bCs/>
            <w:rPrChange w:id="310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1091" w:author="Caree2" w:date="2017-04-02T07:45:00Z"/>
          <w:bCs/>
          <w:rPrChange w:id="31092" w:author="Caree2" w:date="2017-04-02T08:01:00Z">
            <w:rPr>
              <w:ins w:id="310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094" w:author="Caree2" w:date="2017-04-02T08:01:00Z">
          <w:pPr>
            <w:autoSpaceDE w:val="0"/>
            <w:autoSpaceDN w:val="0"/>
            <w:adjustRightInd w:val="0"/>
          </w:pPr>
        </w:pPrChange>
      </w:pPr>
      <w:ins w:id="31095" w:author="Caree2" w:date="2017-04-02T07:45:00Z">
        <w:r w:rsidRPr="00910D57">
          <w:rPr>
            <w:bCs/>
            <w:rPrChange w:id="310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0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1099" w:author="Caree2" w:date="2017-04-02T07:45:00Z"/>
          <w:bCs/>
          <w:rPrChange w:id="31100" w:author="Caree2" w:date="2017-04-02T08:01:00Z">
            <w:rPr>
              <w:ins w:id="311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02" w:author="Caree2" w:date="2017-04-02T08:01:00Z">
          <w:pPr>
            <w:autoSpaceDE w:val="0"/>
            <w:autoSpaceDN w:val="0"/>
            <w:adjustRightInd w:val="0"/>
          </w:pPr>
        </w:pPrChange>
      </w:pPr>
      <w:ins w:id="31103" w:author="Caree2" w:date="2017-04-02T07:45:00Z">
        <w:r w:rsidRPr="00910D57">
          <w:rPr>
            <w:bCs/>
            <w:rPrChange w:id="311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106" w:author="Caree2" w:date="2017-04-02T07:45:00Z"/>
          <w:bCs/>
          <w:rPrChange w:id="31107" w:author="Caree2" w:date="2017-04-02T08:01:00Z">
            <w:rPr>
              <w:ins w:id="311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09" w:author="Caree2" w:date="2017-04-02T08:01:00Z">
          <w:pPr>
            <w:autoSpaceDE w:val="0"/>
            <w:autoSpaceDN w:val="0"/>
            <w:adjustRightInd w:val="0"/>
          </w:pPr>
        </w:pPrChange>
      </w:pPr>
      <w:ins w:id="31110" w:author="Caree2" w:date="2017-04-02T07:45:00Z">
        <w:r w:rsidRPr="00910D57">
          <w:rPr>
            <w:bCs/>
            <w:rPrChange w:id="311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1113" w:author="Caree2" w:date="2017-04-02T07:45:00Z"/>
          <w:bCs/>
          <w:rPrChange w:id="31114" w:author="Caree2" w:date="2017-04-02T08:01:00Z">
            <w:rPr>
              <w:ins w:id="311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16" w:author="Caree2" w:date="2017-04-02T08:01:00Z">
          <w:pPr>
            <w:autoSpaceDE w:val="0"/>
            <w:autoSpaceDN w:val="0"/>
            <w:adjustRightInd w:val="0"/>
          </w:pPr>
        </w:pPrChange>
      </w:pPr>
      <w:ins w:id="31117" w:author="Caree2" w:date="2017-04-02T07:45:00Z">
        <w:r w:rsidRPr="00910D57">
          <w:rPr>
            <w:bCs/>
            <w:rPrChange w:id="311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&lt;value&gt;434-45-4543&lt;/value&gt;</w:t>
        </w:r>
      </w:ins>
    </w:p>
    <w:p w:rsidR="00956615" w:rsidRPr="00910D57" w:rsidRDefault="00956615" w:rsidP="00910D57">
      <w:pPr>
        <w:rPr>
          <w:ins w:id="31121" w:author="Caree2" w:date="2017-04-02T07:45:00Z"/>
          <w:bCs/>
          <w:rPrChange w:id="31122" w:author="Caree2" w:date="2017-04-02T08:01:00Z">
            <w:rPr>
              <w:ins w:id="311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24" w:author="Caree2" w:date="2017-04-02T08:01:00Z">
          <w:pPr>
            <w:autoSpaceDE w:val="0"/>
            <w:autoSpaceDN w:val="0"/>
            <w:adjustRightInd w:val="0"/>
          </w:pPr>
        </w:pPrChange>
      </w:pPr>
      <w:ins w:id="31125" w:author="Caree2" w:date="2017-04-02T07:45:00Z">
        <w:r w:rsidRPr="00910D57">
          <w:rPr>
            <w:bCs/>
            <w:rPrChange w:id="311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128" w:author="Caree2" w:date="2017-04-02T07:45:00Z"/>
          <w:bCs/>
          <w:rPrChange w:id="31129" w:author="Caree2" w:date="2017-04-02T08:01:00Z">
            <w:rPr>
              <w:ins w:id="311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31" w:author="Caree2" w:date="2017-04-02T08:01:00Z">
          <w:pPr>
            <w:autoSpaceDE w:val="0"/>
            <w:autoSpaceDN w:val="0"/>
            <w:adjustRightInd w:val="0"/>
          </w:pPr>
        </w:pPrChange>
      </w:pPr>
      <w:ins w:id="31132" w:author="Caree2" w:date="2017-04-02T07:45:00Z">
        <w:r w:rsidRPr="00910D57">
          <w:rPr>
            <w:bCs/>
            <w:rPrChange w:id="311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1135" w:author="Caree2" w:date="2017-04-02T07:45:00Z"/>
          <w:bCs/>
          <w:rPrChange w:id="31136" w:author="Caree2" w:date="2017-04-02T08:01:00Z">
            <w:rPr>
              <w:ins w:id="311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38" w:author="Caree2" w:date="2017-04-02T08:01:00Z">
          <w:pPr>
            <w:autoSpaceDE w:val="0"/>
            <w:autoSpaceDN w:val="0"/>
            <w:adjustRightInd w:val="0"/>
          </w:pPr>
        </w:pPrChange>
      </w:pPr>
      <w:ins w:id="31139" w:author="Caree2" w:date="2017-04-02T07:45:00Z">
        <w:r w:rsidRPr="00910D57">
          <w:rPr>
            <w:bCs/>
            <w:rPrChange w:id="311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1143" w:author="Caree2" w:date="2017-04-02T07:45:00Z"/>
          <w:bCs/>
          <w:rPrChange w:id="31144" w:author="Caree2" w:date="2017-04-02T08:01:00Z">
            <w:rPr>
              <w:ins w:id="311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46" w:author="Caree2" w:date="2017-04-02T08:01:00Z">
          <w:pPr>
            <w:autoSpaceDE w:val="0"/>
            <w:autoSpaceDN w:val="0"/>
            <w:adjustRightInd w:val="0"/>
          </w:pPr>
        </w:pPrChange>
      </w:pPr>
      <w:ins w:id="31147" w:author="Caree2" w:date="2017-04-02T07:45:00Z">
        <w:r w:rsidRPr="00910D57">
          <w:rPr>
            <w:bCs/>
            <w:rPrChange w:id="311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150" w:author="Caree2" w:date="2017-04-02T07:45:00Z"/>
          <w:bCs/>
          <w:rPrChange w:id="31151" w:author="Caree2" w:date="2017-04-02T08:01:00Z">
            <w:rPr>
              <w:ins w:id="311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53" w:author="Caree2" w:date="2017-04-02T08:01:00Z">
          <w:pPr>
            <w:autoSpaceDE w:val="0"/>
            <w:autoSpaceDN w:val="0"/>
            <w:adjustRightInd w:val="0"/>
          </w:pPr>
        </w:pPrChange>
      </w:pPr>
      <w:ins w:id="31154" w:author="Caree2" w:date="2017-04-02T07:45:00Z">
        <w:r w:rsidRPr="00910D57">
          <w:rPr>
            <w:bCs/>
            <w:rPrChange w:id="311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1157" w:author="Caree2" w:date="2017-04-02T07:45:00Z"/>
          <w:bCs/>
          <w:rPrChange w:id="31158" w:author="Caree2" w:date="2017-04-02T08:01:00Z">
            <w:rPr>
              <w:ins w:id="311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60" w:author="Caree2" w:date="2017-04-02T08:01:00Z">
          <w:pPr>
            <w:autoSpaceDE w:val="0"/>
            <w:autoSpaceDN w:val="0"/>
            <w:adjustRightInd w:val="0"/>
          </w:pPr>
        </w:pPrChange>
      </w:pPr>
      <w:ins w:id="31161" w:author="Caree2" w:date="2017-04-02T07:45:00Z">
        <w:r w:rsidRPr="00910D57">
          <w:rPr>
            <w:bCs/>
            <w:rPrChange w:id="311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31165" w:author="Caree2" w:date="2017-04-02T07:45:00Z"/>
          <w:bCs/>
          <w:rPrChange w:id="31166" w:author="Caree2" w:date="2017-04-02T08:01:00Z">
            <w:rPr>
              <w:ins w:id="311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68" w:author="Caree2" w:date="2017-04-02T08:01:00Z">
          <w:pPr>
            <w:autoSpaceDE w:val="0"/>
            <w:autoSpaceDN w:val="0"/>
            <w:adjustRightInd w:val="0"/>
          </w:pPr>
        </w:pPrChange>
      </w:pPr>
      <w:ins w:id="31169" w:author="Caree2" w:date="2017-04-02T07:45:00Z">
        <w:r w:rsidRPr="00910D57">
          <w:rPr>
            <w:bCs/>
            <w:rPrChange w:id="311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172" w:author="Caree2" w:date="2017-04-02T07:45:00Z"/>
          <w:bCs/>
          <w:rPrChange w:id="31173" w:author="Caree2" w:date="2017-04-02T08:01:00Z">
            <w:rPr>
              <w:ins w:id="311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75" w:author="Caree2" w:date="2017-04-02T08:01:00Z">
          <w:pPr>
            <w:autoSpaceDE w:val="0"/>
            <w:autoSpaceDN w:val="0"/>
            <w:adjustRightInd w:val="0"/>
          </w:pPr>
        </w:pPrChange>
      </w:pPr>
      <w:ins w:id="31176" w:author="Caree2" w:date="2017-04-02T07:45:00Z">
        <w:r w:rsidRPr="00910D57">
          <w:rPr>
            <w:bCs/>
            <w:rPrChange w:id="311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1179" w:author="Caree2" w:date="2017-04-02T07:45:00Z"/>
          <w:bCs/>
          <w:rPrChange w:id="31180" w:author="Caree2" w:date="2017-04-02T08:01:00Z">
            <w:rPr>
              <w:ins w:id="311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82" w:author="Caree2" w:date="2017-04-02T08:01:00Z">
          <w:pPr>
            <w:autoSpaceDE w:val="0"/>
            <w:autoSpaceDN w:val="0"/>
            <w:adjustRightInd w:val="0"/>
          </w:pPr>
        </w:pPrChange>
      </w:pPr>
      <w:ins w:id="31183" w:author="Caree2" w:date="2017-04-02T07:45:00Z">
        <w:r w:rsidRPr="00910D57">
          <w:rPr>
            <w:bCs/>
            <w:rPrChange w:id="311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31187" w:author="Caree2" w:date="2017-04-02T07:45:00Z"/>
          <w:bCs/>
          <w:rPrChange w:id="31188" w:author="Caree2" w:date="2017-04-02T08:01:00Z">
            <w:rPr>
              <w:ins w:id="311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90" w:author="Caree2" w:date="2017-04-02T08:01:00Z">
          <w:pPr>
            <w:autoSpaceDE w:val="0"/>
            <w:autoSpaceDN w:val="0"/>
            <w:adjustRightInd w:val="0"/>
          </w:pPr>
        </w:pPrChange>
      </w:pPr>
      <w:ins w:id="31191" w:author="Caree2" w:date="2017-04-02T07:45:00Z">
        <w:r w:rsidRPr="00910D57">
          <w:rPr>
            <w:bCs/>
            <w:rPrChange w:id="311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1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194" w:author="Caree2" w:date="2017-04-02T07:45:00Z"/>
          <w:bCs/>
          <w:rPrChange w:id="31195" w:author="Caree2" w:date="2017-04-02T08:01:00Z">
            <w:rPr>
              <w:ins w:id="311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197" w:author="Caree2" w:date="2017-04-02T08:01:00Z">
          <w:pPr>
            <w:autoSpaceDE w:val="0"/>
            <w:autoSpaceDN w:val="0"/>
            <w:adjustRightInd w:val="0"/>
          </w:pPr>
        </w:pPrChange>
      </w:pPr>
      <w:ins w:id="31198" w:author="Caree2" w:date="2017-04-02T07:45:00Z">
        <w:r w:rsidRPr="00910D57">
          <w:rPr>
            <w:bCs/>
            <w:rPrChange w:id="311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1201" w:author="Caree2" w:date="2017-04-02T07:45:00Z"/>
          <w:bCs/>
          <w:rPrChange w:id="31202" w:author="Caree2" w:date="2017-04-02T08:01:00Z">
            <w:rPr>
              <w:ins w:id="312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04" w:author="Caree2" w:date="2017-04-02T08:01:00Z">
          <w:pPr>
            <w:autoSpaceDE w:val="0"/>
            <w:autoSpaceDN w:val="0"/>
            <w:adjustRightInd w:val="0"/>
          </w:pPr>
        </w:pPrChange>
      </w:pPr>
      <w:ins w:id="31205" w:author="Caree2" w:date="2017-04-02T07:45:00Z">
        <w:r w:rsidRPr="00910D57">
          <w:rPr>
            <w:bCs/>
            <w:rPrChange w:id="312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1209" w:author="Caree2" w:date="2017-04-02T07:45:00Z"/>
          <w:bCs/>
          <w:rPrChange w:id="31210" w:author="Caree2" w:date="2017-04-02T08:01:00Z">
            <w:rPr>
              <w:ins w:id="312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12" w:author="Caree2" w:date="2017-04-02T08:01:00Z">
          <w:pPr>
            <w:autoSpaceDE w:val="0"/>
            <w:autoSpaceDN w:val="0"/>
            <w:adjustRightInd w:val="0"/>
          </w:pPr>
        </w:pPrChange>
      </w:pPr>
      <w:ins w:id="31213" w:author="Caree2" w:date="2017-04-02T07:45:00Z">
        <w:r w:rsidRPr="00910D57">
          <w:rPr>
            <w:bCs/>
            <w:rPrChange w:id="312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216" w:author="Caree2" w:date="2017-04-02T07:45:00Z"/>
          <w:bCs/>
          <w:rPrChange w:id="31217" w:author="Caree2" w:date="2017-04-02T08:01:00Z">
            <w:rPr>
              <w:ins w:id="312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19" w:author="Caree2" w:date="2017-04-02T08:01:00Z">
          <w:pPr>
            <w:autoSpaceDE w:val="0"/>
            <w:autoSpaceDN w:val="0"/>
            <w:adjustRightInd w:val="0"/>
          </w:pPr>
        </w:pPrChange>
      </w:pPr>
      <w:ins w:id="31220" w:author="Caree2" w:date="2017-04-02T07:45:00Z">
        <w:r w:rsidRPr="00910D57">
          <w:rPr>
            <w:bCs/>
            <w:rPrChange w:id="312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1223" w:author="Caree2" w:date="2017-04-02T07:45:00Z"/>
          <w:bCs/>
          <w:rPrChange w:id="31224" w:author="Caree2" w:date="2017-04-02T08:01:00Z">
            <w:rPr>
              <w:ins w:id="312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26" w:author="Caree2" w:date="2017-04-02T08:01:00Z">
          <w:pPr>
            <w:autoSpaceDE w:val="0"/>
            <w:autoSpaceDN w:val="0"/>
            <w:adjustRightInd w:val="0"/>
          </w:pPr>
        </w:pPrChange>
      </w:pPr>
      <w:ins w:id="31227" w:author="Caree2" w:date="2017-04-02T07:45:00Z">
        <w:r w:rsidRPr="00910D57">
          <w:rPr>
            <w:bCs/>
            <w:rPrChange w:id="312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31231" w:author="Caree2" w:date="2017-04-02T07:45:00Z"/>
          <w:bCs/>
          <w:rPrChange w:id="31232" w:author="Caree2" w:date="2017-04-02T08:01:00Z">
            <w:rPr>
              <w:ins w:id="312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34" w:author="Caree2" w:date="2017-04-02T08:01:00Z">
          <w:pPr>
            <w:autoSpaceDE w:val="0"/>
            <w:autoSpaceDN w:val="0"/>
            <w:adjustRightInd w:val="0"/>
          </w:pPr>
        </w:pPrChange>
      </w:pPr>
      <w:ins w:id="31235" w:author="Caree2" w:date="2017-04-02T07:45:00Z">
        <w:r w:rsidRPr="00910D57">
          <w:rPr>
            <w:bCs/>
            <w:rPrChange w:id="312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312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238" w:author="Caree2" w:date="2017-04-02T07:45:00Z"/>
          <w:bCs/>
          <w:rPrChange w:id="31239" w:author="Caree2" w:date="2017-04-02T08:01:00Z">
            <w:rPr>
              <w:ins w:id="312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41" w:author="Caree2" w:date="2017-04-02T08:01:00Z">
          <w:pPr>
            <w:autoSpaceDE w:val="0"/>
            <w:autoSpaceDN w:val="0"/>
            <w:adjustRightInd w:val="0"/>
          </w:pPr>
        </w:pPrChange>
      </w:pPr>
      <w:ins w:id="31242" w:author="Caree2" w:date="2017-04-02T07:45:00Z">
        <w:r w:rsidRPr="00910D57">
          <w:rPr>
            <w:bCs/>
            <w:rPrChange w:id="312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1245" w:author="Caree2" w:date="2017-04-02T07:45:00Z"/>
          <w:bCs/>
          <w:rPrChange w:id="31246" w:author="Caree2" w:date="2017-04-02T08:01:00Z">
            <w:rPr>
              <w:ins w:id="312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48" w:author="Caree2" w:date="2017-04-02T08:01:00Z">
          <w:pPr>
            <w:autoSpaceDE w:val="0"/>
            <w:autoSpaceDN w:val="0"/>
            <w:adjustRightInd w:val="0"/>
          </w:pPr>
        </w:pPrChange>
      </w:pPr>
      <w:ins w:id="31249" w:author="Caree2" w:date="2017-04-02T07:45:00Z">
        <w:r w:rsidRPr="00910D57">
          <w:rPr>
            <w:bCs/>
            <w:rPrChange w:id="312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1253" w:author="Caree2" w:date="2017-04-02T07:45:00Z"/>
          <w:bCs/>
          <w:rPrChange w:id="31254" w:author="Caree2" w:date="2017-04-02T08:01:00Z">
            <w:rPr>
              <w:ins w:id="312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56" w:author="Caree2" w:date="2017-04-02T08:01:00Z">
          <w:pPr>
            <w:autoSpaceDE w:val="0"/>
            <w:autoSpaceDN w:val="0"/>
            <w:adjustRightInd w:val="0"/>
          </w:pPr>
        </w:pPrChange>
      </w:pPr>
      <w:ins w:id="31257" w:author="Caree2" w:date="2017-04-02T07:45:00Z">
        <w:r w:rsidRPr="00910D57">
          <w:rPr>
            <w:bCs/>
            <w:rPrChange w:id="312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260" w:author="Caree2" w:date="2017-04-02T07:45:00Z"/>
          <w:bCs/>
          <w:rPrChange w:id="31261" w:author="Caree2" w:date="2017-04-02T08:01:00Z">
            <w:rPr>
              <w:ins w:id="312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63" w:author="Caree2" w:date="2017-04-02T08:01:00Z">
          <w:pPr>
            <w:autoSpaceDE w:val="0"/>
            <w:autoSpaceDN w:val="0"/>
            <w:adjustRightInd w:val="0"/>
          </w:pPr>
        </w:pPrChange>
      </w:pPr>
      <w:ins w:id="31264" w:author="Caree2" w:date="2017-04-02T07:45:00Z">
        <w:r w:rsidRPr="00910D57">
          <w:rPr>
            <w:bCs/>
            <w:rPrChange w:id="312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1266" w:author="Caree2" w:date="2017-04-02T07:45:00Z"/>
          <w:bCs/>
          <w:rPrChange w:id="31267" w:author="Caree2" w:date="2017-04-02T08:01:00Z">
            <w:rPr>
              <w:ins w:id="312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6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1270" w:author="Caree2" w:date="2017-04-02T07:45:00Z"/>
          <w:bCs/>
          <w:rPrChange w:id="31271" w:author="Caree2" w:date="2017-04-02T08:01:00Z">
            <w:rPr>
              <w:ins w:id="312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73" w:author="Caree2" w:date="2017-04-02T08:01:00Z">
          <w:pPr>
            <w:autoSpaceDE w:val="0"/>
            <w:autoSpaceDN w:val="0"/>
            <w:adjustRightInd w:val="0"/>
          </w:pPr>
        </w:pPrChange>
      </w:pPr>
      <w:ins w:id="31274" w:author="Caree2" w:date="2017-04-02T07:45:00Z">
        <w:r w:rsidRPr="00910D57">
          <w:rPr>
            <w:bCs/>
            <w:rPrChange w:id="312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id="traveller09" class="com.rollingstone.springframework.aop.example.Traveller"&gt;</w:t>
        </w:r>
      </w:ins>
    </w:p>
    <w:p w:rsidR="00956615" w:rsidRPr="00910D57" w:rsidRDefault="00956615" w:rsidP="00910D57">
      <w:pPr>
        <w:rPr>
          <w:ins w:id="31276" w:author="Caree2" w:date="2017-04-02T07:45:00Z"/>
          <w:bCs/>
          <w:rPrChange w:id="31277" w:author="Caree2" w:date="2017-04-02T08:01:00Z">
            <w:rPr>
              <w:ins w:id="312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79" w:author="Caree2" w:date="2017-04-02T08:01:00Z">
          <w:pPr>
            <w:autoSpaceDE w:val="0"/>
            <w:autoSpaceDN w:val="0"/>
            <w:adjustRightInd w:val="0"/>
          </w:pPr>
        </w:pPrChange>
      </w:pPr>
      <w:ins w:id="31280" w:author="Caree2" w:date="2017-04-02T07:45:00Z">
        <w:r w:rsidRPr="00910D57">
          <w:rPr>
            <w:bCs/>
            <w:rPrChange w:id="312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1283" w:author="Caree2" w:date="2017-04-02T07:45:00Z"/>
          <w:bCs/>
          <w:rPrChange w:id="31284" w:author="Caree2" w:date="2017-04-02T08:01:00Z">
            <w:rPr>
              <w:ins w:id="312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86" w:author="Caree2" w:date="2017-04-02T08:01:00Z">
          <w:pPr>
            <w:autoSpaceDE w:val="0"/>
            <w:autoSpaceDN w:val="0"/>
            <w:adjustRightInd w:val="0"/>
          </w:pPr>
        </w:pPrChange>
      </w:pPr>
      <w:ins w:id="31287" w:author="Caree2" w:date="2017-04-02T07:45:00Z">
        <w:r w:rsidRPr="00910D57">
          <w:rPr>
            <w:bCs/>
            <w:rPrChange w:id="312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&lt;value&gt;9&lt;/value&gt;</w:t>
        </w:r>
      </w:ins>
    </w:p>
    <w:p w:rsidR="00956615" w:rsidRPr="00910D57" w:rsidRDefault="00956615" w:rsidP="00910D57">
      <w:pPr>
        <w:rPr>
          <w:ins w:id="31291" w:author="Caree2" w:date="2017-04-02T07:45:00Z"/>
          <w:bCs/>
          <w:rPrChange w:id="31292" w:author="Caree2" w:date="2017-04-02T08:01:00Z">
            <w:rPr>
              <w:ins w:id="312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294" w:author="Caree2" w:date="2017-04-02T08:01:00Z">
          <w:pPr>
            <w:autoSpaceDE w:val="0"/>
            <w:autoSpaceDN w:val="0"/>
            <w:adjustRightInd w:val="0"/>
          </w:pPr>
        </w:pPrChange>
      </w:pPr>
      <w:ins w:id="31295" w:author="Caree2" w:date="2017-04-02T07:45:00Z">
        <w:r w:rsidRPr="00910D57">
          <w:rPr>
            <w:bCs/>
            <w:rPrChange w:id="312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2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298" w:author="Caree2" w:date="2017-04-02T07:45:00Z"/>
          <w:bCs/>
          <w:rPrChange w:id="31299" w:author="Caree2" w:date="2017-04-02T08:01:00Z">
            <w:rPr>
              <w:ins w:id="313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01" w:author="Caree2" w:date="2017-04-02T08:01:00Z">
          <w:pPr>
            <w:autoSpaceDE w:val="0"/>
            <w:autoSpaceDN w:val="0"/>
            <w:adjustRightInd w:val="0"/>
          </w:pPr>
        </w:pPrChange>
      </w:pPr>
      <w:ins w:id="31302" w:author="Caree2" w:date="2017-04-02T07:45:00Z">
        <w:r w:rsidRPr="00910D57">
          <w:rPr>
            <w:bCs/>
            <w:rPrChange w:id="313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1305" w:author="Caree2" w:date="2017-04-02T07:45:00Z"/>
          <w:bCs/>
          <w:rPrChange w:id="31306" w:author="Caree2" w:date="2017-04-02T08:01:00Z">
            <w:rPr>
              <w:ins w:id="313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08" w:author="Caree2" w:date="2017-04-02T08:01:00Z">
          <w:pPr>
            <w:autoSpaceDE w:val="0"/>
            <w:autoSpaceDN w:val="0"/>
            <w:adjustRightInd w:val="0"/>
          </w:pPr>
        </w:pPrChange>
      </w:pPr>
      <w:ins w:id="31309" w:author="Caree2" w:date="2017-04-02T07:45:00Z">
        <w:r w:rsidRPr="00910D57">
          <w:rPr>
            <w:bCs/>
            <w:rPrChange w:id="313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&lt;value&gt;Julia&lt;/value&gt;</w:t>
        </w:r>
      </w:ins>
    </w:p>
    <w:p w:rsidR="00956615" w:rsidRPr="00910D57" w:rsidRDefault="00956615" w:rsidP="00910D57">
      <w:pPr>
        <w:rPr>
          <w:ins w:id="31313" w:author="Caree2" w:date="2017-04-02T07:45:00Z"/>
          <w:bCs/>
          <w:rPrChange w:id="31314" w:author="Caree2" w:date="2017-04-02T08:01:00Z">
            <w:rPr>
              <w:ins w:id="313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16" w:author="Caree2" w:date="2017-04-02T08:01:00Z">
          <w:pPr>
            <w:autoSpaceDE w:val="0"/>
            <w:autoSpaceDN w:val="0"/>
            <w:adjustRightInd w:val="0"/>
          </w:pPr>
        </w:pPrChange>
      </w:pPr>
      <w:ins w:id="31317" w:author="Caree2" w:date="2017-04-02T07:45:00Z">
        <w:r w:rsidRPr="00910D57">
          <w:rPr>
            <w:bCs/>
            <w:rPrChange w:id="313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320" w:author="Caree2" w:date="2017-04-02T07:45:00Z"/>
          <w:bCs/>
          <w:rPrChange w:id="31321" w:author="Caree2" w:date="2017-04-02T08:01:00Z">
            <w:rPr>
              <w:ins w:id="313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23" w:author="Caree2" w:date="2017-04-02T08:01:00Z">
          <w:pPr>
            <w:autoSpaceDE w:val="0"/>
            <w:autoSpaceDN w:val="0"/>
            <w:adjustRightInd w:val="0"/>
          </w:pPr>
        </w:pPrChange>
      </w:pPr>
      <w:ins w:id="31324" w:author="Caree2" w:date="2017-04-02T07:45:00Z">
        <w:r w:rsidRPr="00910D57">
          <w:rPr>
            <w:bCs/>
            <w:rPrChange w:id="313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1327" w:author="Caree2" w:date="2017-04-02T07:45:00Z"/>
          <w:bCs/>
          <w:rPrChange w:id="31328" w:author="Caree2" w:date="2017-04-02T08:01:00Z">
            <w:rPr>
              <w:ins w:id="313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30" w:author="Caree2" w:date="2017-04-02T08:01:00Z">
          <w:pPr>
            <w:autoSpaceDE w:val="0"/>
            <w:autoSpaceDN w:val="0"/>
            <w:adjustRightInd w:val="0"/>
          </w:pPr>
        </w:pPrChange>
      </w:pPr>
      <w:ins w:id="31331" w:author="Caree2" w:date="2017-04-02T07:45:00Z">
        <w:r w:rsidRPr="00910D57">
          <w:rPr>
            <w:bCs/>
            <w:rPrChange w:id="313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&lt;value&gt;Parker&lt;/value&gt;</w:t>
        </w:r>
      </w:ins>
    </w:p>
    <w:p w:rsidR="00956615" w:rsidRPr="00910D57" w:rsidRDefault="00956615" w:rsidP="00910D57">
      <w:pPr>
        <w:rPr>
          <w:ins w:id="31335" w:author="Caree2" w:date="2017-04-02T07:45:00Z"/>
          <w:bCs/>
          <w:rPrChange w:id="31336" w:author="Caree2" w:date="2017-04-02T08:01:00Z">
            <w:rPr>
              <w:ins w:id="313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38" w:author="Caree2" w:date="2017-04-02T08:01:00Z">
          <w:pPr>
            <w:autoSpaceDE w:val="0"/>
            <w:autoSpaceDN w:val="0"/>
            <w:adjustRightInd w:val="0"/>
          </w:pPr>
        </w:pPrChange>
      </w:pPr>
      <w:ins w:id="31339" w:author="Caree2" w:date="2017-04-02T07:45:00Z">
        <w:r w:rsidRPr="00910D57">
          <w:rPr>
            <w:bCs/>
            <w:rPrChange w:id="313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342" w:author="Caree2" w:date="2017-04-02T07:45:00Z"/>
          <w:bCs/>
          <w:rPrChange w:id="31343" w:author="Caree2" w:date="2017-04-02T08:01:00Z">
            <w:rPr>
              <w:ins w:id="313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45" w:author="Caree2" w:date="2017-04-02T08:01:00Z">
          <w:pPr>
            <w:autoSpaceDE w:val="0"/>
            <w:autoSpaceDN w:val="0"/>
            <w:adjustRightInd w:val="0"/>
          </w:pPr>
        </w:pPrChange>
      </w:pPr>
      <w:ins w:id="31346" w:author="Caree2" w:date="2017-04-02T07:45:00Z">
        <w:r w:rsidRPr="00910D57">
          <w:rPr>
            <w:bCs/>
            <w:rPrChange w:id="313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1349" w:author="Caree2" w:date="2017-04-02T07:45:00Z"/>
          <w:bCs/>
          <w:rPrChange w:id="31350" w:author="Caree2" w:date="2017-04-02T08:01:00Z">
            <w:rPr>
              <w:ins w:id="313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52" w:author="Caree2" w:date="2017-04-02T08:01:00Z">
          <w:pPr>
            <w:autoSpaceDE w:val="0"/>
            <w:autoSpaceDN w:val="0"/>
            <w:adjustRightInd w:val="0"/>
          </w:pPr>
        </w:pPrChange>
      </w:pPr>
      <w:ins w:id="31353" w:author="Caree2" w:date="2017-04-02T07:45:00Z">
        <w:r w:rsidRPr="00910D57">
          <w:rPr>
            <w:bCs/>
            <w:rPrChange w:id="313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1357" w:author="Caree2" w:date="2017-04-02T07:45:00Z"/>
          <w:bCs/>
          <w:rPrChange w:id="31358" w:author="Caree2" w:date="2017-04-02T08:01:00Z">
            <w:rPr>
              <w:ins w:id="313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60" w:author="Caree2" w:date="2017-04-02T08:01:00Z">
          <w:pPr>
            <w:autoSpaceDE w:val="0"/>
            <w:autoSpaceDN w:val="0"/>
            <w:adjustRightInd w:val="0"/>
          </w:pPr>
        </w:pPrChange>
      </w:pPr>
      <w:ins w:id="31361" w:author="Caree2" w:date="2017-04-02T07:45:00Z">
        <w:r w:rsidRPr="00910D57">
          <w:rPr>
            <w:bCs/>
            <w:rPrChange w:id="313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1365" w:author="Caree2" w:date="2017-04-02T07:45:00Z"/>
          <w:bCs/>
          <w:rPrChange w:id="31366" w:author="Caree2" w:date="2017-04-02T08:01:00Z">
            <w:rPr>
              <w:ins w:id="313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68" w:author="Caree2" w:date="2017-04-02T08:01:00Z">
          <w:pPr>
            <w:autoSpaceDE w:val="0"/>
            <w:autoSpaceDN w:val="0"/>
            <w:adjustRightInd w:val="0"/>
          </w:pPr>
        </w:pPrChange>
      </w:pPr>
      <w:ins w:id="31369" w:author="Caree2" w:date="2017-04-02T07:45:00Z">
        <w:r w:rsidRPr="00910D57">
          <w:rPr>
            <w:bCs/>
            <w:rPrChange w:id="313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372" w:author="Caree2" w:date="2017-04-02T07:45:00Z"/>
          <w:bCs/>
          <w:rPrChange w:id="31373" w:author="Caree2" w:date="2017-04-02T08:01:00Z">
            <w:rPr>
              <w:ins w:id="313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75" w:author="Caree2" w:date="2017-04-02T08:01:00Z">
          <w:pPr>
            <w:autoSpaceDE w:val="0"/>
            <w:autoSpaceDN w:val="0"/>
            <w:adjustRightInd w:val="0"/>
          </w:pPr>
        </w:pPrChange>
      </w:pPr>
      <w:ins w:id="31376" w:author="Caree2" w:date="2017-04-02T07:45:00Z">
        <w:r w:rsidRPr="00910D57">
          <w:rPr>
            <w:bCs/>
            <w:rPrChange w:id="313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1379" w:author="Caree2" w:date="2017-04-02T07:45:00Z"/>
          <w:bCs/>
          <w:rPrChange w:id="31380" w:author="Caree2" w:date="2017-04-02T08:01:00Z">
            <w:rPr>
              <w:ins w:id="313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82" w:author="Caree2" w:date="2017-04-02T08:01:00Z">
          <w:pPr>
            <w:autoSpaceDE w:val="0"/>
            <w:autoSpaceDN w:val="0"/>
            <w:adjustRightInd w:val="0"/>
          </w:pPr>
        </w:pPrChange>
      </w:pPr>
      <w:ins w:id="31383" w:author="Caree2" w:date="2017-04-02T07:45:00Z">
        <w:r w:rsidRPr="00910D57">
          <w:rPr>
            <w:bCs/>
            <w:rPrChange w:id="313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&lt;value&gt;434-45-4987&lt;/value&gt;</w:t>
        </w:r>
      </w:ins>
    </w:p>
    <w:p w:rsidR="00956615" w:rsidRPr="00910D57" w:rsidRDefault="00956615" w:rsidP="00910D57">
      <w:pPr>
        <w:rPr>
          <w:ins w:id="31387" w:author="Caree2" w:date="2017-04-02T07:45:00Z"/>
          <w:bCs/>
          <w:rPrChange w:id="31388" w:author="Caree2" w:date="2017-04-02T08:01:00Z">
            <w:rPr>
              <w:ins w:id="313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90" w:author="Caree2" w:date="2017-04-02T08:01:00Z">
          <w:pPr>
            <w:autoSpaceDE w:val="0"/>
            <w:autoSpaceDN w:val="0"/>
            <w:adjustRightInd w:val="0"/>
          </w:pPr>
        </w:pPrChange>
      </w:pPr>
      <w:ins w:id="31391" w:author="Caree2" w:date="2017-04-02T07:45:00Z">
        <w:r w:rsidRPr="00910D57">
          <w:rPr>
            <w:bCs/>
            <w:rPrChange w:id="313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3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394" w:author="Caree2" w:date="2017-04-02T07:45:00Z"/>
          <w:bCs/>
          <w:rPrChange w:id="31395" w:author="Caree2" w:date="2017-04-02T08:01:00Z">
            <w:rPr>
              <w:ins w:id="313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397" w:author="Caree2" w:date="2017-04-02T08:01:00Z">
          <w:pPr>
            <w:autoSpaceDE w:val="0"/>
            <w:autoSpaceDN w:val="0"/>
            <w:adjustRightInd w:val="0"/>
          </w:pPr>
        </w:pPrChange>
      </w:pPr>
      <w:ins w:id="31398" w:author="Caree2" w:date="2017-04-02T07:45:00Z">
        <w:r w:rsidRPr="00910D57">
          <w:rPr>
            <w:bCs/>
            <w:rPrChange w:id="313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1401" w:author="Caree2" w:date="2017-04-02T07:45:00Z"/>
          <w:bCs/>
          <w:rPrChange w:id="31402" w:author="Caree2" w:date="2017-04-02T08:01:00Z">
            <w:rPr>
              <w:ins w:id="314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04" w:author="Caree2" w:date="2017-04-02T08:01:00Z">
          <w:pPr>
            <w:autoSpaceDE w:val="0"/>
            <w:autoSpaceDN w:val="0"/>
            <w:adjustRightInd w:val="0"/>
          </w:pPr>
        </w:pPrChange>
      </w:pPr>
      <w:ins w:id="31405" w:author="Caree2" w:date="2017-04-02T07:45:00Z">
        <w:r w:rsidRPr="00910D57">
          <w:rPr>
            <w:bCs/>
            <w:rPrChange w:id="314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1409" w:author="Caree2" w:date="2017-04-02T07:45:00Z"/>
          <w:bCs/>
          <w:rPrChange w:id="31410" w:author="Caree2" w:date="2017-04-02T08:01:00Z">
            <w:rPr>
              <w:ins w:id="314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12" w:author="Caree2" w:date="2017-04-02T08:01:00Z">
          <w:pPr>
            <w:autoSpaceDE w:val="0"/>
            <w:autoSpaceDN w:val="0"/>
            <w:adjustRightInd w:val="0"/>
          </w:pPr>
        </w:pPrChange>
      </w:pPr>
      <w:ins w:id="31413" w:author="Caree2" w:date="2017-04-02T07:45:00Z">
        <w:r w:rsidRPr="00910D57">
          <w:rPr>
            <w:bCs/>
            <w:rPrChange w:id="314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416" w:author="Caree2" w:date="2017-04-02T07:45:00Z"/>
          <w:bCs/>
          <w:rPrChange w:id="31417" w:author="Caree2" w:date="2017-04-02T08:01:00Z">
            <w:rPr>
              <w:ins w:id="314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19" w:author="Caree2" w:date="2017-04-02T08:01:00Z">
          <w:pPr>
            <w:autoSpaceDE w:val="0"/>
            <w:autoSpaceDN w:val="0"/>
            <w:adjustRightInd w:val="0"/>
          </w:pPr>
        </w:pPrChange>
      </w:pPr>
      <w:ins w:id="31420" w:author="Caree2" w:date="2017-04-02T07:45:00Z">
        <w:r w:rsidRPr="00910D57">
          <w:rPr>
            <w:bCs/>
            <w:rPrChange w:id="314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1423" w:author="Caree2" w:date="2017-04-02T07:45:00Z"/>
          <w:bCs/>
          <w:rPrChange w:id="31424" w:author="Caree2" w:date="2017-04-02T08:01:00Z">
            <w:rPr>
              <w:ins w:id="314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26" w:author="Caree2" w:date="2017-04-02T08:01:00Z">
          <w:pPr>
            <w:autoSpaceDE w:val="0"/>
            <w:autoSpaceDN w:val="0"/>
            <w:adjustRightInd w:val="0"/>
          </w:pPr>
        </w:pPrChange>
      </w:pPr>
      <w:ins w:id="31427" w:author="Caree2" w:date="2017-04-02T07:45:00Z">
        <w:r w:rsidRPr="00910D57">
          <w:rPr>
            <w:bCs/>
            <w:rPrChange w:id="314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bean="airport02" /&gt;</w:t>
        </w:r>
      </w:ins>
    </w:p>
    <w:p w:rsidR="00956615" w:rsidRPr="00910D57" w:rsidRDefault="00956615" w:rsidP="00910D57">
      <w:pPr>
        <w:rPr>
          <w:ins w:id="31431" w:author="Caree2" w:date="2017-04-02T07:45:00Z"/>
          <w:bCs/>
          <w:rPrChange w:id="31432" w:author="Caree2" w:date="2017-04-02T08:01:00Z">
            <w:rPr>
              <w:ins w:id="314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34" w:author="Caree2" w:date="2017-04-02T08:01:00Z">
          <w:pPr>
            <w:autoSpaceDE w:val="0"/>
            <w:autoSpaceDN w:val="0"/>
            <w:adjustRightInd w:val="0"/>
          </w:pPr>
        </w:pPrChange>
      </w:pPr>
      <w:ins w:id="31435" w:author="Caree2" w:date="2017-04-02T07:45:00Z">
        <w:r w:rsidRPr="00910D57">
          <w:rPr>
            <w:bCs/>
            <w:rPrChange w:id="314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438" w:author="Caree2" w:date="2017-04-02T07:45:00Z"/>
          <w:bCs/>
          <w:rPrChange w:id="31439" w:author="Caree2" w:date="2017-04-02T08:01:00Z">
            <w:rPr>
              <w:ins w:id="314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41" w:author="Caree2" w:date="2017-04-02T08:01:00Z">
          <w:pPr>
            <w:autoSpaceDE w:val="0"/>
            <w:autoSpaceDN w:val="0"/>
            <w:adjustRightInd w:val="0"/>
          </w:pPr>
        </w:pPrChange>
      </w:pPr>
      <w:ins w:id="31442" w:author="Caree2" w:date="2017-04-02T07:45:00Z">
        <w:r w:rsidRPr="00910D57">
          <w:rPr>
            <w:bCs/>
            <w:rPrChange w:id="314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1445" w:author="Caree2" w:date="2017-04-02T07:45:00Z"/>
          <w:bCs/>
          <w:rPrChange w:id="31446" w:author="Caree2" w:date="2017-04-02T08:01:00Z">
            <w:rPr>
              <w:ins w:id="314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48" w:author="Caree2" w:date="2017-04-02T08:01:00Z">
          <w:pPr>
            <w:autoSpaceDE w:val="0"/>
            <w:autoSpaceDN w:val="0"/>
            <w:adjustRightInd w:val="0"/>
          </w:pPr>
        </w:pPrChange>
      </w:pPr>
      <w:ins w:id="31449" w:author="Caree2" w:date="2017-04-02T07:45:00Z">
        <w:r w:rsidRPr="00910D57">
          <w:rPr>
            <w:bCs/>
            <w:rPrChange w:id="314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31453" w:author="Caree2" w:date="2017-04-02T07:45:00Z"/>
          <w:bCs/>
          <w:rPrChange w:id="31454" w:author="Caree2" w:date="2017-04-02T08:01:00Z">
            <w:rPr>
              <w:ins w:id="314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56" w:author="Caree2" w:date="2017-04-02T08:01:00Z">
          <w:pPr>
            <w:autoSpaceDE w:val="0"/>
            <w:autoSpaceDN w:val="0"/>
            <w:adjustRightInd w:val="0"/>
          </w:pPr>
        </w:pPrChange>
      </w:pPr>
      <w:ins w:id="31457" w:author="Caree2" w:date="2017-04-02T07:45:00Z">
        <w:r w:rsidRPr="00910D57">
          <w:rPr>
            <w:bCs/>
            <w:rPrChange w:id="314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460" w:author="Caree2" w:date="2017-04-02T07:45:00Z"/>
          <w:bCs/>
          <w:rPrChange w:id="31461" w:author="Caree2" w:date="2017-04-02T08:01:00Z">
            <w:rPr>
              <w:ins w:id="314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63" w:author="Caree2" w:date="2017-04-02T08:01:00Z">
          <w:pPr>
            <w:autoSpaceDE w:val="0"/>
            <w:autoSpaceDN w:val="0"/>
            <w:adjustRightInd w:val="0"/>
          </w:pPr>
        </w:pPrChange>
      </w:pPr>
      <w:ins w:id="31464" w:author="Caree2" w:date="2017-04-02T07:45:00Z">
        <w:r w:rsidRPr="00910D57">
          <w:rPr>
            <w:bCs/>
            <w:rPrChange w:id="314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1467" w:author="Caree2" w:date="2017-04-02T07:45:00Z"/>
          <w:bCs/>
          <w:rPrChange w:id="31468" w:author="Caree2" w:date="2017-04-02T08:01:00Z">
            <w:rPr>
              <w:ins w:id="314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70" w:author="Caree2" w:date="2017-04-02T08:01:00Z">
          <w:pPr>
            <w:autoSpaceDE w:val="0"/>
            <w:autoSpaceDN w:val="0"/>
            <w:adjustRightInd w:val="0"/>
          </w:pPr>
        </w:pPrChange>
      </w:pPr>
      <w:ins w:id="31471" w:author="Caree2" w:date="2017-04-02T07:45:00Z">
        <w:r w:rsidRPr="00910D57">
          <w:rPr>
            <w:bCs/>
            <w:rPrChange w:id="314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1475" w:author="Caree2" w:date="2017-04-02T07:45:00Z"/>
          <w:bCs/>
          <w:rPrChange w:id="31476" w:author="Caree2" w:date="2017-04-02T08:01:00Z">
            <w:rPr>
              <w:ins w:id="314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78" w:author="Caree2" w:date="2017-04-02T08:01:00Z">
          <w:pPr>
            <w:autoSpaceDE w:val="0"/>
            <w:autoSpaceDN w:val="0"/>
            <w:adjustRightInd w:val="0"/>
          </w:pPr>
        </w:pPrChange>
      </w:pPr>
      <w:ins w:id="31479" w:author="Caree2" w:date="2017-04-02T07:45:00Z">
        <w:r w:rsidRPr="00910D57">
          <w:rPr>
            <w:bCs/>
            <w:rPrChange w:id="314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482" w:author="Caree2" w:date="2017-04-02T07:45:00Z"/>
          <w:bCs/>
          <w:rPrChange w:id="31483" w:author="Caree2" w:date="2017-04-02T08:01:00Z">
            <w:rPr>
              <w:ins w:id="314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85" w:author="Caree2" w:date="2017-04-02T08:01:00Z">
          <w:pPr>
            <w:autoSpaceDE w:val="0"/>
            <w:autoSpaceDN w:val="0"/>
            <w:adjustRightInd w:val="0"/>
          </w:pPr>
        </w:pPrChange>
      </w:pPr>
      <w:ins w:id="31486" w:author="Caree2" w:date="2017-04-02T07:45:00Z">
        <w:r w:rsidRPr="00910D57">
          <w:rPr>
            <w:bCs/>
            <w:rPrChange w:id="314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1489" w:author="Caree2" w:date="2017-04-02T07:45:00Z"/>
          <w:bCs/>
          <w:rPrChange w:id="31490" w:author="Caree2" w:date="2017-04-02T08:01:00Z">
            <w:rPr>
              <w:ins w:id="314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492" w:author="Caree2" w:date="2017-04-02T08:01:00Z">
          <w:pPr>
            <w:autoSpaceDE w:val="0"/>
            <w:autoSpaceDN w:val="0"/>
            <w:adjustRightInd w:val="0"/>
          </w:pPr>
        </w:pPrChange>
      </w:pPr>
      <w:ins w:id="31493" w:author="Caree2" w:date="2017-04-02T07:45:00Z">
        <w:r w:rsidRPr="00910D57">
          <w:rPr>
            <w:bCs/>
            <w:rPrChange w:id="314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4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1497" w:author="Caree2" w:date="2017-04-02T07:45:00Z"/>
          <w:bCs/>
          <w:rPrChange w:id="31498" w:author="Caree2" w:date="2017-04-02T08:01:00Z">
            <w:rPr>
              <w:ins w:id="314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00" w:author="Caree2" w:date="2017-04-02T08:01:00Z">
          <w:pPr>
            <w:autoSpaceDE w:val="0"/>
            <w:autoSpaceDN w:val="0"/>
            <w:adjustRightInd w:val="0"/>
          </w:pPr>
        </w:pPrChange>
      </w:pPr>
      <w:ins w:id="31501" w:author="Caree2" w:date="2017-04-02T07:45:00Z">
        <w:r w:rsidRPr="00910D57">
          <w:rPr>
            <w:bCs/>
            <w:rPrChange w:id="315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504" w:author="Caree2" w:date="2017-04-02T07:45:00Z"/>
          <w:bCs/>
          <w:rPrChange w:id="31505" w:author="Caree2" w:date="2017-04-02T08:01:00Z">
            <w:rPr>
              <w:ins w:id="315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07" w:author="Caree2" w:date="2017-04-02T08:01:00Z">
          <w:pPr>
            <w:autoSpaceDE w:val="0"/>
            <w:autoSpaceDN w:val="0"/>
            <w:adjustRightInd w:val="0"/>
          </w:pPr>
        </w:pPrChange>
      </w:pPr>
      <w:ins w:id="31508" w:author="Caree2" w:date="2017-04-02T07:45:00Z">
        <w:r w:rsidRPr="00910D57">
          <w:rPr>
            <w:bCs/>
            <w:rPrChange w:id="315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1511" w:author="Caree2" w:date="2017-04-02T07:45:00Z"/>
          <w:bCs/>
          <w:rPrChange w:id="31512" w:author="Caree2" w:date="2017-04-02T08:01:00Z">
            <w:rPr>
              <w:ins w:id="315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14" w:author="Caree2" w:date="2017-04-02T08:01:00Z">
          <w:pPr>
            <w:autoSpaceDE w:val="0"/>
            <w:autoSpaceDN w:val="0"/>
            <w:adjustRightInd w:val="0"/>
          </w:pPr>
        </w:pPrChange>
      </w:pPr>
      <w:ins w:id="31515" w:author="Caree2" w:date="2017-04-02T07:45:00Z">
        <w:r w:rsidRPr="00910D57">
          <w:rPr>
            <w:bCs/>
            <w:rPrChange w:id="315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1519" w:author="Caree2" w:date="2017-04-02T07:45:00Z"/>
          <w:bCs/>
          <w:rPrChange w:id="31520" w:author="Caree2" w:date="2017-04-02T08:01:00Z">
            <w:rPr>
              <w:ins w:id="315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22" w:author="Caree2" w:date="2017-04-02T08:01:00Z">
          <w:pPr>
            <w:autoSpaceDE w:val="0"/>
            <w:autoSpaceDN w:val="0"/>
            <w:adjustRightInd w:val="0"/>
          </w:pPr>
        </w:pPrChange>
      </w:pPr>
      <w:ins w:id="31523" w:author="Caree2" w:date="2017-04-02T07:45:00Z">
        <w:r w:rsidRPr="00910D57">
          <w:rPr>
            <w:bCs/>
            <w:rPrChange w:id="315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526" w:author="Caree2" w:date="2017-04-02T07:45:00Z"/>
          <w:bCs/>
          <w:rPrChange w:id="31527" w:author="Caree2" w:date="2017-04-02T08:01:00Z">
            <w:rPr>
              <w:ins w:id="315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29" w:author="Caree2" w:date="2017-04-02T08:01:00Z">
          <w:pPr>
            <w:autoSpaceDE w:val="0"/>
            <w:autoSpaceDN w:val="0"/>
            <w:adjustRightInd w:val="0"/>
          </w:pPr>
        </w:pPrChange>
      </w:pPr>
      <w:ins w:id="31530" w:author="Caree2" w:date="2017-04-02T07:45:00Z">
        <w:r w:rsidRPr="00910D57">
          <w:rPr>
            <w:bCs/>
            <w:rPrChange w:id="315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1532" w:author="Caree2" w:date="2017-04-02T07:45:00Z"/>
          <w:bCs/>
          <w:rPrChange w:id="31533" w:author="Caree2" w:date="2017-04-02T08:01:00Z">
            <w:rPr>
              <w:ins w:id="315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35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1536" w:author="Caree2" w:date="2017-04-02T07:45:00Z"/>
          <w:bCs/>
          <w:rPrChange w:id="31537" w:author="Caree2" w:date="2017-04-02T08:01:00Z">
            <w:rPr>
              <w:ins w:id="315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39" w:author="Caree2" w:date="2017-04-02T08:01:00Z">
          <w:pPr>
            <w:autoSpaceDE w:val="0"/>
            <w:autoSpaceDN w:val="0"/>
            <w:adjustRightInd w:val="0"/>
          </w:pPr>
        </w:pPrChange>
      </w:pPr>
      <w:ins w:id="31540" w:author="Caree2" w:date="2017-04-02T07:45:00Z">
        <w:r w:rsidRPr="00910D57">
          <w:rPr>
            <w:bCs/>
            <w:rPrChange w:id="315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  <w:t>&lt;bean id="traveller10" class="com.rollingstone.springframework.aop.example.Traveller"&gt;</w:t>
        </w:r>
      </w:ins>
    </w:p>
    <w:p w:rsidR="00956615" w:rsidRPr="00910D57" w:rsidRDefault="00956615" w:rsidP="00910D57">
      <w:pPr>
        <w:rPr>
          <w:ins w:id="31542" w:author="Caree2" w:date="2017-04-02T07:45:00Z"/>
          <w:bCs/>
          <w:rPrChange w:id="31543" w:author="Caree2" w:date="2017-04-02T08:01:00Z">
            <w:rPr>
              <w:ins w:id="315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45" w:author="Caree2" w:date="2017-04-02T08:01:00Z">
          <w:pPr>
            <w:autoSpaceDE w:val="0"/>
            <w:autoSpaceDN w:val="0"/>
            <w:adjustRightInd w:val="0"/>
          </w:pPr>
        </w:pPrChange>
      </w:pPr>
      <w:ins w:id="31546" w:author="Caree2" w:date="2017-04-02T07:45:00Z">
        <w:r w:rsidRPr="00910D57">
          <w:rPr>
            <w:bCs/>
            <w:rPrChange w:id="315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1549" w:author="Caree2" w:date="2017-04-02T07:45:00Z"/>
          <w:bCs/>
          <w:rPrChange w:id="31550" w:author="Caree2" w:date="2017-04-02T08:01:00Z">
            <w:rPr>
              <w:ins w:id="315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52" w:author="Caree2" w:date="2017-04-02T08:01:00Z">
          <w:pPr>
            <w:autoSpaceDE w:val="0"/>
            <w:autoSpaceDN w:val="0"/>
            <w:adjustRightInd w:val="0"/>
          </w:pPr>
        </w:pPrChange>
      </w:pPr>
      <w:ins w:id="31553" w:author="Caree2" w:date="2017-04-02T07:45:00Z">
        <w:r w:rsidRPr="00910D57">
          <w:rPr>
            <w:bCs/>
            <w:rPrChange w:id="315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&lt;value&gt;10&lt;/value&gt;</w:t>
        </w:r>
      </w:ins>
    </w:p>
    <w:p w:rsidR="00956615" w:rsidRPr="00910D57" w:rsidRDefault="00956615" w:rsidP="00910D57">
      <w:pPr>
        <w:rPr>
          <w:ins w:id="31557" w:author="Caree2" w:date="2017-04-02T07:45:00Z"/>
          <w:bCs/>
          <w:rPrChange w:id="31558" w:author="Caree2" w:date="2017-04-02T08:01:00Z">
            <w:rPr>
              <w:ins w:id="315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60" w:author="Caree2" w:date="2017-04-02T08:01:00Z">
          <w:pPr>
            <w:autoSpaceDE w:val="0"/>
            <w:autoSpaceDN w:val="0"/>
            <w:adjustRightInd w:val="0"/>
          </w:pPr>
        </w:pPrChange>
      </w:pPr>
      <w:ins w:id="31561" w:author="Caree2" w:date="2017-04-02T07:45:00Z">
        <w:r w:rsidRPr="00910D57">
          <w:rPr>
            <w:bCs/>
            <w:rPrChange w:id="315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564" w:author="Caree2" w:date="2017-04-02T07:45:00Z"/>
          <w:bCs/>
          <w:rPrChange w:id="31565" w:author="Caree2" w:date="2017-04-02T08:01:00Z">
            <w:rPr>
              <w:ins w:id="315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67" w:author="Caree2" w:date="2017-04-02T08:01:00Z">
          <w:pPr>
            <w:autoSpaceDE w:val="0"/>
            <w:autoSpaceDN w:val="0"/>
            <w:adjustRightInd w:val="0"/>
          </w:pPr>
        </w:pPrChange>
      </w:pPr>
      <w:ins w:id="31568" w:author="Caree2" w:date="2017-04-02T07:45:00Z">
        <w:r w:rsidRPr="00910D57">
          <w:rPr>
            <w:bCs/>
            <w:rPrChange w:id="315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1571" w:author="Caree2" w:date="2017-04-02T07:45:00Z"/>
          <w:bCs/>
          <w:rPrChange w:id="31572" w:author="Caree2" w:date="2017-04-02T08:01:00Z">
            <w:rPr>
              <w:ins w:id="315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74" w:author="Caree2" w:date="2017-04-02T08:01:00Z">
          <w:pPr>
            <w:autoSpaceDE w:val="0"/>
            <w:autoSpaceDN w:val="0"/>
            <w:adjustRightInd w:val="0"/>
          </w:pPr>
        </w:pPrChange>
      </w:pPr>
      <w:ins w:id="31575" w:author="Caree2" w:date="2017-04-02T07:45:00Z">
        <w:r w:rsidRPr="00910D57">
          <w:rPr>
            <w:bCs/>
            <w:rPrChange w:id="315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&lt;value&gt;David&lt;/value&gt;</w:t>
        </w:r>
      </w:ins>
    </w:p>
    <w:p w:rsidR="00956615" w:rsidRPr="00910D57" w:rsidRDefault="00956615" w:rsidP="00910D57">
      <w:pPr>
        <w:rPr>
          <w:ins w:id="31579" w:author="Caree2" w:date="2017-04-02T07:45:00Z"/>
          <w:bCs/>
          <w:rPrChange w:id="31580" w:author="Caree2" w:date="2017-04-02T08:01:00Z">
            <w:rPr>
              <w:ins w:id="315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82" w:author="Caree2" w:date="2017-04-02T08:01:00Z">
          <w:pPr>
            <w:autoSpaceDE w:val="0"/>
            <w:autoSpaceDN w:val="0"/>
            <w:adjustRightInd w:val="0"/>
          </w:pPr>
        </w:pPrChange>
      </w:pPr>
      <w:ins w:id="31583" w:author="Caree2" w:date="2017-04-02T07:45:00Z">
        <w:r w:rsidRPr="00910D57">
          <w:rPr>
            <w:bCs/>
            <w:rPrChange w:id="315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586" w:author="Caree2" w:date="2017-04-02T07:45:00Z"/>
          <w:bCs/>
          <w:rPrChange w:id="31587" w:author="Caree2" w:date="2017-04-02T08:01:00Z">
            <w:rPr>
              <w:ins w:id="3158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89" w:author="Caree2" w:date="2017-04-02T08:01:00Z">
          <w:pPr>
            <w:autoSpaceDE w:val="0"/>
            <w:autoSpaceDN w:val="0"/>
            <w:adjustRightInd w:val="0"/>
          </w:pPr>
        </w:pPrChange>
      </w:pPr>
      <w:ins w:id="31590" w:author="Caree2" w:date="2017-04-02T07:45:00Z">
        <w:r w:rsidRPr="00910D57">
          <w:rPr>
            <w:bCs/>
            <w:rPrChange w:id="315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1593" w:author="Caree2" w:date="2017-04-02T07:45:00Z"/>
          <w:bCs/>
          <w:rPrChange w:id="31594" w:author="Caree2" w:date="2017-04-02T08:01:00Z">
            <w:rPr>
              <w:ins w:id="315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596" w:author="Caree2" w:date="2017-04-02T08:01:00Z">
          <w:pPr>
            <w:autoSpaceDE w:val="0"/>
            <w:autoSpaceDN w:val="0"/>
            <w:adjustRightInd w:val="0"/>
          </w:pPr>
        </w:pPrChange>
      </w:pPr>
      <w:ins w:id="31597" w:author="Caree2" w:date="2017-04-02T07:45:00Z">
        <w:r w:rsidRPr="00910D57">
          <w:rPr>
            <w:bCs/>
            <w:rPrChange w:id="315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5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&lt;value&gt;Boon&lt;/value&gt;</w:t>
        </w:r>
      </w:ins>
    </w:p>
    <w:p w:rsidR="00956615" w:rsidRPr="00910D57" w:rsidRDefault="00956615" w:rsidP="00910D57">
      <w:pPr>
        <w:rPr>
          <w:ins w:id="31601" w:author="Caree2" w:date="2017-04-02T07:45:00Z"/>
          <w:bCs/>
          <w:rPrChange w:id="31602" w:author="Caree2" w:date="2017-04-02T08:01:00Z">
            <w:rPr>
              <w:ins w:id="316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04" w:author="Caree2" w:date="2017-04-02T08:01:00Z">
          <w:pPr>
            <w:autoSpaceDE w:val="0"/>
            <w:autoSpaceDN w:val="0"/>
            <w:adjustRightInd w:val="0"/>
          </w:pPr>
        </w:pPrChange>
      </w:pPr>
      <w:ins w:id="31605" w:author="Caree2" w:date="2017-04-02T07:45:00Z">
        <w:r w:rsidRPr="00910D57">
          <w:rPr>
            <w:bCs/>
            <w:rPrChange w:id="316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608" w:author="Caree2" w:date="2017-04-02T07:45:00Z"/>
          <w:bCs/>
          <w:rPrChange w:id="31609" w:author="Caree2" w:date="2017-04-02T08:01:00Z">
            <w:rPr>
              <w:ins w:id="316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11" w:author="Caree2" w:date="2017-04-02T08:01:00Z">
          <w:pPr>
            <w:autoSpaceDE w:val="0"/>
            <w:autoSpaceDN w:val="0"/>
            <w:adjustRightInd w:val="0"/>
          </w:pPr>
        </w:pPrChange>
      </w:pPr>
      <w:ins w:id="31612" w:author="Caree2" w:date="2017-04-02T07:45:00Z">
        <w:r w:rsidRPr="00910D57">
          <w:rPr>
            <w:bCs/>
            <w:rPrChange w:id="316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1615" w:author="Caree2" w:date="2017-04-02T07:45:00Z"/>
          <w:bCs/>
          <w:rPrChange w:id="31616" w:author="Caree2" w:date="2017-04-02T08:01:00Z">
            <w:rPr>
              <w:ins w:id="316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18" w:author="Caree2" w:date="2017-04-02T08:01:00Z">
          <w:pPr>
            <w:autoSpaceDE w:val="0"/>
            <w:autoSpaceDN w:val="0"/>
            <w:adjustRightInd w:val="0"/>
          </w:pPr>
        </w:pPrChange>
      </w:pPr>
      <w:ins w:id="31619" w:author="Caree2" w:date="2017-04-02T07:45:00Z">
        <w:r w:rsidRPr="00910D57">
          <w:rPr>
            <w:bCs/>
            <w:rPrChange w:id="316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1623" w:author="Caree2" w:date="2017-04-02T07:45:00Z"/>
          <w:bCs/>
          <w:rPrChange w:id="31624" w:author="Caree2" w:date="2017-04-02T08:01:00Z">
            <w:rPr>
              <w:ins w:id="316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26" w:author="Caree2" w:date="2017-04-02T08:01:00Z">
          <w:pPr>
            <w:autoSpaceDE w:val="0"/>
            <w:autoSpaceDN w:val="0"/>
            <w:adjustRightInd w:val="0"/>
          </w:pPr>
        </w:pPrChange>
      </w:pPr>
      <w:ins w:id="31627" w:author="Caree2" w:date="2017-04-02T07:45:00Z">
        <w:r w:rsidRPr="00910D57">
          <w:rPr>
            <w:bCs/>
            <w:rPrChange w:id="316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1631" w:author="Caree2" w:date="2017-04-02T07:45:00Z"/>
          <w:bCs/>
          <w:rPrChange w:id="31632" w:author="Caree2" w:date="2017-04-02T08:01:00Z">
            <w:rPr>
              <w:ins w:id="316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34" w:author="Caree2" w:date="2017-04-02T08:01:00Z">
          <w:pPr>
            <w:autoSpaceDE w:val="0"/>
            <w:autoSpaceDN w:val="0"/>
            <w:adjustRightInd w:val="0"/>
          </w:pPr>
        </w:pPrChange>
      </w:pPr>
      <w:ins w:id="31635" w:author="Caree2" w:date="2017-04-02T07:45:00Z">
        <w:r w:rsidRPr="00910D57">
          <w:rPr>
            <w:bCs/>
            <w:rPrChange w:id="316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638" w:author="Caree2" w:date="2017-04-02T07:45:00Z"/>
          <w:bCs/>
          <w:rPrChange w:id="31639" w:author="Caree2" w:date="2017-04-02T08:01:00Z">
            <w:rPr>
              <w:ins w:id="316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41" w:author="Caree2" w:date="2017-04-02T08:01:00Z">
          <w:pPr>
            <w:autoSpaceDE w:val="0"/>
            <w:autoSpaceDN w:val="0"/>
            <w:adjustRightInd w:val="0"/>
          </w:pPr>
        </w:pPrChange>
      </w:pPr>
      <w:ins w:id="31642" w:author="Caree2" w:date="2017-04-02T07:45:00Z">
        <w:r w:rsidRPr="00910D57">
          <w:rPr>
            <w:bCs/>
            <w:rPrChange w:id="316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1645" w:author="Caree2" w:date="2017-04-02T07:45:00Z"/>
          <w:bCs/>
          <w:rPrChange w:id="31646" w:author="Caree2" w:date="2017-04-02T08:01:00Z">
            <w:rPr>
              <w:ins w:id="316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48" w:author="Caree2" w:date="2017-04-02T08:01:00Z">
          <w:pPr>
            <w:autoSpaceDE w:val="0"/>
            <w:autoSpaceDN w:val="0"/>
            <w:adjustRightInd w:val="0"/>
          </w:pPr>
        </w:pPrChange>
      </w:pPr>
      <w:ins w:id="31649" w:author="Caree2" w:date="2017-04-02T07:45:00Z">
        <w:r w:rsidRPr="00910D57">
          <w:rPr>
            <w:bCs/>
            <w:rPrChange w:id="316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&lt;value&gt;434-45-4543&lt;/value&gt;</w:t>
        </w:r>
      </w:ins>
    </w:p>
    <w:p w:rsidR="00956615" w:rsidRPr="00910D57" w:rsidRDefault="00956615" w:rsidP="00910D57">
      <w:pPr>
        <w:rPr>
          <w:ins w:id="31653" w:author="Caree2" w:date="2017-04-02T07:45:00Z"/>
          <w:bCs/>
          <w:rPrChange w:id="31654" w:author="Caree2" w:date="2017-04-02T08:01:00Z">
            <w:rPr>
              <w:ins w:id="316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56" w:author="Caree2" w:date="2017-04-02T08:01:00Z">
          <w:pPr>
            <w:autoSpaceDE w:val="0"/>
            <w:autoSpaceDN w:val="0"/>
            <w:adjustRightInd w:val="0"/>
          </w:pPr>
        </w:pPrChange>
      </w:pPr>
      <w:ins w:id="31657" w:author="Caree2" w:date="2017-04-02T07:45:00Z">
        <w:r w:rsidRPr="00910D57">
          <w:rPr>
            <w:bCs/>
            <w:rPrChange w:id="316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660" w:author="Caree2" w:date="2017-04-02T07:45:00Z"/>
          <w:bCs/>
          <w:rPrChange w:id="31661" w:author="Caree2" w:date="2017-04-02T08:01:00Z">
            <w:rPr>
              <w:ins w:id="316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63" w:author="Caree2" w:date="2017-04-02T08:01:00Z">
          <w:pPr>
            <w:autoSpaceDE w:val="0"/>
            <w:autoSpaceDN w:val="0"/>
            <w:adjustRightInd w:val="0"/>
          </w:pPr>
        </w:pPrChange>
      </w:pPr>
      <w:ins w:id="31664" w:author="Caree2" w:date="2017-04-02T07:45:00Z">
        <w:r w:rsidRPr="00910D57">
          <w:rPr>
            <w:bCs/>
            <w:rPrChange w:id="316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1667" w:author="Caree2" w:date="2017-04-02T07:45:00Z"/>
          <w:bCs/>
          <w:rPrChange w:id="31668" w:author="Caree2" w:date="2017-04-02T08:01:00Z">
            <w:rPr>
              <w:ins w:id="316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70" w:author="Caree2" w:date="2017-04-02T08:01:00Z">
          <w:pPr>
            <w:autoSpaceDE w:val="0"/>
            <w:autoSpaceDN w:val="0"/>
            <w:adjustRightInd w:val="0"/>
          </w:pPr>
        </w:pPrChange>
      </w:pPr>
      <w:ins w:id="31671" w:author="Caree2" w:date="2017-04-02T07:45:00Z">
        <w:r w:rsidRPr="00910D57">
          <w:rPr>
            <w:bCs/>
            <w:rPrChange w:id="316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1675" w:author="Caree2" w:date="2017-04-02T07:45:00Z"/>
          <w:bCs/>
          <w:rPrChange w:id="31676" w:author="Caree2" w:date="2017-04-02T08:01:00Z">
            <w:rPr>
              <w:ins w:id="316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78" w:author="Caree2" w:date="2017-04-02T08:01:00Z">
          <w:pPr>
            <w:autoSpaceDE w:val="0"/>
            <w:autoSpaceDN w:val="0"/>
            <w:adjustRightInd w:val="0"/>
          </w:pPr>
        </w:pPrChange>
      </w:pPr>
      <w:ins w:id="31679" w:author="Caree2" w:date="2017-04-02T07:45:00Z">
        <w:r w:rsidRPr="00910D57">
          <w:rPr>
            <w:bCs/>
            <w:rPrChange w:id="316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682" w:author="Caree2" w:date="2017-04-02T07:45:00Z"/>
          <w:bCs/>
          <w:rPrChange w:id="31683" w:author="Caree2" w:date="2017-04-02T08:01:00Z">
            <w:rPr>
              <w:ins w:id="316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85" w:author="Caree2" w:date="2017-04-02T08:01:00Z">
          <w:pPr>
            <w:autoSpaceDE w:val="0"/>
            <w:autoSpaceDN w:val="0"/>
            <w:adjustRightInd w:val="0"/>
          </w:pPr>
        </w:pPrChange>
      </w:pPr>
      <w:ins w:id="31686" w:author="Caree2" w:date="2017-04-02T07:45:00Z">
        <w:r w:rsidRPr="00910D57">
          <w:rPr>
            <w:bCs/>
            <w:rPrChange w:id="316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1689" w:author="Caree2" w:date="2017-04-02T07:45:00Z"/>
          <w:bCs/>
          <w:rPrChange w:id="31690" w:author="Caree2" w:date="2017-04-02T08:01:00Z">
            <w:rPr>
              <w:ins w:id="316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692" w:author="Caree2" w:date="2017-04-02T08:01:00Z">
          <w:pPr>
            <w:autoSpaceDE w:val="0"/>
            <w:autoSpaceDN w:val="0"/>
            <w:adjustRightInd w:val="0"/>
          </w:pPr>
        </w:pPrChange>
      </w:pPr>
      <w:ins w:id="31693" w:author="Caree2" w:date="2017-04-02T07:45:00Z">
        <w:r w:rsidRPr="00910D57">
          <w:rPr>
            <w:bCs/>
            <w:rPrChange w:id="316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6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31697" w:author="Caree2" w:date="2017-04-02T07:45:00Z"/>
          <w:bCs/>
          <w:rPrChange w:id="31698" w:author="Caree2" w:date="2017-04-02T08:01:00Z">
            <w:rPr>
              <w:ins w:id="316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00" w:author="Caree2" w:date="2017-04-02T08:01:00Z">
          <w:pPr>
            <w:autoSpaceDE w:val="0"/>
            <w:autoSpaceDN w:val="0"/>
            <w:adjustRightInd w:val="0"/>
          </w:pPr>
        </w:pPrChange>
      </w:pPr>
      <w:ins w:id="31701" w:author="Caree2" w:date="2017-04-02T07:45:00Z">
        <w:r w:rsidRPr="00910D57">
          <w:rPr>
            <w:bCs/>
            <w:rPrChange w:id="317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704" w:author="Caree2" w:date="2017-04-02T07:45:00Z"/>
          <w:bCs/>
          <w:rPrChange w:id="31705" w:author="Caree2" w:date="2017-04-02T08:01:00Z">
            <w:rPr>
              <w:ins w:id="317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07" w:author="Caree2" w:date="2017-04-02T08:01:00Z">
          <w:pPr>
            <w:autoSpaceDE w:val="0"/>
            <w:autoSpaceDN w:val="0"/>
            <w:adjustRightInd w:val="0"/>
          </w:pPr>
        </w:pPrChange>
      </w:pPr>
      <w:ins w:id="31708" w:author="Caree2" w:date="2017-04-02T07:45:00Z">
        <w:r w:rsidRPr="00910D57">
          <w:rPr>
            <w:bCs/>
            <w:rPrChange w:id="317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1711" w:author="Caree2" w:date="2017-04-02T07:45:00Z"/>
          <w:bCs/>
          <w:rPrChange w:id="31712" w:author="Caree2" w:date="2017-04-02T08:01:00Z">
            <w:rPr>
              <w:ins w:id="317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14" w:author="Caree2" w:date="2017-04-02T08:01:00Z">
          <w:pPr>
            <w:autoSpaceDE w:val="0"/>
            <w:autoSpaceDN w:val="0"/>
            <w:adjustRightInd w:val="0"/>
          </w:pPr>
        </w:pPrChange>
      </w:pPr>
      <w:ins w:id="31715" w:author="Caree2" w:date="2017-04-02T07:45:00Z">
        <w:r w:rsidRPr="00910D57">
          <w:rPr>
            <w:bCs/>
            <w:rPrChange w:id="317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31719" w:author="Caree2" w:date="2017-04-02T07:45:00Z"/>
          <w:bCs/>
          <w:rPrChange w:id="31720" w:author="Caree2" w:date="2017-04-02T08:01:00Z">
            <w:rPr>
              <w:ins w:id="317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22" w:author="Caree2" w:date="2017-04-02T08:01:00Z">
          <w:pPr>
            <w:autoSpaceDE w:val="0"/>
            <w:autoSpaceDN w:val="0"/>
            <w:adjustRightInd w:val="0"/>
          </w:pPr>
        </w:pPrChange>
      </w:pPr>
      <w:ins w:id="31723" w:author="Caree2" w:date="2017-04-02T07:45:00Z">
        <w:r w:rsidRPr="00910D57">
          <w:rPr>
            <w:bCs/>
            <w:rPrChange w:id="317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726" w:author="Caree2" w:date="2017-04-02T07:45:00Z"/>
          <w:bCs/>
          <w:rPrChange w:id="31727" w:author="Caree2" w:date="2017-04-02T08:01:00Z">
            <w:rPr>
              <w:ins w:id="317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29" w:author="Caree2" w:date="2017-04-02T08:01:00Z">
          <w:pPr>
            <w:autoSpaceDE w:val="0"/>
            <w:autoSpaceDN w:val="0"/>
            <w:adjustRightInd w:val="0"/>
          </w:pPr>
        </w:pPrChange>
      </w:pPr>
      <w:ins w:id="31730" w:author="Caree2" w:date="2017-04-02T07:45:00Z">
        <w:r w:rsidRPr="00910D57">
          <w:rPr>
            <w:bCs/>
            <w:rPrChange w:id="317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1733" w:author="Caree2" w:date="2017-04-02T07:45:00Z"/>
          <w:bCs/>
          <w:rPrChange w:id="31734" w:author="Caree2" w:date="2017-04-02T08:01:00Z">
            <w:rPr>
              <w:ins w:id="317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36" w:author="Caree2" w:date="2017-04-02T08:01:00Z">
          <w:pPr>
            <w:autoSpaceDE w:val="0"/>
            <w:autoSpaceDN w:val="0"/>
            <w:adjustRightInd w:val="0"/>
          </w:pPr>
        </w:pPrChange>
      </w:pPr>
      <w:ins w:id="31737" w:author="Caree2" w:date="2017-04-02T07:45:00Z">
        <w:r w:rsidRPr="00910D57">
          <w:rPr>
            <w:bCs/>
            <w:rPrChange w:id="317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1741" w:author="Caree2" w:date="2017-04-02T07:45:00Z"/>
          <w:bCs/>
          <w:rPrChange w:id="31742" w:author="Caree2" w:date="2017-04-02T08:01:00Z">
            <w:rPr>
              <w:ins w:id="317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44" w:author="Caree2" w:date="2017-04-02T08:01:00Z">
          <w:pPr>
            <w:autoSpaceDE w:val="0"/>
            <w:autoSpaceDN w:val="0"/>
            <w:adjustRightInd w:val="0"/>
          </w:pPr>
        </w:pPrChange>
      </w:pPr>
      <w:ins w:id="31745" w:author="Caree2" w:date="2017-04-02T07:45:00Z">
        <w:r w:rsidRPr="00910D57">
          <w:rPr>
            <w:bCs/>
            <w:rPrChange w:id="317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748" w:author="Caree2" w:date="2017-04-02T07:45:00Z"/>
          <w:bCs/>
          <w:rPrChange w:id="31749" w:author="Caree2" w:date="2017-04-02T08:01:00Z">
            <w:rPr>
              <w:ins w:id="317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51" w:author="Caree2" w:date="2017-04-02T08:01:00Z">
          <w:pPr>
            <w:autoSpaceDE w:val="0"/>
            <w:autoSpaceDN w:val="0"/>
            <w:adjustRightInd w:val="0"/>
          </w:pPr>
        </w:pPrChange>
      </w:pPr>
      <w:ins w:id="31752" w:author="Caree2" w:date="2017-04-02T07:45:00Z">
        <w:r w:rsidRPr="00910D57">
          <w:rPr>
            <w:bCs/>
            <w:rPrChange w:id="317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1755" w:author="Caree2" w:date="2017-04-02T07:45:00Z"/>
          <w:bCs/>
          <w:rPrChange w:id="31756" w:author="Caree2" w:date="2017-04-02T08:01:00Z">
            <w:rPr>
              <w:ins w:id="317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58" w:author="Caree2" w:date="2017-04-02T08:01:00Z">
          <w:pPr>
            <w:autoSpaceDE w:val="0"/>
            <w:autoSpaceDN w:val="0"/>
            <w:adjustRightInd w:val="0"/>
          </w:pPr>
        </w:pPrChange>
      </w:pPr>
      <w:ins w:id="31759" w:author="Caree2" w:date="2017-04-02T07:45:00Z">
        <w:r w:rsidRPr="00910D57">
          <w:rPr>
            <w:bCs/>
            <w:rPrChange w:id="317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1763" w:author="Caree2" w:date="2017-04-02T07:45:00Z"/>
          <w:bCs/>
          <w:rPrChange w:id="31764" w:author="Caree2" w:date="2017-04-02T08:01:00Z">
            <w:rPr>
              <w:ins w:id="317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66" w:author="Caree2" w:date="2017-04-02T08:01:00Z">
          <w:pPr>
            <w:autoSpaceDE w:val="0"/>
            <w:autoSpaceDN w:val="0"/>
            <w:adjustRightInd w:val="0"/>
          </w:pPr>
        </w:pPrChange>
      </w:pPr>
      <w:ins w:id="31767" w:author="Caree2" w:date="2017-04-02T07:45:00Z">
        <w:r w:rsidRPr="00910D57">
          <w:rPr>
            <w:bCs/>
            <w:rPrChange w:id="317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770" w:author="Caree2" w:date="2017-04-02T07:45:00Z"/>
          <w:bCs/>
          <w:rPrChange w:id="31771" w:author="Caree2" w:date="2017-04-02T08:01:00Z">
            <w:rPr>
              <w:ins w:id="317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73" w:author="Caree2" w:date="2017-04-02T08:01:00Z">
          <w:pPr>
            <w:autoSpaceDE w:val="0"/>
            <w:autoSpaceDN w:val="0"/>
            <w:adjustRightInd w:val="0"/>
          </w:pPr>
        </w:pPrChange>
      </w:pPr>
      <w:ins w:id="31774" w:author="Caree2" w:date="2017-04-02T07:45:00Z">
        <w:r w:rsidRPr="00910D57">
          <w:rPr>
            <w:bCs/>
            <w:rPrChange w:id="317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1777" w:author="Caree2" w:date="2017-04-02T07:45:00Z"/>
          <w:bCs/>
          <w:rPrChange w:id="31778" w:author="Caree2" w:date="2017-04-02T08:01:00Z">
            <w:rPr>
              <w:ins w:id="317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80" w:author="Caree2" w:date="2017-04-02T08:01:00Z">
          <w:pPr>
            <w:autoSpaceDE w:val="0"/>
            <w:autoSpaceDN w:val="0"/>
            <w:adjustRightInd w:val="0"/>
          </w:pPr>
        </w:pPrChange>
      </w:pPr>
      <w:ins w:id="31781" w:author="Caree2" w:date="2017-04-02T07:45:00Z">
        <w:r w:rsidRPr="00910D57">
          <w:rPr>
            <w:bCs/>
            <w:rPrChange w:id="317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1785" w:author="Caree2" w:date="2017-04-02T07:45:00Z"/>
          <w:bCs/>
          <w:rPrChange w:id="31786" w:author="Caree2" w:date="2017-04-02T08:01:00Z">
            <w:rPr>
              <w:ins w:id="317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88" w:author="Caree2" w:date="2017-04-02T08:01:00Z">
          <w:pPr>
            <w:autoSpaceDE w:val="0"/>
            <w:autoSpaceDN w:val="0"/>
            <w:adjustRightInd w:val="0"/>
          </w:pPr>
        </w:pPrChange>
      </w:pPr>
      <w:ins w:id="31789" w:author="Caree2" w:date="2017-04-02T07:45:00Z">
        <w:r w:rsidRPr="00910D57">
          <w:rPr>
            <w:bCs/>
            <w:rPrChange w:id="317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7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792" w:author="Caree2" w:date="2017-04-02T07:45:00Z"/>
          <w:bCs/>
          <w:rPrChange w:id="31793" w:author="Caree2" w:date="2017-04-02T08:01:00Z">
            <w:rPr>
              <w:ins w:id="317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795" w:author="Caree2" w:date="2017-04-02T08:01:00Z">
          <w:pPr>
            <w:autoSpaceDE w:val="0"/>
            <w:autoSpaceDN w:val="0"/>
            <w:adjustRightInd w:val="0"/>
          </w:pPr>
        </w:pPrChange>
      </w:pPr>
      <w:ins w:id="31796" w:author="Caree2" w:date="2017-04-02T07:45:00Z">
        <w:r w:rsidRPr="00910D57">
          <w:rPr>
            <w:bCs/>
            <w:rPrChange w:id="317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1798" w:author="Caree2" w:date="2017-04-02T07:45:00Z"/>
          <w:bCs/>
          <w:rPrChange w:id="31799" w:author="Caree2" w:date="2017-04-02T08:01:00Z">
            <w:rPr>
              <w:ins w:id="318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0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1802" w:author="Caree2" w:date="2017-04-02T07:45:00Z"/>
          <w:bCs/>
          <w:rPrChange w:id="31803" w:author="Caree2" w:date="2017-04-02T08:01:00Z">
            <w:rPr>
              <w:ins w:id="3180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05" w:author="Caree2" w:date="2017-04-02T08:01:00Z">
          <w:pPr>
            <w:autoSpaceDE w:val="0"/>
            <w:autoSpaceDN w:val="0"/>
            <w:adjustRightInd w:val="0"/>
          </w:pPr>
        </w:pPrChange>
      </w:pPr>
      <w:ins w:id="31806" w:author="Caree2" w:date="2017-04-02T07:45:00Z">
        <w:r w:rsidRPr="00910D57">
          <w:rPr>
            <w:bCs/>
            <w:rPrChange w:id="318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id="traveller11" class="com.rollingstone.springframework.aop.example.Traveller"&gt;</w:t>
        </w:r>
      </w:ins>
    </w:p>
    <w:p w:rsidR="00956615" w:rsidRPr="00910D57" w:rsidRDefault="00956615" w:rsidP="00910D57">
      <w:pPr>
        <w:rPr>
          <w:ins w:id="31808" w:author="Caree2" w:date="2017-04-02T07:45:00Z"/>
          <w:bCs/>
          <w:rPrChange w:id="31809" w:author="Caree2" w:date="2017-04-02T08:01:00Z">
            <w:rPr>
              <w:ins w:id="3181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11" w:author="Caree2" w:date="2017-04-02T08:01:00Z">
          <w:pPr>
            <w:autoSpaceDE w:val="0"/>
            <w:autoSpaceDN w:val="0"/>
            <w:adjustRightInd w:val="0"/>
          </w:pPr>
        </w:pPrChange>
      </w:pPr>
      <w:ins w:id="31812" w:author="Caree2" w:date="2017-04-02T07:45:00Z">
        <w:r w:rsidRPr="00910D57">
          <w:rPr>
            <w:bCs/>
            <w:rPrChange w:id="318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1815" w:author="Caree2" w:date="2017-04-02T07:45:00Z"/>
          <w:bCs/>
          <w:rPrChange w:id="31816" w:author="Caree2" w:date="2017-04-02T08:01:00Z">
            <w:rPr>
              <w:ins w:id="318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18" w:author="Caree2" w:date="2017-04-02T08:01:00Z">
          <w:pPr>
            <w:autoSpaceDE w:val="0"/>
            <w:autoSpaceDN w:val="0"/>
            <w:adjustRightInd w:val="0"/>
          </w:pPr>
        </w:pPrChange>
      </w:pPr>
      <w:ins w:id="31819" w:author="Caree2" w:date="2017-04-02T07:45:00Z">
        <w:r w:rsidRPr="00910D57">
          <w:rPr>
            <w:bCs/>
            <w:rPrChange w:id="318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&lt;value&gt;11&lt;/value&gt;</w:t>
        </w:r>
      </w:ins>
    </w:p>
    <w:p w:rsidR="00956615" w:rsidRPr="00910D57" w:rsidRDefault="00956615" w:rsidP="00910D57">
      <w:pPr>
        <w:rPr>
          <w:ins w:id="31823" w:author="Caree2" w:date="2017-04-02T07:45:00Z"/>
          <w:bCs/>
          <w:rPrChange w:id="31824" w:author="Caree2" w:date="2017-04-02T08:01:00Z">
            <w:rPr>
              <w:ins w:id="318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26" w:author="Caree2" w:date="2017-04-02T08:01:00Z">
          <w:pPr>
            <w:autoSpaceDE w:val="0"/>
            <w:autoSpaceDN w:val="0"/>
            <w:adjustRightInd w:val="0"/>
          </w:pPr>
        </w:pPrChange>
      </w:pPr>
      <w:ins w:id="31827" w:author="Caree2" w:date="2017-04-02T07:45:00Z">
        <w:r w:rsidRPr="00910D57">
          <w:rPr>
            <w:bCs/>
            <w:rPrChange w:id="318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830" w:author="Caree2" w:date="2017-04-02T07:45:00Z"/>
          <w:bCs/>
          <w:rPrChange w:id="31831" w:author="Caree2" w:date="2017-04-02T08:01:00Z">
            <w:rPr>
              <w:ins w:id="3183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33" w:author="Caree2" w:date="2017-04-02T08:01:00Z">
          <w:pPr>
            <w:autoSpaceDE w:val="0"/>
            <w:autoSpaceDN w:val="0"/>
            <w:adjustRightInd w:val="0"/>
          </w:pPr>
        </w:pPrChange>
      </w:pPr>
      <w:ins w:id="31834" w:author="Caree2" w:date="2017-04-02T07:45:00Z">
        <w:r w:rsidRPr="00910D57">
          <w:rPr>
            <w:bCs/>
            <w:rPrChange w:id="318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1837" w:author="Caree2" w:date="2017-04-02T07:45:00Z"/>
          <w:bCs/>
          <w:rPrChange w:id="31838" w:author="Caree2" w:date="2017-04-02T08:01:00Z">
            <w:rPr>
              <w:ins w:id="318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40" w:author="Caree2" w:date="2017-04-02T08:01:00Z">
          <w:pPr>
            <w:autoSpaceDE w:val="0"/>
            <w:autoSpaceDN w:val="0"/>
            <w:adjustRightInd w:val="0"/>
          </w:pPr>
        </w:pPrChange>
      </w:pPr>
      <w:ins w:id="31841" w:author="Caree2" w:date="2017-04-02T07:45:00Z">
        <w:r w:rsidRPr="00910D57">
          <w:rPr>
            <w:bCs/>
            <w:rPrChange w:id="318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&lt;value&gt;Porchia&lt;/value&gt;</w:t>
        </w:r>
      </w:ins>
    </w:p>
    <w:p w:rsidR="00956615" w:rsidRPr="00910D57" w:rsidRDefault="00956615" w:rsidP="00910D57">
      <w:pPr>
        <w:rPr>
          <w:ins w:id="31845" w:author="Caree2" w:date="2017-04-02T07:45:00Z"/>
          <w:bCs/>
          <w:rPrChange w:id="31846" w:author="Caree2" w:date="2017-04-02T08:01:00Z">
            <w:rPr>
              <w:ins w:id="318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48" w:author="Caree2" w:date="2017-04-02T08:01:00Z">
          <w:pPr>
            <w:autoSpaceDE w:val="0"/>
            <w:autoSpaceDN w:val="0"/>
            <w:adjustRightInd w:val="0"/>
          </w:pPr>
        </w:pPrChange>
      </w:pPr>
      <w:ins w:id="31849" w:author="Caree2" w:date="2017-04-02T07:45:00Z">
        <w:r w:rsidRPr="00910D57">
          <w:rPr>
            <w:bCs/>
            <w:rPrChange w:id="318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318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852" w:author="Caree2" w:date="2017-04-02T07:45:00Z"/>
          <w:bCs/>
          <w:rPrChange w:id="31853" w:author="Caree2" w:date="2017-04-02T08:01:00Z">
            <w:rPr>
              <w:ins w:id="3185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55" w:author="Caree2" w:date="2017-04-02T08:01:00Z">
          <w:pPr>
            <w:autoSpaceDE w:val="0"/>
            <w:autoSpaceDN w:val="0"/>
            <w:adjustRightInd w:val="0"/>
          </w:pPr>
        </w:pPrChange>
      </w:pPr>
      <w:ins w:id="31856" w:author="Caree2" w:date="2017-04-02T07:45:00Z">
        <w:r w:rsidRPr="00910D57">
          <w:rPr>
            <w:bCs/>
            <w:rPrChange w:id="318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1859" w:author="Caree2" w:date="2017-04-02T07:45:00Z"/>
          <w:bCs/>
          <w:rPrChange w:id="31860" w:author="Caree2" w:date="2017-04-02T08:01:00Z">
            <w:rPr>
              <w:ins w:id="318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62" w:author="Caree2" w:date="2017-04-02T08:01:00Z">
          <w:pPr>
            <w:autoSpaceDE w:val="0"/>
            <w:autoSpaceDN w:val="0"/>
            <w:adjustRightInd w:val="0"/>
          </w:pPr>
        </w:pPrChange>
      </w:pPr>
      <w:ins w:id="31863" w:author="Caree2" w:date="2017-04-02T07:45:00Z">
        <w:r w:rsidRPr="00910D57">
          <w:rPr>
            <w:bCs/>
            <w:rPrChange w:id="318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&lt;value&gt;Masey&lt;/value&gt;</w:t>
        </w:r>
      </w:ins>
    </w:p>
    <w:p w:rsidR="00956615" w:rsidRPr="00910D57" w:rsidRDefault="00956615" w:rsidP="00910D57">
      <w:pPr>
        <w:rPr>
          <w:ins w:id="31867" w:author="Caree2" w:date="2017-04-02T07:45:00Z"/>
          <w:bCs/>
          <w:rPrChange w:id="31868" w:author="Caree2" w:date="2017-04-02T08:01:00Z">
            <w:rPr>
              <w:ins w:id="318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70" w:author="Caree2" w:date="2017-04-02T08:01:00Z">
          <w:pPr>
            <w:autoSpaceDE w:val="0"/>
            <w:autoSpaceDN w:val="0"/>
            <w:adjustRightInd w:val="0"/>
          </w:pPr>
        </w:pPrChange>
      </w:pPr>
      <w:ins w:id="31871" w:author="Caree2" w:date="2017-04-02T07:45:00Z">
        <w:r w:rsidRPr="00910D57">
          <w:rPr>
            <w:bCs/>
            <w:rPrChange w:id="318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874" w:author="Caree2" w:date="2017-04-02T07:45:00Z"/>
          <w:bCs/>
          <w:rPrChange w:id="31875" w:author="Caree2" w:date="2017-04-02T08:01:00Z">
            <w:rPr>
              <w:ins w:id="318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77" w:author="Caree2" w:date="2017-04-02T08:01:00Z">
          <w:pPr>
            <w:autoSpaceDE w:val="0"/>
            <w:autoSpaceDN w:val="0"/>
            <w:adjustRightInd w:val="0"/>
          </w:pPr>
        </w:pPrChange>
      </w:pPr>
      <w:ins w:id="31878" w:author="Caree2" w:date="2017-04-02T07:45:00Z">
        <w:r w:rsidRPr="00910D57">
          <w:rPr>
            <w:bCs/>
            <w:rPrChange w:id="318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1881" w:author="Caree2" w:date="2017-04-02T07:45:00Z"/>
          <w:bCs/>
          <w:rPrChange w:id="31882" w:author="Caree2" w:date="2017-04-02T08:01:00Z">
            <w:rPr>
              <w:ins w:id="318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84" w:author="Caree2" w:date="2017-04-02T08:01:00Z">
          <w:pPr>
            <w:autoSpaceDE w:val="0"/>
            <w:autoSpaceDN w:val="0"/>
            <w:adjustRightInd w:val="0"/>
          </w:pPr>
        </w:pPrChange>
      </w:pPr>
      <w:ins w:id="31885" w:author="Caree2" w:date="2017-04-02T07:45:00Z">
        <w:r w:rsidRPr="00910D57">
          <w:rPr>
            <w:bCs/>
            <w:rPrChange w:id="318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1889" w:author="Caree2" w:date="2017-04-02T07:45:00Z"/>
          <w:bCs/>
          <w:rPrChange w:id="31890" w:author="Caree2" w:date="2017-04-02T08:01:00Z">
            <w:rPr>
              <w:ins w:id="318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892" w:author="Caree2" w:date="2017-04-02T08:01:00Z">
          <w:pPr>
            <w:autoSpaceDE w:val="0"/>
            <w:autoSpaceDN w:val="0"/>
            <w:adjustRightInd w:val="0"/>
          </w:pPr>
        </w:pPrChange>
      </w:pPr>
      <w:ins w:id="31893" w:author="Caree2" w:date="2017-04-02T07:45:00Z">
        <w:r w:rsidRPr="00910D57">
          <w:rPr>
            <w:bCs/>
            <w:rPrChange w:id="318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8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1897" w:author="Caree2" w:date="2017-04-02T07:45:00Z"/>
          <w:bCs/>
          <w:rPrChange w:id="31898" w:author="Caree2" w:date="2017-04-02T08:01:00Z">
            <w:rPr>
              <w:ins w:id="318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00" w:author="Caree2" w:date="2017-04-02T08:01:00Z">
          <w:pPr>
            <w:autoSpaceDE w:val="0"/>
            <w:autoSpaceDN w:val="0"/>
            <w:adjustRightInd w:val="0"/>
          </w:pPr>
        </w:pPrChange>
      </w:pPr>
      <w:ins w:id="31901" w:author="Caree2" w:date="2017-04-02T07:45:00Z">
        <w:r w:rsidRPr="00910D57">
          <w:rPr>
            <w:bCs/>
            <w:rPrChange w:id="319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904" w:author="Caree2" w:date="2017-04-02T07:45:00Z"/>
          <w:bCs/>
          <w:rPrChange w:id="31905" w:author="Caree2" w:date="2017-04-02T08:01:00Z">
            <w:rPr>
              <w:ins w:id="319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07" w:author="Caree2" w:date="2017-04-02T08:01:00Z">
          <w:pPr>
            <w:autoSpaceDE w:val="0"/>
            <w:autoSpaceDN w:val="0"/>
            <w:adjustRightInd w:val="0"/>
          </w:pPr>
        </w:pPrChange>
      </w:pPr>
      <w:ins w:id="31908" w:author="Caree2" w:date="2017-04-02T07:45:00Z">
        <w:r w:rsidRPr="00910D57">
          <w:rPr>
            <w:bCs/>
            <w:rPrChange w:id="319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1911" w:author="Caree2" w:date="2017-04-02T07:45:00Z"/>
          <w:bCs/>
          <w:rPrChange w:id="31912" w:author="Caree2" w:date="2017-04-02T08:01:00Z">
            <w:rPr>
              <w:ins w:id="319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14" w:author="Caree2" w:date="2017-04-02T08:01:00Z">
          <w:pPr>
            <w:autoSpaceDE w:val="0"/>
            <w:autoSpaceDN w:val="0"/>
            <w:adjustRightInd w:val="0"/>
          </w:pPr>
        </w:pPrChange>
      </w:pPr>
      <w:ins w:id="31915" w:author="Caree2" w:date="2017-04-02T07:45:00Z">
        <w:r w:rsidRPr="00910D57">
          <w:rPr>
            <w:bCs/>
            <w:rPrChange w:id="319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&lt;value&gt;434-45-4345&lt;/value&gt;</w:t>
        </w:r>
      </w:ins>
    </w:p>
    <w:p w:rsidR="00956615" w:rsidRPr="00910D57" w:rsidRDefault="00956615" w:rsidP="00910D57">
      <w:pPr>
        <w:rPr>
          <w:ins w:id="31919" w:author="Caree2" w:date="2017-04-02T07:45:00Z"/>
          <w:bCs/>
          <w:rPrChange w:id="31920" w:author="Caree2" w:date="2017-04-02T08:01:00Z">
            <w:rPr>
              <w:ins w:id="319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22" w:author="Caree2" w:date="2017-04-02T08:01:00Z">
          <w:pPr>
            <w:autoSpaceDE w:val="0"/>
            <w:autoSpaceDN w:val="0"/>
            <w:adjustRightInd w:val="0"/>
          </w:pPr>
        </w:pPrChange>
      </w:pPr>
      <w:ins w:id="31923" w:author="Caree2" w:date="2017-04-02T07:45:00Z">
        <w:r w:rsidRPr="00910D57">
          <w:rPr>
            <w:bCs/>
            <w:rPrChange w:id="319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926" w:author="Caree2" w:date="2017-04-02T07:45:00Z"/>
          <w:bCs/>
          <w:rPrChange w:id="31927" w:author="Caree2" w:date="2017-04-02T08:01:00Z">
            <w:rPr>
              <w:ins w:id="319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29" w:author="Caree2" w:date="2017-04-02T08:01:00Z">
          <w:pPr>
            <w:autoSpaceDE w:val="0"/>
            <w:autoSpaceDN w:val="0"/>
            <w:adjustRightInd w:val="0"/>
          </w:pPr>
        </w:pPrChange>
      </w:pPr>
      <w:ins w:id="31930" w:author="Caree2" w:date="2017-04-02T07:45:00Z">
        <w:r w:rsidRPr="00910D57">
          <w:rPr>
            <w:bCs/>
            <w:rPrChange w:id="319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1933" w:author="Caree2" w:date="2017-04-02T07:45:00Z"/>
          <w:bCs/>
          <w:rPrChange w:id="31934" w:author="Caree2" w:date="2017-04-02T08:01:00Z">
            <w:rPr>
              <w:ins w:id="319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36" w:author="Caree2" w:date="2017-04-02T08:01:00Z">
          <w:pPr>
            <w:autoSpaceDE w:val="0"/>
            <w:autoSpaceDN w:val="0"/>
            <w:adjustRightInd w:val="0"/>
          </w:pPr>
        </w:pPrChange>
      </w:pPr>
      <w:ins w:id="31937" w:author="Caree2" w:date="2017-04-02T07:45:00Z">
        <w:r w:rsidRPr="00910D57">
          <w:rPr>
            <w:bCs/>
            <w:rPrChange w:id="319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1941" w:author="Caree2" w:date="2017-04-02T07:45:00Z"/>
          <w:bCs/>
          <w:rPrChange w:id="31942" w:author="Caree2" w:date="2017-04-02T08:01:00Z">
            <w:rPr>
              <w:ins w:id="319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44" w:author="Caree2" w:date="2017-04-02T08:01:00Z">
          <w:pPr>
            <w:autoSpaceDE w:val="0"/>
            <w:autoSpaceDN w:val="0"/>
            <w:adjustRightInd w:val="0"/>
          </w:pPr>
        </w:pPrChange>
      </w:pPr>
      <w:ins w:id="31945" w:author="Caree2" w:date="2017-04-02T07:45:00Z">
        <w:r w:rsidRPr="00910D57">
          <w:rPr>
            <w:bCs/>
            <w:rPrChange w:id="319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948" w:author="Caree2" w:date="2017-04-02T07:45:00Z"/>
          <w:bCs/>
          <w:rPrChange w:id="31949" w:author="Caree2" w:date="2017-04-02T08:01:00Z">
            <w:rPr>
              <w:ins w:id="3195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51" w:author="Caree2" w:date="2017-04-02T08:01:00Z">
          <w:pPr>
            <w:autoSpaceDE w:val="0"/>
            <w:autoSpaceDN w:val="0"/>
            <w:adjustRightInd w:val="0"/>
          </w:pPr>
        </w:pPrChange>
      </w:pPr>
      <w:ins w:id="31952" w:author="Caree2" w:date="2017-04-02T07:45:00Z">
        <w:r w:rsidRPr="00910D57">
          <w:rPr>
            <w:bCs/>
            <w:rPrChange w:id="319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1955" w:author="Caree2" w:date="2017-04-02T07:45:00Z"/>
          <w:bCs/>
          <w:rPrChange w:id="31956" w:author="Caree2" w:date="2017-04-02T08:01:00Z">
            <w:rPr>
              <w:ins w:id="319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58" w:author="Caree2" w:date="2017-04-02T08:01:00Z">
          <w:pPr>
            <w:autoSpaceDE w:val="0"/>
            <w:autoSpaceDN w:val="0"/>
            <w:adjustRightInd w:val="0"/>
          </w:pPr>
        </w:pPrChange>
      </w:pPr>
      <w:ins w:id="31959" w:author="Caree2" w:date="2017-04-02T07:45:00Z">
        <w:r w:rsidRPr="00910D57">
          <w:rPr>
            <w:bCs/>
            <w:rPrChange w:id="319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31963" w:author="Caree2" w:date="2017-04-02T07:45:00Z"/>
          <w:bCs/>
          <w:rPrChange w:id="31964" w:author="Caree2" w:date="2017-04-02T08:01:00Z">
            <w:rPr>
              <w:ins w:id="3196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66" w:author="Caree2" w:date="2017-04-02T08:01:00Z">
          <w:pPr>
            <w:autoSpaceDE w:val="0"/>
            <w:autoSpaceDN w:val="0"/>
            <w:adjustRightInd w:val="0"/>
          </w:pPr>
        </w:pPrChange>
      </w:pPr>
      <w:ins w:id="31967" w:author="Caree2" w:date="2017-04-02T07:45:00Z">
        <w:r w:rsidRPr="00910D57">
          <w:rPr>
            <w:bCs/>
            <w:rPrChange w:id="319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6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970" w:author="Caree2" w:date="2017-04-02T07:45:00Z"/>
          <w:bCs/>
          <w:rPrChange w:id="31971" w:author="Caree2" w:date="2017-04-02T08:01:00Z">
            <w:rPr>
              <w:ins w:id="319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73" w:author="Caree2" w:date="2017-04-02T08:01:00Z">
          <w:pPr>
            <w:autoSpaceDE w:val="0"/>
            <w:autoSpaceDN w:val="0"/>
            <w:adjustRightInd w:val="0"/>
          </w:pPr>
        </w:pPrChange>
      </w:pPr>
      <w:ins w:id="31974" w:author="Caree2" w:date="2017-04-02T07:45:00Z">
        <w:r w:rsidRPr="00910D57">
          <w:rPr>
            <w:bCs/>
            <w:rPrChange w:id="319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1977" w:author="Caree2" w:date="2017-04-02T07:45:00Z"/>
          <w:bCs/>
          <w:rPrChange w:id="31978" w:author="Caree2" w:date="2017-04-02T08:01:00Z">
            <w:rPr>
              <w:ins w:id="319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80" w:author="Caree2" w:date="2017-04-02T08:01:00Z">
          <w:pPr>
            <w:autoSpaceDE w:val="0"/>
            <w:autoSpaceDN w:val="0"/>
            <w:adjustRightInd w:val="0"/>
          </w:pPr>
        </w:pPrChange>
      </w:pPr>
      <w:ins w:id="31981" w:author="Caree2" w:date="2017-04-02T07:45:00Z">
        <w:r w:rsidRPr="00910D57">
          <w:rPr>
            <w:bCs/>
            <w:rPrChange w:id="319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31985" w:author="Caree2" w:date="2017-04-02T07:45:00Z"/>
          <w:bCs/>
          <w:rPrChange w:id="31986" w:author="Caree2" w:date="2017-04-02T08:01:00Z">
            <w:rPr>
              <w:ins w:id="319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88" w:author="Caree2" w:date="2017-04-02T08:01:00Z">
          <w:pPr>
            <w:autoSpaceDE w:val="0"/>
            <w:autoSpaceDN w:val="0"/>
            <w:adjustRightInd w:val="0"/>
          </w:pPr>
        </w:pPrChange>
      </w:pPr>
      <w:ins w:id="31989" w:author="Caree2" w:date="2017-04-02T07:45:00Z">
        <w:r w:rsidRPr="00910D57">
          <w:rPr>
            <w:bCs/>
            <w:rPrChange w:id="319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1992" w:author="Caree2" w:date="2017-04-02T07:45:00Z"/>
          <w:bCs/>
          <w:rPrChange w:id="31993" w:author="Caree2" w:date="2017-04-02T08:01:00Z">
            <w:rPr>
              <w:ins w:id="3199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1995" w:author="Caree2" w:date="2017-04-02T08:01:00Z">
          <w:pPr>
            <w:autoSpaceDE w:val="0"/>
            <w:autoSpaceDN w:val="0"/>
            <w:adjustRightInd w:val="0"/>
          </w:pPr>
        </w:pPrChange>
      </w:pPr>
      <w:ins w:id="31996" w:author="Caree2" w:date="2017-04-02T07:45:00Z">
        <w:r w:rsidRPr="00910D57">
          <w:rPr>
            <w:bCs/>
            <w:rPrChange w:id="319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19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1999" w:author="Caree2" w:date="2017-04-02T07:45:00Z"/>
          <w:bCs/>
          <w:rPrChange w:id="32000" w:author="Caree2" w:date="2017-04-02T08:01:00Z">
            <w:rPr>
              <w:ins w:id="320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02" w:author="Caree2" w:date="2017-04-02T08:01:00Z">
          <w:pPr>
            <w:autoSpaceDE w:val="0"/>
            <w:autoSpaceDN w:val="0"/>
            <w:adjustRightInd w:val="0"/>
          </w:pPr>
        </w:pPrChange>
      </w:pPr>
      <w:ins w:id="32003" w:author="Caree2" w:date="2017-04-02T07:45:00Z">
        <w:r w:rsidRPr="00910D57">
          <w:rPr>
            <w:bCs/>
            <w:rPrChange w:id="320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2007" w:author="Caree2" w:date="2017-04-02T07:45:00Z"/>
          <w:bCs/>
          <w:rPrChange w:id="32008" w:author="Caree2" w:date="2017-04-02T08:01:00Z">
            <w:rPr>
              <w:ins w:id="320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10" w:author="Caree2" w:date="2017-04-02T08:01:00Z">
          <w:pPr>
            <w:autoSpaceDE w:val="0"/>
            <w:autoSpaceDN w:val="0"/>
            <w:adjustRightInd w:val="0"/>
          </w:pPr>
        </w:pPrChange>
      </w:pPr>
      <w:ins w:id="32011" w:author="Caree2" w:date="2017-04-02T07:45:00Z">
        <w:r w:rsidRPr="00910D57">
          <w:rPr>
            <w:bCs/>
            <w:rPrChange w:id="320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014" w:author="Caree2" w:date="2017-04-02T07:45:00Z"/>
          <w:bCs/>
          <w:rPrChange w:id="32015" w:author="Caree2" w:date="2017-04-02T08:01:00Z">
            <w:rPr>
              <w:ins w:id="3201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17" w:author="Caree2" w:date="2017-04-02T08:01:00Z">
          <w:pPr>
            <w:autoSpaceDE w:val="0"/>
            <w:autoSpaceDN w:val="0"/>
            <w:adjustRightInd w:val="0"/>
          </w:pPr>
        </w:pPrChange>
      </w:pPr>
      <w:ins w:id="32018" w:author="Caree2" w:date="2017-04-02T07:45:00Z">
        <w:r w:rsidRPr="00910D57">
          <w:rPr>
            <w:bCs/>
            <w:rPrChange w:id="320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2021" w:author="Caree2" w:date="2017-04-02T07:45:00Z"/>
          <w:bCs/>
          <w:rPrChange w:id="32022" w:author="Caree2" w:date="2017-04-02T08:01:00Z">
            <w:rPr>
              <w:ins w:id="320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24" w:author="Caree2" w:date="2017-04-02T08:01:00Z">
          <w:pPr>
            <w:autoSpaceDE w:val="0"/>
            <w:autoSpaceDN w:val="0"/>
            <w:adjustRightInd w:val="0"/>
          </w:pPr>
        </w:pPrChange>
      </w:pPr>
      <w:ins w:id="32025" w:author="Caree2" w:date="2017-04-02T07:45:00Z">
        <w:r w:rsidRPr="00910D57">
          <w:rPr>
            <w:bCs/>
            <w:rPrChange w:id="320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2029" w:author="Caree2" w:date="2017-04-02T07:45:00Z"/>
          <w:bCs/>
          <w:rPrChange w:id="32030" w:author="Caree2" w:date="2017-04-02T08:01:00Z">
            <w:rPr>
              <w:ins w:id="320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32" w:author="Caree2" w:date="2017-04-02T08:01:00Z">
          <w:pPr>
            <w:autoSpaceDE w:val="0"/>
            <w:autoSpaceDN w:val="0"/>
            <w:adjustRightInd w:val="0"/>
          </w:pPr>
        </w:pPrChange>
      </w:pPr>
      <w:ins w:id="32033" w:author="Caree2" w:date="2017-04-02T07:45:00Z">
        <w:r w:rsidRPr="00910D57">
          <w:rPr>
            <w:bCs/>
            <w:rPrChange w:id="320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036" w:author="Caree2" w:date="2017-04-02T07:45:00Z"/>
          <w:bCs/>
          <w:rPrChange w:id="32037" w:author="Caree2" w:date="2017-04-02T08:01:00Z">
            <w:rPr>
              <w:ins w:id="320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39" w:author="Caree2" w:date="2017-04-02T08:01:00Z">
          <w:pPr>
            <w:autoSpaceDE w:val="0"/>
            <w:autoSpaceDN w:val="0"/>
            <w:adjustRightInd w:val="0"/>
          </w:pPr>
        </w:pPrChange>
      </w:pPr>
      <w:ins w:id="32040" w:author="Caree2" w:date="2017-04-02T07:45:00Z">
        <w:r w:rsidRPr="00910D57">
          <w:rPr>
            <w:bCs/>
            <w:rPrChange w:id="320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2043" w:author="Caree2" w:date="2017-04-02T07:45:00Z"/>
          <w:bCs/>
          <w:rPrChange w:id="32044" w:author="Caree2" w:date="2017-04-02T08:01:00Z">
            <w:rPr>
              <w:ins w:id="320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46" w:author="Caree2" w:date="2017-04-02T08:01:00Z">
          <w:pPr>
            <w:autoSpaceDE w:val="0"/>
            <w:autoSpaceDN w:val="0"/>
            <w:adjustRightInd w:val="0"/>
          </w:pPr>
        </w:pPrChange>
      </w:pPr>
      <w:ins w:id="32047" w:author="Caree2" w:date="2017-04-02T07:45:00Z">
        <w:r w:rsidRPr="00910D57">
          <w:rPr>
            <w:bCs/>
            <w:rPrChange w:id="320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2051" w:author="Caree2" w:date="2017-04-02T07:45:00Z"/>
          <w:bCs/>
          <w:rPrChange w:id="32052" w:author="Caree2" w:date="2017-04-02T08:01:00Z">
            <w:rPr>
              <w:ins w:id="320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54" w:author="Caree2" w:date="2017-04-02T08:01:00Z">
          <w:pPr>
            <w:autoSpaceDE w:val="0"/>
            <w:autoSpaceDN w:val="0"/>
            <w:adjustRightInd w:val="0"/>
          </w:pPr>
        </w:pPrChange>
      </w:pPr>
      <w:ins w:id="32055" w:author="Caree2" w:date="2017-04-02T07:45:00Z">
        <w:r w:rsidRPr="00910D57">
          <w:rPr>
            <w:bCs/>
            <w:rPrChange w:id="320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058" w:author="Caree2" w:date="2017-04-02T07:45:00Z"/>
          <w:bCs/>
          <w:rPrChange w:id="32059" w:author="Caree2" w:date="2017-04-02T08:01:00Z">
            <w:rPr>
              <w:ins w:id="3206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61" w:author="Caree2" w:date="2017-04-02T08:01:00Z">
          <w:pPr>
            <w:autoSpaceDE w:val="0"/>
            <w:autoSpaceDN w:val="0"/>
            <w:adjustRightInd w:val="0"/>
          </w:pPr>
        </w:pPrChange>
      </w:pPr>
      <w:ins w:id="32062" w:author="Caree2" w:date="2017-04-02T07:45:00Z">
        <w:r w:rsidRPr="00910D57">
          <w:rPr>
            <w:bCs/>
            <w:rPrChange w:id="320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2064" w:author="Caree2" w:date="2017-04-02T07:45:00Z"/>
          <w:bCs/>
          <w:rPrChange w:id="32065" w:author="Caree2" w:date="2017-04-02T08:01:00Z">
            <w:rPr>
              <w:ins w:id="3206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6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2068" w:author="Caree2" w:date="2017-04-02T07:45:00Z"/>
          <w:bCs/>
          <w:rPrChange w:id="32069" w:author="Caree2" w:date="2017-04-02T08:01:00Z">
            <w:rPr>
              <w:ins w:id="3207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71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2072" w:author="Caree2" w:date="2017-04-02T07:45:00Z"/>
          <w:bCs/>
          <w:rPrChange w:id="32073" w:author="Caree2" w:date="2017-04-02T08:01:00Z">
            <w:rPr>
              <w:ins w:id="320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75" w:author="Caree2" w:date="2017-04-02T08:01:00Z">
          <w:pPr>
            <w:autoSpaceDE w:val="0"/>
            <w:autoSpaceDN w:val="0"/>
            <w:adjustRightInd w:val="0"/>
          </w:pPr>
        </w:pPrChange>
      </w:pPr>
      <w:ins w:id="32076" w:author="Caree2" w:date="2017-04-02T07:45:00Z">
        <w:r w:rsidRPr="00910D57">
          <w:rPr>
            <w:bCs/>
            <w:rPrChange w:id="320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id="traveller12" class="com.rollingstone.springframework.aop.example.Traveller"&gt;</w:t>
        </w:r>
      </w:ins>
    </w:p>
    <w:p w:rsidR="00956615" w:rsidRPr="00910D57" w:rsidRDefault="00956615" w:rsidP="00910D57">
      <w:pPr>
        <w:rPr>
          <w:ins w:id="32078" w:author="Caree2" w:date="2017-04-02T07:45:00Z"/>
          <w:bCs/>
          <w:rPrChange w:id="32079" w:author="Caree2" w:date="2017-04-02T08:01:00Z">
            <w:rPr>
              <w:ins w:id="320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81" w:author="Caree2" w:date="2017-04-02T08:01:00Z">
          <w:pPr>
            <w:autoSpaceDE w:val="0"/>
            <w:autoSpaceDN w:val="0"/>
            <w:adjustRightInd w:val="0"/>
          </w:pPr>
        </w:pPrChange>
      </w:pPr>
      <w:ins w:id="32082" w:author="Caree2" w:date="2017-04-02T07:45:00Z">
        <w:r w:rsidRPr="00910D57">
          <w:rPr>
            <w:bCs/>
            <w:rPrChange w:id="320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2085" w:author="Caree2" w:date="2017-04-02T07:45:00Z"/>
          <w:bCs/>
          <w:rPrChange w:id="32086" w:author="Caree2" w:date="2017-04-02T08:01:00Z">
            <w:rPr>
              <w:ins w:id="320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88" w:author="Caree2" w:date="2017-04-02T08:01:00Z">
          <w:pPr>
            <w:autoSpaceDE w:val="0"/>
            <w:autoSpaceDN w:val="0"/>
            <w:adjustRightInd w:val="0"/>
          </w:pPr>
        </w:pPrChange>
      </w:pPr>
      <w:ins w:id="32089" w:author="Caree2" w:date="2017-04-02T07:45:00Z">
        <w:r w:rsidRPr="00910D57">
          <w:rPr>
            <w:bCs/>
            <w:rPrChange w:id="320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9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&lt;value&gt;12&lt;/value&gt;</w:t>
        </w:r>
      </w:ins>
    </w:p>
    <w:p w:rsidR="00956615" w:rsidRPr="00910D57" w:rsidRDefault="00956615" w:rsidP="00910D57">
      <w:pPr>
        <w:rPr>
          <w:ins w:id="32093" w:author="Caree2" w:date="2017-04-02T07:45:00Z"/>
          <w:bCs/>
          <w:rPrChange w:id="32094" w:author="Caree2" w:date="2017-04-02T08:01:00Z">
            <w:rPr>
              <w:ins w:id="3209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096" w:author="Caree2" w:date="2017-04-02T08:01:00Z">
          <w:pPr>
            <w:autoSpaceDE w:val="0"/>
            <w:autoSpaceDN w:val="0"/>
            <w:adjustRightInd w:val="0"/>
          </w:pPr>
        </w:pPrChange>
      </w:pPr>
      <w:ins w:id="32097" w:author="Caree2" w:date="2017-04-02T07:45:00Z">
        <w:r w:rsidRPr="00910D57">
          <w:rPr>
            <w:bCs/>
            <w:rPrChange w:id="320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0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100" w:author="Caree2" w:date="2017-04-02T07:45:00Z"/>
          <w:bCs/>
          <w:rPrChange w:id="32101" w:author="Caree2" w:date="2017-04-02T08:01:00Z">
            <w:rPr>
              <w:ins w:id="321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03" w:author="Caree2" w:date="2017-04-02T08:01:00Z">
          <w:pPr>
            <w:autoSpaceDE w:val="0"/>
            <w:autoSpaceDN w:val="0"/>
            <w:adjustRightInd w:val="0"/>
          </w:pPr>
        </w:pPrChange>
      </w:pPr>
      <w:ins w:id="32104" w:author="Caree2" w:date="2017-04-02T07:45:00Z">
        <w:r w:rsidRPr="00910D57">
          <w:rPr>
            <w:bCs/>
            <w:rPrChange w:id="321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2107" w:author="Caree2" w:date="2017-04-02T07:45:00Z"/>
          <w:bCs/>
          <w:rPrChange w:id="32108" w:author="Caree2" w:date="2017-04-02T08:01:00Z">
            <w:rPr>
              <w:ins w:id="3210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10" w:author="Caree2" w:date="2017-04-02T08:01:00Z">
          <w:pPr>
            <w:autoSpaceDE w:val="0"/>
            <w:autoSpaceDN w:val="0"/>
            <w:adjustRightInd w:val="0"/>
          </w:pPr>
        </w:pPrChange>
      </w:pPr>
      <w:ins w:id="32111" w:author="Caree2" w:date="2017-04-02T07:45:00Z">
        <w:r w:rsidRPr="00910D57">
          <w:rPr>
            <w:bCs/>
            <w:rPrChange w:id="321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1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&lt;value&gt;Steven&lt;/value&gt;</w:t>
        </w:r>
      </w:ins>
    </w:p>
    <w:p w:rsidR="00956615" w:rsidRPr="00910D57" w:rsidRDefault="00956615" w:rsidP="00910D57">
      <w:pPr>
        <w:rPr>
          <w:ins w:id="32115" w:author="Caree2" w:date="2017-04-02T07:45:00Z"/>
          <w:bCs/>
          <w:rPrChange w:id="32116" w:author="Caree2" w:date="2017-04-02T08:01:00Z">
            <w:rPr>
              <w:ins w:id="3211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18" w:author="Caree2" w:date="2017-04-02T08:01:00Z">
          <w:pPr>
            <w:autoSpaceDE w:val="0"/>
            <w:autoSpaceDN w:val="0"/>
            <w:adjustRightInd w:val="0"/>
          </w:pPr>
        </w:pPrChange>
      </w:pPr>
      <w:ins w:id="32119" w:author="Caree2" w:date="2017-04-02T07:45:00Z">
        <w:r w:rsidRPr="00910D57">
          <w:rPr>
            <w:bCs/>
            <w:rPrChange w:id="321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122" w:author="Caree2" w:date="2017-04-02T07:45:00Z"/>
          <w:bCs/>
          <w:rPrChange w:id="32123" w:author="Caree2" w:date="2017-04-02T08:01:00Z">
            <w:rPr>
              <w:ins w:id="321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25" w:author="Caree2" w:date="2017-04-02T08:01:00Z">
          <w:pPr>
            <w:autoSpaceDE w:val="0"/>
            <w:autoSpaceDN w:val="0"/>
            <w:adjustRightInd w:val="0"/>
          </w:pPr>
        </w:pPrChange>
      </w:pPr>
      <w:ins w:id="32126" w:author="Caree2" w:date="2017-04-02T07:45:00Z">
        <w:r w:rsidRPr="00910D57">
          <w:rPr>
            <w:bCs/>
            <w:rPrChange w:id="321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2129" w:author="Caree2" w:date="2017-04-02T07:45:00Z"/>
          <w:bCs/>
          <w:rPrChange w:id="32130" w:author="Caree2" w:date="2017-04-02T08:01:00Z">
            <w:rPr>
              <w:ins w:id="3213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32" w:author="Caree2" w:date="2017-04-02T08:01:00Z">
          <w:pPr>
            <w:autoSpaceDE w:val="0"/>
            <w:autoSpaceDN w:val="0"/>
            <w:adjustRightInd w:val="0"/>
          </w:pPr>
        </w:pPrChange>
      </w:pPr>
      <w:ins w:id="32133" w:author="Caree2" w:date="2017-04-02T07:45:00Z">
        <w:r w:rsidRPr="00910D57">
          <w:rPr>
            <w:bCs/>
            <w:rPrChange w:id="321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3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&lt;value&gt;Cook&lt;/value&gt;</w:t>
        </w:r>
      </w:ins>
    </w:p>
    <w:p w:rsidR="00956615" w:rsidRPr="00910D57" w:rsidRDefault="00956615" w:rsidP="00910D57">
      <w:pPr>
        <w:rPr>
          <w:ins w:id="32137" w:author="Caree2" w:date="2017-04-02T07:45:00Z"/>
          <w:bCs/>
          <w:rPrChange w:id="32138" w:author="Caree2" w:date="2017-04-02T08:01:00Z">
            <w:rPr>
              <w:ins w:id="3213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40" w:author="Caree2" w:date="2017-04-02T08:01:00Z">
          <w:pPr>
            <w:autoSpaceDE w:val="0"/>
            <w:autoSpaceDN w:val="0"/>
            <w:adjustRightInd w:val="0"/>
          </w:pPr>
        </w:pPrChange>
      </w:pPr>
      <w:ins w:id="32141" w:author="Caree2" w:date="2017-04-02T07:45:00Z">
        <w:r w:rsidRPr="00910D57">
          <w:rPr>
            <w:bCs/>
            <w:rPrChange w:id="321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144" w:author="Caree2" w:date="2017-04-02T07:45:00Z"/>
          <w:bCs/>
          <w:rPrChange w:id="32145" w:author="Caree2" w:date="2017-04-02T08:01:00Z">
            <w:rPr>
              <w:ins w:id="321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47" w:author="Caree2" w:date="2017-04-02T08:01:00Z">
          <w:pPr>
            <w:autoSpaceDE w:val="0"/>
            <w:autoSpaceDN w:val="0"/>
            <w:adjustRightInd w:val="0"/>
          </w:pPr>
        </w:pPrChange>
      </w:pPr>
      <w:ins w:id="32148" w:author="Caree2" w:date="2017-04-02T07:45:00Z">
        <w:r w:rsidRPr="00910D57">
          <w:rPr>
            <w:bCs/>
            <w:rPrChange w:id="321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2151" w:author="Caree2" w:date="2017-04-02T07:45:00Z"/>
          <w:bCs/>
          <w:rPrChange w:id="32152" w:author="Caree2" w:date="2017-04-02T08:01:00Z">
            <w:rPr>
              <w:ins w:id="321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54" w:author="Caree2" w:date="2017-04-02T08:01:00Z">
          <w:pPr>
            <w:autoSpaceDE w:val="0"/>
            <w:autoSpaceDN w:val="0"/>
            <w:adjustRightInd w:val="0"/>
          </w:pPr>
        </w:pPrChange>
      </w:pPr>
      <w:ins w:id="32155" w:author="Caree2" w:date="2017-04-02T07:45:00Z">
        <w:r w:rsidRPr="00910D57">
          <w:rPr>
            <w:bCs/>
            <w:rPrChange w:id="321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2159" w:author="Caree2" w:date="2017-04-02T07:45:00Z"/>
          <w:bCs/>
          <w:rPrChange w:id="32160" w:author="Caree2" w:date="2017-04-02T08:01:00Z">
            <w:rPr>
              <w:ins w:id="321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62" w:author="Caree2" w:date="2017-04-02T08:01:00Z">
          <w:pPr>
            <w:autoSpaceDE w:val="0"/>
            <w:autoSpaceDN w:val="0"/>
            <w:adjustRightInd w:val="0"/>
          </w:pPr>
        </w:pPrChange>
      </w:pPr>
      <w:ins w:id="32163" w:author="Caree2" w:date="2017-04-02T07:45:00Z">
        <w:r w:rsidRPr="00910D57">
          <w:rPr>
            <w:bCs/>
            <w:rPrChange w:id="321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321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2167" w:author="Caree2" w:date="2017-04-02T07:45:00Z"/>
          <w:bCs/>
          <w:rPrChange w:id="32168" w:author="Caree2" w:date="2017-04-02T08:01:00Z">
            <w:rPr>
              <w:ins w:id="321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70" w:author="Caree2" w:date="2017-04-02T08:01:00Z">
          <w:pPr>
            <w:autoSpaceDE w:val="0"/>
            <w:autoSpaceDN w:val="0"/>
            <w:adjustRightInd w:val="0"/>
          </w:pPr>
        </w:pPrChange>
      </w:pPr>
      <w:ins w:id="32171" w:author="Caree2" w:date="2017-04-02T07:45:00Z">
        <w:r w:rsidRPr="00910D57">
          <w:rPr>
            <w:bCs/>
            <w:rPrChange w:id="321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174" w:author="Caree2" w:date="2017-04-02T07:45:00Z"/>
          <w:bCs/>
          <w:rPrChange w:id="32175" w:author="Caree2" w:date="2017-04-02T08:01:00Z">
            <w:rPr>
              <w:ins w:id="3217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77" w:author="Caree2" w:date="2017-04-02T08:01:00Z">
          <w:pPr>
            <w:autoSpaceDE w:val="0"/>
            <w:autoSpaceDN w:val="0"/>
            <w:adjustRightInd w:val="0"/>
          </w:pPr>
        </w:pPrChange>
      </w:pPr>
      <w:ins w:id="32178" w:author="Caree2" w:date="2017-04-02T07:45:00Z">
        <w:r w:rsidRPr="00910D57">
          <w:rPr>
            <w:bCs/>
            <w:rPrChange w:id="321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2181" w:author="Caree2" w:date="2017-04-02T07:45:00Z"/>
          <w:bCs/>
          <w:rPrChange w:id="32182" w:author="Caree2" w:date="2017-04-02T08:01:00Z">
            <w:rPr>
              <w:ins w:id="321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84" w:author="Caree2" w:date="2017-04-02T08:01:00Z">
          <w:pPr>
            <w:autoSpaceDE w:val="0"/>
            <w:autoSpaceDN w:val="0"/>
            <w:adjustRightInd w:val="0"/>
          </w:pPr>
        </w:pPrChange>
      </w:pPr>
      <w:ins w:id="32185" w:author="Caree2" w:date="2017-04-02T07:45:00Z">
        <w:r w:rsidRPr="00910D57">
          <w:rPr>
            <w:bCs/>
            <w:rPrChange w:id="321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&lt;value&gt;434-45-4393&lt;/value&gt;</w:t>
        </w:r>
      </w:ins>
    </w:p>
    <w:p w:rsidR="00956615" w:rsidRPr="00910D57" w:rsidRDefault="00956615" w:rsidP="00910D57">
      <w:pPr>
        <w:rPr>
          <w:ins w:id="32189" w:author="Caree2" w:date="2017-04-02T07:45:00Z"/>
          <w:bCs/>
          <w:rPrChange w:id="32190" w:author="Caree2" w:date="2017-04-02T08:01:00Z">
            <w:rPr>
              <w:ins w:id="321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92" w:author="Caree2" w:date="2017-04-02T08:01:00Z">
          <w:pPr>
            <w:autoSpaceDE w:val="0"/>
            <w:autoSpaceDN w:val="0"/>
            <w:adjustRightInd w:val="0"/>
          </w:pPr>
        </w:pPrChange>
      </w:pPr>
      <w:ins w:id="32193" w:author="Caree2" w:date="2017-04-02T07:45:00Z">
        <w:r w:rsidRPr="00910D57">
          <w:rPr>
            <w:bCs/>
            <w:rPrChange w:id="321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1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196" w:author="Caree2" w:date="2017-04-02T07:45:00Z"/>
          <w:bCs/>
          <w:rPrChange w:id="32197" w:author="Caree2" w:date="2017-04-02T08:01:00Z">
            <w:rPr>
              <w:ins w:id="321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199" w:author="Caree2" w:date="2017-04-02T08:01:00Z">
          <w:pPr>
            <w:autoSpaceDE w:val="0"/>
            <w:autoSpaceDN w:val="0"/>
            <w:adjustRightInd w:val="0"/>
          </w:pPr>
        </w:pPrChange>
      </w:pPr>
      <w:ins w:id="32200" w:author="Caree2" w:date="2017-04-02T07:45:00Z">
        <w:r w:rsidRPr="00910D57">
          <w:rPr>
            <w:bCs/>
            <w:rPrChange w:id="322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2203" w:author="Caree2" w:date="2017-04-02T07:45:00Z"/>
          <w:bCs/>
          <w:rPrChange w:id="32204" w:author="Caree2" w:date="2017-04-02T08:01:00Z">
            <w:rPr>
              <w:ins w:id="322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06" w:author="Caree2" w:date="2017-04-02T08:01:00Z">
          <w:pPr>
            <w:autoSpaceDE w:val="0"/>
            <w:autoSpaceDN w:val="0"/>
            <w:adjustRightInd w:val="0"/>
          </w:pPr>
        </w:pPrChange>
      </w:pPr>
      <w:ins w:id="32207" w:author="Caree2" w:date="2017-04-02T07:45:00Z">
        <w:r w:rsidRPr="00910D57">
          <w:rPr>
            <w:bCs/>
            <w:rPrChange w:id="322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2211" w:author="Caree2" w:date="2017-04-02T07:45:00Z"/>
          <w:bCs/>
          <w:rPrChange w:id="32212" w:author="Caree2" w:date="2017-04-02T08:01:00Z">
            <w:rPr>
              <w:ins w:id="322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14" w:author="Caree2" w:date="2017-04-02T08:01:00Z">
          <w:pPr>
            <w:autoSpaceDE w:val="0"/>
            <w:autoSpaceDN w:val="0"/>
            <w:adjustRightInd w:val="0"/>
          </w:pPr>
        </w:pPrChange>
      </w:pPr>
      <w:ins w:id="32215" w:author="Caree2" w:date="2017-04-02T07:45:00Z">
        <w:r w:rsidRPr="00910D57">
          <w:rPr>
            <w:bCs/>
            <w:rPrChange w:id="322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218" w:author="Caree2" w:date="2017-04-02T07:45:00Z"/>
          <w:bCs/>
          <w:rPrChange w:id="32219" w:author="Caree2" w:date="2017-04-02T08:01:00Z">
            <w:rPr>
              <w:ins w:id="3222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21" w:author="Caree2" w:date="2017-04-02T08:01:00Z">
          <w:pPr>
            <w:autoSpaceDE w:val="0"/>
            <w:autoSpaceDN w:val="0"/>
            <w:adjustRightInd w:val="0"/>
          </w:pPr>
        </w:pPrChange>
      </w:pPr>
      <w:ins w:id="32222" w:author="Caree2" w:date="2017-04-02T07:45:00Z">
        <w:r w:rsidRPr="00910D57">
          <w:rPr>
            <w:bCs/>
            <w:rPrChange w:id="322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2225" w:author="Caree2" w:date="2017-04-02T07:45:00Z"/>
          <w:bCs/>
          <w:rPrChange w:id="32226" w:author="Caree2" w:date="2017-04-02T08:01:00Z">
            <w:rPr>
              <w:ins w:id="322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28" w:author="Caree2" w:date="2017-04-02T08:01:00Z">
          <w:pPr>
            <w:autoSpaceDE w:val="0"/>
            <w:autoSpaceDN w:val="0"/>
            <w:adjustRightInd w:val="0"/>
          </w:pPr>
        </w:pPrChange>
      </w:pPr>
      <w:ins w:id="32229" w:author="Caree2" w:date="2017-04-02T07:45:00Z">
        <w:r w:rsidRPr="00910D57">
          <w:rPr>
            <w:bCs/>
            <w:rPrChange w:id="322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bean="airport03" /&gt;</w:t>
        </w:r>
      </w:ins>
    </w:p>
    <w:p w:rsidR="00956615" w:rsidRPr="00910D57" w:rsidRDefault="00956615" w:rsidP="00910D57">
      <w:pPr>
        <w:rPr>
          <w:ins w:id="32233" w:author="Caree2" w:date="2017-04-02T07:45:00Z"/>
          <w:bCs/>
          <w:rPrChange w:id="32234" w:author="Caree2" w:date="2017-04-02T08:01:00Z">
            <w:rPr>
              <w:ins w:id="322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36" w:author="Caree2" w:date="2017-04-02T08:01:00Z">
          <w:pPr>
            <w:autoSpaceDE w:val="0"/>
            <w:autoSpaceDN w:val="0"/>
            <w:adjustRightInd w:val="0"/>
          </w:pPr>
        </w:pPrChange>
      </w:pPr>
      <w:ins w:id="32237" w:author="Caree2" w:date="2017-04-02T07:45:00Z">
        <w:r w:rsidRPr="00910D57">
          <w:rPr>
            <w:bCs/>
            <w:rPrChange w:id="322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240" w:author="Caree2" w:date="2017-04-02T07:45:00Z"/>
          <w:bCs/>
          <w:rPrChange w:id="32241" w:author="Caree2" w:date="2017-04-02T08:01:00Z">
            <w:rPr>
              <w:ins w:id="322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43" w:author="Caree2" w:date="2017-04-02T08:01:00Z">
          <w:pPr>
            <w:autoSpaceDE w:val="0"/>
            <w:autoSpaceDN w:val="0"/>
            <w:adjustRightInd w:val="0"/>
          </w:pPr>
        </w:pPrChange>
      </w:pPr>
      <w:ins w:id="32244" w:author="Caree2" w:date="2017-04-02T07:45:00Z">
        <w:r w:rsidRPr="00910D57">
          <w:rPr>
            <w:bCs/>
            <w:rPrChange w:id="322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2247" w:author="Caree2" w:date="2017-04-02T07:45:00Z"/>
          <w:bCs/>
          <w:rPrChange w:id="32248" w:author="Caree2" w:date="2017-04-02T08:01:00Z">
            <w:rPr>
              <w:ins w:id="322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50" w:author="Caree2" w:date="2017-04-02T08:01:00Z">
          <w:pPr>
            <w:autoSpaceDE w:val="0"/>
            <w:autoSpaceDN w:val="0"/>
            <w:adjustRightInd w:val="0"/>
          </w:pPr>
        </w:pPrChange>
      </w:pPr>
      <w:ins w:id="32251" w:author="Caree2" w:date="2017-04-02T07:45:00Z">
        <w:r w:rsidRPr="00910D57">
          <w:rPr>
            <w:bCs/>
            <w:rPrChange w:id="322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32255" w:author="Caree2" w:date="2017-04-02T07:45:00Z"/>
          <w:bCs/>
          <w:rPrChange w:id="32256" w:author="Caree2" w:date="2017-04-02T08:01:00Z">
            <w:rPr>
              <w:ins w:id="322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58" w:author="Caree2" w:date="2017-04-02T08:01:00Z">
          <w:pPr>
            <w:autoSpaceDE w:val="0"/>
            <w:autoSpaceDN w:val="0"/>
            <w:adjustRightInd w:val="0"/>
          </w:pPr>
        </w:pPrChange>
      </w:pPr>
      <w:ins w:id="32259" w:author="Caree2" w:date="2017-04-02T07:45:00Z">
        <w:r w:rsidRPr="00910D57">
          <w:rPr>
            <w:bCs/>
            <w:rPrChange w:id="322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262" w:author="Caree2" w:date="2017-04-02T07:45:00Z"/>
          <w:bCs/>
          <w:rPrChange w:id="32263" w:author="Caree2" w:date="2017-04-02T08:01:00Z">
            <w:rPr>
              <w:ins w:id="322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65" w:author="Caree2" w:date="2017-04-02T08:01:00Z">
          <w:pPr>
            <w:autoSpaceDE w:val="0"/>
            <w:autoSpaceDN w:val="0"/>
            <w:adjustRightInd w:val="0"/>
          </w:pPr>
        </w:pPrChange>
      </w:pPr>
      <w:ins w:id="32266" w:author="Caree2" w:date="2017-04-02T07:45:00Z">
        <w:r w:rsidRPr="00910D57">
          <w:rPr>
            <w:bCs/>
            <w:rPrChange w:id="322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2269" w:author="Caree2" w:date="2017-04-02T07:45:00Z"/>
          <w:bCs/>
          <w:rPrChange w:id="32270" w:author="Caree2" w:date="2017-04-02T08:01:00Z">
            <w:rPr>
              <w:ins w:id="322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72" w:author="Caree2" w:date="2017-04-02T08:01:00Z">
          <w:pPr>
            <w:autoSpaceDE w:val="0"/>
            <w:autoSpaceDN w:val="0"/>
            <w:adjustRightInd w:val="0"/>
          </w:pPr>
        </w:pPrChange>
      </w:pPr>
      <w:ins w:id="32273" w:author="Caree2" w:date="2017-04-02T07:45:00Z">
        <w:r w:rsidRPr="00910D57">
          <w:rPr>
            <w:bCs/>
            <w:rPrChange w:id="322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2277" w:author="Caree2" w:date="2017-04-02T07:45:00Z"/>
          <w:bCs/>
          <w:rPrChange w:id="32278" w:author="Caree2" w:date="2017-04-02T08:01:00Z">
            <w:rPr>
              <w:ins w:id="322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80" w:author="Caree2" w:date="2017-04-02T08:01:00Z">
          <w:pPr>
            <w:autoSpaceDE w:val="0"/>
            <w:autoSpaceDN w:val="0"/>
            <w:adjustRightInd w:val="0"/>
          </w:pPr>
        </w:pPrChange>
      </w:pPr>
      <w:ins w:id="32281" w:author="Caree2" w:date="2017-04-02T07:45:00Z">
        <w:r w:rsidRPr="00910D57">
          <w:rPr>
            <w:bCs/>
            <w:rPrChange w:id="322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284" w:author="Caree2" w:date="2017-04-02T07:45:00Z"/>
          <w:bCs/>
          <w:rPrChange w:id="32285" w:author="Caree2" w:date="2017-04-02T08:01:00Z">
            <w:rPr>
              <w:ins w:id="322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87" w:author="Caree2" w:date="2017-04-02T08:01:00Z">
          <w:pPr>
            <w:autoSpaceDE w:val="0"/>
            <w:autoSpaceDN w:val="0"/>
            <w:adjustRightInd w:val="0"/>
          </w:pPr>
        </w:pPrChange>
      </w:pPr>
      <w:ins w:id="32288" w:author="Caree2" w:date="2017-04-02T07:45:00Z">
        <w:r w:rsidRPr="00910D57">
          <w:rPr>
            <w:bCs/>
            <w:rPrChange w:id="322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2291" w:author="Caree2" w:date="2017-04-02T07:45:00Z"/>
          <w:bCs/>
          <w:rPrChange w:id="32292" w:author="Caree2" w:date="2017-04-02T08:01:00Z">
            <w:rPr>
              <w:ins w:id="322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294" w:author="Caree2" w:date="2017-04-02T08:01:00Z">
          <w:pPr>
            <w:autoSpaceDE w:val="0"/>
            <w:autoSpaceDN w:val="0"/>
            <w:adjustRightInd w:val="0"/>
          </w:pPr>
        </w:pPrChange>
      </w:pPr>
      <w:ins w:id="32295" w:author="Caree2" w:date="2017-04-02T07:45:00Z">
        <w:r w:rsidRPr="00910D57">
          <w:rPr>
            <w:bCs/>
            <w:rPrChange w:id="322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2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2299" w:author="Caree2" w:date="2017-04-02T07:45:00Z"/>
          <w:bCs/>
          <w:rPrChange w:id="32300" w:author="Caree2" w:date="2017-04-02T08:01:00Z">
            <w:rPr>
              <w:ins w:id="323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02" w:author="Caree2" w:date="2017-04-02T08:01:00Z">
          <w:pPr>
            <w:autoSpaceDE w:val="0"/>
            <w:autoSpaceDN w:val="0"/>
            <w:adjustRightInd w:val="0"/>
          </w:pPr>
        </w:pPrChange>
      </w:pPr>
      <w:ins w:id="32303" w:author="Caree2" w:date="2017-04-02T07:45:00Z">
        <w:r w:rsidRPr="00910D57">
          <w:rPr>
            <w:bCs/>
            <w:rPrChange w:id="323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306" w:author="Caree2" w:date="2017-04-02T07:45:00Z"/>
          <w:bCs/>
          <w:rPrChange w:id="32307" w:author="Caree2" w:date="2017-04-02T08:01:00Z">
            <w:rPr>
              <w:ins w:id="323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09" w:author="Caree2" w:date="2017-04-02T08:01:00Z">
          <w:pPr>
            <w:autoSpaceDE w:val="0"/>
            <w:autoSpaceDN w:val="0"/>
            <w:adjustRightInd w:val="0"/>
          </w:pPr>
        </w:pPrChange>
      </w:pPr>
      <w:ins w:id="32310" w:author="Caree2" w:date="2017-04-02T07:45:00Z">
        <w:r w:rsidRPr="00910D57">
          <w:rPr>
            <w:bCs/>
            <w:rPrChange w:id="323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2313" w:author="Caree2" w:date="2017-04-02T07:45:00Z"/>
          <w:bCs/>
          <w:rPrChange w:id="32314" w:author="Caree2" w:date="2017-04-02T08:01:00Z">
            <w:rPr>
              <w:ins w:id="323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16" w:author="Caree2" w:date="2017-04-02T08:01:00Z">
          <w:pPr>
            <w:autoSpaceDE w:val="0"/>
            <w:autoSpaceDN w:val="0"/>
            <w:adjustRightInd w:val="0"/>
          </w:pPr>
        </w:pPrChange>
      </w:pPr>
      <w:ins w:id="32317" w:author="Caree2" w:date="2017-04-02T07:45:00Z">
        <w:r w:rsidRPr="00910D57">
          <w:rPr>
            <w:bCs/>
            <w:rPrChange w:id="323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2321" w:author="Caree2" w:date="2017-04-02T07:45:00Z"/>
          <w:bCs/>
          <w:rPrChange w:id="32322" w:author="Caree2" w:date="2017-04-02T08:01:00Z">
            <w:rPr>
              <w:ins w:id="323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24" w:author="Caree2" w:date="2017-04-02T08:01:00Z">
          <w:pPr>
            <w:autoSpaceDE w:val="0"/>
            <w:autoSpaceDN w:val="0"/>
            <w:adjustRightInd w:val="0"/>
          </w:pPr>
        </w:pPrChange>
      </w:pPr>
      <w:ins w:id="32325" w:author="Caree2" w:date="2017-04-02T07:45:00Z">
        <w:r w:rsidRPr="00910D57">
          <w:rPr>
            <w:bCs/>
            <w:rPrChange w:id="323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328" w:author="Caree2" w:date="2017-04-02T07:45:00Z"/>
          <w:bCs/>
          <w:rPrChange w:id="32329" w:author="Caree2" w:date="2017-04-02T08:01:00Z">
            <w:rPr>
              <w:ins w:id="323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31" w:author="Caree2" w:date="2017-04-02T08:01:00Z">
          <w:pPr>
            <w:autoSpaceDE w:val="0"/>
            <w:autoSpaceDN w:val="0"/>
            <w:adjustRightInd w:val="0"/>
          </w:pPr>
        </w:pPrChange>
      </w:pPr>
      <w:ins w:id="32332" w:author="Caree2" w:date="2017-04-02T07:45:00Z">
        <w:r w:rsidRPr="00910D57">
          <w:rPr>
            <w:bCs/>
            <w:rPrChange w:id="323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2334" w:author="Caree2" w:date="2017-04-02T07:45:00Z"/>
          <w:bCs/>
          <w:rPrChange w:id="32335" w:author="Caree2" w:date="2017-04-02T08:01:00Z">
            <w:rPr>
              <w:ins w:id="323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37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2338" w:author="Caree2" w:date="2017-04-02T07:45:00Z"/>
          <w:bCs/>
          <w:rPrChange w:id="32339" w:author="Caree2" w:date="2017-04-02T08:01:00Z">
            <w:rPr>
              <w:ins w:id="323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41" w:author="Caree2" w:date="2017-04-02T08:01:00Z">
          <w:pPr>
            <w:autoSpaceDE w:val="0"/>
            <w:autoSpaceDN w:val="0"/>
            <w:adjustRightInd w:val="0"/>
          </w:pPr>
        </w:pPrChange>
      </w:pPr>
      <w:ins w:id="32342" w:author="Caree2" w:date="2017-04-02T07:45:00Z">
        <w:r w:rsidRPr="00910D57">
          <w:rPr>
            <w:bCs/>
            <w:rPrChange w:id="323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id="traveller13" class="com.rollingstone.springframework.aop.example.Traveller"&gt;</w:t>
        </w:r>
      </w:ins>
    </w:p>
    <w:p w:rsidR="00956615" w:rsidRPr="00910D57" w:rsidRDefault="00956615" w:rsidP="00910D57">
      <w:pPr>
        <w:rPr>
          <w:ins w:id="32344" w:author="Caree2" w:date="2017-04-02T07:45:00Z"/>
          <w:bCs/>
          <w:rPrChange w:id="32345" w:author="Caree2" w:date="2017-04-02T08:01:00Z">
            <w:rPr>
              <w:ins w:id="3234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47" w:author="Caree2" w:date="2017-04-02T08:01:00Z">
          <w:pPr>
            <w:autoSpaceDE w:val="0"/>
            <w:autoSpaceDN w:val="0"/>
            <w:adjustRightInd w:val="0"/>
          </w:pPr>
        </w:pPrChange>
      </w:pPr>
      <w:ins w:id="32348" w:author="Caree2" w:date="2017-04-02T07:45:00Z">
        <w:r w:rsidRPr="00910D57">
          <w:rPr>
            <w:bCs/>
            <w:rPrChange w:id="323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2351" w:author="Caree2" w:date="2017-04-02T07:45:00Z"/>
          <w:bCs/>
          <w:rPrChange w:id="32352" w:author="Caree2" w:date="2017-04-02T08:01:00Z">
            <w:rPr>
              <w:ins w:id="3235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54" w:author="Caree2" w:date="2017-04-02T08:01:00Z">
          <w:pPr>
            <w:autoSpaceDE w:val="0"/>
            <w:autoSpaceDN w:val="0"/>
            <w:adjustRightInd w:val="0"/>
          </w:pPr>
        </w:pPrChange>
      </w:pPr>
      <w:ins w:id="32355" w:author="Caree2" w:date="2017-04-02T07:45:00Z">
        <w:r w:rsidRPr="00910D57">
          <w:rPr>
            <w:bCs/>
            <w:rPrChange w:id="323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5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&lt;value&gt;13&lt;/value&gt;</w:t>
        </w:r>
      </w:ins>
    </w:p>
    <w:p w:rsidR="00956615" w:rsidRPr="00910D57" w:rsidRDefault="00956615" w:rsidP="00910D57">
      <w:pPr>
        <w:rPr>
          <w:ins w:id="32359" w:author="Caree2" w:date="2017-04-02T07:45:00Z"/>
          <w:bCs/>
          <w:rPrChange w:id="32360" w:author="Caree2" w:date="2017-04-02T08:01:00Z">
            <w:rPr>
              <w:ins w:id="323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62" w:author="Caree2" w:date="2017-04-02T08:01:00Z">
          <w:pPr>
            <w:autoSpaceDE w:val="0"/>
            <w:autoSpaceDN w:val="0"/>
            <w:adjustRightInd w:val="0"/>
          </w:pPr>
        </w:pPrChange>
      </w:pPr>
      <w:ins w:id="32363" w:author="Caree2" w:date="2017-04-02T07:45:00Z">
        <w:r w:rsidRPr="00910D57">
          <w:rPr>
            <w:bCs/>
            <w:rPrChange w:id="323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366" w:author="Caree2" w:date="2017-04-02T07:45:00Z"/>
          <w:bCs/>
          <w:rPrChange w:id="32367" w:author="Caree2" w:date="2017-04-02T08:01:00Z">
            <w:rPr>
              <w:ins w:id="323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69" w:author="Caree2" w:date="2017-04-02T08:01:00Z">
          <w:pPr>
            <w:autoSpaceDE w:val="0"/>
            <w:autoSpaceDN w:val="0"/>
            <w:adjustRightInd w:val="0"/>
          </w:pPr>
        </w:pPrChange>
      </w:pPr>
      <w:ins w:id="32370" w:author="Caree2" w:date="2017-04-02T07:45:00Z">
        <w:r w:rsidRPr="00910D57">
          <w:rPr>
            <w:bCs/>
            <w:rPrChange w:id="323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2373" w:author="Caree2" w:date="2017-04-02T07:45:00Z"/>
          <w:bCs/>
          <w:rPrChange w:id="32374" w:author="Caree2" w:date="2017-04-02T08:01:00Z">
            <w:rPr>
              <w:ins w:id="323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76" w:author="Caree2" w:date="2017-04-02T08:01:00Z">
          <w:pPr>
            <w:autoSpaceDE w:val="0"/>
            <w:autoSpaceDN w:val="0"/>
            <w:adjustRightInd w:val="0"/>
          </w:pPr>
        </w:pPrChange>
      </w:pPr>
      <w:ins w:id="32377" w:author="Caree2" w:date="2017-04-02T07:45:00Z">
        <w:r w:rsidRPr="00910D57">
          <w:rPr>
            <w:bCs/>
            <w:rPrChange w:id="323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7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&lt;value&gt;Allistair&lt;/value&gt;</w:t>
        </w:r>
      </w:ins>
    </w:p>
    <w:p w:rsidR="00956615" w:rsidRPr="00910D57" w:rsidRDefault="00956615" w:rsidP="00910D57">
      <w:pPr>
        <w:rPr>
          <w:ins w:id="32381" w:author="Caree2" w:date="2017-04-02T07:45:00Z"/>
          <w:bCs/>
          <w:rPrChange w:id="32382" w:author="Caree2" w:date="2017-04-02T08:01:00Z">
            <w:rPr>
              <w:ins w:id="3238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84" w:author="Caree2" w:date="2017-04-02T08:01:00Z">
          <w:pPr>
            <w:autoSpaceDE w:val="0"/>
            <w:autoSpaceDN w:val="0"/>
            <w:adjustRightInd w:val="0"/>
          </w:pPr>
        </w:pPrChange>
      </w:pPr>
      <w:ins w:id="32385" w:author="Caree2" w:date="2017-04-02T07:45:00Z">
        <w:r w:rsidRPr="00910D57">
          <w:rPr>
            <w:bCs/>
            <w:rPrChange w:id="323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388" w:author="Caree2" w:date="2017-04-02T07:45:00Z"/>
          <w:bCs/>
          <w:rPrChange w:id="32389" w:author="Caree2" w:date="2017-04-02T08:01:00Z">
            <w:rPr>
              <w:ins w:id="3239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91" w:author="Caree2" w:date="2017-04-02T08:01:00Z">
          <w:pPr>
            <w:autoSpaceDE w:val="0"/>
            <w:autoSpaceDN w:val="0"/>
            <w:adjustRightInd w:val="0"/>
          </w:pPr>
        </w:pPrChange>
      </w:pPr>
      <w:ins w:id="32392" w:author="Caree2" w:date="2017-04-02T07:45:00Z">
        <w:r w:rsidRPr="00910D57">
          <w:rPr>
            <w:bCs/>
            <w:rPrChange w:id="323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3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2395" w:author="Caree2" w:date="2017-04-02T07:45:00Z"/>
          <w:bCs/>
          <w:rPrChange w:id="32396" w:author="Caree2" w:date="2017-04-02T08:01:00Z">
            <w:rPr>
              <w:ins w:id="3239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398" w:author="Caree2" w:date="2017-04-02T08:01:00Z">
          <w:pPr>
            <w:autoSpaceDE w:val="0"/>
            <w:autoSpaceDN w:val="0"/>
            <w:adjustRightInd w:val="0"/>
          </w:pPr>
        </w:pPrChange>
      </w:pPr>
      <w:ins w:id="32399" w:author="Caree2" w:date="2017-04-02T07:45:00Z">
        <w:r w:rsidRPr="00910D57">
          <w:rPr>
            <w:bCs/>
            <w:rPrChange w:id="324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0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&lt;value&gt;Cook&lt;/value&gt;</w:t>
        </w:r>
      </w:ins>
    </w:p>
    <w:p w:rsidR="00956615" w:rsidRPr="00910D57" w:rsidRDefault="00956615" w:rsidP="00910D57">
      <w:pPr>
        <w:rPr>
          <w:ins w:id="32403" w:author="Caree2" w:date="2017-04-02T07:45:00Z"/>
          <w:bCs/>
          <w:rPrChange w:id="32404" w:author="Caree2" w:date="2017-04-02T08:01:00Z">
            <w:rPr>
              <w:ins w:id="3240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06" w:author="Caree2" w:date="2017-04-02T08:01:00Z">
          <w:pPr>
            <w:autoSpaceDE w:val="0"/>
            <w:autoSpaceDN w:val="0"/>
            <w:adjustRightInd w:val="0"/>
          </w:pPr>
        </w:pPrChange>
      </w:pPr>
      <w:ins w:id="32407" w:author="Caree2" w:date="2017-04-02T07:45:00Z">
        <w:r w:rsidRPr="00910D57">
          <w:rPr>
            <w:bCs/>
            <w:rPrChange w:id="324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410" w:author="Caree2" w:date="2017-04-02T07:45:00Z"/>
          <w:bCs/>
          <w:rPrChange w:id="32411" w:author="Caree2" w:date="2017-04-02T08:01:00Z">
            <w:rPr>
              <w:ins w:id="324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13" w:author="Caree2" w:date="2017-04-02T08:01:00Z">
          <w:pPr>
            <w:autoSpaceDE w:val="0"/>
            <w:autoSpaceDN w:val="0"/>
            <w:adjustRightInd w:val="0"/>
          </w:pPr>
        </w:pPrChange>
      </w:pPr>
      <w:ins w:id="32414" w:author="Caree2" w:date="2017-04-02T07:45:00Z">
        <w:r w:rsidRPr="00910D57">
          <w:rPr>
            <w:bCs/>
            <w:rPrChange w:id="324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2417" w:author="Caree2" w:date="2017-04-02T07:45:00Z"/>
          <w:bCs/>
          <w:rPrChange w:id="32418" w:author="Caree2" w:date="2017-04-02T08:01:00Z">
            <w:rPr>
              <w:ins w:id="324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20" w:author="Caree2" w:date="2017-04-02T08:01:00Z">
          <w:pPr>
            <w:autoSpaceDE w:val="0"/>
            <w:autoSpaceDN w:val="0"/>
            <w:adjustRightInd w:val="0"/>
          </w:pPr>
        </w:pPrChange>
      </w:pPr>
      <w:ins w:id="32421" w:author="Caree2" w:date="2017-04-02T07:45:00Z">
        <w:r w:rsidRPr="00910D57">
          <w:rPr>
            <w:bCs/>
            <w:rPrChange w:id="324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2425" w:author="Caree2" w:date="2017-04-02T07:45:00Z"/>
          <w:bCs/>
          <w:rPrChange w:id="32426" w:author="Caree2" w:date="2017-04-02T08:01:00Z">
            <w:rPr>
              <w:ins w:id="324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28" w:author="Caree2" w:date="2017-04-02T08:01:00Z">
          <w:pPr>
            <w:autoSpaceDE w:val="0"/>
            <w:autoSpaceDN w:val="0"/>
            <w:adjustRightInd w:val="0"/>
          </w:pPr>
        </w:pPrChange>
      </w:pPr>
      <w:ins w:id="32429" w:author="Caree2" w:date="2017-04-02T07:45:00Z">
        <w:r w:rsidRPr="00910D57">
          <w:rPr>
            <w:bCs/>
            <w:rPrChange w:id="324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2433" w:author="Caree2" w:date="2017-04-02T07:45:00Z"/>
          <w:bCs/>
          <w:rPrChange w:id="32434" w:author="Caree2" w:date="2017-04-02T08:01:00Z">
            <w:rPr>
              <w:ins w:id="3243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36" w:author="Caree2" w:date="2017-04-02T08:01:00Z">
          <w:pPr>
            <w:autoSpaceDE w:val="0"/>
            <w:autoSpaceDN w:val="0"/>
            <w:adjustRightInd w:val="0"/>
          </w:pPr>
        </w:pPrChange>
      </w:pPr>
      <w:ins w:id="32437" w:author="Caree2" w:date="2017-04-02T07:45:00Z">
        <w:r w:rsidRPr="00910D57">
          <w:rPr>
            <w:bCs/>
            <w:rPrChange w:id="324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440" w:author="Caree2" w:date="2017-04-02T07:45:00Z"/>
          <w:bCs/>
          <w:rPrChange w:id="32441" w:author="Caree2" w:date="2017-04-02T08:01:00Z">
            <w:rPr>
              <w:ins w:id="3244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43" w:author="Caree2" w:date="2017-04-02T08:01:00Z">
          <w:pPr>
            <w:autoSpaceDE w:val="0"/>
            <w:autoSpaceDN w:val="0"/>
            <w:adjustRightInd w:val="0"/>
          </w:pPr>
        </w:pPrChange>
      </w:pPr>
      <w:ins w:id="32444" w:author="Caree2" w:date="2017-04-02T07:45:00Z">
        <w:r w:rsidRPr="00910D57">
          <w:rPr>
            <w:bCs/>
            <w:rPrChange w:id="324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2447" w:author="Caree2" w:date="2017-04-02T07:45:00Z"/>
          <w:bCs/>
          <w:rPrChange w:id="32448" w:author="Caree2" w:date="2017-04-02T08:01:00Z">
            <w:rPr>
              <w:ins w:id="324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50" w:author="Caree2" w:date="2017-04-02T08:01:00Z">
          <w:pPr>
            <w:autoSpaceDE w:val="0"/>
            <w:autoSpaceDN w:val="0"/>
            <w:adjustRightInd w:val="0"/>
          </w:pPr>
        </w:pPrChange>
      </w:pPr>
      <w:ins w:id="32451" w:author="Caree2" w:date="2017-04-02T07:45:00Z">
        <w:r w:rsidRPr="00910D57">
          <w:rPr>
            <w:bCs/>
            <w:rPrChange w:id="324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&lt;value&gt;434-45-9459&lt;/value&gt;</w:t>
        </w:r>
      </w:ins>
    </w:p>
    <w:p w:rsidR="00956615" w:rsidRPr="00910D57" w:rsidRDefault="00956615" w:rsidP="00910D57">
      <w:pPr>
        <w:rPr>
          <w:ins w:id="32455" w:author="Caree2" w:date="2017-04-02T07:45:00Z"/>
          <w:bCs/>
          <w:rPrChange w:id="32456" w:author="Caree2" w:date="2017-04-02T08:01:00Z">
            <w:rPr>
              <w:ins w:id="324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58" w:author="Caree2" w:date="2017-04-02T08:01:00Z">
          <w:pPr>
            <w:autoSpaceDE w:val="0"/>
            <w:autoSpaceDN w:val="0"/>
            <w:adjustRightInd w:val="0"/>
          </w:pPr>
        </w:pPrChange>
      </w:pPr>
      <w:ins w:id="32459" w:author="Caree2" w:date="2017-04-02T07:45:00Z">
        <w:r w:rsidRPr="00910D57">
          <w:rPr>
            <w:bCs/>
            <w:rPrChange w:id="324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6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462" w:author="Caree2" w:date="2017-04-02T07:45:00Z"/>
          <w:bCs/>
          <w:rPrChange w:id="32463" w:author="Caree2" w:date="2017-04-02T08:01:00Z">
            <w:rPr>
              <w:ins w:id="3246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65" w:author="Caree2" w:date="2017-04-02T08:01:00Z">
          <w:pPr>
            <w:autoSpaceDE w:val="0"/>
            <w:autoSpaceDN w:val="0"/>
            <w:adjustRightInd w:val="0"/>
          </w:pPr>
        </w:pPrChange>
      </w:pPr>
      <w:ins w:id="32466" w:author="Caree2" w:date="2017-04-02T07:45:00Z">
        <w:r w:rsidRPr="00910D57">
          <w:rPr>
            <w:bCs/>
            <w:rPrChange w:id="324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2469" w:author="Caree2" w:date="2017-04-02T07:45:00Z"/>
          <w:bCs/>
          <w:rPrChange w:id="32470" w:author="Caree2" w:date="2017-04-02T08:01:00Z">
            <w:rPr>
              <w:ins w:id="324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72" w:author="Caree2" w:date="2017-04-02T08:01:00Z">
          <w:pPr>
            <w:autoSpaceDE w:val="0"/>
            <w:autoSpaceDN w:val="0"/>
            <w:adjustRightInd w:val="0"/>
          </w:pPr>
        </w:pPrChange>
      </w:pPr>
      <w:ins w:id="32473" w:author="Caree2" w:date="2017-04-02T07:45:00Z">
        <w:r w:rsidRPr="00910D57">
          <w:rPr>
            <w:bCs/>
            <w:rPrChange w:id="324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2477" w:author="Caree2" w:date="2017-04-02T07:45:00Z"/>
          <w:bCs/>
          <w:rPrChange w:id="32478" w:author="Caree2" w:date="2017-04-02T08:01:00Z">
            <w:rPr>
              <w:ins w:id="3247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80" w:author="Caree2" w:date="2017-04-02T08:01:00Z">
          <w:pPr>
            <w:autoSpaceDE w:val="0"/>
            <w:autoSpaceDN w:val="0"/>
            <w:adjustRightInd w:val="0"/>
          </w:pPr>
        </w:pPrChange>
      </w:pPr>
      <w:ins w:id="32481" w:author="Caree2" w:date="2017-04-02T07:45:00Z">
        <w:r w:rsidRPr="00910D57">
          <w:rPr>
            <w:bCs/>
            <w:rPrChange w:id="324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324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484" w:author="Caree2" w:date="2017-04-02T07:45:00Z"/>
          <w:bCs/>
          <w:rPrChange w:id="32485" w:author="Caree2" w:date="2017-04-02T08:01:00Z">
            <w:rPr>
              <w:ins w:id="324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87" w:author="Caree2" w:date="2017-04-02T08:01:00Z">
          <w:pPr>
            <w:autoSpaceDE w:val="0"/>
            <w:autoSpaceDN w:val="0"/>
            <w:adjustRightInd w:val="0"/>
          </w:pPr>
        </w:pPrChange>
      </w:pPr>
      <w:ins w:id="32488" w:author="Caree2" w:date="2017-04-02T07:45:00Z">
        <w:r w:rsidRPr="00910D57">
          <w:rPr>
            <w:bCs/>
            <w:rPrChange w:id="324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2491" w:author="Caree2" w:date="2017-04-02T07:45:00Z"/>
          <w:bCs/>
          <w:rPrChange w:id="32492" w:author="Caree2" w:date="2017-04-02T08:01:00Z">
            <w:rPr>
              <w:ins w:id="324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494" w:author="Caree2" w:date="2017-04-02T08:01:00Z">
          <w:pPr>
            <w:autoSpaceDE w:val="0"/>
            <w:autoSpaceDN w:val="0"/>
            <w:adjustRightInd w:val="0"/>
          </w:pPr>
        </w:pPrChange>
      </w:pPr>
      <w:ins w:id="32495" w:author="Caree2" w:date="2017-04-02T07:45:00Z">
        <w:r w:rsidRPr="00910D57">
          <w:rPr>
            <w:bCs/>
            <w:rPrChange w:id="324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4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32499" w:author="Caree2" w:date="2017-04-02T07:45:00Z"/>
          <w:bCs/>
          <w:rPrChange w:id="32500" w:author="Caree2" w:date="2017-04-02T08:01:00Z">
            <w:rPr>
              <w:ins w:id="325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02" w:author="Caree2" w:date="2017-04-02T08:01:00Z">
          <w:pPr>
            <w:autoSpaceDE w:val="0"/>
            <w:autoSpaceDN w:val="0"/>
            <w:adjustRightInd w:val="0"/>
          </w:pPr>
        </w:pPrChange>
      </w:pPr>
      <w:ins w:id="32503" w:author="Caree2" w:date="2017-04-02T07:45:00Z">
        <w:r w:rsidRPr="00910D57">
          <w:rPr>
            <w:bCs/>
            <w:rPrChange w:id="325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506" w:author="Caree2" w:date="2017-04-02T07:45:00Z"/>
          <w:bCs/>
          <w:rPrChange w:id="32507" w:author="Caree2" w:date="2017-04-02T08:01:00Z">
            <w:rPr>
              <w:ins w:id="325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09" w:author="Caree2" w:date="2017-04-02T08:01:00Z">
          <w:pPr>
            <w:autoSpaceDE w:val="0"/>
            <w:autoSpaceDN w:val="0"/>
            <w:adjustRightInd w:val="0"/>
          </w:pPr>
        </w:pPrChange>
      </w:pPr>
      <w:ins w:id="32510" w:author="Caree2" w:date="2017-04-02T07:45:00Z">
        <w:r w:rsidRPr="00910D57">
          <w:rPr>
            <w:bCs/>
            <w:rPrChange w:id="325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2513" w:author="Caree2" w:date="2017-04-02T07:45:00Z"/>
          <w:bCs/>
          <w:rPrChange w:id="32514" w:author="Caree2" w:date="2017-04-02T08:01:00Z">
            <w:rPr>
              <w:ins w:id="325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16" w:author="Caree2" w:date="2017-04-02T08:01:00Z">
          <w:pPr>
            <w:autoSpaceDE w:val="0"/>
            <w:autoSpaceDN w:val="0"/>
            <w:adjustRightInd w:val="0"/>
          </w:pPr>
        </w:pPrChange>
      </w:pPr>
      <w:ins w:id="32517" w:author="Caree2" w:date="2017-04-02T07:45:00Z">
        <w:r w:rsidRPr="00910D57">
          <w:rPr>
            <w:bCs/>
            <w:rPrChange w:id="325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bean="airport05" /&gt;</w:t>
        </w:r>
      </w:ins>
    </w:p>
    <w:p w:rsidR="00956615" w:rsidRPr="00910D57" w:rsidRDefault="00956615" w:rsidP="00910D57">
      <w:pPr>
        <w:rPr>
          <w:ins w:id="32521" w:author="Caree2" w:date="2017-04-02T07:45:00Z"/>
          <w:bCs/>
          <w:rPrChange w:id="32522" w:author="Caree2" w:date="2017-04-02T08:01:00Z">
            <w:rPr>
              <w:ins w:id="325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24" w:author="Caree2" w:date="2017-04-02T08:01:00Z">
          <w:pPr>
            <w:autoSpaceDE w:val="0"/>
            <w:autoSpaceDN w:val="0"/>
            <w:adjustRightInd w:val="0"/>
          </w:pPr>
        </w:pPrChange>
      </w:pPr>
      <w:ins w:id="32525" w:author="Caree2" w:date="2017-04-02T07:45:00Z">
        <w:r w:rsidRPr="00910D57">
          <w:rPr>
            <w:bCs/>
            <w:rPrChange w:id="325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528" w:author="Caree2" w:date="2017-04-02T07:45:00Z"/>
          <w:bCs/>
          <w:rPrChange w:id="32529" w:author="Caree2" w:date="2017-04-02T08:01:00Z">
            <w:rPr>
              <w:ins w:id="325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31" w:author="Caree2" w:date="2017-04-02T08:01:00Z">
          <w:pPr>
            <w:autoSpaceDE w:val="0"/>
            <w:autoSpaceDN w:val="0"/>
            <w:adjustRightInd w:val="0"/>
          </w:pPr>
        </w:pPrChange>
      </w:pPr>
      <w:ins w:id="32532" w:author="Caree2" w:date="2017-04-02T07:45:00Z">
        <w:r w:rsidRPr="00910D57">
          <w:rPr>
            <w:bCs/>
            <w:rPrChange w:id="325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2535" w:author="Caree2" w:date="2017-04-02T07:45:00Z"/>
          <w:bCs/>
          <w:rPrChange w:id="32536" w:author="Caree2" w:date="2017-04-02T08:01:00Z">
            <w:rPr>
              <w:ins w:id="325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38" w:author="Caree2" w:date="2017-04-02T08:01:00Z">
          <w:pPr>
            <w:autoSpaceDE w:val="0"/>
            <w:autoSpaceDN w:val="0"/>
            <w:adjustRightInd w:val="0"/>
          </w:pPr>
        </w:pPrChange>
      </w:pPr>
      <w:ins w:id="32539" w:author="Caree2" w:date="2017-04-02T07:45:00Z">
        <w:r w:rsidRPr="00910D57">
          <w:rPr>
            <w:bCs/>
            <w:rPrChange w:id="325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2543" w:author="Caree2" w:date="2017-04-02T07:45:00Z"/>
          <w:bCs/>
          <w:rPrChange w:id="32544" w:author="Caree2" w:date="2017-04-02T08:01:00Z">
            <w:rPr>
              <w:ins w:id="325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46" w:author="Caree2" w:date="2017-04-02T08:01:00Z">
          <w:pPr>
            <w:autoSpaceDE w:val="0"/>
            <w:autoSpaceDN w:val="0"/>
            <w:adjustRightInd w:val="0"/>
          </w:pPr>
        </w:pPrChange>
      </w:pPr>
      <w:ins w:id="32547" w:author="Caree2" w:date="2017-04-02T07:45:00Z">
        <w:r w:rsidRPr="00910D57">
          <w:rPr>
            <w:bCs/>
            <w:rPrChange w:id="325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550" w:author="Caree2" w:date="2017-04-02T07:45:00Z"/>
          <w:bCs/>
          <w:rPrChange w:id="32551" w:author="Caree2" w:date="2017-04-02T08:01:00Z">
            <w:rPr>
              <w:ins w:id="325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53" w:author="Caree2" w:date="2017-04-02T08:01:00Z">
          <w:pPr>
            <w:autoSpaceDE w:val="0"/>
            <w:autoSpaceDN w:val="0"/>
            <w:adjustRightInd w:val="0"/>
          </w:pPr>
        </w:pPrChange>
      </w:pPr>
      <w:ins w:id="32554" w:author="Caree2" w:date="2017-04-02T07:45:00Z">
        <w:r w:rsidRPr="00910D57">
          <w:rPr>
            <w:bCs/>
            <w:rPrChange w:id="325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2557" w:author="Caree2" w:date="2017-04-02T07:45:00Z"/>
          <w:bCs/>
          <w:rPrChange w:id="32558" w:author="Caree2" w:date="2017-04-02T08:01:00Z">
            <w:rPr>
              <w:ins w:id="325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60" w:author="Caree2" w:date="2017-04-02T08:01:00Z">
          <w:pPr>
            <w:autoSpaceDE w:val="0"/>
            <w:autoSpaceDN w:val="0"/>
            <w:adjustRightInd w:val="0"/>
          </w:pPr>
        </w:pPrChange>
      </w:pPr>
      <w:ins w:id="32561" w:author="Caree2" w:date="2017-04-02T07:45:00Z">
        <w:r w:rsidRPr="00910D57">
          <w:rPr>
            <w:bCs/>
            <w:rPrChange w:id="325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2565" w:author="Caree2" w:date="2017-04-02T07:45:00Z"/>
          <w:bCs/>
          <w:rPrChange w:id="32566" w:author="Caree2" w:date="2017-04-02T08:01:00Z">
            <w:rPr>
              <w:ins w:id="325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68" w:author="Caree2" w:date="2017-04-02T08:01:00Z">
          <w:pPr>
            <w:autoSpaceDE w:val="0"/>
            <w:autoSpaceDN w:val="0"/>
            <w:adjustRightInd w:val="0"/>
          </w:pPr>
        </w:pPrChange>
      </w:pPr>
      <w:ins w:id="32569" w:author="Caree2" w:date="2017-04-02T07:45:00Z">
        <w:r w:rsidRPr="00910D57">
          <w:rPr>
            <w:bCs/>
            <w:rPrChange w:id="325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572" w:author="Caree2" w:date="2017-04-02T07:45:00Z"/>
          <w:bCs/>
          <w:rPrChange w:id="32573" w:author="Caree2" w:date="2017-04-02T08:01:00Z">
            <w:rPr>
              <w:ins w:id="325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75" w:author="Caree2" w:date="2017-04-02T08:01:00Z">
          <w:pPr>
            <w:autoSpaceDE w:val="0"/>
            <w:autoSpaceDN w:val="0"/>
            <w:adjustRightInd w:val="0"/>
          </w:pPr>
        </w:pPrChange>
      </w:pPr>
      <w:ins w:id="32576" w:author="Caree2" w:date="2017-04-02T07:45:00Z">
        <w:r w:rsidRPr="00910D57">
          <w:rPr>
            <w:bCs/>
            <w:rPrChange w:id="325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2579" w:author="Caree2" w:date="2017-04-02T07:45:00Z"/>
          <w:bCs/>
          <w:rPrChange w:id="32580" w:author="Caree2" w:date="2017-04-02T08:01:00Z">
            <w:rPr>
              <w:ins w:id="325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82" w:author="Caree2" w:date="2017-04-02T08:01:00Z">
          <w:pPr>
            <w:autoSpaceDE w:val="0"/>
            <w:autoSpaceDN w:val="0"/>
            <w:adjustRightInd w:val="0"/>
          </w:pPr>
        </w:pPrChange>
      </w:pPr>
      <w:ins w:id="32583" w:author="Caree2" w:date="2017-04-02T07:45:00Z">
        <w:r w:rsidRPr="00910D57">
          <w:rPr>
            <w:bCs/>
            <w:rPrChange w:id="325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2587" w:author="Caree2" w:date="2017-04-02T07:45:00Z"/>
          <w:bCs/>
          <w:rPrChange w:id="32588" w:author="Caree2" w:date="2017-04-02T08:01:00Z">
            <w:rPr>
              <w:ins w:id="325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90" w:author="Caree2" w:date="2017-04-02T08:01:00Z">
          <w:pPr>
            <w:autoSpaceDE w:val="0"/>
            <w:autoSpaceDN w:val="0"/>
            <w:adjustRightInd w:val="0"/>
          </w:pPr>
        </w:pPrChange>
      </w:pPr>
      <w:ins w:id="32591" w:author="Caree2" w:date="2017-04-02T07:45:00Z">
        <w:r w:rsidRPr="00910D57">
          <w:rPr>
            <w:bCs/>
            <w:rPrChange w:id="325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5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594" w:author="Caree2" w:date="2017-04-02T07:45:00Z"/>
          <w:bCs/>
          <w:rPrChange w:id="32595" w:author="Caree2" w:date="2017-04-02T08:01:00Z">
            <w:rPr>
              <w:ins w:id="325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597" w:author="Caree2" w:date="2017-04-02T08:01:00Z">
          <w:pPr>
            <w:autoSpaceDE w:val="0"/>
            <w:autoSpaceDN w:val="0"/>
            <w:adjustRightInd w:val="0"/>
          </w:pPr>
        </w:pPrChange>
      </w:pPr>
      <w:ins w:id="32598" w:author="Caree2" w:date="2017-04-02T07:45:00Z">
        <w:r w:rsidRPr="00910D57">
          <w:rPr>
            <w:bCs/>
            <w:rPrChange w:id="325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2600" w:author="Caree2" w:date="2017-04-02T07:45:00Z"/>
          <w:bCs/>
          <w:rPrChange w:id="32601" w:author="Caree2" w:date="2017-04-02T08:01:00Z">
            <w:rPr>
              <w:ins w:id="326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03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2604" w:author="Caree2" w:date="2017-04-02T07:45:00Z"/>
          <w:bCs/>
          <w:rPrChange w:id="32605" w:author="Caree2" w:date="2017-04-02T08:01:00Z">
            <w:rPr>
              <w:ins w:id="326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07" w:author="Caree2" w:date="2017-04-02T08:01:00Z">
          <w:pPr>
            <w:autoSpaceDE w:val="0"/>
            <w:autoSpaceDN w:val="0"/>
            <w:adjustRightInd w:val="0"/>
          </w:pPr>
        </w:pPrChange>
      </w:pPr>
      <w:ins w:id="32608" w:author="Caree2" w:date="2017-04-02T07:45:00Z">
        <w:r w:rsidRPr="00910D57">
          <w:rPr>
            <w:bCs/>
            <w:rPrChange w:id="326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id="traveller14" class="com.rollingstone.springframework.aop.example.Traveller"&gt;</w:t>
        </w:r>
      </w:ins>
    </w:p>
    <w:p w:rsidR="00956615" w:rsidRPr="00910D57" w:rsidRDefault="00956615" w:rsidP="00910D57">
      <w:pPr>
        <w:rPr>
          <w:ins w:id="32610" w:author="Caree2" w:date="2017-04-02T07:45:00Z"/>
          <w:bCs/>
          <w:rPrChange w:id="32611" w:author="Caree2" w:date="2017-04-02T08:01:00Z">
            <w:rPr>
              <w:ins w:id="326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13" w:author="Caree2" w:date="2017-04-02T08:01:00Z">
          <w:pPr>
            <w:autoSpaceDE w:val="0"/>
            <w:autoSpaceDN w:val="0"/>
            <w:adjustRightInd w:val="0"/>
          </w:pPr>
        </w:pPrChange>
      </w:pPr>
      <w:ins w:id="32614" w:author="Caree2" w:date="2017-04-02T07:45:00Z">
        <w:r w:rsidRPr="00910D57">
          <w:rPr>
            <w:bCs/>
            <w:rPrChange w:id="326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2617" w:author="Caree2" w:date="2017-04-02T07:45:00Z"/>
          <w:bCs/>
          <w:rPrChange w:id="32618" w:author="Caree2" w:date="2017-04-02T08:01:00Z">
            <w:rPr>
              <w:ins w:id="3261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20" w:author="Caree2" w:date="2017-04-02T08:01:00Z">
          <w:pPr>
            <w:autoSpaceDE w:val="0"/>
            <w:autoSpaceDN w:val="0"/>
            <w:adjustRightInd w:val="0"/>
          </w:pPr>
        </w:pPrChange>
      </w:pPr>
      <w:ins w:id="32621" w:author="Caree2" w:date="2017-04-02T07:45:00Z">
        <w:r w:rsidRPr="00910D57">
          <w:rPr>
            <w:bCs/>
            <w:rPrChange w:id="326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2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&lt;value&gt;14&lt;/value&gt;</w:t>
        </w:r>
      </w:ins>
    </w:p>
    <w:p w:rsidR="00956615" w:rsidRPr="00910D57" w:rsidRDefault="00956615" w:rsidP="00910D57">
      <w:pPr>
        <w:rPr>
          <w:ins w:id="32625" w:author="Caree2" w:date="2017-04-02T07:45:00Z"/>
          <w:bCs/>
          <w:rPrChange w:id="32626" w:author="Caree2" w:date="2017-04-02T08:01:00Z">
            <w:rPr>
              <w:ins w:id="3262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28" w:author="Caree2" w:date="2017-04-02T08:01:00Z">
          <w:pPr>
            <w:autoSpaceDE w:val="0"/>
            <w:autoSpaceDN w:val="0"/>
            <w:adjustRightInd w:val="0"/>
          </w:pPr>
        </w:pPrChange>
      </w:pPr>
      <w:ins w:id="32629" w:author="Caree2" w:date="2017-04-02T07:45:00Z">
        <w:r w:rsidRPr="00910D57">
          <w:rPr>
            <w:bCs/>
            <w:rPrChange w:id="326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632" w:author="Caree2" w:date="2017-04-02T07:45:00Z"/>
          <w:bCs/>
          <w:rPrChange w:id="32633" w:author="Caree2" w:date="2017-04-02T08:01:00Z">
            <w:rPr>
              <w:ins w:id="326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35" w:author="Caree2" w:date="2017-04-02T08:01:00Z">
          <w:pPr>
            <w:autoSpaceDE w:val="0"/>
            <w:autoSpaceDN w:val="0"/>
            <w:adjustRightInd w:val="0"/>
          </w:pPr>
        </w:pPrChange>
      </w:pPr>
      <w:ins w:id="32636" w:author="Caree2" w:date="2017-04-02T07:45:00Z">
        <w:r w:rsidRPr="00910D57">
          <w:rPr>
            <w:bCs/>
            <w:rPrChange w:id="326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3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2639" w:author="Caree2" w:date="2017-04-02T07:45:00Z"/>
          <w:bCs/>
          <w:rPrChange w:id="32640" w:author="Caree2" w:date="2017-04-02T08:01:00Z">
            <w:rPr>
              <w:ins w:id="3264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42" w:author="Caree2" w:date="2017-04-02T08:01:00Z">
          <w:pPr>
            <w:autoSpaceDE w:val="0"/>
            <w:autoSpaceDN w:val="0"/>
            <w:adjustRightInd w:val="0"/>
          </w:pPr>
        </w:pPrChange>
      </w:pPr>
      <w:ins w:id="32643" w:author="Caree2" w:date="2017-04-02T07:45:00Z">
        <w:r w:rsidRPr="00910D57">
          <w:rPr>
            <w:bCs/>
            <w:rPrChange w:id="326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4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&lt;value&gt;Stacey&lt;/value&gt;</w:t>
        </w:r>
      </w:ins>
    </w:p>
    <w:p w:rsidR="00956615" w:rsidRPr="00910D57" w:rsidRDefault="00956615" w:rsidP="00910D57">
      <w:pPr>
        <w:rPr>
          <w:ins w:id="32647" w:author="Caree2" w:date="2017-04-02T07:45:00Z"/>
          <w:bCs/>
          <w:rPrChange w:id="32648" w:author="Caree2" w:date="2017-04-02T08:01:00Z">
            <w:rPr>
              <w:ins w:id="326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50" w:author="Caree2" w:date="2017-04-02T08:01:00Z">
          <w:pPr>
            <w:autoSpaceDE w:val="0"/>
            <w:autoSpaceDN w:val="0"/>
            <w:adjustRightInd w:val="0"/>
          </w:pPr>
        </w:pPrChange>
      </w:pPr>
      <w:ins w:id="32651" w:author="Caree2" w:date="2017-04-02T07:45:00Z">
        <w:r w:rsidRPr="00910D57">
          <w:rPr>
            <w:bCs/>
            <w:rPrChange w:id="326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5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654" w:author="Caree2" w:date="2017-04-02T07:45:00Z"/>
          <w:bCs/>
          <w:rPrChange w:id="32655" w:author="Caree2" w:date="2017-04-02T08:01:00Z">
            <w:rPr>
              <w:ins w:id="3265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57" w:author="Caree2" w:date="2017-04-02T08:01:00Z">
          <w:pPr>
            <w:autoSpaceDE w:val="0"/>
            <w:autoSpaceDN w:val="0"/>
            <w:adjustRightInd w:val="0"/>
          </w:pPr>
        </w:pPrChange>
      </w:pPr>
      <w:ins w:id="32658" w:author="Caree2" w:date="2017-04-02T07:45:00Z">
        <w:r w:rsidRPr="00910D57">
          <w:rPr>
            <w:bCs/>
            <w:rPrChange w:id="326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2661" w:author="Caree2" w:date="2017-04-02T07:45:00Z"/>
          <w:bCs/>
          <w:rPrChange w:id="32662" w:author="Caree2" w:date="2017-04-02T08:01:00Z">
            <w:rPr>
              <w:ins w:id="326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64" w:author="Caree2" w:date="2017-04-02T08:01:00Z">
          <w:pPr>
            <w:autoSpaceDE w:val="0"/>
            <w:autoSpaceDN w:val="0"/>
            <w:adjustRightInd w:val="0"/>
          </w:pPr>
        </w:pPrChange>
      </w:pPr>
      <w:ins w:id="32665" w:author="Caree2" w:date="2017-04-02T07:45:00Z">
        <w:r w:rsidRPr="00910D57">
          <w:rPr>
            <w:bCs/>
            <w:rPrChange w:id="326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6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6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&lt;value&gt;Winslet&lt;/value&gt;</w:t>
        </w:r>
      </w:ins>
    </w:p>
    <w:p w:rsidR="00956615" w:rsidRPr="00910D57" w:rsidRDefault="00956615" w:rsidP="00910D57">
      <w:pPr>
        <w:rPr>
          <w:ins w:id="32669" w:author="Caree2" w:date="2017-04-02T07:45:00Z"/>
          <w:bCs/>
          <w:rPrChange w:id="32670" w:author="Caree2" w:date="2017-04-02T08:01:00Z">
            <w:rPr>
              <w:ins w:id="3267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72" w:author="Caree2" w:date="2017-04-02T08:01:00Z">
          <w:pPr>
            <w:autoSpaceDE w:val="0"/>
            <w:autoSpaceDN w:val="0"/>
            <w:adjustRightInd w:val="0"/>
          </w:pPr>
        </w:pPrChange>
      </w:pPr>
      <w:ins w:id="32673" w:author="Caree2" w:date="2017-04-02T07:45:00Z">
        <w:r w:rsidRPr="00910D57">
          <w:rPr>
            <w:bCs/>
            <w:rPrChange w:id="326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676" w:author="Caree2" w:date="2017-04-02T07:45:00Z"/>
          <w:bCs/>
          <w:rPrChange w:id="32677" w:author="Caree2" w:date="2017-04-02T08:01:00Z">
            <w:rPr>
              <w:ins w:id="326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79" w:author="Caree2" w:date="2017-04-02T08:01:00Z">
          <w:pPr>
            <w:autoSpaceDE w:val="0"/>
            <w:autoSpaceDN w:val="0"/>
            <w:adjustRightInd w:val="0"/>
          </w:pPr>
        </w:pPrChange>
      </w:pPr>
      <w:ins w:id="32680" w:author="Caree2" w:date="2017-04-02T07:45:00Z">
        <w:r w:rsidRPr="00910D57">
          <w:rPr>
            <w:bCs/>
            <w:rPrChange w:id="326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2683" w:author="Caree2" w:date="2017-04-02T07:45:00Z"/>
          <w:bCs/>
          <w:rPrChange w:id="32684" w:author="Caree2" w:date="2017-04-02T08:01:00Z">
            <w:rPr>
              <w:ins w:id="326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86" w:author="Caree2" w:date="2017-04-02T08:01:00Z">
          <w:pPr>
            <w:autoSpaceDE w:val="0"/>
            <w:autoSpaceDN w:val="0"/>
            <w:adjustRightInd w:val="0"/>
          </w:pPr>
        </w:pPrChange>
      </w:pPr>
      <w:ins w:id="32687" w:author="Caree2" w:date="2017-04-02T07:45:00Z">
        <w:r w:rsidRPr="00910D57">
          <w:rPr>
            <w:bCs/>
            <w:rPrChange w:id="326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2691" w:author="Caree2" w:date="2017-04-02T07:45:00Z"/>
          <w:bCs/>
          <w:rPrChange w:id="32692" w:author="Caree2" w:date="2017-04-02T08:01:00Z">
            <w:rPr>
              <w:ins w:id="326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694" w:author="Caree2" w:date="2017-04-02T08:01:00Z">
          <w:pPr>
            <w:autoSpaceDE w:val="0"/>
            <w:autoSpaceDN w:val="0"/>
            <w:adjustRightInd w:val="0"/>
          </w:pPr>
        </w:pPrChange>
      </w:pPr>
      <w:ins w:id="32695" w:author="Caree2" w:date="2017-04-02T07:45:00Z">
        <w:r w:rsidRPr="00910D57">
          <w:rPr>
            <w:bCs/>
            <w:rPrChange w:id="326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69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2699" w:author="Caree2" w:date="2017-04-02T07:45:00Z"/>
          <w:bCs/>
          <w:rPrChange w:id="32700" w:author="Caree2" w:date="2017-04-02T08:01:00Z">
            <w:rPr>
              <w:ins w:id="3270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02" w:author="Caree2" w:date="2017-04-02T08:01:00Z">
          <w:pPr>
            <w:autoSpaceDE w:val="0"/>
            <w:autoSpaceDN w:val="0"/>
            <w:adjustRightInd w:val="0"/>
          </w:pPr>
        </w:pPrChange>
      </w:pPr>
      <w:ins w:id="32703" w:author="Caree2" w:date="2017-04-02T07:45:00Z">
        <w:r w:rsidRPr="00910D57">
          <w:rPr>
            <w:bCs/>
            <w:rPrChange w:id="327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0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706" w:author="Caree2" w:date="2017-04-02T07:45:00Z"/>
          <w:bCs/>
          <w:rPrChange w:id="32707" w:author="Caree2" w:date="2017-04-02T08:01:00Z">
            <w:rPr>
              <w:ins w:id="3270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09" w:author="Caree2" w:date="2017-04-02T08:01:00Z">
          <w:pPr>
            <w:autoSpaceDE w:val="0"/>
            <w:autoSpaceDN w:val="0"/>
            <w:adjustRightInd w:val="0"/>
          </w:pPr>
        </w:pPrChange>
      </w:pPr>
      <w:ins w:id="32710" w:author="Caree2" w:date="2017-04-02T07:45:00Z">
        <w:r w:rsidRPr="00910D57">
          <w:rPr>
            <w:bCs/>
            <w:rPrChange w:id="327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2713" w:author="Caree2" w:date="2017-04-02T07:45:00Z"/>
          <w:bCs/>
          <w:rPrChange w:id="32714" w:author="Caree2" w:date="2017-04-02T08:01:00Z">
            <w:rPr>
              <w:ins w:id="327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16" w:author="Caree2" w:date="2017-04-02T08:01:00Z">
          <w:pPr>
            <w:autoSpaceDE w:val="0"/>
            <w:autoSpaceDN w:val="0"/>
            <w:adjustRightInd w:val="0"/>
          </w:pPr>
        </w:pPrChange>
      </w:pPr>
      <w:ins w:id="32717" w:author="Caree2" w:date="2017-04-02T07:45:00Z">
        <w:r w:rsidRPr="00910D57">
          <w:rPr>
            <w:bCs/>
            <w:rPrChange w:id="327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2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&lt;value&gt;434-45-9564&lt;/value&gt;</w:t>
        </w:r>
      </w:ins>
    </w:p>
    <w:p w:rsidR="00956615" w:rsidRPr="00910D57" w:rsidRDefault="00956615" w:rsidP="00910D57">
      <w:pPr>
        <w:rPr>
          <w:ins w:id="32721" w:author="Caree2" w:date="2017-04-02T07:45:00Z"/>
          <w:bCs/>
          <w:rPrChange w:id="32722" w:author="Caree2" w:date="2017-04-02T08:01:00Z">
            <w:rPr>
              <w:ins w:id="3272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24" w:author="Caree2" w:date="2017-04-02T08:01:00Z">
          <w:pPr>
            <w:autoSpaceDE w:val="0"/>
            <w:autoSpaceDN w:val="0"/>
            <w:adjustRightInd w:val="0"/>
          </w:pPr>
        </w:pPrChange>
      </w:pPr>
      <w:ins w:id="32725" w:author="Caree2" w:date="2017-04-02T07:45:00Z">
        <w:r w:rsidRPr="00910D57">
          <w:rPr>
            <w:bCs/>
            <w:rPrChange w:id="327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728" w:author="Caree2" w:date="2017-04-02T07:45:00Z"/>
          <w:bCs/>
          <w:rPrChange w:id="32729" w:author="Caree2" w:date="2017-04-02T08:01:00Z">
            <w:rPr>
              <w:ins w:id="327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31" w:author="Caree2" w:date="2017-04-02T08:01:00Z">
          <w:pPr>
            <w:autoSpaceDE w:val="0"/>
            <w:autoSpaceDN w:val="0"/>
            <w:adjustRightInd w:val="0"/>
          </w:pPr>
        </w:pPrChange>
      </w:pPr>
      <w:ins w:id="32732" w:author="Caree2" w:date="2017-04-02T07:45:00Z">
        <w:r w:rsidRPr="00910D57">
          <w:rPr>
            <w:bCs/>
            <w:rPrChange w:id="327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2735" w:author="Caree2" w:date="2017-04-02T07:45:00Z"/>
          <w:bCs/>
          <w:rPrChange w:id="32736" w:author="Caree2" w:date="2017-04-02T08:01:00Z">
            <w:rPr>
              <w:ins w:id="327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38" w:author="Caree2" w:date="2017-04-02T08:01:00Z">
          <w:pPr>
            <w:autoSpaceDE w:val="0"/>
            <w:autoSpaceDN w:val="0"/>
            <w:adjustRightInd w:val="0"/>
          </w:pPr>
        </w:pPrChange>
      </w:pPr>
      <w:ins w:id="32739" w:author="Caree2" w:date="2017-04-02T07:45:00Z">
        <w:r w:rsidRPr="00910D57">
          <w:rPr>
            <w:bCs/>
            <w:rPrChange w:id="327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4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2743" w:author="Caree2" w:date="2017-04-02T07:45:00Z"/>
          <w:bCs/>
          <w:rPrChange w:id="32744" w:author="Caree2" w:date="2017-04-02T08:01:00Z">
            <w:rPr>
              <w:ins w:id="3274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46" w:author="Caree2" w:date="2017-04-02T08:01:00Z">
          <w:pPr>
            <w:autoSpaceDE w:val="0"/>
            <w:autoSpaceDN w:val="0"/>
            <w:adjustRightInd w:val="0"/>
          </w:pPr>
        </w:pPrChange>
      </w:pPr>
      <w:ins w:id="32747" w:author="Caree2" w:date="2017-04-02T07:45:00Z">
        <w:r w:rsidRPr="00910D57">
          <w:rPr>
            <w:bCs/>
            <w:rPrChange w:id="327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4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750" w:author="Caree2" w:date="2017-04-02T07:45:00Z"/>
          <w:bCs/>
          <w:rPrChange w:id="32751" w:author="Caree2" w:date="2017-04-02T08:01:00Z">
            <w:rPr>
              <w:ins w:id="3275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53" w:author="Caree2" w:date="2017-04-02T08:01:00Z">
          <w:pPr>
            <w:autoSpaceDE w:val="0"/>
            <w:autoSpaceDN w:val="0"/>
            <w:adjustRightInd w:val="0"/>
          </w:pPr>
        </w:pPrChange>
      </w:pPr>
      <w:ins w:id="32754" w:author="Caree2" w:date="2017-04-02T07:45:00Z">
        <w:r w:rsidRPr="00910D57">
          <w:rPr>
            <w:bCs/>
            <w:rPrChange w:id="327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2757" w:author="Caree2" w:date="2017-04-02T07:45:00Z"/>
          <w:bCs/>
          <w:rPrChange w:id="32758" w:author="Caree2" w:date="2017-04-02T08:01:00Z">
            <w:rPr>
              <w:ins w:id="327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60" w:author="Caree2" w:date="2017-04-02T08:01:00Z">
          <w:pPr>
            <w:autoSpaceDE w:val="0"/>
            <w:autoSpaceDN w:val="0"/>
            <w:adjustRightInd w:val="0"/>
          </w:pPr>
        </w:pPrChange>
      </w:pPr>
      <w:ins w:id="32761" w:author="Caree2" w:date="2017-04-02T07:45:00Z">
        <w:r w:rsidRPr="00910D57">
          <w:rPr>
            <w:bCs/>
            <w:rPrChange w:id="327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32765" w:author="Caree2" w:date="2017-04-02T07:45:00Z"/>
          <w:bCs/>
          <w:rPrChange w:id="32766" w:author="Caree2" w:date="2017-04-02T08:01:00Z">
            <w:rPr>
              <w:ins w:id="327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68" w:author="Caree2" w:date="2017-04-02T08:01:00Z">
          <w:pPr>
            <w:autoSpaceDE w:val="0"/>
            <w:autoSpaceDN w:val="0"/>
            <w:adjustRightInd w:val="0"/>
          </w:pPr>
        </w:pPrChange>
      </w:pPr>
      <w:ins w:id="32769" w:author="Caree2" w:date="2017-04-02T07:45:00Z">
        <w:r w:rsidRPr="00910D57">
          <w:rPr>
            <w:bCs/>
            <w:rPrChange w:id="327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772" w:author="Caree2" w:date="2017-04-02T07:45:00Z"/>
          <w:bCs/>
          <w:rPrChange w:id="32773" w:author="Caree2" w:date="2017-04-02T08:01:00Z">
            <w:rPr>
              <w:ins w:id="327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75" w:author="Caree2" w:date="2017-04-02T08:01:00Z">
          <w:pPr>
            <w:autoSpaceDE w:val="0"/>
            <w:autoSpaceDN w:val="0"/>
            <w:adjustRightInd w:val="0"/>
          </w:pPr>
        </w:pPrChange>
      </w:pPr>
      <w:ins w:id="32776" w:author="Caree2" w:date="2017-04-02T07:45:00Z">
        <w:r w:rsidRPr="00910D57">
          <w:rPr>
            <w:bCs/>
            <w:rPrChange w:id="327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2779" w:author="Caree2" w:date="2017-04-02T07:45:00Z"/>
          <w:bCs/>
          <w:rPrChange w:id="32780" w:author="Caree2" w:date="2017-04-02T08:01:00Z">
            <w:rPr>
              <w:ins w:id="327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82" w:author="Caree2" w:date="2017-04-02T08:01:00Z">
          <w:pPr>
            <w:autoSpaceDE w:val="0"/>
            <w:autoSpaceDN w:val="0"/>
            <w:adjustRightInd w:val="0"/>
          </w:pPr>
        </w:pPrChange>
      </w:pPr>
      <w:ins w:id="32783" w:author="Caree2" w:date="2017-04-02T07:45:00Z">
        <w:r w:rsidRPr="00910D57">
          <w:rPr>
            <w:bCs/>
            <w:rPrChange w:id="327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bean="airport05" /&gt;</w:t>
        </w:r>
      </w:ins>
    </w:p>
    <w:p w:rsidR="00956615" w:rsidRPr="00910D57" w:rsidRDefault="00956615" w:rsidP="00910D57">
      <w:pPr>
        <w:rPr>
          <w:ins w:id="32787" w:author="Caree2" w:date="2017-04-02T07:45:00Z"/>
          <w:bCs/>
          <w:rPrChange w:id="32788" w:author="Caree2" w:date="2017-04-02T08:01:00Z">
            <w:rPr>
              <w:ins w:id="327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90" w:author="Caree2" w:date="2017-04-02T08:01:00Z">
          <w:pPr>
            <w:autoSpaceDE w:val="0"/>
            <w:autoSpaceDN w:val="0"/>
            <w:adjustRightInd w:val="0"/>
          </w:pPr>
        </w:pPrChange>
      </w:pPr>
      <w:ins w:id="32791" w:author="Caree2" w:date="2017-04-02T07:45:00Z">
        <w:r w:rsidRPr="00910D57">
          <w:rPr>
            <w:bCs/>
            <w:rPrChange w:id="327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7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794" w:author="Caree2" w:date="2017-04-02T07:45:00Z"/>
          <w:bCs/>
          <w:rPrChange w:id="32795" w:author="Caree2" w:date="2017-04-02T08:01:00Z">
            <w:rPr>
              <w:ins w:id="327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797" w:author="Caree2" w:date="2017-04-02T08:01:00Z">
          <w:pPr>
            <w:autoSpaceDE w:val="0"/>
            <w:autoSpaceDN w:val="0"/>
            <w:adjustRightInd w:val="0"/>
          </w:pPr>
        </w:pPrChange>
      </w:pPr>
      <w:ins w:id="32798" w:author="Caree2" w:date="2017-04-02T07:45:00Z">
        <w:r w:rsidRPr="00910D57">
          <w:rPr>
            <w:bCs/>
            <w:rPrChange w:id="327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328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2801" w:author="Caree2" w:date="2017-04-02T07:45:00Z"/>
          <w:bCs/>
          <w:rPrChange w:id="32802" w:author="Caree2" w:date="2017-04-02T08:01:00Z">
            <w:rPr>
              <w:ins w:id="328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04" w:author="Caree2" w:date="2017-04-02T08:01:00Z">
          <w:pPr>
            <w:autoSpaceDE w:val="0"/>
            <w:autoSpaceDN w:val="0"/>
            <w:adjustRightInd w:val="0"/>
          </w:pPr>
        </w:pPrChange>
      </w:pPr>
      <w:ins w:id="32805" w:author="Caree2" w:date="2017-04-02T07:45:00Z">
        <w:r w:rsidRPr="00910D57">
          <w:rPr>
            <w:bCs/>
            <w:rPrChange w:id="328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2809" w:author="Caree2" w:date="2017-04-02T07:45:00Z"/>
          <w:bCs/>
          <w:rPrChange w:id="32810" w:author="Caree2" w:date="2017-04-02T08:01:00Z">
            <w:rPr>
              <w:ins w:id="328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12" w:author="Caree2" w:date="2017-04-02T08:01:00Z">
          <w:pPr>
            <w:autoSpaceDE w:val="0"/>
            <w:autoSpaceDN w:val="0"/>
            <w:adjustRightInd w:val="0"/>
          </w:pPr>
        </w:pPrChange>
      </w:pPr>
      <w:ins w:id="32813" w:author="Caree2" w:date="2017-04-02T07:45:00Z">
        <w:r w:rsidRPr="00910D57">
          <w:rPr>
            <w:bCs/>
            <w:rPrChange w:id="328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816" w:author="Caree2" w:date="2017-04-02T07:45:00Z"/>
          <w:bCs/>
          <w:rPrChange w:id="32817" w:author="Caree2" w:date="2017-04-02T08:01:00Z">
            <w:rPr>
              <w:ins w:id="328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19" w:author="Caree2" w:date="2017-04-02T08:01:00Z">
          <w:pPr>
            <w:autoSpaceDE w:val="0"/>
            <w:autoSpaceDN w:val="0"/>
            <w:adjustRightInd w:val="0"/>
          </w:pPr>
        </w:pPrChange>
      </w:pPr>
      <w:ins w:id="32820" w:author="Caree2" w:date="2017-04-02T07:45:00Z">
        <w:r w:rsidRPr="00910D57">
          <w:rPr>
            <w:bCs/>
            <w:rPrChange w:id="328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2823" w:author="Caree2" w:date="2017-04-02T07:45:00Z"/>
          <w:bCs/>
          <w:rPrChange w:id="32824" w:author="Caree2" w:date="2017-04-02T08:01:00Z">
            <w:rPr>
              <w:ins w:id="328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26" w:author="Caree2" w:date="2017-04-02T08:01:00Z">
          <w:pPr>
            <w:autoSpaceDE w:val="0"/>
            <w:autoSpaceDN w:val="0"/>
            <w:adjustRightInd w:val="0"/>
          </w:pPr>
        </w:pPrChange>
      </w:pPr>
      <w:ins w:id="32827" w:author="Caree2" w:date="2017-04-02T07:45:00Z">
        <w:r w:rsidRPr="00910D57">
          <w:rPr>
            <w:bCs/>
            <w:rPrChange w:id="328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&lt;value&gt;F&lt;/value&gt;</w:t>
        </w:r>
      </w:ins>
    </w:p>
    <w:p w:rsidR="00956615" w:rsidRPr="00910D57" w:rsidRDefault="00956615" w:rsidP="00910D57">
      <w:pPr>
        <w:rPr>
          <w:ins w:id="32831" w:author="Caree2" w:date="2017-04-02T07:45:00Z"/>
          <w:bCs/>
          <w:rPrChange w:id="32832" w:author="Caree2" w:date="2017-04-02T08:01:00Z">
            <w:rPr>
              <w:ins w:id="328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34" w:author="Caree2" w:date="2017-04-02T08:01:00Z">
          <w:pPr>
            <w:autoSpaceDE w:val="0"/>
            <w:autoSpaceDN w:val="0"/>
            <w:adjustRightInd w:val="0"/>
          </w:pPr>
        </w:pPrChange>
      </w:pPr>
      <w:ins w:id="32835" w:author="Caree2" w:date="2017-04-02T07:45:00Z">
        <w:r w:rsidRPr="00910D57">
          <w:rPr>
            <w:bCs/>
            <w:rPrChange w:id="328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838" w:author="Caree2" w:date="2017-04-02T07:45:00Z"/>
          <w:bCs/>
          <w:rPrChange w:id="32839" w:author="Caree2" w:date="2017-04-02T08:01:00Z">
            <w:rPr>
              <w:ins w:id="328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41" w:author="Caree2" w:date="2017-04-02T08:01:00Z">
          <w:pPr>
            <w:autoSpaceDE w:val="0"/>
            <w:autoSpaceDN w:val="0"/>
            <w:adjustRightInd w:val="0"/>
          </w:pPr>
        </w:pPrChange>
      </w:pPr>
      <w:ins w:id="32842" w:author="Caree2" w:date="2017-04-02T07:45:00Z">
        <w:r w:rsidRPr="00910D57">
          <w:rPr>
            <w:bCs/>
            <w:rPrChange w:id="328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2845" w:author="Caree2" w:date="2017-04-02T07:45:00Z"/>
          <w:bCs/>
          <w:rPrChange w:id="32846" w:author="Caree2" w:date="2017-04-02T08:01:00Z">
            <w:rPr>
              <w:ins w:id="328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48" w:author="Caree2" w:date="2017-04-02T08:01:00Z">
          <w:pPr>
            <w:autoSpaceDE w:val="0"/>
            <w:autoSpaceDN w:val="0"/>
            <w:adjustRightInd w:val="0"/>
          </w:pPr>
        </w:pPrChange>
      </w:pPr>
      <w:ins w:id="32849" w:author="Caree2" w:date="2017-04-02T07:45:00Z">
        <w:r w:rsidRPr="00910D57">
          <w:rPr>
            <w:bCs/>
            <w:rPrChange w:id="328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2853" w:author="Caree2" w:date="2017-04-02T07:45:00Z"/>
          <w:bCs/>
          <w:rPrChange w:id="32854" w:author="Caree2" w:date="2017-04-02T08:01:00Z">
            <w:rPr>
              <w:ins w:id="328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56" w:author="Caree2" w:date="2017-04-02T08:01:00Z">
          <w:pPr>
            <w:autoSpaceDE w:val="0"/>
            <w:autoSpaceDN w:val="0"/>
            <w:adjustRightInd w:val="0"/>
          </w:pPr>
        </w:pPrChange>
      </w:pPr>
      <w:ins w:id="32857" w:author="Caree2" w:date="2017-04-02T07:45:00Z">
        <w:r w:rsidRPr="00910D57">
          <w:rPr>
            <w:bCs/>
            <w:rPrChange w:id="328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860" w:author="Caree2" w:date="2017-04-02T07:45:00Z"/>
          <w:bCs/>
          <w:rPrChange w:id="32861" w:author="Caree2" w:date="2017-04-02T08:01:00Z">
            <w:rPr>
              <w:ins w:id="328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63" w:author="Caree2" w:date="2017-04-02T08:01:00Z">
          <w:pPr>
            <w:autoSpaceDE w:val="0"/>
            <w:autoSpaceDN w:val="0"/>
            <w:adjustRightInd w:val="0"/>
          </w:pPr>
        </w:pPrChange>
      </w:pPr>
      <w:ins w:id="32864" w:author="Caree2" w:date="2017-04-02T07:45:00Z">
        <w:r w:rsidRPr="00910D57">
          <w:rPr>
            <w:bCs/>
            <w:rPrChange w:id="328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2866" w:author="Caree2" w:date="2017-04-02T07:45:00Z"/>
          <w:bCs/>
          <w:rPrChange w:id="32867" w:author="Caree2" w:date="2017-04-02T08:01:00Z">
            <w:rPr>
              <w:ins w:id="3286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6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2870" w:author="Caree2" w:date="2017-04-02T07:45:00Z"/>
          <w:bCs/>
          <w:rPrChange w:id="32871" w:author="Caree2" w:date="2017-04-02T08:01:00Z">
            <w:rPr>
              <w:ins w:id="3287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73" w:author="Caree2" w:date="2017-04-02T08:01:00Z">
          <w:pPr>
            <w:autoSpaceDE w:val="0"/>
            <w:autoSpaceDN w:val="0"/>
            <w:adjustRightInd w:val="0"/>
          </w:pPr>
        </w:pPrChange>
      </w:pPr>
      <w:ins w:id="32874" w:author="Caree2" w:date="2017-04-02T07:45:00Z">
        <w:r w:rsidRPr="00910D57">
          <w:rPr>
            <w:bCs/>
            <w:rPrChange w:id="3287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&lt;bean id="traveller15" class="com.rollingstone.springframework.aop.example.Traveller"&gt;</w:t>
        </w:r>
      </w:ins>
    </w:p>
    <w:p w:rsidR="00956615" w:rsidRPr="00910D57" w:rsidRDefault="00956615" w:rsidP="00910D57">
      <w:pPr>
        <w:rPr>
          <w:ins w:id="32876" w:author="Caree2" w:date="2017-04-02T07:45:00Z"/>
          <w:bCs/>
          <w:rPrChange w:id="32877" w:author="Caree2" w:date="2017-04-02T08:01:00Z">
            <w:rPr>
              <w:ins w:id="3287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79" w:author="Caree2" w:date="2017-04-02T08:01:00Z">
          <w:pPr>
            <w:autoSpaceDE w:val="0"/>
            <w:autoSpaceDN w:val="0"/>
            <w:adjustRightInd w:val="0"/>
          </w:pPr>
        </w:pPrChange>
      </w:pPr>
      <w:ins w:id="32880" w:author="Caree2" w:date="2017-04-02T07:45:00Z">
        <w:r w:rsidRPr="00910D57">
          <w:rPr>
            <w:bCs/>
            <w:rPrChange w:id="328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8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index="0" type="long"&gt;</w:t>
        </w:r>
      </w:ins>
    </w:p>
    <w:p w:rsidR="00956615" w:rsidRPr="00910D57" w:rsidRDefault="00956615" w:rsidP="00910D57">
      <w:pPr>
        <w:rPr>
          <w:ins w:id="32883" w:author="Caree2" w:date="2017-04-02T07:45:00Z"/>
          <w:bCs/>
          <w:rPrChange w:id="32884" w:author="Caree2" w:date="2017-04-02T08:01:00Z">
            <w:rPr>
              <w:ins w:id="3288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86" w:author="Caree2" w:date="2017-04-02T08:01:00Z">
          <w:pPr>
            <w:autoSpaceDE w:val="0"/>
            <w:autoSpaceDN w:val="0"/>
            <w:adjustRightInd w:val="0"/>
          </w:pPr>
        </w:pPrChange>
      </w:pPr>
      <w:ins w:id="32887" w:author="Caree2" w:date="2017-04-02T07:45:00Z">
        <w:r w:rsidRPr="00910D57">
          <w:rPr>
            <w:bCs/>
            <w:rPrChange w:id="328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&lt;value&gt;15&lt;/value&gt;</w:t>
        </w:r>
      </w:ins>
    </w:p>
    <w:p w:rsidR="00956615" w:rsidRPr="00910D57" w:rsidRDefault="00956615" w:rsidP="00910D57">
      <w:pPr>
        <w:rPr>
          <w:ins w:id="32891" w:author="Caree2" w:date="2017-04-02T07:45:00Z"/>
          <w:bCs/>
          <w:rPrChange w:id="32892" w:author="Caree2" w:date="2017-04-02T08:01:00Z">
            <w:rPr>
              <w:ins w:id="328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894" w:author="Caree2" w:date="2017-04-02T08:01:00Z">
          <w:pPr>
            <w:autoSpaceDE w:val="0"/>
            <w:autoSpaceDN w:val="0"/>
            <w:adjustRightInd w:val="0"/>
          </w:pPr>
        </w:pPrChange>
      </w:pPr>
      <w:ins w:id="32895" w:author="Caree2" w:date="2017-04-02T07:45:00Z">
        <w:r w:rsidRPr="00910D57">
          <w:rPr>
            <w:bCs/>
            <w:rPrChange w:id="328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8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898" w:author="Caree2" w:date="2017-04-02T07:45:00Z"/>
          <w:bCs/>
          <w:rPrChange w:id="32899" w:author="Caree2" w:date="2017-04-02T08:01:00Z">
            <w:rPr>
              <w:ins w:id="329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01" w:author="Caree2" w:date="2017-04-02T08:01:00Z">
          <w:pPr>
            <w:autoSpaceDE w:val="0"/>
            <w:autoSpaceDN w:val="0"/>
            <w:adjustRightInd w:val="0"/>
          </w:pPr>
        </w:pPrChange>
      </w:pPr>
      <w:ins w:id="32902" w:author="Caree2" w:date="2017-04-02T07:45:00Z">
        <w:r w:rsidRPr="00910D57">
          <w:rPr>
            <w:bCs/>
            <w:rPrChange w:id="329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0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index="1" type="java.lang.String"&gt;</w:t>
        </w:r>
      </w:ins>
    </w:p>
    <w:p w:rsidR="00956615" w:rsidRPr="00910D57" w:rsidRDefault="00956615" w:rsidP="00910D57">
      <w:pPr>
        <w:rPr>
          <w:ins w:id="32905" w:author="Caree2" w:date="2017-04-02T07:45:00Z"/>
          <w:bCs/>
          <w:rPrChange w:id="32906" w:author="Caree2" w:date="2017-04-02T08:01:00Z">
            <w:rPr>
              <w:ins w:id="3290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08" w:author="Caree2" w:date="2017-04-02T08:01:00Z">
          <w:pPr>
            <w:autoSpaceDE w:val="0"/>
            <w:autoSpaceDN w:val="0"/>
            <w:adjustRightInd w:val="0"/>
          </w:pPr>
        </w:pPrChange>
      </w:pPr>
      <w:ins w:id="32909" w:author="Caree2" w:date="2017-04-02T07:45:00Z">
        <w:r w:rsidRPr="00910D57">
          <w:rPr>
            <w:bCs/>
            <w:rPrChange w:id="329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1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1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&lt;value&gt;Steve&lt;/value&gt;</w:t>
        </w:r>
      </w:ins>
    </w:p>
    <w:p w:rsidR="00956615" w:rsidRPr="00910D57" w:rsidRDefault="00956615" w:rsidP="00910D57">
      <w:pPr>
        <w:rPr>
          <w:ins w:id="32913" w:author="Caree2" w:date="2017-04-02T07:45:00Z"/>
          <w:bCs/>
          <w:rPrChange w:id="32914" w:author="Caree2" w:date="2017-04-02T08:01:00Z">
            <w:rPr>
              <w:ins w:id="3291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16" w:author="Caree2" w:date="2017-04-02T08:01:00Z">
          <w:pPr>
            <w:autoSpaceDE w:val="0"/>
            <w:autoSpaceDN w:val="0"/>
            <w:adjustRightInd w:val="0"/>
          </w:pPr>
        </w:pPrChange>
      </w:pPr>
      <w:ins w:id="32917" w:author="Caree2" w:date="2017-04-02T07:45:00Z">
        <w:r w:rsidRPr="00910D57">
          <w:rPr>
            <w:bCs/>
            <w:rPrChange w:id="329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1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920" w:author="Caree2" w:date="2017-04-02T07:45:00Z"/>
          <w:bCs/>
          <w:rPrChange w:id="32921" w:author="Caree2" w:date="2017-04-02T08:01:00Z">
            <w:rPr>
              <w:ins w:id="3292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23" w:author="Caree2" w:date="2017-04-02T08:01:00Z">
          <w:pPr>
            <w:autoSpaceDE w:val="0"/>
            <w:autoSpaceDN w:val="0"/>
            <w:adjustRightInd w:val="0"/>
          </w:pPr>
        </w:pPrChange>
      </w:pPr>
      <w:ins w:id="32924" w:author="Caree2" w:date="2017-04-02T07:45:00Z">
        <w:r w:rsidRPr="00910D57">
          <w:rPr>
            <w:bCs/>
            <w:rPrChange w:id="329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2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index="2" type="java.lang.String"&gt;</w:t>
        </w:r>
      </w:ins>
    </w:p>
    <w:p w:rsidR="00956615" w:rsidRPr="00910D57" w:rsidRDefault="00956615" w:rsidP="00910D57">
      <w:pPr>
        <w:rPr>
          <w:ins w:id="32927" w:author="Caree2" w:date="2017-04-02T07:45:00Z"/>
          <w:bCs/>
          <w:rPrChange w:id="32928" w:author="Caree2" w:date="2017-04-02T08:01:00Z">
            <w:rPr>
              <w:ins w:id="3292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30" w:author="Caree2" w:date="2017-04-02T08:01:00Z">
          <w:pPr>
            <w:autoSpaceDE w:val="0"/>
            <w:autoSpaceDN w:val="0"/>
            <w:adjustRightInd w:val="0"/>
          </w:pPr>
        </w:pPrChange>
      </w:pPr>
      <w:ins w:id="32931" w:author="Caree2" w:date="2017-04-02T07:45:00Z">
        <w:r w:rsidRPr="00910D57">
          <w:rPr>
            <w:bCs/>
            <w:rPrChange w:id="3293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3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&lt;value&gt;Gates&lt;/value&gt;</w:t>
        </w:r>
      </w:ins>
    </w:p>
    <w:p w:rsidR="00956615" w:rsidRPr="00910D57" w:rsidRDefault="00956615" w:rsidP="00910D57">
      <w:pPr>
        <w:rPr>
          <w:ins w:id="32935" w:author="Caree2" w:date="2017-04-02T07:45:00Z"/>
          <w:bCs/>
          <w:rPrChange w:id="32936" w:author="Caree2" w:date="2017-04-02T08:01:00Z">
            <w:rPr>
              <w:ins w:id="3293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38" w:author="Caree2" w:date="2017-04-02T08:01:00Z">
          <w:pPr>
            <w:autoSpaceDE w:val="0"/>
            <w:autoSpaceDN w:val="0"/>
            <w:adjustRightInd w:val="0"/>
          </w:pPr>
        </w:pPrChange>
      </w:pPr>
      <w:ins w:id="32939" w:author="Caree2" w:date="2017-04-02T07:45:00Z">
        <w:r w:rsidRPr="00910D57">
          <w:rPr>
            <w:bCs/>
            <w:rPrChange w:id="329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942" w:author="Caree2" w:date="2017-04-02T07:45:00Z"/>
          <w:bCs/>
          <w:rPrChange w:id="32943" w:author="Caree2" w:date="2017-04-02T08:01:00Z">
            <w:rPr>
              <w:ins w:id="329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45" w:author="Caree2" w:date="2017-04-02T08:01:00Z">
          <w:pPr>
            <w:autoSpaceDE w:val="0"/>
            <w:autoSpaceDN w:val="0"/>
            <w:adjustRightInd w:val="0"/>
          </w:pPr>
        </w:pPrChange>
      </w:pPr>
      <w:ins w:id="32946" w:author="Caree2" w:date="2017-04-02T07:45:00Z">
        <w:r w:rsidRPr="00910D57">
          <w:rPr>
            <w:bCs/>
            <w:rPrChange w:id="329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index="3" type="java.lang.String"&gt;</w:t>
        </w:r>
      </w:ins>
    </w:p>
    <w:p w:rsidR="00956615" w:rsidRPr="00910D57" w:rsidRDefault="00956615" w:rsidP="00910D57">
      <w:pPr>
        <w:rPr>
          <w:ins w:id="32949" w:author="Caree2" w:date="2017-04-02T07:45:00Z"/>
          <w:bCs/>
          <w:rPrChange w:id="32950" w:author="Caree2" w:date="2017-04-02T08:01:00Z">
            <w:rPr>
              <w:ins w:id="329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52" w:author="Caree2" w:date="2017-04-02T08:01:00Z">
          <w:pPr>
            <w:autoSpaceDE w:val="0"/>
            <w:autoSpaceDN w:val="0"/>
            <w:adjustRightInd w:val="0"/>
          </w:pPr>
        </w:pPrChange>
      </w:pPr>
      <w:ins w:id="32953" w:author="Caree2" w:date="2017-04-02T07:45:00Z">
        <w:r w:rsidRPr="00910D57">
          <w:rPr>
            <w:bCs/>
            <w:rPrChange w:id="329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5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5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</w:t>
        </w:r>
      </w:ins>
    </w:p>
    <w:p w:rsidR="00956615" w:rsidRPr="00910D57" w:rsidRDefault="00956615" w:rsidP="00910D57">
      <w:pPr>
        <w:rPr>
          <w:ins w:id="32957" w:author="Caree2" w:date="2017-04-02T07:45:00Z"/>
          <w:bCs/>
          <w:rPrChange w:id="32958" w:author="Caree2" w:date="2017-04-02T08:01:00Z">
            <w:rPr>
              <w:ins w:id="3295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60" w:author="Caree2" w:date="2017-04-02T08:01:00Z">
          <w:pPr>
            <w:autoSpaceDE w:val="0"/>
            <w:autoSpaceDN w:val="0"/>
            <w:adjustRightInd w:val="0"/>
          </w:pPr>
        </w:pPrChange>
      </w:pPr>
      <w:ins w:id="32961" w:author="Caree2" w:date="2017-04-02T07:45:00Z">
        <w:r w:rsidRPr="00910D57">
          <w:rPr>
            <w:bCs/>
            <w:rPrChange w:id="3296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6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&lt;/value&gt;</w:t>
        </w:r>
      </w:ins>
    </w:p>
    <w:p w:rsidR="00956615" w:rsidRPr="00910D57" w:rsidRDefault="00956615" w:rsidP="00910D57">
      <w:pPr>
        <w:rPr>
          <w:ins w:id="32965" w:author="Caree2" w:date="2017-04-02T07:45:00Z"/>
          <w:bCs/>
          <w:rPrChange w:id="32966" w:author="Caree2" w:date="2017-04-02T08:01:00Z">
            <w:rPr>
              <w:ins w:id="329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68" w:author="Caree2" w:date="2017-04-02T08:01:00Z">
          <w:pPr>
            <w:autoSpaceDE w:val="0"/>
            <w:autoSpaceDN w:val="0"/>
            <w:adjustRightInd w:val="0"/>
          </w:pPr>
        </w:pPrChange>
      </w:pPr>
      <w:ins w:id="32969" w:author="Caree2" w:date="2017-04-02T07:45:00Z">
        <w:r w:rsidRPr="00910D57">
          <w:rPr>
            <w:bCs/>
            <w:rPrChange w:id="329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7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972" w:author="Caree2" w:date="2017-04-02T07:45:00Z"/>
          <w:bCs/>
          <w:rPrChange w:id="32973" w:author="Caree2" w:date="2017-04-02T08:01:00Z">
            <w:rPr>
              <w:ins w:id="3297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75" w:author="Caree2" w:date="2017-04-02T08:01:00Z">
          <w:pPr>
            <w:autoSpaceDE w:val="0"/>
            <w:autoSpaceDN w:val="0"/>
            <w:adjustRightInd w:val="0"/>
          </w:pPr>
        </w:pPrChange>
      </w:pPr>
      <w:ins w:id="32976" w:author="Caree2" w:date="2017-04-02T07:45:00Z">
        <w:r w:rsidRPr="00910D57">
          <w:rPr>
            <w:bCs/>
            <w:rPrChange w:id="329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index="4" type="java.lang.String"&gt;</w:t>
        </w:r>
      </w:ins>
    </w:p>
    <w:p w:rsidR="00956615" w:rsidRPr="00910D57" w:rsidRDefault="00956615" w:rsidP="00910D57">
      <w:pPr>
        <w:rPr>
          <w:ins w:id="32979" w:author="Caree2" w:date="2017-04-02T07:45:00Z"/>
          <w:bCs/>
          <w:rPrChange w:id="32980" w:author="Caree2" w:date="2017-04-02T08:01:00Z">
            <w:rPr>
              <w:ins w:id="329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82" w:author="Caree2" w:date="2017-04-02T08:01:00Z">
          <w:pPr>
            <w:autoSpaceDE w:val="0"/>
            <w:autoSpaceDN w:val="0"/>
            <w:adjustRightInd w:val="0"/>
          </w:pPr>
        </w:pPrChange>
      </w:pPr>
      <w:ins w:id="32983" w:author="Caree2" w:date="2017-04-02T07:45:00Z">
        <w:r w:rsidRPr="00910D57">
          <w:rPr>
            <w:bCs/>
            <w:rPrChange w:id="329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8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8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&lt;value&gt;434-89-9459&lt;/value&gt;</w:t>
        </w:r>
      </w:ins>
    </w:p>
    <w:p w:rsidR="00956615" w:rsidRPr="00910D57" w:rsidRDefault="00956615" w:rsidP="00910D57">
      <w:pPr>
        <w:rPr>
          <w:ins w:id="32987" w:author="Caree2" w:date="2017-04-02T07:45:00Z"/>
          <w:bCs/>
          <w:rPrChange w:id="32988" w:author="Caree2" w:date="2017-04-02T08:01:00Z">
            <w:rPr>
              <w:ins w:id="3298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90" w:author="Caree2" w:date="2017-04-02T08:01:00Z">
          <w:pPr>
            <w:autoSpaceDE w:val="0"/>
            <w:autoSpaceDN w:val="0"/>
            <w:adjustRightInd w:val="0"/>
          </w:pPr>
        </w:pPrChange>
      </w:pPr>
      <w:ins w:id="32991" w:author="Caree2" w:date="2017-04-02T07:45:00Z">
        <w:r w:rsidRPr="00910D57">
          <w:rPr>
            <w:bCs/>
            <w:rPrChange w:id="3299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299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2994" w:author="Caree2" w:date="2017-04-02T07:45:00Z"/>
          <w:bCs/>
          <w:rPrChange w:id="32995" w:author="Caree2" w:date="2017-04-02T08:01:00Z">
            <w:rPr>
              <w:ins w:id="3299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2997" w:author="Caree2" w:date="2017-04-02T08:01:00Z">
          <w:pPr>
            <w:autoSpaceDE w:val="0"/>
            <w:autoSpaceDN w:val="0"/>
            <w:adjustRightInd w:val="0"/>
          </w:pPr>
        </w:pPrChange>
      </w:pPr>
      <w:ins w:id="32998" w:author="Caree2" w:date="2017-04-02T07:45:00Z">
        <w:r w:rsidRPr="00910D57">
          <w:rPr>
            <w:bCs/>
            <w:rPrChange w:id="3299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0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index="5" type="java.time.LocalDate"&gt;</w:t>
        </w:r>
      </w:ins>
    </w:p>
    <w:p w:rsidR="00956615" w:rsidRPr="00910D57" w:rsidRDefault="00956615" w:rsidP="00910D57">
      <w:pPr>
        <w:rPr>
          <w:ins w:id="33001" w:author="Caree2" w:date="2017-04-02T07:45:00Z"/>
          <w:bCs/>
          <w:rPrChange w:id="33002" w:author="Caree2" w:date="2017-04-02T08:01:00Z">
            <w:rPr>
              <w:ins w:id="3300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04" w:author="Caree2" w:date="2017-04-02T08:01:00Z">
          <w:pPr>
            <w:autoSpaceDE w:val="0"/>
            <w:autoSpaceDN w:val="0"/>
            <w:adjustRightInd w:val="0"/>
          </w:pPr>
        </w:pPrChange>
      </w:pPr>
      <w:ins w:id="33005" w:author="Caree2" w:date="2017-04-02T07:45:00Z">
        <w:r w:rsidRPr="00910D57">
          <w:rPr>
            <w:bCs/>
            <w:rPrChange w:id="3300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0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0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bean="dateOfBirth" /&gt;</w:t>
        </w:r>
      </w:ins>
    </w:p>
    <w:p w:rsidR="00956615" w:rsidRPr="00910D57" w:rsidRDefault="00956615" w:rsidP="00910D57">
      <w:pPr>
        <w:rPr>
          <w:ins w:id="33009" w:author="Caree2" w:date="2017-04-02T07:45:00Z"/>
          <w:bCs/>
          <w:rPrChange w:id="33010" w:author="Caree2" w:date="2017-04-02T08:01:00Z">
            <w:rPr>
              <w:ins w:id="3301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12" w:author="Caree2" w:date="2017-04-02T08:01:00Z">
          <w:pPr>
            <w:autoSpaceDE w:val="0"/>
            <w:autoSpaceDN w:val="0"/>
            <w:adjustRightInd w:val="0"/>
          </w:pPr>
        </w:pPrChange>
      </w:pPr>
      <w:ins w:id="33013" w:author="Caree2" w:date="2017-04-02T07:45:00Z">
        <w:r w:rsidRPr="00910D57">
          <w:rPr>
            <w:bCs/>
            <w:rPrChange w:id="3301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3016" w:author="Caree2" w:date="2017-04-02T07:45:00Z"/>
          <w:bCs/>
          <w:rPrChange w:id="33017" w:author="Caree2" w:date="2017-04-02T08:01:00Z">
            <w:rPr>
              <w:ins w:id="330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19" w:author="Caree2" w:date="2017-04-02T08:01:00Z">
          <w:pPr>
            <w:autoSpaceDE w:val="0"/>
            <w:autoSpaceDN w:val="0"/>
            <w:adjustRightInd w:val="0"/>
          </w:pPr>
        </w:pPrChange>
      </w:pPr>
      <w:ins w:id="33020" w:author="Caree2" w:date="2017-04-02T07:45:00Z">
        <w:r w:rsidRPr="00910D57">
          <w:rPr>
            <w:bCs/>
            <w:rPrChange w:id="330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2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index="6"&gt;</w:t>
        </w:r>
      </w:ins>
    </w:p>
    <w:p w:rsidR="00956615" w:rsidRPr="00910D57" w:rsidRDefault="00956615" w:rsidP="00910D57">
      <w:pPr>
        <w:rPr>
          <w:ins w:id="33023" w:author="Caree2" w:date="2017-04-02T07:45:00Z"/>
          <w:bCs/>
          <w:rPrChange w:id="33024" w:author="Caree2" w:date="2017-04-02T08:01:00Z">
            <w:rPr>
              <w:ins w:id="3302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26" w:author="Caree2" w:date="2017-04-02T08:01:00Z">
          <w:pPr>
            <w:autoSpaceDE w:val="0"/>
            <w:autoSpaceDN w:val="0"/>
            <w:adjustRightInd w:val="0"/>
          </w:pPr>
        </w:pPrChange>
      </w:pPr>
      <w:ins w:id="33027" w:author="Caree2" w:date="2017-04-02T07:45:00Z">
        <w:r w:rsidRPr="00910D57">
          <w:rPr>
            <w:bCs/>
            <w:rPrChange w:id="3302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2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3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bean="airport04" /&gt;</w:t>
        </w:r>
      </w:ins>
    </w:p>
    <w:p w:rsidR="00956615" w:rsidRPr="00910D57" w:rsidRDefault="00956615" w:rsidP="00910D57">
      <w:pPr>
        <w:rPr>
          <w:ins w:id="33031" w:author="Caree2" w:date="2017-04-02T07:45:00Z"/>
          <w:bCs/>
          <w:rPrChange w:id="33032" w:author="Caree2" w:date="2017-04-02T08:01:00Z">
            <w:rPr>
              <w:ins w:id="3303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34" w:author="Caree2" w:date="2017-04-02T08:01:00Z">
          <w:pPr>
            <w:autoSpaceDE w:val="0"/>
            <w:autoSpaceDN w:val="0"/>
            <w:adjustRightInd w:val="0"/>
          </w:pPr>
        </w:pPrChange>
      </w:pPr>
      <w:ins w:id="33035" w:author="Caree2" w:date="2017-04-02T07:45:00Z">
        <w:r w:rsidRPr="00910D57">
          <w:rPr>
            <w:bCs/>
            <w:rPrChange w:id="3303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3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3038" w:author="Caree2" w:date="2017-04-02T07:45:00Z"/>
          <w:bCs/>
          <w:rPrChange w:id="33039" w:author="Caree2" w:date="2017-04-02T08:01:00Z">
            <w:rPr>
              <w:ins w:id="3304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41" w:author="Caree2" w:date="2017-04-02T08:01:00Z">
          <w:pPr>
            <w:autoSpaceDE w:val="0"/>
            <w:autoSpaceDN w:val="0"/>
            <w:adjustRightInd w:val="0"/>
          </w:pPr>
        </w:pPrChange>
      </w:pPr>
      <w:ins w:id="33042" w:author="Caree2" w:date="2017-04-02T07:45:00Z">
        <w:r w:rsidRPr="00910D57">
          <w:rPr>
            <w:bCs/>
            <w:rPrChange w:id="3304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4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index="7"&gt;</w:t>
        </w:r>
      </w:ins>
    </w:p>
    <w:p w:rsidR="00956615" w:rsidRPr="00910D57" w:rsidRDefault="00956615" w:rsidP="00910D57">
      <w:pPr>
        <w:rPr>
          <w:ins w:id="33045" w:author="Caree2" w:date="2017-04-02T07:45:00Z"/>
          <w:bCs/>
          <w:rPrChange w:id="33046" w:author="Caree2" w:date="2017-04-02T08:01:00Z">
            <w:rPr>
              <w:ins w:id="3304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48" w:author="Caree2" w:date="2017-04-02T08:01:00Z">
          <w:pPr>
            <w:autoSpaceDE w:val="0"/>
            <w:autoSpaceDN w:val="0"/>
            <w:adjustRightInd w:val="0"/>
          </w:pPr>
        </w:pPrChange>
      </w:pPr>
      <w:ins w:id="33049" w:author="Caree2" w:date="2017-04-02T07:45:00Z">
        <w:r w:rsidRPr="00910D57">
          <w:rPr>
            <w:bCs/>
            <w:rPrChange w:id="3305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5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&lt;ref bean="airport05" /&gt;</w:t>
        </w:r>
      </w:ins>
    </w:p>
    <w:p w:rsidR="00956615" w:rsidRPr="00910D57" w:rsidRDefault="00956615" w:rsidP="00910D57">
      <w:pPr>
        <w:rPr>
          <w:ins w:id="33053" w:author="Caree2" w:date="2017-04-02T07:45:00Z"/>
          <w:bCs/>
          <w:rPrChange w:id="33054" w:author="Caree2" w:date="2017-04-02T08:01:00Z">
            <w:rPr>
              <w:ins w:id="330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56" w:author="Caree2" w:date="2017-04-02T08:01:00Z">
          <w:pPr>
            <w:autoSpaceDE w:val="0"/>
            <w:autoSpaceDN w:val="0"/>
            <w:adjustRightInd w:val="0"/>
          </w:pPr>
        </w:pPrChange>
      </w:pPr>
      <w:ins w:id="33057" w:author="Caree2" w:date="2017-04-02T07:45:00Z">
        <w:r w:rsidRPr="00910D57">
          <w:rPr>
            <w:bCs/>
            <w:rPrChange w:id="330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5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3060" w:author="Caree2" w:date="2017-04-02T07:45:00Z"/>
          <w:bCs/>
          <w:rPrChange w:id="33061" w:author="Caree2" w:date="2017-04-02T08:01:00Z">
            <w:rPr>
              <w:ins w:id="3306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63" w:author="Caree2" w:date="2017-04-02T08:01:00Z">
          <w:pPr>
            <w:autoSpaceDE w:val="0"/>
            <w:autoSpaceDN w:val="0"/>
            <w:adjustRightInd w:val="0"/>
          </w:pPr>
        </w:pPrChange>
      </w:pPr>
      <w:ins w:id="33064" w:author="Caree2" w:date="2017-04-02T07:45:00Z">
        <w:r w:rsidRPr="00910D57">
          <w:rPr>
            <w:bCs/>
            <w:rPrChange w:id="3306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index="8" type="int"&gt;</w:t>
        </w:r>
      </w:ins>
    </w:p>
    <w:p w:rsidR="00956615" w:rsidRPr="00910D57" w:rsidRDefault="00956615" w:rsidP="00910D57">
      <w:pPr>
        <w:rPr>
          <w:ins w:id="33067" w:author="Caree2" w:date="2017-04-02T07:45:00Z"/>
          <w:bCs/>
          <w:rPrChange w:id="33068" w:author="Caree2" w:date="2017-04-02T08:01:00Z">
            <w:rPr>
              <w:ins w:id="330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70" w:author="Caree2" w:date="2017-04-02T08:01:00Z">
          <w:pPr>
            <w:autoSpaceDE w:val="0"/>
            <w:autoSpaceDN w:val="0"/>
            <w:adjustRightInd w:val="0"/>
          </w:pPr>
        </w:pPrChange>
      </w:pPr>
      <w:ins w:id="33071" w:author="Caree2" w:date="2017-04-02T07:45:00Z">
        <w:r w:rsidRPr="00910D57">
          <w:rPr>
            <w:bCs/>
            <w:rPrChange w:id="330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7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7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&lt;value&gt;25&lt;/value&gt;</w:t>
        </w:r>
      </w:ins>
    </w:p>
    <w:p w:rsidR="00956615" w:rsidRPr="00910D57" w:rsidRDefault="00956615" w:rsidP="00910D57">
      <w:pPr>
        <w:rPr>
          <w:ins w:id="33075" w:author="Caree2" w:date="2017-04-02T07:45:00Z"/>
          <w:bCs/>
          <w:rPrChange w:id="33076" w:author="Caree2" w:date="2017-04-02T08:01:00Z">
            <w:rPr>
              <w:ins w:id="3307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78" w:author="Caree2" w:date="2017-04-02T08:01:00Z">
          <w:pPr>
            <w:autoSpaceDE w:val="0"/>
            <w:autoSpaceDN w:val="0"/>
            <w:adjustRightInd w:val="0"/>
          </w:pPr>
        </w:pPrChange>
      </w:pPr>
      <w:ins w:id="33079" w:author="Caree2" w:date="2017-04-02T07:45:00Z">
        <w:r w:rsidRPr="00910D57">
          <w:rPr>
            <w:bCs/>
            <w:rPrChange w:id="3308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8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3082" w:author="Caree2" w:date="2017-04-02T07:45:00Z"/>
          <w:bCs/>
          <w:rPrChange w:id="33083" w:author="Caree2" w:date="2017-04-02T08:01:00Z">
            <w:rPr>
              <w:ins w:id="3308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85" w:author="Caree2" w:date="2017-04-02T08:01:00Z">
          <w:pPr>
            <w:autoSpaceDE w:val="0"/>
            <w:autoSpaceDN w:val="0"/>
            <w:adjustRightInd w:val="0"/>
          </w:pPr>
        </w:pPrChange>
      </w:pPr>
      <w:ins w:id="33086" w:author="Caree2" w:date="2017-04-02T07:45:00Z">
        <w:r w:rsidRPr="00910D57">
          <w:rPr>
            <w:bCs/>
            <w:rPrChange w:id="3308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8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index="9" type="java.lang.String"&gt;</w:t>
        </w:r>
      </w:ins>
    </w:p>
    <w:p w:rsidR="00956615" w:rsidRPr="00910D57" w:rsidRDefault="00956615" w:rsidP="00910D57">
      <w:pPr>
        <w:rPr>
          <w:ins w:id="33089" w:author="Caree2" w:date="2017-04-02T07:45:00Z"/>
          <w:bCs/>
          <w:rPrChange w:id="33090" w:author="Caree2" w:date="2017-04-02T08:01:00Z">
            <w:rPr>
              <w:ins w:id="3309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092" w:author="Caree2" w:date="2017-04-02T08:01:00Z">
          <w:pPr>
            <w:autoSpaceDE w:val="0"/>
            <w:autoSpaceDN w:val="0"/>
            <w:adjustRightInd w:val="0"/>
          </w:pPr>
        </w:pPrChange>
      </w:pPr>
      <w:ins w:id="33093" w:author="Caree2" w:date="2017-04-02T07:45:00Z">
        <w:r w:rsidRPr="00910D57">
          <w:rPr>
            <w:bCs/>
            <w:rPrChange w:id="3309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0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&lt;value&gt;M&lt;/value&gt;</w:t>
        </w:r>
      </w:ins>
    </w:p>
    <w:p w:rsidR="00956615" w:rsidRPr="00910D57" w:rsidRDefault="00956615" w:rsidP="00910D57">
      <w:pPr>
        <w:rPr>
          <w:ins w:id="33097" w:author="Caree2" w:date="2017-04-02T07:45:00Z"/>
          <w:bCs/>
          <w:rPrChange w:id="33098" w:author="Caree2" w:date="2017-04-02T08:01:00Z">
            <w:rPr>
              <w:ins w:id="3309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00" w:author="Caree2" w:date="2017-04-02T08:01:00Z">
          <w:pPr>
            <w:autoSpaceDE w:val="0"/>
            <w:autoSpaceDN w:val="0"/>
            <w:adjustRightInd w:val="0"/>
          </w:pPr>
        </w:pPrChange>
      </w:pPr>
      <w:ins w:id="33101" w:author="Caree2" w:date="2017-04-02T07:45:00Z">
        <w:r w:rsidRPr="00910D57">
          <w:rPr>
            <w:bCs/>
            <w:rPrChange w:id="3310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1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3104" w:author="Caree2" w:date="2017-04-02T07:45:00Z"/>
          <w:bCs/>
          <w:rPrChange w:id="33105" w:author="Caree2" w:date="2017-04-02T08:01:00Z">
            <w:rPr>
              <w:ins w:id="331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07" w:author="Caree2" w:date="2017-04-02T08:01:00Z">
          <w:pPr>
            <w:autoSpaceDE w:val="0"/>
            <w:autoSpaceDN w:val="0"/>
            <w:adjustRightInd w:val="0"/>
          </w:pPr>
        </w:pPrChange>
      </w:pPr>
      <w:ins w:id="33108" w:author="Caree2" w:date="2017-04-02T07:45:00Z">
        <w:r w:rsidRPr="00910D57">
          <w:rPr>
            <w:bCs/>
            <w:rPrChange w:id="331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11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&lt;constructor-arg index="10" type="java.lang.String"&gt;</w:t>
        </w:r>
      </w:ins>
    </w:p>
    <w:p w:rsidR="00956615" w:rsidRPr="00910D57" w:rsidRDefault="00956615" w:rsidP="00910D57">
      <w:pPr>
        <w:rPr>
          <w:ins w:id="33111" w:author="Caree2" w:date="2017-04-02T07:45:00Z"/>
          <w:bCs/>
          <w:rPrChange w:id="33112" w:author="Caree2" w:date="2017-04-02T08:01:00Z">
            <w:rPr>
              <w:ins w:id="3311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14" w:author="Caree2" w:date="2017-04-02T08:01:00Z">
          <w:pPr>
            <w:autoSpaceDE w:val="0"/>
            <w:autoSpaceDN w:val="0"/>
            <w:adjustRightInd w:val="0"/>
          </w:pPr>
        </w:pPrChange>
      </w:pPr>
      <w:ins w:id="33115" w:author="Caree2" w:date="2017-04-02T07:45:00Z">
        <w:r w:rsidRPr="00910D57">
          <w:rPr>
            <w:bCs/>
            <w:rPrChange w:id="3311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lastRenderedPageBreak/>
          <w:tab/>
        </w:r>
        <w:r w:rsidRPr="00910D57">
          <w:rPr>
            <w:bCs/>
            <w:rPrChange w:id="3311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11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&lt;value&gt;Non Veg&lt;/value&gt;</w:t>
        </w:r>
      </w:ins>
    </w:p>
    <w:p w:rsidR="00956615" w:rsidRPr="00910D57" w:rsidRDefault="00956615" w:rsidP="00910D57">
      <w:pPr>
        <w:rPr>
          <w:ins w:id="33119" w:author="Caree2" w:date="2017-04-02T07:45:00Z"/>
          <w:bCs/>
          <w:rPrChange w:id="33120" w:author="Caree2" w:date="2017-04-02T08:01:00Z">
            <w:rPr>
              <w:ins w:id="3312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22" w:author="Caree2" w:date="2017-04-02T08:01:00Z">
          <w:pPr>
            <w:autoSpaceDE w:val="0"/>
            <w:autoSpaceDN w:val="0"/>
            <w:adjustRightInd w:val="0"/>
          </w:pPr>
        </w:pPrChange>
      </w:pPr>
      <w:ins w:id="33123" w:author="Caree2" w:date="2017-04-02T07:45:00Z">
        <w:r w:rsidRPr="00910D57">
          <w:rPr>
            <w:bCs/>
            <w:rPrChange w:id="3312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12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&lt;/constructor-arg&gt;</w:t>
        </w:r>
      </w:ins>
    </w:p>
    <w:p w:rsidR="00956615" w:rsidRPr="00910D57" w:rsidRDefault="00956615" w:rsidP="00910D57">
      <w:pPr>
        <w:rPr>
          <w:ins w:id="33126" w:author="Caree2" w:date="2017-04-02T07:45:00Z"/>
          <w:bCs/>
          <w:rPrChange w:id="33127" w:author="Caree2" w:date="2017-04-02T08:01:00Z">
            <w:rPr>
              <w:ins w:id="3312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29" w:author="Caree2" w:date="2017-04-02T08:01:00Z">
          <w:pPr>
            <w:autoSpaceDE w:val="0"/>
            <w:autoSpaceDN w:val="0"/>
            <w:adjustRightInd w:val="0"/>
          </w:pPr>
        </w:pPrChange>
      </w:pPr>
      <w:ins w:id="33130" w:author="Caree2" w:date="2017-04-02T07:45:00Z">
        <w:r w:rsidRPr="00910D57">
          <w:rPr>
            <w:bCs/>
            <w:rPrChange w:id="3313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&lt;/bean&gt;</w:t>
        </w:r>
      </w:ins>
    </w:p>
    <w:p w:rsidR="00956615" w:rsidRPr="00910D57" w:rsidRDefault="00956615" w:rsidP="00910D57">
      <w:pPr>
        <w:rPr>
          <w:ins w:id="33132" w:author="Caree2" w:date="2017-04-02T07:45:00Z"/>
          <w:bCs/>
          <w:rPrChange w:id="33133" w:author="Caree2" w:date="2017-04-02T08:01:00Z">
            <w:rPr>
              <w:ins w:id="3313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35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3136" w:author="Caree2" w:date="2017-04-02T07:45:00Z"/>
          <w:bCs/>
          <w:rPrChange w:id="33137" w:author="Caree2" w:date="2017-04-02T08:01:00Z">
            <w:rPr>
              <w:ins w:id="3313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39" w:author="Caree2" w:date="2017-04-02T08:01:00Z">
          <w:pPr>
            <w:autoSpaceDE w:val="0"/>
            <w:autoSpaceDN w:val="0"/>
            <w:adjustRightInd w:val="0"/>
          </w:pPr>
        </w:pPrChange>
      </w:pPr>
      <w:ins w:id="33140" w:author="Caree2" w:date="2017-04-02T07:45:00Z">
        <w:r w:rsidRPr="00910D57">
          <w:rPr>
            <w:bCs/>
            <w:rPrChange w:id="3314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&lt;util:list id="listOfTravellersinAireport01" value-type="com.rollingstone.springframework.aop.example.Traveller"&gt;</w:t>
        </w:r>
      </w:ins>
    </w:p>
    <w:p w:rsidR="00956615" w:rsidRPr="00910D57" w:rsidRDefault="00956615" w:rsidP="00910D57">
      <w:pPr>
        <w:rPr>
          <w:ins w:id="33142" w:author="Caree2" w:date="2017-04-02T07:45:00Z"/>
          <w:bCs/>
          <w:rPrChange w:id="33143" w:author="Caree2" w:date="2017-04-02T08:01:00Z">
            <w:rPr>
              <w:ins w:id="3314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45" w:author="Caree2" w:date="2017-04-02T08:01:00Z">
          <w:pPr>
            <w:autoSpaceDE w:val="0"/>
            <w:autoSpaceDN w:val="0"/>
            <w:adjustRightInd w:val="0"/>
          </w:pPr>
        </w:pPrChange>
      </w:pPr>
      <w:ins w:id="33146" w:author="Caree2" w:date="2017-04-02T07:45:00Z">
        <w:r w:rsidRPr="00910D57">
          <w:rPr>
            <w:bCs/>
            <w:rPrChange w:id="3314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14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 &lt;ref bean="traveller01" /&gt;</w:t>
        </w:r>
      </w:ins>
    </w:p>
    <w:p w:rsidR="00956615" w:rsidRPr="00910D57" w:rsidRDefault="00956615" w:rsidP="00910D57">
      <w:pPr>
        <w:rPr>
          <w:ins w:id="33149" w:author="Caree2" w:date="2017-04-02T07:45:00Z"/>
          <w:bCs/>
          <w:rPrChange w:id="33150" w:author="Caree2" w:date="2017-04-02T08:01:00Z">
            <w:rPr>
              <w:ins w:id="3315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52" w:author="Caree2" w:date="2017-04-02T08:01:00Z">
          <w:pPr>
            <w:autoSpaceDE w:val="0"/>
            <w:autoSpaceDN w:val="0"/>
            <w:adjustRightInd w:val="0"/>
          </w:pPr>
        </w:pPrChange>
      </w:pPr>
      <w:ins w:id="33153" w:author="Caree2" w:date="2017-04-02T07:45:00Z">
        <w:r w:rsidRPr="00910D57">
          <w:rPr>
            <w:bCs/>
            <w:rPrChange w:id="3315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&lt;ref bean="traveller02" /&gt; </w:t>
        </w:r>
      </w:ins>
    </w:p>
    <w:p w:rsidR="00956615" w:rsidRPr="00910D57" w:rsidRDefault="00956615" w:rsidP="00910D57">
      <w:pPr>
        <w:rPr>
          <w:ins w:id="33155" w:author="Caree2" w:date="2017-04-02T07:45:00Z"/>
          <w:bCs/>
          <w:rPrChange w:id="33156" w:author="Caree2" w:date="2017-04-02T08:01:00Z">
            <w:rPr>
              <w:ins w:id="3315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58" w:author="Caree2" w:date="2017-04-02T08:01:00Z">
          <w:pPr>
            <w:autoSpaceDE w:val="0"/>
            <w:autoSpaceDN w:val="0"/>
            <w:adjustRightInd w:val="0"/>
          </w:pPr>
        </w:pPrChange>
      </w:pPr>
      <w:ins w:id="33159" w:author="Caree2" w:date="2017-04-02T07:45:00Z">
        <w:r w:rsidRPr="00910D57">
          <w:rPr>
            <w:bCs/>
            <w:rPrChange w:id="3316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 &lt;ref bean="traveller03" /&gt;</w:t>
        </w:r>
      </w:ins>
    </w:p>
    <w:p w:rsidR="00956615" w:rsidRPr="00910D57" w:rsidRDefault="00956615" w:rsidP="00910D57">
      <w:pPr>
        <w:rPr>
          <w:ins w:id="33161" w:author="Caree2" w:date="2017-04-02T07:45:00Z"/>
          <w:bCs/>
          <w:rPrChange w:id="33162" w:author="Caree2" w:date="2017-04-02T08:01:00Z">
            <w:rPr>
              <w:ins w:id="3316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64" w:author="Caree2" w:date="2017-04-02T08:01:00Z">
          <w:pPr>
            <w:autoSpaceDE w:val="0"/>
            <w:autoSpaceDN w:val="0"/>
            <w:adjustRightInd w:val="0"/>
          </w:pPr>
        </w:pPrChange>
      </w:pPr>
      <w:ins w:id="33165" w:author="Caree2" w:date="2017-04-02T07:45:00Z">
        <w:r w:rsidRPr="00910D57">
          <w:rPr>
            <w:bCs/>
            <w:rPrChange w:id="3316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&lt;ref bean="traveller04" /&gt;</w:t>
        </w:r>
      </w:ins>
    </w:p>
    <w:p w:rsidR="00956615" w:rsidRPr="00910D57" w:rsidRDefault="00956615" w:rsidP="00910D57">
      <w:pPr>
        <w:rPr>
          <w:ins w:id="33167" w:author="Caree2" w:date="2017-04-02T07:45:00Z"/>
          <w:bCs/>
          <w:rPrChange w:id="33168" w:author="Caree2" w:date="2017-04-02T08:01:00Z">
            <w:rPr>
              <w:ins w:id="3316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70" w:author="Caree2" w:date="2017-04-02T08:01:00Z">
          <w:pPr>
            <w:autoSpaceDE w:val="0"/>
            <w:autoSpaceDN w:val="0"/>
            <w:adjustRightInd w:val="0"/>
          </w:pPr>
        </w:pPrChange>
      </w:pPr>
      <w:ins w:id="33171" w:author="Caree2" w:date="2017-04-02T07:45:00Z">
        <w:r w:rsidRPr="00910D57">
          <w:rPr>
            <w:bCs/>
            <w:rPrChange w:id="3317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 &lt;ref bean="traveller05" /&gt;</w:t>
        </w:r>
      </w:ins>
    </w:p>
    <w:p w:rsidR="00956615" w:rsidRPr="00910D57" w:rsidRDefault="00956615" w:rsidP="00910D57">
      <w:pPr>
        <w:rPr>
          <w:ins w:id="33173" w:author="Caree2" w:date="2017-04-02T07:45:00Z"/>
          <w:bCs/>
          <w:rPrChange w:id="33174" w:author="Caree2" w:date="2017-04-02T08:01:00Z">
            <w:rPr>
              <w:ins w:id="3317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76" w:author="Caree2" w:date="2017-04-02T08:01:00Z">
          <w:pPr>
            <w:autoSpaceDE w:val="0"/>
            <w:autoSpaceDN w:val="0"/>
            <w:adjustRightInd w:val="0"/>
          </w:pPr>
        </w:pPrChange>
      </w:pPr>
      <w:ins w:id="33177" w:author="Caree2" w:date="2017-04-02T07:45:00Z">
        <w:r w:rsidRPr="00910D57">
          <w:rPr>
            <w:bCs/>
            <w:rPrChange w:id="3317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&lt;/util:list&gt;</w:t>
        </w:r>
      </w:ins>
    </w:p>
    <w:p w:rsidR="00956615" w:rsidRPr="00910D57" w:rsidRDefault="00956615" w:rsidP="00910D57">
      <w:pPr>
        <w:rPr>
          <w:ins w:id="33179" w:author="Caree2" w:date="2017-04-02T07:45:00Z"/>
          <w:bCs/>
          <w:rPrChange w:id="33180" w:author="Caree2" w:date="2017-04-02T08:01:00Z">
            <w:rPr>
              <w:ins w:id="3318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82" w:author="Caree2" w:date="2017-04-02T08:01:00Z">
          <w:pPr>
            <w:autoSpaceDE w:val="0"/>
            <w:autoSpaceDN w:val="0"/>
            <w:adjustRightInd w:val="0"/>
          </w:pPr>
        </w:pPrChange>
      </w:pPr>
      <w:ins w:id="33183" w:author="Caree2" w:date="2017-04-02T07:45:00Z">
        <w:r w:rsidRPr="00910D57">
          <w:rPr>
            <w:bCs/>
            <w:rPrChange w:id="3318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956615" w:rsidRPr="00910D57" w:rsidRDefault="00956615" w:rsidP="00910D57">
      <w:pPr>
        <w:rPr>
          <w:ins w:id="33185" w:author="Caree2" w:date="2017-04-02T07:45:00Z"/>
          <w:bCs/>
          <w:rPrChange w:id="33186" w:author="Caree2" w:date="2017-04-02T08:01:00Z">
            <w:rPr>
              <w:ins w:id="3318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88" w:author="Caree2" w:date="2017-04-02T08:01:00Z">
          <w:pPr>
            <w:autoSpaceDE w:val="0"/>
            <w:autoSpaceDN w:val="0"/>
            <w:adjustRightInd w:val="0"/>
          </w:pPr>
        </w:pPrChange>
      </w:pPr>
      <w:ins w:id="33189" w:author="Caree2" w:date="2017-04-02T07:45:00Z">
        <w:r w:rsidRPr="00910D57">
          <w:rPr>
            <w:bCs/>
            <w:rPrChange w:id="3319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&lt;util:list id="listOfTravellersinAireport02" value-type="com.rollingstone.springframework.aop.example.Traveller"&gt;</w:t>
        </w:r>
      </w:ins>
    </w:p>
    <w:p w:rsidR="00956615" w:rsidRPr="00910D57" w:rsidRDefault="00956615" w:rsidP="00910D57">
      <w:pPr>
        <w:rPr>
          <w:ins w:id="33191" w:author="Caree2" w:date="2017-04-02T07:45:00Z"/>
          <w:bCs/>
          <w:rPrChange w:id="33192" w:author="Caree2" w:date="2017-04-02T08:01:00Z">
            <w:rPr>
              <w:ins w:id="3319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194" w:author="Caree2" w:date="2017-04-02T08:01:00Z">
          <w:pPr>
            <w:autoSpaceDE w:val="0"/>
            <w:autoSpaceDN w:val="0"/>
            <w:adjustRightInd w:val="0"/>
          </w:pPr>
        </w:pPrChange>
      </w:pPr>
      <w:ins w:id="33195" w:author="Caree2" w:date="2017-04-02T07:45:00Z">
        <w:r w:rsidRPr="00910D57">
          <w:rPr>
            <w:bCs/>
            <w:rPrChange w:id="3319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19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 &lt;ref bean="traveller06" /&gt;</w:t>
        </w:r>
      </w:ins>
    </w:p>
    <w:p w:rsidR="00956615" w:rsidRPr="00910D57" w:rsidRDefault="00956615" w:rsidP="00910D57">
      <w:pPr>
        <w:rPr>
          <w:ins w:id="33198" w:author="Caree2" w:date="2017-04-02T07:45:00Z"/>
          <w:bCs/>
          <w:rPrChange w:id="33199" w:author="Caree2" w:date="2017-04-02T08:01:00Z">
            <w:rPr>
              <w:ins w:id="3320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01" w:author="Caree2" w:date="2017-04-02T08:01:00Z">
          <w:pPr>
            <w:autoSpaceDE w:val="0"/>
            <w:autoSpaceDN w:val="0"/>
            <w:adjustRightInd w:val="0"/>
          </w:pPr>
        </w:pPrChange>
      </w:pPr>
      <w:ins w:id="33202" w:author="Caree2" w:date="2017-04-02T07:45:00Z">
        <w:r w:rsidRPr="00910D57">
          <w:rPr>
            <w:bCs/>
            <w:rPrChange w:id="3320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&lt;ref bean="traveller07" /&gt; </w:t>
        </w:r>
      </w:ins>
    </w:p>
    <w:p w:rsidR="00956615" w:rsidRPr="00910D57" w:rsidRDefault="00956615" w:rsidP="00910D57">
      <w:pPr>
        <w:rPr>
          <w:ins w:id="33204" w:author="Caree2" w:date="2017-04-02T07:45:00Z"/>
          <w:bCs/>
          <w:rPrChange w:id="33205" w:author="Caree2" w:date="2017-04-02T08:01:00Z">
            <w:rPr>
              <w:ins w:id="3320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07" w:author="Caree2" w:date="2017-04-02T08:01:00Z">
          <w:pPr>
            <w:autoSpaceDE w:val="0"/>
            <w:autoSpaceDN w:val="0"/>
            <w:adjustRightInd w:val="0"/>
          </w:pPr>
        </w:pPrChange>
      </w:pPr>
      <w:ins w:id="33208" w:author="Caree2" w:date="2017-04-02T07:45:00Z">
        <w:r w:rsidRPr="00910D57">
          <w:rPr>
            <w:bCs/>
            <w:rPrChange w:id="3320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 &lt;ref bean="traveller08" /&gt;</w:t>
        </w:r>
      </w:ins>
    </w:p>
    <w:p w:rsidR="00956615" w:rsidRPr="00910D57" w:rsidRDefault="00956615" w:rsidP="00910D57">
      <w:pPr>
        <w:rPr>
          <w:ins w:id="33210" w:author="Caree2" w:date="2017-04-02T07:45:00Z"/>
          <w:bCs/>
          <w:rPrChange w:id="33211" w:author="Caree2" w:date="2017-04-02T08:01:00Z">
            <w:rPr>
              <w:ins w:id="3321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13" w:author="Caree2" w:date="2017-04-02T08:01:00Z">
          <w:pPr>
            <w:autoSpaceDE w:val="0"/>
            <w:autoSpaceDN w:val="0"/>
            <w:adjustRightInd w:val="0"/>
          </w:pPr>
        </w:pPrChange>
      </w:pPr>
      <w:ins w:id="33214" w:author="Caree2" w:date="2017-04-02T07:45:00Z">
        <w:r w:rsidRPr="00910D57">
          <w:rPr>
            <w:bCs/>
            <w:rPrChange w:id="3321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&lt;ref bean="traveller09" /&gt;</w:t>
        </w:r>
      </w:ins>
    </w:p>
    <w:p w:rsidR="00956615" w:rsidRPr="00910D57" w:rsidRDefault="00956615" w:rsidP="00910D57">
      <w:pPr>
        <w:rPr>
          <w:ins w:id="33216" w:author="Caree2" w:date="2017-04-02T07:45:00Z"/>
          <w:bCs/>
          <w:rPrChange w:id="33217" w:author="Caree2" w:date="2017-04-02T08:01:00Z">
            <w:rPr>
              <w:ins w:id="3321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19" w:author="Caree2" w:date="2017-04-02T08:01:00Z">
          <w:pPr>
            <w:autoSpaceDE w:val="0"/>
            <w:autoSpaceDN w:val="0"/>
            <w:adjustRightInd w:val="0"/>
          </w:pPr>
        </w:pPrChange>
      </w:pPr>
      <w:ins w:id="33220" w:author="Caree2" w:date="2017-04-02T07:45:00Z">
        <w:r w:rsidRPr="00910D57">
          <w:rPr>
            <w:bCs/>
            <w:rPrChange w:id="33221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&lt;/util:list&gt;</w:t>
        </w:r>
      </w:ins>
    </w:p>
    <w:p w:rsidR="00956615" w:rsidRPr="00910D57" w:rsidRDefault="00956615" w:rsidP="00910D57">
      <w:pPr>
        <w:rPr>
          <w:ins w:id="33222" w:author="Caree2" w:date="2017-04-02T07:45:00Z"/>
          <w:bCs/>
          <w:rPrChange w:id="33223" w:author="Caree2" w:date="2017-04-02T08:01:00Z">
            <w:rPr>
              <w:ins w:id="33224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25" w:author="Caree2" w:date="2017-04-02T08:01:00Z">
          <w:pPr>
            <w:autoSpaceDE w:val="0"/>
            <w:autoSpaceDN w:val="0"/>
            <w:adjustRightInd w:val="0"/>
          </w:pPr>
        </w:pPrChange>
      </w:pPr>
      <w:ins w:id="33226" w:author="Caree2" w:date="2017-04-02T07:45:00Z">
        <w:r w:rsidRPr="00910D57">
          <w:rPr>
            <w:bCs/>
            <w:rPrChange w:id="3322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956615" w:rsidRPr="00910D57" w:rsidRDefault="00956615" w:rsidP="00910D57">
      <w:pPr>
        <w:rPr>
          <w:ins w:id="33228" w:author="Caree2" w:date="2017-04-02T07:45:00Z"/>
          <w:bCs/>
          <w:rPrChange w:id="33229" w:author="Caree2" w:date="2017-04-02T08:01:00Z">
            <w:rPr>
              <w:ins w:id="3323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31" w:author="Caree2" w:date="2017-04-02T08:01:00Z">
          <w:pPr>
            <w:autoSpaceDE w:val="0"/>
            <w:autoSpaceDN w:val="0"/>
            <w:adjustRightInd w:val="0"/>
          </w:pPr>
        </w:pPrChange>
      </w:pPr>
      <w:ins w:id="33232" w:author="Caree2" w:date="2017-04-02T07:45:00Z">
        <w:r w:rsidRPr="00910D57">
          <w:rPr>
            <w:bCs/>
            <w:rPrChange w:id="3323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&lt;util:list id="listOfTravellersinAireport03" value-type="com.rollingstone.springframework.aop.example.Traveller"&gt;</w:t>
        </w:r>
      </w:ins>
    </w:p>
    <w:p w:rsidR="00956615" w:rsidRPr="00910D57" w:rsidRDefault="00956615" w:rsidP="00910D57">
      <w:pPr>
        <w:rPr>
          <w:ins w:id="33234" w:author="Caree2" w:date="2017-04-02T07:45:00Z"/>
          <w:bCs/>
          <w:rPrChange w:id="33235" w:author="Caree2" w:date="2017-04-02T08:01:00Z">
            <w:rPr>
              <w:ins w:id="3323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37" w:author="Caree2" w:date="2017-04-02T08:01:00Z">
          <w:pPr>
            <w:autoSpaceDE w:val="0"/>
            <w:autoSpaceDN w:val="0"/>
            <w:adjustRightInd w:val="0"/>
          </w:pPr>
        </w:pPrChange>
      </w:pPr>
      <w:ins w:id="33238" w:author="Caree2" w:date="2017-04-02T07:45:00Z">
        <w:r w:rsidRPr="00910D57">
          <w:rPr>
            <w:bCs/>
            <w:rPrChange w:id="3323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24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 &lt;ref bean="traveller10" /&gt;</w:t>
        </w:r>
      </w:ins>
    </w:p>
    <w:p w:rsidR="00956615" w:rsidRPr="00910D57" w:rsidRDefault="00956615" w:rsidP="00910D57">
      <w:pPr>
        <w:rPr>
          <w:ins w:id="33241" w:author="Caree2" w:date="2017-04-02T07:45:00Z"/>
          <w:bCs/>
          <w:rPrChange w:id="33242" w:author="Caree2" w:date="2017-04-02T08:01:00Z">
            <w:rPr>
              <w:ins w:id="3324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44" w:author="Caree2" w:date="2017-04-02T08:01:00Z">
          <w:pPr>
            <w:autoSpaceDE w:val="0"/>
            <w:autoSpaceDN w:val="0"/>
            <w:adjustRightInd w:val="0"/>
          </w:pPr>
        </w:pPrChange>
      </w:pPr>
      <w:ins w:id="33245" w:author="Caree2" w:date="2017-04-02T07:45:00Z">
        <w:r w:rsidRPr="00910D57">
          <w:rPr>
            <w:bCs/>
            <w:rPrChange w:id="3324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&lt;ref bean="traveller11" /&gt; </w:t>
        </w:r>
      </w:ins>
    </w:p>
    <w:p w:rsidR="00956615" w:rsidRPr="00910D57" w:rsidRDefault="00956615" w:rsidP="00910D57">
      <w:pPr>
        <w:rPr>
          <w:ins w:id="33247" w:author="Caree2" w:date="2017-04-02T07:45:00Z"/>
          <w:bCs/>
          <w:rPrChange w:id="33248" w:author="Caree2" w:date="2017-04-02T08:01:00Z">
            <w:rPr>
              <w:ins w:id="33249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50" w:author="Caree2" w:date="2017-04-02T08:01:00Z">
          <w:pPr>
            <w:autoSpaceDE w:val="0"/>
            <w:autoSpaceDN w:val="0"/>
            <w:adjustRightInd w:val="0"/>
          </w:pPr>
        </w:pPrChange>
      </w:pPr>
      <w:ins w:id="33251" w:author="Caree2" w:date="2017-04-02T07:45:00Z">
        <w:r w:rsidRPr="00910D57">
          <w:rPr>
            <w:bCs/>
            <w:rPrChange w:id="33252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 &lt;ref bean="traveller12" /&gt;</w:t>
        </w:r>
      </w:ins>
    </w:p>
    <w:p w:rsidR="00956615" w:rsidRPr="00910D57" w:rsidRDefault="00956615" w:rsidP="00910D57">
      <w:pPr>
        <w:rPr>
          <w:ins w:id="33253" w:author="Caree2" w:date="2017-04-02T07:45:00Z"/>
          <w:bCs/>
          <w:rPrChange w:id="33254" w:author="Caree2" w:date="2017-04-02T08:01:00Z">
            <w:rPr>
              <w:ins w:id="33255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56" w:author="Caree2" w:date="2017-04-02T08:01:00Z">
          <w:pPr>
            <w:autoSpaceDE w:val="0"/>
            <w:autoSpaceDN w:val="0"/>
            <w:adjustRightInd w:val="0"/>
          </w:pPr>
        </w:pPrChange>
      </w:pPr>
      <w:ins w:id="33257" w:author="Caree2" w:date="2017-04-02T07:45:00Z">
        <w:r w:rsidRPr="00910D57">
          <w:rPr>
            <w:bCs/>
            <w:rPrChange w:id="33258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&lt;/util:list&gt;</w:t>
        </w:r>
      </w:ins>
    </w:p>
    <w:p w:rsidR="00956615" w:rsidRPr="00910D57" w:rsidRDefault="00956615" w:rsidP="00910D57">
      <w:pPr>
        <w:rPr>
          <w:ins w:id="33259" w:author="Caree2" w:date="2017-04-02T07:45:00Z"/>
          <w:bCs/>
          <w:rPrChange w:id="33260" w:author="Caree2" w:date="2017-04-02T08:01:00Z">
            <w:rPr>
              <w:ins w:id="33261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62" w:author="Caree2" w:date="2017-04-02T08:01:00Z">
          <w:pPr>
            <w:autoSpaceDE w:val="0"/>
            <w:autoSpaceDN w:val="0"/>
            <w:adjustRightInd w:val="0"/>
          </w:pPr>
        </w:pPrChange>
      </w:pPr>
      <w:ins w:id="33263" w:author="Caree2" w:date="2017-04-02T07:45:00Z">
        <w:r w:rsidRPr="00910D57">
          <w:rPr>
            <w:bCs/>
            <w:rPrChange w:id="33264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</w:ins>
    </w:p>
    <w:p w:rsidR="00956615" w:rsidRPr="00910D57" w:rsidRDefault="00956615" w:rsidP="00910D57">
      <w:pPr>
        <w:rPr>
          <w:ins w:id="33265" w:author="Caree2" w:date="2017-04-02T07:45:00Z"/>
          <w:bCs/>
          <w:rPrChange w:id="33266" w:author="Caree2" w:date="2017-04-02T08:01:00Z">
            <w:rPr>
              <w:ins w:id="33267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68" w:author="Caree2" w:date="2017-04-02T08:01:00Z">
          <w:pPr>
            <w:autoSpaceDE w:val="0"/>
            <w:autoSpaceDN w:val="0"/>
            <w:adjustRightInd w:val="0"/>
          </w:pPr>
        </w:pPrChange>
      </w:pPr>
      <w:ins w:id="33269" w:author="Caree2" w:date="2017-04-02T07:45:00Z">
        <w:r w:rsidRPr="00910D57">
          <w:rPr>
            <w:bCs/>
            <w:rPrChange w:id="33270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&lt;util:list id="listOfTravellersinAireport04" value-type="com.rollingstone.springframework.aop.example.Traveller"&gt;</w:t>
        </w:r>
      </w:ins>
    </w:p>
    <w:p w:rsidR="00956615" w:rsidRPr="00910D57" w:rsidRDefault="00956615" w:rsidP="00910D57">
      <w:pPr>
        <w:rPr>
          <w:ins w:id="33271" w:author="Caree2" w:date="2017-04-02T07:45:00Z"/>
          <w:bCs/>
          <w:rPrChange w:id="33272" w:author="Caree2" w:date="2017-04-02T08:01:00Z">
            <w:rPr>
              <w:ins w:id="33273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74" w:author="Caree2" w:date="2017-04-02T08:01:00Z">
          <w:pPr>
            <w:autoSpaceDE w:val="0"/>
            <w:autoSpaceDN w:val="0"/>
            <w:adjustRightInd w:val="0"/>
          </w:pPr>
        </w:pPrChange>
      </w:pPr>
      <w:ins w:id="33275" w:author="Caree2" w:date="2017-04-02T07:45:00Z">
        <w:r w:rsidRPr="00910D57">
          <w:rPr>
            <w:bCs/>
            <w:rPrChange w:id="33276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</w:r>
        <w:r w:rsidRPr="00910D57">
          <w:rPr>
            <w:bCs/>
            <w:rPrChange w:id="33277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 xml:space="preserve"> &lt;ref bean="traveller13" /&gt;</w:t>
        </w:r>
      </w:ins>
    </w:p>
    <w:p w:rsidR="00956615" w:rsidRPr="00910D57" w:rsidRDefault="00956615" w:rsidP="00910D57">
      <w:pPr>
        <w:rPr>
          <w:ins w:id="33278" w:author="Caree2" w:date="2017-04-02T07:45:00Z"/>
          <w:bCs/>
          <w:rPrChange w:id="33279" w:author="Caree2" w:date="2017-04-02T08:01:00Z">
            <w:rPr>
              <w:ins w:id="33280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81" w:author="Caree2" w:date="2017-04-02T08:01:00Z">
          <w:pPr>
            <w:autoSpaceDE w:val="0"/>
            <w:autoSpaceDN w:val="0"/>
            <w:adjustRightInd w:val="0"/>
          </w:pPr>
        </w:pPrChange>
      </w:pPr>
      <w:ins w:id="33282" w:author="Caree2" w:date="2017-04-02T07:45:00Z">
        <w:r w:rsidRPr="00910D57">
          <w:rPr>
            <w:bCs/>
            <w:rPrChange w:id="33283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&lt;ref bean="traveller14" /&gt; </w:t>
        </w:r>
      </w:ins>
    </w:p>
    <w:p w:rsidR="00956615" w:rsidRPr="00910D57" w:rsidRDefault="00956615" w:rsidP="00910D57">
      <w:pPr>
        <w:rPr>
          <w:ins w:id="33284" w:author="Caree2" w:date="2017-04-02T07:45:00Z"/>
          <w:bCs/>
          <w:rPrChange w:id="33285" w:author="Caree2" w:date="2017-04-02T08:01:00Z">
            <w:rPr>
              <w:ins w:id="33286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87" w:author="Caree2" w:date="2017-04-02T08:01:00Z">
          <w:pPr>
            <w:autoSpaceDE w:val="0"/>
            <w:autoSpaceDN w:val="0"/>
            <w:adjustRightInd w:val="0"/>
          </w:pPr>
        </w:pPrChange>
      </w:pPr>
      <w:ins w:id="33288" w:author="Caree2" w:date="2017-04-02T07:45:00Z">
        <w:r w:rsidRPr="00910D57">
          <w:rPr>
            <w:bCs/>
            <w:rPrChange w:id="33289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 xml:space="preserve">          &lt;ref bean="traveller15" /&gt;</w:t>
        </w:r>
      </w:ins>
    </w:p>
    <w:p w:rsidR="00956615" w:rsidRPr="00910D57" w:rsidRDefault="00956615" w:rsidP="00910D57">
      <w:pPr>
        <w:rPr>
          <w:ins w:id="33290" w:author="Caree2" w:date="2017-04-02T07:45:00Z"/>
          <w:bCs/>
          <w:rPrChange w:id="33291" w:author="Caree2" w:date="2017-04-02T08:01:00Z">
            <w:rPr>
              <w:ins w:id="3329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93" w:author="Caree2" w:date="2017-04-02T08:01:00Z">
          <w:pPr>
            <w:autoSpaceDE w:val="0"/>
            <w:autoSpaceDN w:val="0"/>
            <w:adjustRightInd w:val="0"/>
          </w:pPr>
        </w:pPrChange>
      </w:pPr>
      <w:ins w:id="33294" w:author="Caree2" w:date="2017-04-02T07:45:00Z">
        <w:r w:rsidRPr="00910D57">
          <w:rPr>
            <w:bCs/>
            <w:rPrChange w:id="33295" w:author="Caree2" w:date="2017-04-02T08:01:00Z">
              <w:rPr>
                <w:rFonts w:ascii="Consolas" w:hAnsi="Consolas" w:cs="Consolas"/>
                <w:color w:val="000000"/>
                <w:sz w:val="20"/>
                <w:szCs w:val="20"/>
              </w:rPr>
            </w:rPrChange>
          </w:rPr>
          <w:tab/>
          <w:t>&lt;/util:list&gt;</w:t>
        </w:r>
      </w:ins>
    </w:p>
    <w:p w:rsidR="00956615" w:rsidRPr="00910D57" w:rsidRDefault="00956615" w:rsidP="00910D57">
      <w:pPr>
        <w:rPr>
          <w:ins w:id="33296" w:author="Caree2" w:date="2017-04-02T07:45:00Z"/>
          <w:bCs/>
          <w:rPrChange w:id="33297" w:author="Caree2" w:date="2017-04-02T08:01:00Z">
            <w:rPr>
              <w:ins w:id="33298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299" w:author="Caree2" w:date="2017-04-02T08:01:00Z">
          <w:pPr>
            <w:autoSpaceDE w:val="0"/>
            <w:autoSpaceDN w:val="0"/>
            <w:adjustRightInd w:val="0"/>
          </w:pPr>
        </w:pPrChange>
      </w:pPr>
    </w:p>
    <w:p w:rsidR="00956615" w:rsidRPr="00910D57" w:rsidRDefault="00956615" w:rsidP="00910D57">
      <w:pPr>
        <w:rPr>
          <w:ins w:id="33300" w:author="Caree2" w:date="2017-04-02T07:45:00Z"/>
          <w:bCs/>
          <w:rPrChange w:id="33301" w:author="Caree2" w:date="2017-04-02T08:01:00Z">
            <w:rPr>
              <w:ins w:id="33302" w:author="Caree2" w:date="2017-04-02T07:45:00Z"/>
              <w:rFonts w:ascii="Consolas" w:hAnsi="Consolas" w:cs="Consolas"/>
              <w:sz w:val="20"/>
              <w:szCs w:val="20"/>
            </w:rPr>
          </w:rPrChange>
        </w:rPr>
        <w:pPrChange w:id="33303" w:author="Caree2" w:date="2017-04-02T08:01:00Z">
          <w:pPr>
            <w:autoSpaceDE w:val="0"/>
            <w:autoSpaceDN w:val="0"/>
            <w:adjustRightInd w:val="0"/>
          </w:pPr>
        </w:pPrChange>
      </w:pPr>
      <w:ins w:id="33304" w:author="Caree2" w:date="2017-04-02T07:45:00Z">
        <w:r w:rsidRPr="00910D57">
          <w:rPr>
            <w:bCs/>
            <w:rPrChange w:id="33305" w:author="Caree2" w:date="2017-04-02T08:01:00Z">
              <w:rPr>
                <w:rFonts w:ascii="Consolas" w:hAnsi="Consolas" w:cs="Consolas"/>
                <w:color w:val="008080"/>
                <w:sz w:val="20"/>
                <w:szCs w:val="20"/>
              </w:rPr>
            </w:rPrChange>
          </w:rPr>
          <w:t>&lt;/beans&gt;</w:t>
        </w:r>
      </w:ins>
    </w:p>
    <w:p w:rsidR="00956615" w:rsidRPr="00910D57" w:rsidRDefault="00956615">
      <w:pPr>
        <w:rPr>
          <w:ins w:id="33306" w:author="Caree2" w:date="2017-04-02T07:45:00Z"/>
          <w:bCs/>
          <w:rPrChange w:id="33307" w:author="Caree2" w:date="2017-04-02T08:01:00Z">
            <w:rPr>
              <w:ins w:id="33308" w:author="Caree2" w:date="2017-04-02T07:45:00Z"/>
              <w:rFonts w:ascii="Times New Roman" w:hAnsi="Times New Roman"/>
              <w:b/>
              <w:bCs/>
              <w:color w:val="000000"/>
              <w:sz w:val="28"/>
              <w:szCs w:val="20"/>
            </w:rPr>
          </w:rPrChange>
        </w:rPr>
      </w:pPr>
      <w:ins w:id="33309" w:author="Caree2" w:date="2017-04-02T07:45:00Z">
        <w:r w:rsidRPr="00910D57">
          <w:rPr>
            <w:bCs/>
            <w:rPrChange w:id="33310" w:author="Caree2" w:date="2017-04-02T08:01:00Z">
              <w:rPr/>
            </w:rPrChange>
          </w:rPr>
          <w:br w:type="page"/>
        </w:r>
      </w:ins>
    </w:p>
    <w:p w:rsidR="003A5D00" w:rsidRDefault="003A5D00" w:rsidP="003A5D00">
      <w:pPr>
        <w:pStyle w:val="StyleHeading114ptBoldUnderlineLeft"/>
        <w:rPr>
          <w:ins w:id="33311" w:author="Caree2" w:date="2017-04-02T07:28:00Z"/>
        </w:rPr>
      </w:pPr>
      <w:bookmarkStart w:id="33312" w:name="_Toc478888098"/>
      <w:ins w:id="33313" w:author="Caree2" w:date="2017-04-02T07:28:00Z">
        <w:r w:rsidRPr="00EA03DE">
          <w:lastRenderedPageBreak/>
          <w:t>1.</w:t>
        </w:r>
      </w:ins>
      <w:ins w:id="33314" w:author="Caree2" w:date="2017-04-02T07:51:00Z">
        <w:r w:rsidR="00C547DB">
          <w:t>56</w:t>
        </w:r>
      </w:ins>
      <w:ins w:id="33315" w:author="Caree2" w:date="2017-04-02T07:28:00Z">
        <w:r w:rsidRPr="00EA03DE">
          <w:t xml:space="preserve"> </w:t>
        </w:r>
        <w:r>
          <w:t>–</w:t>
        </w:r>
        <w:r w:rsidRPr="00EA03DE">
          <w:t xml:space="preserve"> </w:t>
        </w:r>
      </w:ins>
      <w:ins w:id="33316" w:author="Caree2" w:date="2017-04-02T07:34:00Z">
        <w:r w:rsidR="00E047DB">
          <w:t>Conclusion</w:t>
        </w:r>
      </w:ins>
      <w:bookmarkEnd w:id="33312"/>
    </w:p>
    <w:p w:rsidR="00FC7B1F" w:rsidRDefault="00FC7B1F" w:rsidP="00556719">
      <w:pPr>
        <w:rPr>
          <w:ins w:id="33317" w:author="Caree2" w:date="2017-04-02T09:17:00Z"/>
        </w:rPr>
        <w:pPrChange w:id="33318" w:author="Caree2" w:date="2017-04-02T07:28:00Z">
          <w:pPr>
            <w:pStyle w:val="h1"/>
          </w:pPr>
        </w:pPrChange>
      </w:pPr>
    </w:p>
    <w:p w:rsidR="009C5756" w:rsidRPr="001409E7" w:rsidDel="006C7EC5" w:rsidRDefault="00FC7B1F" w:rsidP="00556719">
      <w:pPr>
        <w:rPr>
          <w:del w:id="33319" w:author="Caree2" w:date="2017-04-02T07:00:00Z"/>
        </w:rPr>
        <w:pPrChange w:id="33320" w:author="Caree2" w:date="2017-04-02T07:28:00Z">
          <w:pPr/>
        </w:pPrChange>
      </w:pPr>
      <w:ins w:id="33321" w:author="Caree2" w:date="2017-04-02T09:17:00Z">
        <w:r>
          <w:t>In this session we saw how Spring framework is connected to real life concepts.</w:t>
        </w:r>
      </w:ins>
      <w:del w:id="33322" w:author="Caree2" w:date="2017-04-02T07:00:00Z">
        <w:r w:rsidR="009C5756" w:rsidRPr="001409E7" w:rsidDel="006C7EC5">
          <w:delText>This document listed the steps as well as provided the explanation of creating a Spring Boot application based on Spring Cloud Service Discovery.</w:delText>
        </w:r>
      </w:del>
    </w:p>
    <w:p w:rsidR="005A35B4" w:rsidRPr="00BD5603" w:rsidRDefault="005A35B4" w:rsidP="00556719">
      <w:pPr>
        <w:rPr>
          <w:b/>
          <w:bCs/>
          <w:sz w:val="36"/>
        </w:rPr>
        <w:pPrChange w:id="33323" w:author="Caree2" w:date="2017-04-02T07:28:00Z">
          <w:pPr>
            <w:pStyle w:val="h1"/>
          </w:pPr>
        </w:pPrChange>
      </w:pPr>
    </w:p>
    <w:sectPr w:rsidR="005A35B4" w:rsidRPr="00BD5603" w:rsidSect="008A6E7D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pgSz w:w="12240" w:h="15840" w:code="1"/>
      <w:pgMar w:top="1440" w:right="1440" w:bottom="1152" w:left="1152" w:header="720" w:footer="720" w:gutter="0"/>
      <w:pgNumType w:start="0"/>
      <w:cols w:space="720"/>
      <w:docGrid w:linePitch="360"/>
      <w:sectPrChange w:id="33324" w:author="Caree2" w:date="2017-04-02T08:58:00Z">
        <w:sectPr w:rsidR="005A35B4" w:rsidRPr="00BD5603" w:rsidSect="008A6E7D">
          <w:pgMar w:top="1440" w:right="1440" w:bottom="1152" w:left="1152" w:header="720" w:footer="720" w:gutter="0"/>
          <w:pgNumType w:start="0"/>
        </w:sectPr>
      </w:sectPrChange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3F82" w:rsidRDefault="00D63F82">
      <w:r>
        <w:separator/>
      </w:r>
    </w:p>
  </w:endnote>
  <w:endnote w:type="continuationSeparator" w:id="0">
    <w:p w:rsidR="00D63F82" w:rsidRDefault="00D63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E7D" w:rsidRDefault="008A6E7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A6E7D" w:rsidRDefault="008A6E7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E7D" w:rsidRDefault="008A6E7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7323C">
      <w:rPr>
        <w:rStyle w:val="PageNumber"/>
        <w:noProof/>
      </w:rPr>
      <w:t>6</w:t>
    </w:r>
    <w:r>
      <w:rPr>
        <w:rStyle w:val="PageNumber"/>
      </w:rPr>
      <w:fldChar w:fldCharType="end"/>
    </w:r>
  </w:p>
  <w:p w:rsidR="008A6E7D" w:rsidRDefault="008A6E7D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E7D" w:rsidRPr="00AC7900" w:rsidRDefault="008A6E7D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E7D" w:rsidRDefault="008A6E7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A6E7D" w:rsidRDefault="008A6E7D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E7D" w:rsidRDefault="008A6E7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7323C">
      <w:rPr>
        <w:rStyle w:val="PageNumber"/>
        <w:noProof/>
      </w:rPr>
      <w:t>160</w:t>
    </w:r>
    <w:r>
      <w:rPr>
        <w:rStyle w:val="PageNumber"/>
      </w:rPr>
      <w:fldChar w:fldCharType="end"/>
    </w:r>
  </w:p>
  <w:p w:rsidR="008A6E7D" w:rsidRPr="00544DAE" w:rsidRDefault="008A6E7D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3F82" w:rsidRDefault="00D63F82">
      <w:r>
        <w:separator/>
      </w:r>
    </w:p>
  </w:footnote>
  <w:footnote w:type="continuationSeparator" w:id="0">
    <w:p w:rsidR="00D63F82" w:rsidRDefault="00D63F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E7D" w:rsidRDefault="008A6E7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E7D" w:rsidRDefault="008A6E7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E7D" w:rsidRDefault="008A6E7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5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0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3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6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3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5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6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0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2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>
    <w:nsid w:val="5CEF7C0E"/>
    <w:multiLevelType w:val="hybridMultilevel"/>
    <w:tmpl w:val="F614F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3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6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7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8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49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0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1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53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7A5146AA"/>
    <w:multiLevelType w:val="hybridMultilevel"/>
    <w:tmpl w:val="40A45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34"/>
  </w:num>
  <w:num w:numId="2">
    <w:abstractNumId w:val="49"/>
  </w:num>
  <w:num w:numId="3">
    <w:abstractNumId w:val="37"/>
  </w:num>
  <w:num w:numId="4">
    <w:abstractNumId w:val="13"/>
  </w:num>
  <w:num w:numId="5">
    <w:abstractNumId w:val="51"/>
  </w:num>
  <w:num w:numId="6">
    <w:abstractNumId w:val="36"/>
  </w:num>
  <w:num w:numId="7">
    <w:abstractNumId w:val="0"/>
  </w:num>
  <w:num w:numId="8">
    <w:abstractNumId w:val="6"/>
  </w:num>
  <w:num w:numId="9">
    <w:abstractNumId w:val="16"/>
  </w:num>
  <w:num w:numId="10">
    <w:abstractNumId w:val="19"/>
  </w:num>
  <w:num w:numId="11">
    <w:abstractNumId w:val="35"/>
  </w:num>
  <w:num w:numId="12">
    <w:abstractNumId w:val="45"/>
  </w:num>
  <w:num w:numId="13">
    <w:abstractNumId w:val="47"/>
  </w:num>
  <w:num w:numId="14">
    <w:abstractNumId w:val="50"/>
  </w:num>
  <w:num w:numId="15">
    <w:abstractNumId w:val="25"/>
  </w:num>
  <w:num w:numId="16">
    <w:abstractNumId w:val="4"/>
  </w:num>
  <w:num w:numId="17">
    <w:abstractNumId w:val="27"/>
  </w:num>
  <w:num w:numId="18">
    <w:abstractNumId w:val="24"/>
  </w:num>
  <w:num w:numId="19">
    <w:abstractNumId w:val="48"/>
  </w:num>
  <w:num w:numId="20">
    <w:abstractNumId w:val="14"/>
  </w:num>
  <w:num w:numId="21">
    <w:abstractNumId w:val="28"/>
  </w:num>
  <w:num w:numId="22">
    <w:abstractNumId w:val="12"/>
  </w:num>
  <w:num w:numId="23">
    <w:abstractNumId w:val="43"/>
  </w:num>
  <w:num w:numId="24">
    <w:abstractNumId w:val="32"/>
  </w:num>
  <w:num w:numId="25">
    <w:abstractNumId w:val="53"/>
  </w:num>
  <w:num w:numId="26">
    <w:abstractNumId w:val="2"/>
  </w:num>
  <w:num w:numId="27">
    <w:abstractNumId w:val="39"/>
  </w:num>
  <w:num w:numId="28">
    <w:abstractNumId w:val="40"/>
  </w:num>
  <w:num w:numId="29">
    <w:abstractNumId w:val="26"/>
  </w:num>
  <w:num w:numId="30">
    <w:abstractNumId w:val="18"/>
  </w:num>
  <w:num w:numId="31">
    <w:abstractNumId w:val="1"/>
  </w:num>
  <w:num w:numId="32">
    <w:abstractNumId w:val="17"/>
  </w:num>
  <w:num w:numId="33">
    <w:abstractNumId w:val="7"/>
  </w:num>
  <w:num w:numId="34">
    <w:abstractNumId w:val="15"/>
  </w:num>
  <w:num w:numId="35">
    <w:abstractNumId w:val="22"/>
  </w:num>
  <w:num w:numId="36">
    <w:abstractNumId w:val="29"/>
  </w:num>
  <w:num w:numId="37">
    <w:abstractNumId w:val="21"/>
  </w:num>
  <w:num w:numId="38">
    <w:abstractNumId w:val="30"/>
  </w:num>
  <w:num w:numId="39">
    <w:abstractNumId w:val="9"/>
  </w:num>
  <w:num w:numId="40">
    <w:abstractNumId w:val="23"/>
  </w:num>
  <w:num w:numId="41">
    <w:abstractNumId w:val="44"/>
  </w:num>
  <w:num w:numId="42">
    <w:abstractNumId w:val="3"/>
  </w:num>
  <w:num w:numId="43">
    <w:abstractNumId w:val="11"/>
  </w:num>
  <w:num w:numId="44">
    <w:abstractNumId w:val="33"/>
  </w:num>
  <w:num w:numId="45">
    <w:abstractNumId w:val="55"/>
  </w:num>
  <w:num w:numId="46">
    <w:abstractNumId w:val="42"/>
  </w:num>
  <w:num w:numId="47">
    <w:abstractNumId w:val="41"/>
  </w:num>
  <w:num w:numId="48">
    <w:abstractNumId w:val="10"/>
  </w:num>
  <w:num w:numId="49">
    <w:abstractNumId w:val="31"/>
  </w:num>
  <w:num w:numId="50">
    <w:abstractNumId w:val="8"/>
  </w:num>
  <w:num w:numId="51">
    <w:abstractNumId w:val="52"/>
  </w:num>
  <w:num w:numId="52">
    <w:abstractNumId w:val="46"/>
  </w:num>
  <w:num w:numId="53">
    <w:abstractNumId w:val="5"/>
  </w:num>
  <w:num w:numId="54">
    <w:abstractNumId w:val="20"/>
  </w:num>
  <w:num w:numId="55">
    <w:abstractNumId w:val="54"/>
  </w:num>
  <w:num w:numId="56">
    <w:abstractNumId w:val="3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20246"/>
    <w:rsid w:val="000209A6"/>
    <w:rsid w:val="0004485A"/>
    <w:rsid w:val="00047103"/>
    <w:rsid w:val="000509B4"/>
    <w:rsid w:val="00055C7A"/>
    <w:rsid w:val="0006154B"/>
    <w:rsid w:val="00062AF2"/>
    <w:rsid w:val="00081412"/>
    <w:rsid w:val="000834C6"/>
    <w:rsid w:val="00090CB3"/>
    <w:rsid w:val="00094A4A"/>
    <w:rsid w:val="000B094B"/>
    <w:rsid w:val="000C0FD9"/>
    <w:rsid w:val="000C10F9"/>
    <w:rsid w:val="000C173D"/>
    <w:rsid w:val="000D3448"/>
    <w:rsid w:val="000D4D7D"/>
    <w:rsid w:val="000D5907"/>
    <w:rsid w:val="000E06E0"/>
    <w:rsid w:val="000F29D1"/>
    <w:rsid w:val="000F44A3"/>
    <w:rsid w:val="000F4EA2"/>
    <w:rsid w:val="000F587C"/>
    <w:rsid w:val="000F591E"/>
    <w:rsid w:val="000F5F8E"/>
    <w:rsid w:val="000F645F"/>
    <w:rsid w:val="000F77C5"/>
    <w:rsid w:val="001053D4"/>
    <w:rsid w:val="00106AE9"/>
    <w:rsid w:val="001124C4"/>
    <w:rsid w:val="0011338C"/>
    <w:rsid w:val="00117E4C"/>
    <w:rsid w:val="00121D42"/>
    <w:rsid w:val="00122EF6"/>
    <w:rsid w:val="00123A21"/>
    <w:rsid w:val="00123FCB"/>
    <w:rsid w:val="0012448C"/>
    <w:rsid w:val="00124910"/>
    <w:rsid w:val="00127D9F"/>
    <w:rsid w:val="001307F9"/>
    <w:rsid w:val="001359DF"/>
    <w:rsid w:val="001409E7"/>
    <w:rsid w:val="00141E68"/>
    <w:rsid w:val="001527EF"/>
    <w:rsid w:val="00153AE2"/>
    <w:rsid w:val="00165777"/>
    <w:rsid w:val="0016719C"/>
    <w:rsid w:val="00167476"/>
    <w:rsid w:val="00167874"/>
    <w:rsid w:val="001853D7"/>
    <w:rsid w:val="00190AFE"/>
    <w:rsid w:val="00195EC0"/>
    <w:rsid w:val="001962BE"/>
    <w:rsid w:val="00196E4D"/>
    <w:rsid w:val="0019773E"/>
    <w:rsid w:val="001A4B38"/>
    <w:rsid w:val="001B1D4F"/>
    <w:rsid w:val="001C04C0"/>
    <w:rsid w:val="001C39B5"/>
    <w:rsid w:val="001C5130"/>
    <w:rsid w:val="001C579D"/>
    <w:rsid w:val="001D1200"/>
    <w:rsid w:val="001E3BF5"/>
    <w:rsid w:val="001E7BF7"/>
    <w:rsid w:val="001F2937"/>
    <w:rsid w:val="00207478"/>
    <w:rsid w:val="00207B09"/>
    <w:rsid w:val="00212540"/>
    <w:rsid w:val="00217229"/>
    <w:rsid w:val="00222D36"/>
    <w:rsid w:val="00224EF7"/>
    <w:rsid w:val="00225A3C"/>
    <w:rsid w:val="0023160F"/>
    <w:rsid w:val="00232362"/>
    <w:rsid w:val="00234801"/>
    <w:rsid w:val="0023550C"/>
    <w:rsid w:val="00241FD9"/>
    <w:rsid w:val="002475D2"/>
    <w:rsid w:val="00250326"/>
    <w:rsid w:val="00253D2D"/>
    <w:rsid w:val="002612E3"/>
    <w:rsid w:val="002638CF"/>
    <w:rsid w:val="0026773A"/>
    <w:rsid w:val="002843FA"/>
    <w:rsid w:val="00285DA6"/>
    <w:rsid w:val="002A37B7"/>
    <w:rsid w:val="002A384F"/>
    <w:rsid w:val="002A4182"/>
    <w:rsid w:val="002A61C4"/>
    <w:rsid w:val="002A7CB9"/>
    <w:rsid w:val="002B08AE"/>
    <w:rsid w:val="002B11A7"/>
    <w:rsid w:val="002B267C"/>
    <w:rsid w:val="002B6951"/>
    <w:rsid w:val="002C51AA"/>
    <w:rsid w:val="002D0329"/>
    <w:rsid w:val="002D0935"/>
    <w:rsid w:val="002D4316"/>
    <w:rsid w:val="002E1BA4"/>
    <w:rsid w:val="002E6004"/>
    <w:rsid w:val="002F2373"/>
    <w:rsid w:val="002F5FB1"/>
    <w:rsid w:val="003004BC"/>
    <w:rsid w:val="003005F6"/>
    <w:rsid w:val="003075A9"/>
    <w:rsid w:val="0031399E"/>
    <w:rsid w:val="003231FC"/>
    <w:rsid w:val="00324D6C"/>
    <w:rsid w:val="00325317"/>
    <w:rsid w:val="003253AC"/>
    <w:rsid w:val="003270EB"/>
    <w:rsid w:val="00334477"/>
    <w:rsid w:val="00341BC5"/>
    <w:rsid w:val="00350F7F"/>
    <w:rsid w:val="00355860"/>
    <w:rsid w:val="00362E42"/>
    <w:rsid w:val="0036301F"/>
    <w:rsid w:val="00371252"/>
    <w:rsid w:val="00374667"/>
    <w:rsid w:val="00391896"/>
    <w:rsid w:val="003A5D00"/>
    <w:rsid w:val="003A5E58"/>
    <w:rsid w:val="003A6061"/>
    <w:rsid w:val="003A6B86"/>
    <w:rsid w:val="003A7416"/>
    <w:rsid w:val="003B6B5F"/>
    <w:rsid w:val="003C5D82"/>
    <w:rsid w:val="003D078A"/>
    <w:rsid w:val="003D0FDF"/>
    <w:rsid w:val="003D6C9B"/>
    <w:rsid w:val="003D7063"/>
    <w:rsid w:val="003E2C60"/>
    <w:rsid w:val="003E2F3F"/>
    <w:rsid w:val="003F025C"/>
    <w:rsid w:val="003F0A07"/>
    <w:rsid w:val="003F285B"/>
    <w:rsid w:val="004037B3"/>
    <w:rsid w:val="00405AF0"/>
    <w:rsid w:val="00411A75"/>
    <w:rsid w:val="00426116"/>
    <w:rsid w:val="0043741D"/>
    <w:rsid w:val="00440B3B"/>
    <w:rsid w:val="0044397D"/>
    <w:rsid w:val="00444BEA"/>
    <w:rsid w:val="00450922"/>
    <w:rsid w:val="004530E4"/>
    <w:rsid w:val="0046372A"/>
    <w:rsid w:val="00472D8A"/>
    <w:rsid w:val="004740C1"/>
    <w:rsid w:val="00481184"/>
    <w:rsid w:val="00491F4C"/>
    <w:rsid w:val="00492DD2"/>
    <w:rsid w:val="004A7020"/>
    <w:rsid w:val="004C2475"/>
    <w:rsid w:val="004D169D"/>
    <w:rsid w:val="004E0D56"/>
    <w:rsid w:val="004E75A5"/>
    <w:rsid w:val="004F395B"/>
    <w:rsid w:val="004F6E39"/>
    <w:rsid w:val="00505ECF"/>
    <w:rsid w:val="00517759"/>
    <w:rsid w:val="00525F26"/>
    <w:rsid w:val="00530204"/>
    <w:rsid w:val="00535B6C"/>
    <w:rsid w:val="00536038"/>
    <w:rsid w:val="00542D9C"/>
    <w:rsid w:val="0054427D"/>
    <w:rsid w:val="00544DAE"/>
    <w:rsid w:val="0055160B"/>
    <w:rsid w:val="00556719"/>
    <w:rsid w:val="00570E53"/>
    <w:rsid w:val="0057222C"/>
    <w:rsid w:val="005736D0"/>
    <w:rsid w:val="00580E7D"/>
    <w:rsid w:val="005A35B4"/>
    <w:rsid w:val="005A7033"/>
    <w:rsid w:val="005A7AB5"/>
    <w:rsid w:val="005C15DA"/>
    <w:rsid w:val="005D19C5"/>
    <w:rsid w:val="005D3543"/>
    <w:rsid w:val="005E38FE"/>
    <w:rsid w:val="005F512D"/>
    <w:rsid w:val="005F7192"/>
    <w:rsid w:val="005F7B93"/>
    <w:rsid w:val="00601712"/>
    <w:rsid w:val="00602B1C"/>
    <w:rsid w:val="0060649C"/>
    <w:rsid w:val="006064B1"/>
    <w:rsid w:val="00606F5F"/>
    <w:rsid w:val="00624357"/>
    <w:rsid w:val="006249C6"/>
    <w:rsid w:val="00632342"/>
    <w:rsid w:val="006379AB"/>
    <w:rsid w:val="00654D54"/>
    <w:rsid w:val="00660D72"/>
    <w:rsid w:val="00665EF6"/>
    <w:rsid w:val="006702F0"/>
    <w:rsid w:val="00673EC6"/>
    <w:rsid w:val="006764A7"/>
    <w:rsid w:val="00676ADA"/>
    <w:rsid w:val="0067746D"/>
    <w:rsid w:val="00682648"/>
    <w:rsid w:val="00682868"/>
    <w:rsid w:val="006851EA"/>
    <w:rsid w:val="006869C4"/>
    <w:rsid w:val="006930F5"/>
    <w:rsid w:val="00695027"/>
    <w:rsid w:val="006A0E76"/>
    <w:rsid w:val="006A51F1"/>
    <w:rsid w:val="006B7962"/>
    <w:rsid w:val="006C4A17"/>
    <w:rsid w:val="006C6B20"/>
    <w:rsid w:val="006C7EC5"/>
    <w:rsid w:val="006D003C"/>
    <w:rsid w:val="006D0E46"/>
    <w:rsid w:val="006D1A19"/>
    <w:rsid w:val="006D3F30"/>
    <w:rsid w:val="006D74ED"/>
    <w:rsid w:val="006E25CF"/>
    <w:rsid w:val="006E2824"/>
    <w:rsid w:val="006E597D"/>
    <w:rsid w:val="006F4736"/>
    <w:rsid w:val="00701D74"/>
    <w:rsid w:val="00701F03"/>
    <w:rsid w:val="00710D4A"/>
    <w:rsid w:val="00730CA4"/>
    <w:rsid w:val="00730EA7"/>
    <w:rsid w:val="0073365C"/>
    <w:rsid w:val="00735A85"/>
    <w:rsid w:val="007379D7"/>
    <w:rsid w:val="00737F30"/>
    <w:rsid w:val="007418CE"/>
    <w:rsid w:val="00742392"/>
    <w:rsid w:val="007429A5"/>
    <w:rsid w:val="00745346"/>
    <w:rsid w:val="00746499"/>
    <w:rsid w:val="00747370"/>
    <w:rsid w:val="007628CC"/>
    <w:rsid w:val="0076468C"/>
    <w:rsid w:val="00783030"/>
    <w:rsid w:val="00785492"/>
    <w:rsid w:val="00785B53"/>
    <w:rsid w:val="00794346"/>
    <w:rsid w:val="007961B2"/>
    <w:rsid w:val="007A2A96"/>
    <w:rsid w:val="007A5BFA"/>
    <w:rsid w:val="007E5037"/>
    <w:rsid w:val="007F3C85"/>
    <w:rsid w:val="008046B5"/>
    <w:rsid w:val="00805A90"/>
    <w:rsid w:val="0080603F"/>
    <w:rsid w:val="00806B6D"/>
    <w:rsid w:val="00810DB5"/>
    <w:rsid w:val="0082452C"/>
    <w:rsid w:val="008275AE"/>
    <w:rsid w:val="0083616E"/>
    <w:rsid w:val="008363E5"/>
    <w:rsid w:val="00854787"/>
    <w:rsid w:val="00857163"/>
    <w:rsid w:val="00860216"/>
    <w:rsid w:val="00865881"/>
    <w:rsid w:val="00866C7F"/>
    <w:rsid w:val="00867271"/>
    <w:rsid w:val="00871E1A"/>
    <w:rsid w:val="0087265E"/>
    <w:rsid w:val="0087323C"/>
    <w:rsid w:val="00873481"/>
    <w:rsid w:val="00880017"/>
    <w:rsid w:val="008811C5"/>
    <w:rsid w:val="008857C7"/>
    <w:rsid w:val="00893A17"/>
    <w:rsid w:val="008A081C"/>
    <w:rsid w:val="008A6E7D"/>
    <w:rsid w:val="008B1A4C"/>
    <w:rsid w:val="008C0AF9"/>
    <w:rsid w:val="008C3AA2"/>
    <w:rsid w:val="008C77C5"/>
    <w:rsid w:val="008E5567"/>
    <w:rsid w:val="008E5E4B"/>
    <w:rsid w:val="008F0D68"/>
    <w:rsid w:val="008F1CFA"/>
    <w:rsid w:val="008F4479"/>
    <w:rsid w:val="008F5FF3"/>
    <w:rsid w:val="008F682C"/>
    <w:rsid w:val="008F73DC"/>
    <w:rsid w:val="008F765B"/>
    <w:rsid w:val="00902BF3"/>
    <w:rsid w:val="00904687"/>
    <w:rsid w:val="00910D57"/>
    <w:rsid w:val="0091290A"/>
    <w:rsid w:val="00916969"/>
    <w:rsid w:val="009223B1"/>
    <w:rsid w:val="00922BD2"/>
    <w:rsid w:val="0092514C"/>
    <w:rsid w:val="00925E00"/>
    <w:rsid w:val="00926860"/>
    <w:rsid w:val="00930E1A"/>
    <w:rsid w:val="00937010"/>
    <w:rsid w:val="00944A4F"/>
    <w:rsid w:val="0095242E"/>
    <w:rsid w:val="00953C57"/>
    <w:rsid w:val="00956615"/>
    <w:rsid w:val="00957BC8"/>
    <w:rsid w:val="009630C6"/>
    <w:rsid w:val="009846EC"/>
    <w:rsid w:val="0099045A"/>
    <w:rsid w:val="00991D08"/>
    <w:rsid w:val="009920E0"/>
    <w:rsid w:val="009A4D80"/>
    <w:rsid w:val="009A4EE5"/>
    <w:rsid w:val="009A6A96"/>
    <w:rsid w:val="009B006C"/>
    <w:rsid w:val="009B199D"/>
    <w:rsid w:val="009C4D2A"/>
    <w:rsid w:val="009C5756"/>
    <w:rsid w:val="009D23E7"/>
    <w:rsid w:val="009D333E"/>
    <w:rsid w:val="009E1FAA"/>
    <w:rsid w:val="009E7724"/>
    <w:rsid w:val="009F387C"/>
    <w:rsid w:val="009F7E77"/>
    <w:rsid w:val="00A01E16"/>
    <w:rsid w:val="00A01EE9"/>
    <w:rsid w:val="00A02017"/>
    <w:rsid w:val="00A20A0F"/>
    <w:rsid w:val="00A21E56"/>
    <w:rsid w:val="00A24C80"/>
    <w:rsid w:val="00A40FD9"/>
    <w:rsid w:val="00A425BE"/>
    <w:rsid w:val="00A47447"/>
    <w:rsid w:val="00A4755A"/>
    <w:rsid w:val="00A72E11"/>
    <w:rsid w:val="00A7317E"/>
    <w:rsid w:val="00A76C36"/>
    <w:rsid w:val="00A822DD"/>
    <w:rsid w:val="00A8458E"/>
    <w:rsid w:val="00A95532"/>
    <w:rsid w:val="00AB25C9"/>
    <w:rsid w:val="00AB46EF"/>
    <w:rsid w:val="00AC12FC"/>
    <w:rsid w:val="00AC7900"/>
    <w:rsid w:val="00AD4343"/>
    <w:rsid w:val="00B002E2"/>
    <w:rsid w:val="00B0133E"/>
    <w:rsid w:val="00B03E93"/>
    <w:rsid w:val="00B06CC5"/>
    <w:rsid w:val="00B144BA"/>
    <w:rsid w:val="00B26C73"/>
    <w:rsid w:val="00B30A6C"/>
    <w:rsid w:val="00B3383A"/>
    <w:rsid w:val="00B471FF"/>
    <w:rsid w:val="00B54E30"/>
    <w:rsid w:val="00B5711F"/>
    <w:rsid w:val="00B62572"/>
    <w:rsid w:val="00B664D5"/>
    <w:rsid w:val="00B675E5"/>
    <w:rsid w:val="00B72EBA"/>
    <w:rsid w:val="00B7784B"/>
    <w:rsid w:val="00B85F7C"/>
    <w:rsid w:val="00B86B1C"/>
    <w:rsid w:val="00B90997"/>
    <w:rsid w:val="00B9500E"/>
    <w:rsid w:val="00BA150B"/>
    <w:rsid w:val="00BB59C9"/>
    <w:rsid w:val="00BC08C6"/>
    <w:rsid w:val="00BC25EC"/>
    <w:rsid w:val="00BC70D8"/>
    <w:rsid w:val="00BD3279"/>
    <w:rsid w:val="00BD37D0"/>
    <w:rsid w:val="00BD500E"/>
    <w:rsid w:val="00BD5603"/>
    <w:rsid w:val="00BE7637"/>
    <w:rsid w:val="00BE796A"/>
    <w:rsid w:val="00BF53DB"/>
    <w:rsid w:val="00BF637C"/>
    <w:rsid w:val="00C01B88"/>
    <w:rsid w:val="00C07774"/>
    <w:rsid w:val="00C14924"/>
    <w:rsid w:val="00C15A19"/>
    <w:rsid w:val="00C218E4"/>
    <w:rsid w:val="00C22F37"/>
    <w:rsid w:val="00C32243"/>
    <w:rsid w:val="00C34779"/>
    <w:rsid w:val="00C36888"/>
    <w:rsid w:val="00C37EC7"/>
    <w:rsid w:val="00C43388"/>
    <w:rsid w:val="00C472F1"/>
    <w:rsid w:val="00C51F1A"/>
    <w:rsid w:val="00C547DB"/>
    <w:rsid w:val="00C5550C"/>
    <w:rsid w:val="00C63AF9"/>
    <w:rsid w:val="00C771E9"/>
    <w:rsid w:val="00C80379"/>
    <w:rsid w:val="00C90485"/>
    <w:rsid w:val="00C956B8"/>
    <w:rsid w:val="00CA32A2"/>
    <w:rsid w:val="00CA32BF"/>
    <w:rsid w:val="00CB7D6F"/>
    <w:rsid w:val="00CC1936"/>
    <w:rsid w:val="00CC3BD3"/>
    <w:rsid w:val="00CC4BDB"/>
    <w:rsid w:val="00CC6D7B"/>
    <w:rsid w:val="00CC7A3C"/>
    <w:rsid w:val="00CE69D8"/>
    <w:rsid w:val="00CE772D"/>
    <w:rsid w:val="00CF775B"/>
    <w:rsid w:val="00D039D6"/>
    <w:rsid w:val="00D07527"/>
    <w:rsid w:val="00D10A45"/>
    <w:rsid w:val="00D119FE"/>
    <w:rsid w:val="00D122E9"/>
    <w:rsid w:val="00D12F83"/>
    <w:rsid w:val="00D2025B"/>
    <w:rsid w:val="00D21C7D"/>
    <w:rsid w:val="00D230FE"/>
    <w:rsid w:val="00D2380B"/>
    <w:rsid w:val="00D2606C"/>
    <w:rsid w:val="00D438A2"/>
    <w:rsid w:val="00D43C03"/>
    <w:rsid w:val="00D51798"/>
    <w:rsid w:val="00D603E9"/>
    <w:rsid w:val="00D63D39"/>
    <w:rsid w:val="00D63F82"/>
    <w:rsid w:val="00D66FFA"/>
    <w:rsid w:val="00D702B8"/>
    <w:rsid w:val="00D73E1D"/>
    <w:rsid w:val="00D77338"/>
    <w:rsid w:val="00D857DB"/>
    <w:rsid w:val="00D97DAA"/>
    <w:rsid w:val="00DA4AC6"/>
    <w:rsid w:val="00DB1A52"/>
    <w:rsid w:val="00DB5929"/>
    <w:rsid w:val="00DC012A"/>
    <w:rsid w:val="00DD5418"/>
    <w:rsid w:val="00DE2B28"/>
    <w:rsid w:val="00DE3E2F"/>
    <w:rsid w:val="00E02458"/>
    <w:rsid w:val="00E03E10"/>
    <w:rsid w:val="00E047DB"/>
    <w:rsid w:val="00E06E77"/>
    <w:rsid w:val="00E10142"/>
    <w:rsid w:val="00E11481"/>
    <w:rsid w:val="00E1369B"/>
    <w:rsid w:val="00E1501E"/>
    <w:rsid w:val="00E23FC5"/>
    <w:rsid w:val="00E25DA8"/>
    <w:rsid w:val="00E279D2"/>
    <w:rsid w:val="00E30795"/>
    <w:rsid w:val="00E377FF"/>
    <w:rsid w:val="00E43C1B"/>
    <w:rsid w:val="00E509F9"/>
    <w:rsid w:val="00E55592"/>
    <w:rsid w:val="00E61A08"/>
    <w:rsid w:val="00E74859"/>
    <w:rsid w:val="00E75A8F"/>
    <w:rsid w:val="00E770C1"/>
    <w:rsid w:val="00E855A8"/>
    <w:rsid w:val="00E857B2"/>
    <w:rsid w:val="00EA56CB"/>
    <w:rsid w:val="00EA56DE"/>
    <w:rsid w:val="00EB6425"/>
    <w:rsid w:val="00ED7055"/>
    <w:rsid w:val="00EE167D"/>
    <w:rsid w:val="00EE55A8"/>
    <w:rsid w:val="00EE7CB4"/>
    <w:rsid w:val="00EF5541"/>
    <w:rsid w:val="00F03C95"/>
    <w:rsid w:val="00F063B5"/>
    <w:rsid w:val="00F1197A"/>
    <w:rsid w:val="00F150E0"/>
    <w:rsid w:val="00F205FB"/>
    <w:rsid w:val="00F24FFB"/>
    <w:rsid w:val="00F25F25"/>
    <w:rsid w:val="00F26075"/>
    <w:rsid w:val="00F35444"/>
    <w:rsid w:val="00F44E99"/>
    <w:rsid w:val="00F61AEB"/>
    <w:rsid w:val="00F7098C"/>
    <w:rsid w:val="00F7357A"/>
    <w:rsid w:val="00F83319"/>
    <w:rsid w:val="00F85106"/>
    <w:rsid w:val="00F92295"/>
    <w:rsid w:val="00F94510"/>
    <w:rsid w:val="00FA2E88"/>
    <w:rsid w:val="00FB14EA"/>
    <w:rsid w:val="00FB256A"/>
    <w:rsid w:val="00FB36E8"/>
    <w:rsid w:val="00FB4F58"/>
    <w:rsid w:val="00FB6F1E"/>
    <w:rsid w:val="00FC68B9"/>
    <w:rsid w:val="00FC7B1F"/>
    <w:rsid w:val="00FE3307"/>
    <w:rsid w:val="00FF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160</Pages>
  <Words>25226</Words>
  <Characters>143793</Characters>
  <Application>Microsoft Office Word</Application>
  <DocSecurity>0</DocSecurity>
  <Lines>1198</Lines>
  <Paragraphs>337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168682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80</cp:revision>
  <cp:lastPrinted>2017-04-02T14:19:00Z</cp:lastPrinted>
  <dcterms:created xsi:type="dcterms:W3CDTF">2017-04-01T16:52:00Z</dcterms:created>
  <dcterms:modified xsi:type="dcterms:W3CDTF">2017-04-02T14:24:00Z</dcterms:modified>
</cp:coreProperties>
</file>